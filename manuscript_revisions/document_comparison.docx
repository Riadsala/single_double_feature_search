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485016">
      <w:pPr>
        <w:pStyle w:val="BodyText"/>
        <w:spacing w:before="10"/>
        <w:ind w:left="0"/>
        <w:rPr>
          <w:rFonts w:ascii="Times New Roman"/>
        </w:rPr>
      </w:pPr>
    </w:p>
    <w:p w:rsidR="00485016" w:rsidRDefault="00C14774">
      <w:pPr>
        <w:pStyle w:val="Title"/>
        <w:spacing w:line="264" w:lineRule="auto"/>
      </w:pPr>
      <w:r>
        <w:rPr>
          <w:spacing w:val="-6"/>
        </w:rPr>
        <w:t>Bayesian</w:t>
      </w:r>
      <w:r>
        <w:rPr>
          <w:spacing w:val="-12"/>
        </w:rPr>
        <w:t xml:space="preserve"> </w:t>
      </w:r>
      <w:r>
        <w:rPr>
          <w:spacing w:val="-6"/>
        </w:rPr>
        <w:t>multi-level</w:t>
      </w:r>
      <w:r>
        <w:rPr>
          <w:spacing w:val="-13"/>
        </w:rPr>
        <w:t xml:space="preserve"> </w:t>
      </w:r>
      <w:r>
        <w:rPr>
          <w:spacing w:val="-6"/>
        </w:rPr>
        <w:t>modelling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predicting</w:t>
      </w:r>
      <w:r>
        <w:rPr>
          <w:spacing w:val="-12"/>
        </w:rPr>
        <w:t xml:space="preserve"> </w:t>
      </w:r>
      <w:r>
        <w:rPr>
          <w:spacing w:val="-6"/>
        </w:rPr>
        <w:t>single</w:t>
      </w:r>
      <w:r>
        <w:rPr>
          <w:spacing w:val="-12"/>
        </w:rPr>
        <w:t xml:space="preserve"> </w:t>
      </w:r>
      <w:r>
        <w:rPr>
          <w:spacing w:val="-6"/>
        </w:rPr>
        <w:t xml:space="preserve">and </w:t>
      </w:r>
      <w:r>
        <w:t>double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visual</w:t>
      </w:r>
      <w:r>
        <w:rPr>
          <w:spacing w:val="-19"/>
        </w:rPr>
        <w:t xml:space="preserve"> </w:t>
      </w:r>
      <w:r>
        <w:t>search</w:t>
      </w:r>
    </w:p>
    <w:p w:rsidR="00485016" w:rsidRDefault="00C14774">
      <w:pPr>
        <w:pStyle w:val="BodyText"/>
        <w:spacing w:before="304"/>
        <w:ind w:left="248" w:right="173"/>
        <w:jc w:val="center"/>
        <w:pPrChange w:id="5" w:author="Hughes, Anna E" w:date="2023-06-19T12:41:00Z">
          <w:pPr>
            <w:pStyle w:val="BodyText"/>
            <w:spacing w:before="304"/>
            <w:ind w:left="128" w:right="170"/>
            <w:jc w:val="center"/>
          </w:pPr>
        </w:pPrChange>
      </w:pP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E.</w:t>
      </w:r>
      <w:r>
        <w:rPr>
          <w:spacing w:val="-3"/>
        </w:rPr>
        <w:t xml:space="preserve"> </w:t>
      </w:r>
      <w:r>
        <w:rPr>
          <w:spacing w:val="-2"/>
        </w:rPr>
        <w:t>Hughes</w:t>
      </w:r>
      <w:r>
        <w:rPr>
          <w:spacing w:val="-2"/>
          <w:vertAlign w:val="superscript"/>
        </w:rPr>
        <w:t>a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Nowakowska</w:t>
      </w:r>
      <w:r>
        <w:rPr>
          <w:spacing w:val="-2"/>
          <w:vertAlign w:val="superscript"/>
        </w:rPr>
        <w:t>b</w:t>
      </w:r>
      <w:r w:rsidR="00076C8C">
        <w:rPr>
          <w:spacing w:val="-2"/>
          <w:vertAlign w:val="superscript"/>
        </w:rPr>
        <w:t>,c</w:t>
      </w:r>
      <w:r>
        <w:rPr>
          <w:spacing w:val="-2"/>
        </w:rPr>
        <w:t>, Alasdair</w:t>
      </w:r>
      <w:r>
        <w:rPr>
          <w:spacing w:val="-3"/>
        </w:rPr>
        <w:t xml:space="preserve"> </w:t>
      </w:r>
      <w:r>
        <w:rPr>
          <w:spacing w:val="-2"/>
        </w:rPr>
        <w:t>D.</w:t>
      </w:r>
      <w:r>
        <w:rPr>
          <w:spacing w:val="-3"/>
        </w:rPr>
        <w:t xml:space="preserve"> </w:t>
      </w:r>
      <w:r>
        <w:rPr>
          <w:spacing w:val="-2"/>
        </w:rPr>
        <w:t>F.</w:t>
      </w:r>
      <w:r>
        <w:rPr>
          <w:spacing w:val="-3"/>
        </w:rPr>
        <w:t xml:space="preserve"> </w:t>
      </w:r>
      <w:r>
        <w:rPr>
          <w:spacing w:val="-2"/>
        </w:rPr>
        <w:t>Clarke</w:t>
      </w:r>
      <w:r w:rsidR="00076C8C">
        <w:rPr>
          <w:spacing w:val="-2"/>
          <w:vertAlign w:val="superscript"/>
        </w:rPr>
        <w:t>a</w:t>
      </w:r>
    </w:p>
    <w:p w:rsidR="00485016" w:rsidRDefault="00C14774">
      <w:pPr>
        <w:spacing w:before="184" w:line="242" w:lineRule="exact"/>
        <w:ind w:left="248" w:right="163"/>
        <w:jc w:val="center"/>
        <w:rPr>
          <w:rFonts w:ascii="Times New Roman"/>
          <w:i/>
          <w:sz w:val="20"/>
        </w:rPr>
        <w:pPrChange w:id="6" w:author="Hughes, Anna E" w:date="2023-06-19T12:41:00Z">
          <w:pPr>
            <w:spacing w:before="184" w:line="242" w:lineRule="exact"/>
            <w:ind w:left="128" w:right="160"/>
            <w:jc w:val="center"/>
          </w:pPr>
        </w:pPrChange>
      </w:pPr>
      <w:r>
        <w:rPr>
          <w:rFonts w:ascii="Times New Roman"/>
          <w:i/>
          <w:position w:val="7"/>
          <w:sz w:val="14"/>
        </w:rPr>
        <w:t>a</w:t>
      </w:r>
      <w:r>
        <w:rPr>
          <w:rFonts w:ascii="Times New Roman"/>
          <w:i/>
          <w:sz w:val="20"/>
        </w:rPr>
        <w:t>Department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Essex,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Colchester,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CO4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3SQ,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485016" w:rsidRDefault="00C14774">
      <w:pPr>
        <w:spacing w:line="242" w:lineRule="exact"/>
        <w:ind w:left="248" w:right="163"/>
        <w:jc w:val="center"/>
        <w:rPr>
          <w:rFonts w:ascii="Times New Roman"/>
          <w:i/>
          <w:spacing w:val="-5"/>
          <w:sz w:val="20"/>
        </w:rPr>
        <w:pPrChange w:id="7" w:author="Hughes, Anna E" w:date="2023-06-19T12:41:00Z">
          <w:pPr>
            <w:spacing w:line="242" w:lineRule="exact"/>
            <w:ind w:left="128" w:right="160"/>
            <w:jc w:val="center"/>
          </w:pPr>
        </w:pPrChange>
      </w:pPr>
      <w:r>
        <w:rPr>
          <w:rFonts w:ascii="Times New Roman"/>
          <w:i/>
          <w:position w:val="7"/>
          <w:sz w:val="14"/>
        </w:rPr>
        <w:t>b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AB24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3FX,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076C8C" w:rsidRDefault="00076C8C" w:rsidP="00076C8C">
      <w:pPr>
        <w:spacing w:line="242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c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Vision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Sciences,University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LE1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7RH,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076C8C" w:rsidRDefault="00076C8C" w:rsidP="00076C8C">
      <w:pPr>
        <w:spacing w:line="242" w:lineRule="exact"/>
        <w:ind w:left="248" w:right="163"/>
        <w:jc w:val="center"/>
        <w:rPr>
          <w:rFonts w:ascii="Times New Roman"/>
          <w:i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485016" w:rsidRDefault="00DA2490">
      <w:pPr>
        <w:pStyle w:val="BodyText"/>
        <w:spacing w:before="5"/>
        <w:ind w:left="0"/>
        <w:rPr>
          <w:rFonts w:ascii="Times New Roman"/>
          <w:i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165100</wp:posOffset>
                </wp:positionV>
                <wp:extent cx="4934585" cy="1270"/>
                <wp:effectExtent l="0" t="0" r="0" b="0"/>
                <wp:wrapTopAndBottom/>
                <wp:docPr id="543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257B2" id="docshape1" o:spid="_x0000_s1026" style="position:absolute;margin-left:110.85pt;margin-top:13pt;width:388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pnCA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485016" w:rsidRDefault="00485016">
      <w:pPr>
        <w:pStyle w:val="BodyText"/>
        <w:spacing w:before="5"/>
        <w:ind w:left="0"/>
        <w:rPr>
          <w:rFonts w:ascii="Times New Roman"/>
          <w:i/>
          <w:sz w:val="6"/>
        </w:rPr>
      </w:pPr>
    </w:p>
    <w:p w:rsidR="00485016" w:rsidRDefault="00C14774">
      <w:pPr>
        <w:pStyle w:val="Heading1"/>
        <w:ind w:left="617"/>
        <w:pPrChange w:id="8" w:author="Hughes, Anna E" w:date="2023-06-19T12:41:00Z">
          <w:pPr>
            <w:pStyle w:val="Heading1"/>
            <w:ind w:left="497"/>
          </w:pPr>
        </w:pPrChange>
      </w:pPr>
      <w:r>
        <w:rPr>
          <w:spacing w:val="-2"/>
        </w:rPr>
        <w:t>Abstract</w:t>
      </w:r>
    </w:p>
    <w:p w:rsidR="00485016" w:rsidRDefault="00C14774">
      <w:pPr>
        <w:pStyle w:val="BodyText"/>
        <w:spacing w:before="129"/>
        <w:ind w:left="617"/>
        <w:jc w:val="both"/>
        <w:pPrChange w:id="9" w:author="Hughes, Anna E" w:date="2023-06-19T12:41:00Z">
          <w:pPr>
            <w:pStyle w:val="BodyText"/>
            <w:spacing w:before="129"/>
            <w:ind w:left="497"/>
            <w:jc w:val="both"/>
          </w:pPr>
        </w:pPrChange>
      </w:pPr>
      <w:r>
        <w:rPr>
          <w:spacing w:val="-6"/>
        </w:rPr>
        <w:t>Performance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tasks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frequently</w:t>
      </w:r>
      <w: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spacing w:val="-6"/>
        </w:rPr>
        <w:t>“se</w:t>
      </w:r>
      <w:bookmarkStart w:id="10" w:name="_GoBack"/>
      <w:bookmarkEnd w:id="10"/>
      <w:r>
        <w:rPr>
          <w:spacing w:val="-6"/>
        </w:rPr>
        <w:t>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</w:p>
    <w:p w:rsidR="00485016" w:rsidRDefault="00C14774">
      <w:pPr>
        <w:pStyle w:val="BodyText"/>
        <w:spacing w:before="8" w:line="247" w:lineRule="auto"/>
        <w:ind w:left="617" w:right="530"/>
        <w:jc w:val="both"/>
        <w:pPrChange w:id="11" w:author="Hughes, Anna E" w:date="2023-06-19T12:41:00Z">
          <w:pPr>
            <w:pStyle w:val="BodyText"/>
            <w:spacing w:before="8" w:line="247" w:lineRule="auto"/>
            <w:ind w:left="497" w:right="530"/>
            <w:jc w:val="both"/>
          </w:pPr>
        </w:pPrChange>
      </w:pPr>
      <w:r>
        <w:rPr>
          <w:spacing w:val="-6"/>
        </w:rPr>
        <w:t>- the additional cost in reaction time for each additional distractor.</w:t>
      </w:r>
      <w:r>
        <w:rPr>
          <w:spacing w:val="19"/>
        </w:rPr>
        <w:t xml:space="preserve"> </w:t>
      </w:r>
      <w:r>
        <w:rPr>
          <w:spacing w:val="-6"/>
        </w:rPr>
        <w:t xml:space="preserve">While search </w:t>
      </w:r>
      <w:r>
        <w:rPr>
          <w:w w:val="90"/>
        </w:rPr>
        <w:t xml:space="preserve">tasks with a shallow search slopes are termed efficient (pop-out, parallel, feature),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dichotomy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  <w:r>
        <w:rPr>
          <w:spacing w:val="-7"/>
        </w:rPr>
        <w:t xml:space="preserve"> </w:t>
      </w:r>
      <w:r>
        <w:rPr>
          <w:spacing w:val="-6"/>
        </w:rPr>
        <w:t>(serial,</w:t>
      </w:r>
      <w:r>
        <w:rPr>
          <w:spacing w:val="-8"/>
        </w:rPr>
        <w:t xml:space="preserve"> </w:t>
      </w:r>
      <w:r>
        <w:rPr>
          <w:spacing w:val="-6"/>
        </w:rPr>
        <w:t>conjunction) search.</w:t>
      </w:r>
      <w:r>
        <w:rPr>
          <w:spacing w:val="11"/>
        </w:rPr>
        <w:t xml:space="preserve"> </w:t>
      </w:r>
      <w:r>
        <w:rPr>
          <w:spacing w:val="-6"/>
        </w:rPr>
        <w:t>Indeed, a range of search slopes are observed in empirical data.</w:t>
      </w:r>
      <w:r>
        <w:rPr>
          <w:spacing w:val="11"/>
        </w:rPr>
        <w:t xml:space="preserve"> </w:t>
      </w:r>
      <w:r>
        <w:rPr>
          <w:spacing w:val="-6"/>
        </w:rPr>
        <w:t xml:space="preserve">The Tar- </w:t>
      </w:r>
      <w:r>
        <w:t>get</w:t>
      </w:r>
      <w:r>
        <w:rPr>
          <w:spacing w:val="-11"/>
        </w:rPr>
        <w:t xml:space="preserve"> </w:t>
      </w:r>
      <w:r>
        <w:t>Contrast</w:t>
      </w:r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(TCS)</w:t>
      </w:r>
      <w:r>
        <w:rPr>
          <w:spacing w:val="-11"/>
        </w:rPr>
        <w:t xml:space="preserve"> </w:t>
      </w:r>
      <w:r>
        <w:t>Theory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 attempts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slopes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search.</w:t>
      </w:r>
      <w:r>
        <w:rPr>
          <w:spacing w:val="3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 xml:space="preserve">using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1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slope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double-feature</w:t>
      </w:r>
      <w:r>
        <w:rPr>
          <w:spacing w:val="-11"/>
        </w:rPr>
        <w:t xml:space="preserve"> </w:t>
      </w:r>
      <w:r>
        <w:rPr>
          <w:spacing w:val="-2"/>
        </w:rPr>
        <w:t xml:space="preserve">search </w:t>
      </w:r>
      <w:r>
        <w:rPr>
          <w:w w:val="90"/>
        </w:rPr>
        <w:t xml:space="preserve">(where the target differs in both colour and shape from the distractors) can be es- </w:t>
      </w:r>
      <w:r>
        <w:rPr>
          <w:spacing w:val="-8"/>
        </w:rPr>
        <w:t>timated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slopes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associated</w:t>
      </w:r>
      <w:r>
        <w:rPr>
          <w:spacing w:val="-2"/>
        </w:rPr>
        <w:t xml:space="preserve"> </w:t>
      </w:r>
      <w:r>
        <w:rPr>
          <w:spacing w:val="-8"/>
        </w:rPr>
        <w:t>single-feature</w:t>
      </w:r>
      <w:r>
        <w:rPr>
          <w:spacing w:val="-2"/>
        </w:rPr>
        <w:t xml:space="preserve"> </w:t>
      </w:r>
      <w:r>
        <w:rPr>
          <w:spacing w:val="-8"/>
        </w:rPr>
        <w:t>searches.</w:t>
      </w:r>
      <w:r>
        <w:rPr>
          <w:spacing w:val="1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 xml:space="preserve">estimation </w:t>
      </w:r>
      <w:r>
        <w:rPr>
          <w:spacing w:val="-6"/>
        </w:rPr>
        <w:t>is done using a contrast combination model,</w:t>
      </w:r>
      <w:r>
        <w:t xml:space="preserve"> </w:t>
      </w:r>
      <w:r>
        <w:rPr>
          <w:spacing w:val="-6"/>
        </w:rPr>
        <w:t xml:space="preserve">and a collinear contrast integration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outperform</w:t>
      </w:r>
      <w:r>
        <w:rPr>
          <w:spacing w:val="-11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options.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work,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extend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to a</w:t>
      </w:r>
      <w:r>
        <w:rPr>
          <w:spacing w:val="-12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multi-level</w:t>
      </w:r>
      <w:r>
        <w:rPr>
          <w:spacing w:val="-11"/>
        </w:rPr>
        <w:t xml:space="preserve"> </w:t>
      </w:r>
      <w:r>
        <w:rPr>
          <w:spacing w:val="-2"/>
        </w:rPr>
        <w:t>framework.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investigate</w:t>
      </w:r>
      <w:r>
        <w:rPr>
          <w:spacing w:val="-11"/>
        </w:rPr>
        <w:t xml:space="preserve"> </w:t>
      </w:r>
      <w:r>
        <w:rPr>
          <w:spacing w:val="-2"/>
        </w:rPr>
        <w:t>modelling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shifted-lognormal distributions,</w:t>
      </w:r>
      <w:r>
        <w:rPr>
          <w:spacing w:val="-3"/>
        </w:rPr>
        <w:t xml:space="preserve"> </w:t>
      </w:r>
      <w:r>
        <w:rPr>
          <w:spacing w:val="-6"/>
        </w:rPr>
        <w:t>and show that the latter allows for a better fit to previously published data.</w:t>
      </w:r>
      <w:r>
        <w:rPr>
          <w:spacing w:val="23"/>
        </w:rPr>
        <w:t xml:space="preserve"> </w:t>
      </w:r>
      <w:r>
        <w:rPr>
          <w:spacing w:val="-6"/>
        </w:rPr>
        <w:t xml:space="preserve">We run a new fully within-subjects experiment to at- </w:t>
      </w:r>
      <w:r>
        <w:t>tempt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replicate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findings,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overall,</w:t>
      </w:r>
      <w:r>
        <w:rPr>
          <w:spacing w:val="-9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 xml:space="preserve">a </w:t>
      </w:r>
      <w:r>
        <w:rPr>
          <w:spacing w:val="-6"/>
        </w:rPr>
        <w:t>good</w:t>
      </w:r>
      <w:r>
        <w:rPr>
          <w:spacing w:val="-8"/>
        </w:rPr>
        <w:t xml:space="preserve"> </w:t>
      </w:r>
      <w:r>
        <w:rPr>
          <w:spacing w:val="-6"/>
        </w:rPr>
        <w:t>job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predicting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data.</w:t>
      </w:r>
      <w:r>
        <w:rPr>
          <w:spacing w:val="-7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replicate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finding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 xml:space="preserve">the </w:t>
      </w:r>
      <w:r>
        <w:rPr>
          <w:w w:val="90"/>
        </w:rPr>
        <w:t xml:space="preserve">collinear combination model outperforms the other contrast combination models, </w:t>
      </w:r>
      <w:r>
        <w:rPr>
          <w:spacing w:val="-6"/>
        </w:rPr>
        <w:t>instead finding that it may be difficult to conclusively distinguish between them.</w:t>
      </w:r>
    </w:p>
    <w:p w:rsidR="00485016" w:rsidRDefault="00C14774">
      <w:pPr>
        <w:pStyle w:val="BodyText"/>
        <w:spacing w:before="109"/>
        <w:ind w:left="617"/>
        <w:jc w:val="both"/>
        <w:pPrChange w:id="12" w:author="Hughes, Anna E" w:date="2023-06-19T12:41:00Z">
          <w:pPr>
            <w:pStyle w:val="BodyText"/>
            <w:spacing w:before="109"/>
            <w:ind w:left="497"/>
            <w:jc w:val="both"/>
          </w:pPr>
        </w:pPrChange>
      </w:pPr>
      <w:r>
        <w:rPr>
          <w:rFonts w:ascii="Times New Roman"/>
          <w:i/>
          <w:spacing w:val="-4"/>
        </w:rPr>
        <w:t>Keywords:</w:t>
      </w:r>
      <w:r>
        <w:rPr>
          <w:rFonts w:ascii="Times New Roman"/>
          <w:i/>
          <w:spacing w:val="44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Parallel</w:t>
      </w:r>
      <w:r>
        <w:rPr>
          <w:spacing w:val="-7"/>
        </w:rPr>
        <w:t xml:space="preserve"> </w:t>
      </w:r>
      <w:r>
        <w:rPr>
          <w:spacing w:val="-4"/>
        </w:rPr>
        <w:t>processing</w:t>
      </w:r>
    </w:p>
    <w:p w:rsidR="00485016" w:rsidRDefault="00DA2490">
      <w:pPr>
        <w:pStyle w:val="BodyText"/>
        <w:spacing w:before="2"/>
        <w:ind w:left="0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128270</wp:posOffset>
                </wp:positionV>
                <wp:extent cx="4934585" cy="1270"/>
                <wp:effectExtent l="0" t="0" r="0" b="0"/>
                <wp:wrapTopAndBottom/>
                <wp:docPr id="54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E3ABF" id="docshape2" o:spid="_x0000_s1026" style="position:absolute;margin-left:110.85pt;margin-top:10.1pt;width:388.5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485016" w:rsidRDefault="00485016">
      <w:pPr>
        <w:pStyle w:val="BodyText"/>
        <w:spacing w:before="6"/>
        <w:ind w:left="0"/>
        <w:rPr>
          <w:sz w:val="16"/>
        </w:rPr>
      </w:pPr>
    </w:p>
    <w:p w:rsidR="00485016" w:rsidRDefault="00C14774">
      <w:pPr>
        <w:pStyle w:val="Heading1"/>
        <w:ind w:left="354"/>
        <w:pPrChange w:id="13" w:author="Hughes, Anna E" w:date="2023-06-19T12:41:00Z">
          <w:pPr>
            <w:pStyle w:val="Heading1"/>
            <w:ind w:left="234"/>
          </w:pPr>
        </w:pPrChange>
      </w:pPr>
      <w:r>
        <w:rPr>
          <w:rFonts w:ascii="Trebuchet MS"/>
          <w:b w:val="0"/>
          <w:sz w:val="12"/>
        </w:rPr>
        <w:t>1</w:t>
      </w:r>
      <w:r>
        <w:rPr>
          <w:rFonts w:ascii="Trebuchet MS"/>
          <w:b w:val="0"/>
          <w:spacing w:val="160"/>
          <w:sz w:val="12"/>
        </w:rPr>
        <w:t xml:space="preserve"> </w:t>
      </w:r>
      <w:bookmarkStart w:id="14" w:name="Introduction"/>
      <w:bookmarkEnd w:id="14"/>
      <w:r>
        <w:t>1.</w:t>
      </w:r>
      <w:r>
        <w:rPr>
          <w:spacing w:val="59"/>
        </w:rPr>
        <w:t xml:space="preserve"> </w:t>
      </w:r>
      <w:r>
        <w:rPr>
          <w:spacing w:val="-2"/>
        </w:rPr>
        <w:t>Introduction</w:t>
      </w:r>
    </w:p>
    <w:p w:rsidR="00485016" w:rsidRDefault="00C14774">
      <w:pPr>
        <w:pStyle w:val="BodyText"/>
        <w:tabs>
          <w:tab w:val="left" w:pos="968"/>
        </w:tabs>
        <w:spacing w:before="189"/>
        <w:ind w:left="354"/>
        <w:pPrChange w:id="15" w:author="Hughes, Anna E" w:date="2023-06-19T12:41:00Z">
          <w:pPr>
            <w:pStyle w:val="BodyText"/>
            <w:tabs>
              <w:tab w:val="left" w:pos="848"/>
            </w:tabs>
            <w:spacing w:before="189"/>
            <w:ind w:left="234"/>
          </w:pPr>
        </w:pPrChange>
      </w:pPr>
      <w:r>
        <w:rPr>
          <w:rFonts w:ascii="Trebuchet MS"/>
          <w:spacing w:val="-10"/>
          <w:sz w:val="12"/>
        </w:rPr>
        <w:t>2</w:t>
      </w:r>
      <w:r>
        <w:rPr>
          <w:rFonts w:ascii="Trebuchet MS"/>
          <w:sz w:val="12"/>
        </w:rPr>
        <w:tab/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asked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within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cluttered</w:t>
      </w:r>
    </w:p>
    <w:p w:rsidR="00485016" w:rsidRDefault="00C14774">
      <w:pPr>
        <w:pStyle w:val="BodyText"/>
        <w:ind w:left="354"/>
        <w:pPrChange w:id="16" w:author="Hughes, Anna E" w:date="2023-06-19T12:41:00Z">
          <w:pPr>
            <w:pStyle w:val="BodyText"/>
            <w:ind w:left="234"/>
          </w:pPr>
        </w:pPrChange>
      </w:pPr>
      <w:r>
        <w:rPr>
          <w:rFonts w:ascii="Trebuchet MS"/>
          <w:spacing w:val="-6"/>
          <w:sz w:val="12"/>
        </w:rPr>
        <w:t>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scene,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extensively</w:t>
      </w:r>
      <w:r>
        <w:rPr>
          <w:spacing w:val="-7"/>
        </w:rPr>
        <w:t xml:space="preserve"> </w:t>
      </w:r>
      <w:r>
        <w:rPr>
          <w:spacing w:val="-6"/>
        </w:rPr>
        <w:t>studied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psychology.</w:t>
      </w:r>
      <w:r>
        <w:rPr>
          <w:spacing w:val="4"/>
        </w:rPr>
        <w:t xml:space="preserve"> </w:t>
      </w:r>
      <w:r>
        <w:rPr>
          <w:spacing w:val="-6"/>
        </w:rPr>
        <w:t>Several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been</w:t>
      </w: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8"/>
        <w:ind w:left="0"/>
        <w:rPr>
          <w:sz w:val="18"/>
        </w:rPr>
      </w:pPr>
    </w:p>
    <w:p w:rsidR="00485016" w:rsidRDefault="00C14774">
      <w:pPr>
        <w:tabs>
          <w:tab w:val="left" w:pos="7271"/>
        </w:tabs>
        <w:spacing w:before="98"/>
        <w:ind w:left="617"/>
        <w:rPr>
          <w:rFonts w:ascii="Times New Roman"/>
          <w:i/>
          <w:sz w:val="20"/>
        </w:rPr>
        <w:pPrChange w:id="17" w:author="Hughes, Anna E" w:date="2023-06-19T12:41:00Z">
          <w:pPr>
            <w:tabs>
              <w:tab w:val="left" w:pos="7110"/>
            </w:tabs>
            <w:spacing w:before="98"/>
            <w:ind w:left="497"/>
          </w:pPr>
        </w:pPrChange>
      </w:pPr>
      <w:r>
        <w:rPr>
          <w:rFonts w:ascii="Times New Roman"/>
          <w:i/>
          <w:sz w:val="20"/>
        </w:rPr>
        <w:t>Preprint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submitted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Cortex</w:t>
      </w:r>
      <w:r>
        <w:rPr>
          <w:rFonts w:ascii="Times New Roman"/>
          <w:i/>
          <w:sz w:val="20"/>
        </w:rPr>
        <w:tab/>
      </w:r>
      <w:del w:id="18" w:author="Hughes, Anna E" w:date="2023-06-19T12:41:00Z">
        <w:r w:rsidR="00F7725C">
          <w:rPr>
            <w:rFonts w:ascii="Times New Roman"/>
            <w:i/>
            <w:sz w:val="20"/>
          </w:rPr>
          <w:delText>April</w:delText>
        </w:r>
        <w:r w:rsidR="00F7725C">
          <w:rPr>
            <w:rFonts w:ascii="Times New Roman"/>
            <w:i/>
            <w:spacing w:val="-5"/>
            <w:sz w:val="20"/>
          </w:rPr>
          <w:delText xml:space="preserve"> </w:delText>
        </w:r>
        <w:r w:rsidR="00F7725C">
          <w:rPr>
            <w:rFonts w:ascii="Times New Roman"/>
            <w:i/>
            <w:sz w:val="20"/>
          </w:rPr>
          <w:delText>28</w:delText>
        </w:r>
      </w:del>
      <w:ins w:id="19" w:author="Hughes, Anna E" w:date="2023-06-19T12:41:00Z">
        <w:r>
          <w:rPr>
            <w:rFonts w:ascii="Times New Roman"/>
            <w:i/>
            <w:sz w:val="20"/>
          </w:rPr>
          <w:t>June</w:t>
        </w:r>
        <w:r>
          <w:rPr>
            <w:rFonts w:ascii="Times New Roman"/>
            <w:i/>
            <w:spacing w:val="-8"/>
            <w:sz w:val="20"/>
          </w:rPr>
          <w:t xml:space="preserve"> </w:t>
        </w:r>
        <w:r>
          <w:rPr>
            <w:rFonts w:ascii="Times New Roman"/>
            <w:i/>
            <w:sz w:val="20"/>
          </w:rPr>
          <w:t>19</w:t>
        </w:r>
      </w:ins>
      <w:r>
        <w:rPr>
          <w:rFonts w:ascii="Times New Roman"/>
          <w:i/>
          <w:sz w:val="20"/>
        </w:rPr>
        <w:t>,</w:t>
      </w:r>
      <w:r>
        <w:rPr>
          <w:rFonts w:ascii="Times New Roman"/>
          <w:i/>
          <w:spacing w:val="-8"/>
          <w:sz w:val="20"/>
          <w:rPrChange w:id="20" w:author="Hughes, Anna E" w:date="2023-06-19T12:41:00Z">
            <w:rPr>
              <w:rFonts w:ascii="Times New Roman"/>
              <w:i/>
              <w:spacing w:val="-4"/>
              <w:sz w:val="20"/>
            </w:rPr>
          </w:rPrChange>
        </w:rPr>
        <w:t xml:space="preserve"> </w:t>
      </w:r>
      <w:r>
        <w:rPr>
          <w:rFonts w:ascii="Times New Roman"/>
          <w:i/>
          <w:spacing w:val="-4"/>
          <w:sz w:val="20"/>
        </w:rPr>
        <w:t>2023</w:t>
      </w:r>
    </w:p>
    <w:p w:rsidR="00485016" w:rsidRDefault="00485016">
      <w:pPr>
        <w:rPr>
          <w:rFonts w:ascii="Times New Roman"/>
          <w:sz w:val="20"/>
        </w:rPr>
        <w:sectPr w:rsidR="00485016">
          <w:headerReference w:type="default" r:id="rId7"/>
          <w:footerReference w:type="default" r:id="rId8"/>
          <w:type w:val="continuous"/>
          <w:pgSz w:w="12240" w:h="15840"/>
          <w:pgMar w:top="1820" w:right="1720" w:bottom="280" w:left="1600" w:header="720" w:footer="720" w:gutter="0"/>
          <w:cols w:space="720"/>
          <w:sectPrChange w:id="21" w:author="Hughes, Anna E" w:date="2023-06-19T12:41:00Z">
            <w:sectPr w:rsidR="00485016">
              <w:pgMar w:top="1820" w:right="1720" w:bottom="280" w:left="1720" w:header="720" w:footer="720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485016" w:rsidRDefault="00C14774">
      <w:pPr>
        <w:pStyle w:val="BodyText"/>
        <w:spacing w:before="247"/>
        <w:ind w:left="354"/>
        <w:pPrChange w:id="22" w:author="Hughes, Anna E" w:date="2023-06-19T12:41:00Z">
          <w:pPr>
            <w:pStyle w:val="BodyText"/>
            <w:spacing w:before="247"/>
            <w:ind w:left="234"/>
          </w:pPr>
        </w:pPrChange>
      </w:pPr>
      <w:r>
        <w:rPr>
          <w:rFonts w:ascii="Trebuchet MS"/>
          <w:w w:val="90"/>
          <w:sz w:val="12"/>
        </w:rPr>
        <w:t>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developed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w w:val="90"/>
        </w:rPr>
        <w:t>can</w:t>
      </w:r>
      <w:r>
        <w:rPr>
          <w:spacing w:val="10"/>
        </w:rPr>
        <w:t xml:space="preserve"> </w:t>
      </w:r>
      <w:r>
        <w:rPr>
          <w:w w:val="90"/>
        </w:rPr>
        <w:t>generate</w:t>
      </w:r>
      <w:r>
        <w:rPr>
          <w:spacing w:val="11"/>
        </w:rPr>
        <w:t xml:space="preserve"> </w:t>
      </w:r>
      <w:r>
        <w:rPr>
          <w:w w:val="90"/>
        </w:rPr>
        <w:t>testable</w:t>
      </w:r>
      <w:r>
        <w:rPr>
          <w:spacing w:val="10"/>
        </w:rPr>
        <w:t xml:space="preserve"> </w:t>
      </w:r>
      <w:r>
        <w:rPr>
          <w:w w:val="90"/>
        </w:rPr>
        <w:t>predictions</w:t>
      </w:r>
      <w:r>
        <w:rPr>
          <w:spacing w:val="10"/>
        </w:rPr>
        <w:t xml:space="preserve"> </w:t>
      </w:r>
      <w:r>
        <w:rPr>
          <w:w w:val="90"/>
        </w:rPr>
        <w:t>about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0"/>
        </w:rPr>
        <w:t xml:space="preserve"> </w:t>
      </w:r>
      <w:r>
        <w:rPr>
          <w:w w:val="90"/>
        </w:rPr>
        <w:t>different</w:t>
      </w:r>
      <w:r>
        <w:rPr>
          <w:spacing w:val="10"/>
        </w:rPr>
        <w:t xml:space="preserve"> </w:t>
      </w:r>
      <w:r>
        <w:rPr>
          <w:w w:val="90"/>
        </w:rPr>
        <w:t>types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spacing w:val="-4"/>
          <w:w w:val="90"/>
        </w:rPr>
        <w:t>dis-</w:t>
      </w:r>
    </w:p>
    <w:p w:rsidR="00485016" w:rsidRDefault="00C14774">
      <w:pPr>
        <w:pStyle w:val="BodyText"/>
        <w:ind w:left="354"/>
        <w:pPrChange w:id="23" w:author="Hughes, Anna E" w:date="2023-06-19T12:41:00Z">
          <w:pPr>
            <w:pStyle w:val="BodyText"/>
            <w:ind w:left="234"/>
          </w:pPr>
        </w:pPrChange>
      </w:pPr>
      <w:r>
        <w:rPr>
          <w:rFonts w:ascii="Trebuchet MS"/>
          <w:spacing w:val="-8"/>
          <w:sz w:val="12"/>
        </w:rPr>
        <w:t>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tractors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targets</w:t>
      </w:r>
      <w:r>
        <w:rPr>
          <w:spacing w:val="-4"/>
        </w:rPr>
        <w:t xml:space="preserve"> </w:t>
      </w:r>
      <w:r>
        <w:rPr>
          <w:spacing w:val="-8"/>
        </w:rPr>
        <w:t>affect</w:t>
      </w:r>
      <w:r>
        <w:rPr>
          <w:spacing w:val="-4"/>
        </w:rPr>
        <w:t xml:space="preserve"> </w:t>
      </w:r>
      <w:r>
        <w:rPr>
          <w:spacing w:val="-8"/>
        </w:rPr>
        <w:t>search</w:t>
      </w:r>
      <w:r>
        <w:rPr>
          <w:spacing w:val="-5"/>
        </w:rPr>
        <w:t xml:space="preserve"> </w:t>
      </w:r>
      <w:r>
        <w:rPr>
          <w:spacing w:val="-8"/>
        </w:rPr>
        <w:t>efficiency.</w:t>
      </w:r>
      <w:r>
        <w:rPr>
          <w:spacing w:val="14"/>
        </w:rPr>
        <w:t xml:space="preserve"> </w:t>
      </w:r>
      <w:r>
        <w:rPr>
          <w:spacing w:val="-8"/>
        </w:rPr>
        <w:t>One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key</w:t>
      </w:r>
      <w:r>
        <w:rPr>
          <w:spacing w:val="-4"/>
        </w:rPr>
        <w:t xml:space="preserve"> </w:t>
      </w:r>
      <w:r>
        <w:rPr>
          <w:spacing w:val="-8"/>
        </w:rPr>
        <w:t>distinctions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field</w:t>
      </w:r>
    </w:p>
    <w:p w:rsidR="00485016" w:rsidRDefault="00C14774">
      <w:pPr>
        <w:pStyle w:val="BodyText"/>
        <w:spacing w:before="8"/>
        <w:ind w:left="354"/>
        <w:pPrChange w:id="24" w:author="Hughes, Anna E" w:date="2023-06-19T12:41:00Z">
          <w:pPr>
            <w:pStyle w:val="BodyText"/>
            <w:spacing w:before="8"/>
            <w:ind w:left="234"/>
          </w:pPr>
        </w:pPrChange>
      </w:pPr>
      <w:r>
        <w:rPr>
          <w:rFonts w:ascii="Trebuchet MS"/>
          <w:spacing w:val="-6"/>
          <w:sz w:val="12"/>
        </w:rPr>
        <w:t>6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6"/>
        </w:rPr>
        <w:t>has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(also</w:t>
      </w:r>
      <w:r>
        <w:rPr>
          <w:spacing w:val="-7"/>
        </w:rPr>
        <w:t xml:space="preserve"> </w:t>
      </w:r>
      <w:r>
        <w:rPr>
          <w:spacing w:val="-6"/>
        </w:rPr>
        <w:t>referred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pop-out)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</w:p>
    <w:p w:rsidR="00485016" w:rsidRDefault="00C14774">
      <w:pPr>
        <w:pStyle w:val="BodyText"/>
        <w:ind w:left="354"/>
        <w:pPrChange w:id="25" w:author="Hughes, Anna E" w:date="2023-06-19T12:41:00Z">
          <w:pPr>
            <w:pStyle w:val="BodyText"/>
            <w:ind w:left="234"/>
          </w:pPr>
        </w:pPrChange>
      </w:pPr>
      <w:r>
        <w:rPr>
          <w:rFonts w:ascii="Trebuchet MS"/>
          <w:spacing w:val="-6"/>
          <w:sz w:val="12"/>
        </w:rPr>
        <w:t>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(serial)</w:t>
      </w:r>
      <w: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studied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context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slope</w:t>
      </w:r>
      <w:r>
        <w:rPr>
          <w:spacing w:val="-1"/>
        </w:rPr>
        <w:t xml:space="preserve"> </w:t>
      </w:r>
      <w:r>
        <w:rPr>
          <w:spacing w:val="-6"/>
        </w:rPr>
        <w:t>be-</w:t>
      </w:r>
    </w:p>
    <w:p w:rsidR="00485016" w:rsidRDefault="00C14774">
      <w:pPr>
        <w:pStyle w:val="BodyText"/>
        <w:spacing w:before="8"/>
        <w:ind w:left="354"/>
        <w:pPrChange w:id="26" w:author="Hughes, Anna E" w:date="2023-06-19T12:41:00Z">
          <w:pPr>
            <w:pStyle w:val="BodyText"/>
            <w:spacing w:before="8"/>
            <w:ind w:left="234"/>
          </w:pPr>
        </w:pPrChange>
      </w:pPr>
      <w:r>
        <w:rPr>
          <w:rFonts w:ascii="Trebuchet MS"/>
          <w:spacing w:val="-6"/>
          <w:sz w:val="12"/>
        </w:rPr>
        <w:t>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distractors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mean</w:t>
      </w:r>
      <w:r>
        <w:rPr>
          <w:spacing w:val="-3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3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termed</w:t>
      </w:r>
    </w:p>
    <w:p w:rsidR="00485016" w:rsidRDefault="00C14774">
      <w:pPr>
        <w:pStyle w:val="BodyText"/>
        <w:spacing w:before="8"/>
        <w:ind w:left="354"/>
        <w:pPrChange w:id="27" w:author="Hughes, Anna E" w:date="2023-06-19T12:41:00Z">
          <w:pPr>
            <w:pStyle w:val="BodyText"/>
            <w:spacing w:before="8"/>
            <w:ind w:left="234"/>
          </w:pPr>
        </w:pPrChange>
      </w:pPr>
      <w:r>
        <w:rPr>
          <w:rFonts w:ascii="Trebuchet MS"/>
          <w:spacing w:val="-6"/>
          <w:sz w:val="12"/>
        </w:rPr>
        <w:t>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search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6"/>
        </w:rPr>
        <w:t>slope</w:t>
      </w:r>
      <w:r>
        <w:rPr>
          <w:spacing w:val="-6"/>
        </w:rPr>
        <w:t>.</w:t>
      </w:r>
      <w:r>
        <w:rPr>
          <w:spacing w:val="8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8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shallow</w:t>
      </w:r>
      <w:r>
        <w:rPr>
          <w:spacing w:val="-7"/>
        </w:rPr>
        <w:t xml:space="preserve"> </w:t>
      </w:r>
      <w:r>
        <w:rPr>
          <w:spacing w:val="-6"/>
        </w:rPr>
        <w:t>(usually</w:t>
      </w:r>
      <w:r>
        <w:rPr>
          <w:spacing w:val="-7"/>
        </w:rPr>
        <w:t xml:space="preserve"> </w:t>
      </w:r>
      <w:r>
        <w:rPr>
          <w:spacing w:val="-6"/>
        </w:rPr>
        <w:t>positive,</w:t>
      </w:r>
      <w:r>
        <w:rPr>
          <w:spacing w:val="-8"/>
        </w:rPr>
        <w:t xml:space="preserve"> </w:t>
      </w:r>
      <w:r>
        <w:rPr>
          <w:spacing w:val="-6"/>
        </w:rPr>
        <w:t>but</w:t>
      </w:r>
      <w:r>
        <w:rPr>
          <w:spacing w:val="-7"/>
        </w:rPr>
        <w:t xml:space="preserve"> </w:t>
      </w:r>
      <w:r>
        <w:rPr>
          <w:spacing w:val="-6"/>
        </w:rPr>
        <w:t>occasion-</w:t>
      </w:r>
    </w:p>
    <w:p w:rsidR="00485016" w:rsidRDefault="00C14774">
      <w:pPr>
        <w:pStyle w:val="BodyText"/>
        <w:ind w:left="290"/>
        <w:pPrChange w:id="2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10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ally</w:t>
      </w:r>
      <w:r>
        <w:rPr>
          <w:spacing w:val="-9"/>
        </w:rPr>
        <w:t xml:space="preserve"> </w:t>
      </w:r>
      <w:r>
        <w:rPr>
          <w:spacing w:val="-4"/>
        </w:rPr>
        <w:t>negative</w:t>
      </w:r>
      <w:r>
        <w:rPr>
          <w:spacing w:val="-9"/>
        </w:rPr>
        <w:t xml:space="preserve"> </w:t>
      </w:r>
      <w:r>
        <w:rPr>
          <w:spacing w:val="-4"/>
        </w:rPr>
        <w:t>e.g.</w:t>
      </w:r>
      <w:r>
        <w:rPr>
          <w:spacing w:val="4"/>
        </w:rPr>
        <w:t xml:space="preserve"> </w:t>
      </w:r>
      <w:del w:id="29" w:author="Hughes, Anna E" w:date="2023-06-19T12:41:00Z">
        <w:r w:rsidR="00FE7979">
          <w:fldChar w:fldCharType="begin"/>
        </w:r>
        <w:r w:rsidR="00FE7979">
          <w:delInstrText xml:space="preserve"> HYPERLINK \l "_bookmark71" </w:delInstrText>
        </w:r>
        <w:r w:rsidR="00FE7979">
          <w:fldChar w:fldCharType="separate"/>
        </w:r>
        <w:r w:rsidR="00F7725C">
          <w:rPr>
            <w:spacing w:val="-4"/>
          </w:rPr>
          <w:delText>(Rangelov</w:delText>
        </w:r>
        <w:r w:rsidR="00F7725C">
          <w:rPr>
            <w:spacing w:val="-10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 w:rsidR="00F7725C">
          <w:rPr>
            <w:spacing w:val="-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"_bookmark71" </w:delInstrText>
        </w:r>
        <w:r w:rsidR="00FE7979">
          <w:fldChar w:fldCharType="separate"/>
        </w:r>
        <w:r w:rsidR="00F7725C">
          <w:rPr>
            <w:spacing w:val="-4"/>
          </w:rPr>
          <w:delText>2017)),</w:delText>
        </w:r>
        <w:r w:rsidR="00FE7979">
          <w:rPr>
            <w:spacing w:val="-4"/>
          </w:rPr>
          <w:fldChar w:fldCharType="end"/>
        </w:r>
      </w:del>
      <w:ins w:id="30" w:author="Hughes, Anna E" w:date="2023-06-19T12:41:00Z">
        <w:r w:rsidR="00FE7979">
          <w:fldChar w:fldCharType="begin"/>
        </w:r>
        <w:r w:rsidR="00FE7979">
          <w:instrText xml:space="preserve"> HYPERLINK \l "_bookmark74" </w:instrText>
        </w:r>
        <w:r w:rsidR="00FE7979">
          <w:fldChar w:fldCharType="separate"/>
        </w:r>
        <w:r>
          <w:rPr>
            <w:spacing w:val="-4"/>
          </w:rPr>
          <w:t>(Rangelov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>
          <w:rPr>
            <w:spacing w:val="-9"/>
          </w:rPr>
          <w:t xml:space="preserve"> </w:t>
        </w:r>
        <w:r w:rsidR="00FE7979">
          <w:fldChar w:fldCharType="begin"/>
        </w:r>
        <w:r w:rsidR="00FE7979">
          <w:instrText xml:space="preserve"> HYPERLINK \l "_bookmark74" </w:instrText>
        </w:r>
        <w:r w:rsidR="00FE7979">
          <w:fldChar w:fldCharType="separate"/>
        </w:r>
        <w:r>
          <w:rPr>
            <w:spacing w:val="-4"/>
          </w:rPr>
          <w:t>2017)),</w:t>
        </w:r>
        <w:r w:rsidR="00FE7979">
          <w:rPr>
            <w:spacing w:val="-4"/>
          </w:rPr>
          <w:fldChar w:fldCharType="end"/>
        </w:r>
      </w:ins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called</w:t>
      </w:r>
      <w:r>
        <w:rPr>
          <w:spacing w:val="-9"/>
        </w:rPr>
        <w:t xml:space="preserve"> </w:t>
      </w:r>
      <w:r>
        <w:rPr>
          <w:spacing w:val="-4"/>
        </w:rPr>
        <w:t>efficient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parallel,</w:t>
      </w:r>
    </w:p>
    <w:p w:rsidR="00485016" w:rsidRDefault="00C14774">
      <w:pPr>
        <w:pStyle w:val="BodyText"/>
        <w:spacing w:before="8"/>
        <w:ind w:left="290"/>
        <w:pPrChange w:id="31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and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addition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non-target</w:t>
      </w:r>
      <w:r>
        <w:rPr>
          <w:spacing w:val="3"/>
        </w:rPr>
        <w:t xml:space="preserve"> </w:t>
      </w:r>
      <w:r>
        <w:rPr>
          <w:spacing w:val="-6"/>
        </w:rPr>
        <w:t>distractors</w:t>
      </w:r>
      <w:r>
        <w:rPr>
          <w:spacing w:val="3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little</w:t>
      </w:r>
      <w:r>
        <w:rPr>
          <w:spacing w:val="3"/>
        </w:rPr>
        <w:t xml:space="preserve"> </w:t>
      </w:r>
      <w:r>
        <w:rPr>
          <w:spacing w:val="-6"/>
        </w:rPr>
        <w:t>impact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3"/>
        </w:rPr>
        <w:t xml:space="preserve"> </w:t>
      </w:r>
      <w:r>
        <w:rPr>
          <w:spacing w:val="-6"/>
        </w:rPr>
        <w:t>an</w:t>
      </w:r>
      <w:r>
        <w:rPr>
          <w:spacing w:val="4"/>
        </w:rPr>
        <w:t xml:space="preserve"> </w:t>
      </w:r>
      <w:r>
        <w:rPr>
          <w:spacing w:val="-6"/>
        </w:rPr>
        <w:t>observers</w:t>
      </w:r>
    </w:p>
    <w:p w:rsidR="00485016" w:rsidRDefault="00C14774">
      <w:pPr>
        <w:pStyle w:val="BodyText"/>
        <w:ind w:left="290"/>
        <w:pPrChange w:id="3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12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difficulty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finding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target.</w:t>
      </w:r>
      <w:r>
        <w:rPr>
          <w:spacing w:val="38"/>
        </w:rPr>
        <w:t xml:space="preserve"> </w:t>
      </w:r>
      <w:r>
        <w:rPr>
          <w:spacing w:val="-4"/>
        </w:rPr>
        <w:t>When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slope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steeper,</w:t>
      </w:r>
      <w:r>
        <w:rPr>
          <w:spacing w:val="6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additional</w:t>
      </w:r>
      <w:r>
        <w:rPr>
          <w:spacing w:val="4"/>
        </w:rPr>
        <w:t xml:space="preserve"> </w:t>
      </w:r>
      <w:r>
        <w:rPr>
          <w:spacing w:val="-4"/>
        </w:rPr>
        <w:t>distrac-</w:t>
      </w:r>
    </w:p>
    <w:p w:rsidR="00485016" w:rsidRDefault="00C14774">
      <w:pPr>
        <w:pStyle w:val="BodyText"/>
        <w:spacing w:before="8"/>
        <w:ind w:left="290"/>
        <w:pPrChange w:id="33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tor</w:t>
      </w:r>
      <w:r>
        <w:rPr>
          <w:spacing w:val="7"/>
        </w:rPr>
        <w:t xml:space="preserve"> </w:t>
      </w:r>
      <w:r>
        <w:rPr>
          <w:spacing w:val="-4"/>
        </w:rPr>
        <w:t>has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noticeable</w:t>
      </w:r>
      <w:r>
        <w:rPr>
          <w:spacing w:val="6"/>
        </w:rPr>
        <w:t xml:space="preserve"> </w:t>
      </w:r>
      <w:r>
        <w:rPr>
          <w:spacing w:val="-4"/>
        </w:rPr>
        <w:t>impact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increasing</w:t>
      </w:r>
      <w:r>
        <w:rPr>
          <w:spacing w:val="6"/>
        </w:rPr>
        <w:t xml:space="preserve"> </w:t>
      </w:r>
      <w:r>
        <w:rPr>
          <w:spacing w:val="-4"/>
        </w:rPr>
        <w:t>difficulty,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described</w:t>
      </w:r>
    </w:p>
    <w:p w:rsidR="00485016" w:rsidRDefault="00C14774">
      <w:pPr>
        <w:pStyle w:val="BodyText"/>
        <w:ind w:left="290"/>
        <w:pPrChange w:id="34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14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inefficient</w:t>
      </w:r>
      <w:r>
        <w:t xml:space="preserve"> </w:t>
      </w:r>
      <w:r>
        <w:rPr>
          <w:spacing w:val="-6"/>
        </w:rPr>
        <w:t>or</w:t>
      </w:r>
      <w:r>
        <w:t xml:space="preserve"> </w:t>
      </w:r>
      <w:r>
        <w:rPr>
          <w:spacing w:val="-6"/>
        </w:rPr>
        <w:t>serial.</w:t>
      </w:r>
      <w:r>
        <w:rPr>
          <w:spacing w:val="24"/>
        </w:rPr>
        <w:t xml:space="preserve"> </w:t>
      </w:r>
      <w:r>
        <w:rPr>
          <w:spacing w:val="-6"/>
        </w:rPr>
        <w:t>However,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distinction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is</w:t>
      </w:r>
    </w:p>
    <w:p w:rsidR="00485016" w:rsidRDefault="00C14774">
      <w:pPr>
        <w:pStyle w:val="BodyText"/>
        <w:spacing w:before="8"/>
        <w:ind w:left="290"/>
        <w:pPrChange w:id="35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often less</w:t>
      </w:r>
      <w:r>
        <w:rPr>
          <w:spacing w:val="-5"/>
        </w:rPr>
        <w:t xml:space="preserve"> </w:t>
      </w:r>
      <w:r>
        <w:rPr>
          <w:spacing w:val="-4"/>
        </w:rPr>
        <w:t>clear in</w:t>
      </w:r>
      <w:r>
        <w:rPr>
          <w:spacing w:val="-5"/>
        </w:rPr>
        <w:t xml:space="preserve"> </w:t>
      </w:r>
      <w:r>
        <w:rPr>
          <w:spacing w:val="-4"/>
        </w:rPr>
        <w:t>real experimental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a range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different search</w:t>
      </w:r>
      <w:r>
        <w:rPr>
          <w:spacing w:val="-5"/>
        </w:rPr>
        <w:t xml:space="preserve"> </w:t>
      </w:r>
      <w:r>
        <w:rPr>
          <w:spacing w:val="-4"/>
        </w:rPr>
        <w:t>slopes</w:t>
      </w:r>
    </w:p>
    <w:p w:rsidR="00485016" w:rsidRDefault="00C14774">
      <w:pPr>
        <w:pStyle w:val="BodyText"/>
        <w:ind w:left="290"/>
        <w:pPrChange w:id="36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16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being</w:t>
      </w:r>
      <w:r>
        <w:rPr>
          <w:spacing w:val="-7"/>
        </w:rPr>
        <w:t xml:space="preserve"> </w:t>
      </w:r>
      <w:r>
        <w:rPr>
          <w:spacing w:val="-6"/>
        </w:rPr>
        <w:t>seen for</w:t>
      </w:r>
      <w:r>
        <w:rPr>
          <w:spacing w:val="-7"/>
        </w:rPr>
        <w:t xml:space="preserve"> </w:t>
      </w:r>
      <w:r>
        <w:rPr>
          <w:spacing w:val="-6"/>
        </w:rPr>
        <w:t>different types of</w:t>
      </w:r>
      <w:r>
        <w:rPr>
          <w:spacing w:val="-7"/>
        </w:rPr>
        <w:t xml:space="preserve"> </w:t>
      </w:r>
      <w:r>
        <w:rPr>
          <w:spacing w:val="-6"/>
        </w:rPr>
        <w:t>targets and</w:t>
      </w:r>
      <w:r>
        <w:rPr>
          <w:spacing w:val="-7"/>
        </w:rPr>
        <w:t xml:space="preserve"> </w:t>
      </w:r>
      <w:r>
        <w:rPr>
          <w:spacing w:val="-6"/>
        </w:rPr>
        <w:t xml:space="preserve">distractors </w:t>
      </w:r>
      <w:r w:rsidR="00FE7979">
        <w:fldChar w:fldCharType="begin"/>
      </w:r>
      <w:r w:rsidR="00FE7979">
        <w:instrText xml:space="preserve"> HYPERLINK \l "_</w:instrText>
      </w:r>
      <w:del w:id="37" w:author="Hughes, Anna E" w:date="2023-06-19T12:41:00Z">
        <w:r w:rsidR="00FE7979">
          <w:delInstrText>bookmark33</w:delInstrText>
        </w:r>
      </w:del>
      <w:ins w:id="38" w:author="Hughes, Anna E" w:date="2023-06-19T12:41:00Z">
        <w:r w:rsidR="00FE7979">
          <w:instrText>bookmark35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(Duncan and</w:t>
      </w:r>
      <w:r>
        <w:rPr>
          <w:spacing w:val="-7"/>
        </w:rPr>
        <w:t xml:space="preserve"> </w:t>
      </w:r>
      <w:r>
        <w:rPr>
          <w:spacing w:val="-6"/>
        </w:rPr>
        <w:t>Humphreys,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  <w:spacing w:before="8"/>
        <w:ind w:left="290"/>
        <w:pPrChange w:id="39" w:author="Hughes, Anna E" w:date="2023-06-19T12:41:00Z">
          <w:pPr>
            <w:pStyle w:val="BodyText"/>
            <w:spacing w:before="8"/>
            <w:ind w:left="170"/>
          </w:pPr>
        </w:pPrChange>
      </w:pPr>
      <w:del w:id="40" w:author="Hughes, Anna E" w:date="2023-06-19T12:41:00Z">
        <w:r>
          <w:rPr>
            <w:rFonts w:ascii="Trebuchet MS"/>
            <w:spacing w:val="-2"/>
            <w:sz w:val="12"/>
          </w:rPr>
          <w:delText>17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"_bookmark33" </w:delInstrText>
        </w:r>
        <w:r w:rsidR="00FE7979">
          <w:fldChar w:fldCharType="separate"/>
        </w:r>
        <w:r>
          <w:rPr>
            <w:spacing w:val="-2"/>
          </w:rPr>
          <w:delText>1989;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"_bookmark29" </w:delInstrText>
        </w:r>
        <w:r w:rsidR="00FE7979">
          <w:fldChar w:fldCharType="separate"/>
        </w:r>
        <w:r>
          <w:rPr>
            <w:spacing w:val="-2"/>
          </w:rPr>
          <w:delText>Cave</w:delText>
        </w:r>
        <w:r>
          <w:rPr>
            <w:spacing w:val="2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Wolfe,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"_bookmark29" </w:delInstrText>
        </w:r>
        <w:r w:rsidR="00FE7979">
          <w:fldChar w:fldCharType="separate"/>
        </w:r>
        <w:r>
          <w:rPr>
            <w:spacing w:val="-2"/>
          </w:rPr>
          <w:delText>1990;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"_bookmark79" </w:delInstrText>
        </w:r>
        <w:r w:rsidR="00FE7979">
          <w:fldChar w:fldCharType="separate"/>
        </w:r>
        <w:r>
          <w:rPr>
            <w:spacing w:val="-2"/>
          </w:rPr>
          <w:delText>Wolfe,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"_bookmark79" </w:delInstrText>
        </w:r>
        <w:r w:rsidR="00FE7979">
          <w:fldChar w:fldCharType="separate"/>
        </w:r>
        <w:r>
          <w:rPr>
            <w:spacing w:val="-2"/>
          </w:rPr>
          <w:delText>1998;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"_bookmark51" </w:delInstrText>
        </w:r>
        <w:r w:rsidR="00FE7979">
          <w:fldChar w:fldCharType="separate"/>
        </w:r>
        <w:r>
          <w:rPr>
            <w:spacing w:val="-2"/>
          </w:rPr>
          <w:delText>Liesefeld</w:delText>
        </w:r>
        <w:r>
          <w:rPr>
            <w:spacing w:val="2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"_bookmark51" </w:delInstrText>
        </w:r>
        <w:r w:rsidR="00FE7979">
          <w:fldChar w:fldCharType="separate"/>
        </w:r>
        <w:r>
          <w:rPr>
            <w:spacing w:val="-2"/>
          </w:rPr>
          <w:delText>2016).</w:delText>
        </w:r>
        <w:r w:rsidR="00FE7979">
          <w:rPr>
            <w:spacing w:val="-2"/>
          </w:rPr>
          <w:fldChar w:fldCharType="end"/>
        </w:r>
      </w:del>
      <w:ins w:id="41" w:author="Hughes, Anna E" w:date="2023-06-19T12:41:00Z">
        <w:r w:rsidR="00C14774">
          <w:rPr>
            <w:rFonts w:ascii="Trebuchet MS"/>
            <w:spacing w:val="-2"/>
            <w:sz w:val="12"/>
          </w:rPr>
          <w:t>17</w:t>
        </w:r>
        <w:r w:rsidR="00C14774">
          <w:rPr>
            <w:rFonts w:ascii="Trebuchet MS"/>
            <w:spacing w:val="38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"_bookmark35" </w:instrText>
        </w:r>
        <w:r w:rsidR="00FE7979">
          <w:fldChar w:fldCharType="separate"/>
        </w:r>
        <w:r w:rsidR="00C14774">
          <w:rPr>
            <w:spacing w:val="-2"/>
          </w:rPr>
          <w:t>1989;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"_bookmark31" </w:instrText>
        </w:r>
        <w:r w:rsidR="00FE7979">
          <w:fldChar w:fldCharType="separate"/>
        </w:r>
        <w:r w:rsidR="00C14774">
          <w:rPr>
            <w:spacing w:val="-2"/>
          </w:rPr>
          <w:t>Cave</w:t>
        </w:r>
        <w:r w:rsidR="00C14774">
          <w:rPr>
            <w:spacing w:val="2"/>
          </w:rPr>
          <w:t xml:space="preserve"> </w:t>
        </w:r>
        <w:r w:rsidR="00C14774">
          <w:rPr>
            <w:spacing w:val="-2"/>
          </w:rPr>
          <w:t>and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Wolfe,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"_bookmark31" </w:instrText>
        </w:r>
        <w:r w:rsidR="00FE7979">
          <w:fldChar w:fldCharType="separate"/>
        </w:r>
        <w:r w:rsidR="00C14774">
          <w:rPr>
            <w:spacing w:val="-2"/>
          </w:rPr>
          <w:t>1990;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"_bookmark83" </w:instrText>
        </w:r>
        <w:r w:rsidR="00FE7979">
          <w:fldChar w:fldCharType="separate"/>
        </w:r>
        <w:r w:rsidR="00C14774">
          <w:rPr>
            <w:spacing w:val="-2"/>
          </w:rPr>
          <w:t>Wolfe,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"_bookmark83" </w:instrText>
        </w:r>
        <w:r w:rsidR="00FE7979">
          <w:fldChar w:fldCharType="separate"/>
        </w:r>
        <w:r w:rsidR="00C14774">
          <w:rPr>
            <w:spacing w:val="-2"/>
          </w:rPr>
          <w:t>1998;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"_bookmark53" </w:instrText>
        </w:r>
        <w:r w:rsidR="00FE7979">
          <w:fldChar w:fldCharType="separate"/>
        </w:r>
        <w:r w:rsidR="00C14774">
          <w:rPr>
            <w:spacing w:val="-2"/>
          </w:rPr>
          <w:t>Liesefeld</w:t>
        </w:r>
        <w:r w:rsidR="00C14774">
          <w:rPr>
            <w:spacing w:val="2"/>
          </w:rPr>
          <w:t xml:space="preserve"> </w:t>
        </w:r>
        <w:r w:rsidR="00C14774">
          <w:rPr>
            <w:spacing w:val="-2"/>
          </w:rPr>
          <w:t>et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"_bookmark53" </w:instrText>
        </w:r>
        <w:r w:rsidR="00FE7979">
          <w:fldChar w:fldCharType="separate"/>
        </w:r>
        <w:r w:rsidR="00C14774">
          <w:rPr>
            <w:spacing w:val="-2"/>
          </w:rPr>
          <w:t>2016).</w:t>
        </w:r>
        <w:r w:rsidR="00FE7979">
          <w:rPr>
            <w:spacing w:val="-2"/>
          </w:rPr>
          <w:fldChar w:fldCharType="end"/>
        </w:r>
      </w:ins>
      <w:r w:rsidR="00C14774">
        <w:rPr>
          <w:spacing w:val="30"/>
        </w:rPr>
        <w:t xml:space="preserve"> </w:t>
      </w:r>
      <w:r w:rsidR="00C14774">
        <w:rPr>
          <w:spacing w:val="-2"/>
        </w:rPr>
        <w:t>Recent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work</w:t>
      </w:r>
    </w:p>
    <w:p w:rsidR="00485016" w:rsidRDefault="00C14774">
      <w:pPr>
        <w:pStyle w:val="BodyText"/>
        <w:ind w:left="290"/>
        <w:pPrChange w:id="4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w w:val="90"/>
          <w:sz w:val="12"/>
        </w:rPr>
        <w:t>18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has</w:t>
      </w:r>
      <w:r>
        <w:rPr>
          <w:spacing w:val="-2"/>
        </w:rPr>
        <w:t xml:space="preserve"> </w:t>
      </w:r>
      <w:r>
        <w:rPr>
          <w:w w:val="90"/>
        </w:rPr>
        <w:t>also</w:t>
      </w:r>
      <w:r>
        <w:rPr>
          <w:spacing w:val="-3"/>
        </w:rPr>
        <w:t xml:space="preserve"> </w:t>
      </w:r>
      <w:r>
        <w:rPr>
          <w:w w:val="90"/>
        </w:rPr>
        <w:t>attempted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model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variation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search</w:t>
      </w:r>
      <w:r>
        <w:rPr>
          <w:spacing w:val="-2"/>
        </w:rPr>
        <w:t xml:space="preserve"> </w:t>
      </w:r>
      <w:r>
        <w:rPr>
          <w:w w:val="90"/>
        </w:rPr>
        <w:t>slopes</w:t>
      </w:r>
      <w:r>
        <w:rPr>
          <w:spacing w:val="-3"/>
        </w:rPr>
        <w:t xml:space="preserve"> </w:t>
      </w:r>
      <w:r>
        <w:rPr>
          <w:w w:val="90"/>
        </w:rPr>
        <w:t>at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boundary</w:t>
      </w:r>
      <w:r>
        <w:rPr>
          <w:spacing w:val="-2"/>
        </w:rPr>
        <w:t xml:space="preserve"> </w:t>
      </w:r>
      <w:r>
        <w:rPr>
          <w:spacing w:val="-2"/>
          <w:w w:val="90"/>
        </w:rPr>
        <w:t>between</w:t>
      </w:r>
    </w:p>
    <w:p w:rsidR="00485016" w:rsidRDefault="00C14774">
      <w:pPr>
        <w:pStyle w:val="BodyText"/>
        <w:spacing w:before="8"/>
        <w:ind w:left="290"/>
        <w:pPrChange w:id="43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19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4"/>
        </w:rPr>
        <w:t>inefficient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efficient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del w:id="44" w:author="Hughes, Anna E" w:date="2023-06-19T12:41:00Z">
        <w:r w:rsidR="00FE7979">
          <w:fldChar w:fldCharType="begin"/>
        </w:r>
        <w:r w:rsidR="00FE7979">
          <w:delInstrText xml:space="preserve"> HYPERLINK \l "_bookmark51" </w:delInstrText>
        </w:r>
        <w:r w:rsidR="00FE7979">
          <w:fldChar w:fldCharType="separate"/>
        </w:r>
        <w:r w:rsidR="00F7725C">
          <w:rPr>
            <w:spacing w:val="-4"/>
          </w:rPr>
          <w:delText>(Liesefeld</w:delText>
        </w:r>
        <w:r w:rsidR="00F7725C">
          <w:rPr>
            <w:spacing w:val="-6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</w:del>
      <w:ins w:id="45" w:author="Hughes, Anna E" w:date="2023-06-19T12:41:00Z">
        <w:r w:rsidR="00FE7979">
          <w:fldChar w:fldCharType="begin"/>
        </w:r>
        <w:r w:rsidR="00FE7979">
          <w:instrText xml:space="preserve"> HYPERLINK \l "_bookmark53" </w:instrText>
        </w:r>
        <w:r w:rsidR="00FE7979">
          <w:fldChar w:fldCharType="separate"/>
        </w:r>
        <w:r>
          <w:rPr>
            <w:spacing w:val="-4"/>
          </w:rPr>
          <w:t>(Liesefeld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</w:ins>
      <w:r>
        <w:rPr>
          <w:spacing w:val="-6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46" w:author="Hughes, Anna E" w:date="2023-06-19T12:41:00Z">
        <w:r w:rsidR="00FE7979">
          <w:delInstrText>bookmark51</w:delInstrText>
        </w:r>
      </w:del>
      <w:ins w:id="47" w:author="Hughes, Anna E" w:date="2023-06-19T12:41:00Z">
        <w:r w:rsidR="00FE7979">
          <w:instrText>bookmark53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2016).</w:t>
      </w:r>
      <w:r w:rsidR="00FE7979">
        <w:rPr>
          <w:spacing w:val="-4"/>
        </w:rPr>
        <w:fldChar w:fldCharType="end"/>
      </w:r>
    </w:p>
    <w:p w:rsidR="00485016" w:rsidRDefault="00C14774">
      <w:pPr>
        <w:pStyle w:val="BodyText"/>
        <w:tabs>
          <w:tab w:val="left" w:pos="968"/>
        </w:tabs>
        <w:spacing w:before="8"/>
        <w:ind w:left="290"/>
        <w:pPrChange w:id="48" w:author="Hughes, Anna E" w:date="2023-06-19T12:41:00Z">
          <w:pPr>
            <w:pStyle w:val="BodyText"/>
            <w:tabs>
              <w:tab w:val="left" w:pos="848"/>
            </w:tabs>
            <w:spacing w:before="8"/>
            <w:ind w:left="170"/>
          </w:pPr>
        </w:pPrChange>
      </w:pPr>
      <w:r>
        <w:rPr>
          <w:rFonts w:ascii="Trebuchet MS"/>
          <w:spacing w:val="-5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2"/>
        </w:rPr>
        <w:t xml:space="preserve"> </w:t>
      </w:r>
      <w:r>
        <w:rPr>
          <w:w w:val="90"/>
        </w:rPr>
        <w:t>current</w:t>
      </w:r>
      <w:r>
        <w:rPr>
          <w:spacing w:val="22"/>
        </w:rPr>
        <w:t xml:space="preserve"> </w:t>
      </w:r>
      <w:r>
        <w:rPr>
          <w:w w:val="90"/>
        </w:rPr>
        <w:t>study,</w:t>
      </w:r>
      <w:r>
        <w:rPr>
          <w:spacing w:val="25"/>
        </w:rPr>
        <w:t xml:space="preserve"> </w:t>
      </w:r>
      <w:r>
        <w:rPr>
          <w:w w:val="90"/>
        </w:rPr>
        <w:t>we</w:t>
      </w:r>
      <w:r>
        <w:rPr>
          <w:spacing w:val="22"/>
        </w:rPr>
        <w:t xml:space="preserve"> </w:t>
      </w:r>
      <w:r>
        <w:rPr>
          <w:w w:val="90"/>
        </w:rPr>
        <w:t>are</w:t>
      </w:r>
      <w:r>
        <w:rPr>
          <w:spacing w:val="22"/>
        </w:rPr>
        <w:t xml:space="preserve"> </w:t>
      </w:r>
      <w:r>
        <w:rPr>
          <w:w w:val="90"/>
        </w:rPr>
        <w:t>interested</w:t>
      </w:r>
      <w:r>
        <w:rPr>
          <w:spacing w:val="21"/>
        </w:rPr>
        <w:t xml:space="preserve"> </w:t>
      </w:r>
      <w:r>
        <w:rPr>
          <w:w w:val="90"/>
        </w:rPr>
        <w:t>in</w:t>
      </w:r>
      <w:r>
        <w:rPr>
          <w:spacing w:val="22"/>
        </w:rPr>
        <w:t xml:space="preserve"> </w:t>
      </w:r>
      <w:r>
        <w:rPr>
          <w:w w:val="90"/>
        </w:rPr>
        <w:t>what</w:t>
      </w:r>
      <w:r>
        <w:rPr>
          <w:spacing w:val="22"/>
        </w:rPr>
        <w:t xml:space="preserve"> </w:t>
      </w:r>
      <w:r>
        <w:rPr>
          <w:w w:val="90"/>
        </w:rPr>
        <w:t>has</w:t>
      </w:r>
      <w:r>
        <w:rPr>
          <w:spacing w:val="21"/>
        </w:rPr>
        <w:t xml:space="preserve"> </w:t>
      </w:r>
      <w:r>
        <w:rPr>
          <w:w w:val="90"/>
        </w:rPr>
        <w:t>traditionally</w:t>
      </w:r>
      <w:r>
        <w:rPr>
          <w:spacing w:val="22"/>
        </w:rPr>
        <w:t xml:space="preserve"> </w:t>
      </w:r>
      <w:r>
        <w:rPr>
          <w:w w:val="90"/>
        </w:rPr>
        <w:t>been</w:t>
      </w:r>
      <w:r>
        <w:rPr>
          <w:spacing w:val="22"/>
        </w:rPr>
        <w:t xml:space="preserve"> </w:t>
      </w:r>
      <w:r>
        <w:rPr>
          <w:spacing w:val="-2"/>
          <w:w w:val="90"/>
        </w:rPr>
        <w:t>termed</w:t>
      </w:r>
    </w:p>
    <w:p w:rsidR="00485016" w:rsidRDefault="00C14774">
      <w:pPr>
        <w:pStyle w:val="BodyText"/>
        <w:ind w:left="290"/>
        <w:pPrChange w:id="49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21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efficient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parallel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factors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affect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3"/>
        </w:rPr>
        <w:t xml:space="preserve"> </w:t>
      </w:r>
      <w:r>
        <w:rPr>
          <w:spacing w:val="-6"/>
        </w:rPr>
        <w:t>condi-</w:t>
      </w:r>
    </w:p>
    <w:p w:rsidR="00485016" w:rsidRDefault="00C14774">
      <w:pPr>
        <w:pStyle w:val="BodyText"/>
        <w:spacing w:before="8"/>
        <w:ind w:left="290"/>
        <w:pPrChange w:id="50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tions.</w:t>
      </w:r>
      <w:r>
        <w:rPr>
          <w:spacing w:val="26"/>
        </w:rPr>
        <w:t xml:space="preserve"> </w:t>
      </w:r>
      <w:r>
        <w:rPr>
          <w:spacing w:val="-4"/>
        </w:rPr>
        <w:t>Recent</w:t>
      </w:r>
      <w:r>
        <w:rPr>
          <w:spacing w:val="-1"/>
        </w:rPr>
        <w:t xml:space="preserve"> </w:t>
      </w:r>
      <w:r>
        <w:rPr>
          <w:spacing w:val="-4"/>
        </w:rPr>
        <w:t>work</w:t>
      </w:r>
      <w:r>
        <w:rPr>
          <w:spacing w:val="-2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suggested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efficient</w:t>
      </w:r>
      <w:r>
        <w:rPr>
          <w:spacing w:val="-2"/>
        </w:rPr>
        <w:t xml:space="preserve"> </w:t>
      </w:r>
      <w:r>
        <w:rPr>
          <w:spacing w:val="-4"/>
        </w:rPr>
        <w:t>search,</w:t>
      </w:r>
      <w:r>
        <w:rPr>
          <w:spacing w:val="1"/>
        </w:rPr>
        <w:t xml:space="preserve"> </w:t>
      </w:r>
      <w:r>
        <w:rPr>
          <w:spacing w:val="-4"/>
        </w:rPr>
        <w:t>there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logarithmic</w:t>
      </w:r>
    </w:p>
    <w:p w:rsidR="00485016" w:rsidRDefault="00C14774">
      <w:pPr>
        <w:pStyle w:val="BodyText"/>
        <w:ind w:left="290"/>
        <w:pPrChange w:id="51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23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1"/>
        </w:rPr>
        <w:t xml:space="preserve"> </w:t>
      </w:r>
      <w:r>
        <w:rPr>
          <w:spacing w:val="-6"/>
        </w:rPr>
        <w:t>distractor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2"/>
        </w:rPr>
        <w:t xml:space="preserve"> </w:t>
      </w:r>
      <w:r>
        <w:rPr>
          <w:spacing w:val="-6"/>
        </w:rPr>
        <w:t>size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this</w:t>
      </w:r>
      <w:r>
        <w:rPr>
          <w:spacing w:val="2"/>
        </w:rPr>
        <w:t xml:space="preserve"> </w:t>
      </w:r>
      <w:r>
        <w:rPr>
          <w:spacing w:val="-6"/>
        </w:rPr>
        <w:t>relation-</w:t>
      </w:r>
    </w:p>
    <w:p w:rsidR="00485016" w:rsidRDefault="00C14774">
      <w:pPr>
        <w:pStyle w:val="BodyText"/>
        <w:spacing w:before="8"/>
        <w:ind w:left="290"/>
        <w:pPrChange w:id="52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8"/>
          <w:sz w:val="12"/>
        </w:rPr>
        <w:t>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ship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modified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target-distractor</w:t>
      </w:r>
      <w:r>
        <w:rPr>
          <w:spacing w:val="-1"/>
        </w:rPr>
        <w:t xml:space="preserve"> </w:t>
      </w:r>
      <w:r>
        <w:rPr>
          <w:spacing w:val="-8"/>
        </w:rPr>
        <w:t>similarity</w:t>
      </w:r>
      <w:r>
        <w:rPr>
          <w:spacing w:val="-2"/>
        </w:rPr>
        <w:t xml:space="preserve"> </w:t>
      </w:r>
      <w:del w:id="53" w:author="Hughes, Anna E" w:date="2023-06-19T12:41:00Z">
        <w:r w:rsidR="00FE7979">
          <w:fldChar w:fldCharType="begin"/>
        </w:r>
        <w:r w:rsidR="00FE7979">
          <w:delInstrText xml:space="preserve"> HYPERLINK \l "_bookmark26" </w:delInstrText>
        </w:r>
        <w:r w:rsidR="00FE7979">
          <w:fldChar w:fldCharType="separate"/>
        </w:r>
        <w:r w:rsidR="00F7725C">
          <w:rPr>
            <w:spacing w:val="-8"/>
          </w:rPr>
          <w:delText>(Buetti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et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8"/>
          </w:rPr>
          <w:delText>al.,</w:delText>
        </w:r>
        <w:r w:rsidR="00FE7979">
          <w:rPr>
            <w:spacing w:val="-8"/>
          </w:rPr>
          <w:fldChar w:fldCharType="end"/>
        </w:r>
      </w:del>
      <w:ins w:id="54" w:author="Hughes, Anna E" w:date="2023-06-19T12:41:00Z">
        <w:r w:rsidR="00FE7979">
          <w:fldChar w:fldCharType="begin"/>
        </w:r>
        <w:r w:rsidR="00FE7979">
          <w:instrText xml:space="preserve"> HYPERLINK \l "_bookmark28" </w:instrText>
        </w:r>
        <w:r w:rsidR="00FE7979">
          <w:fldChar w:fldCharType="separate"/>
        </w:r>
        <w:r>
          <w:rPr>
            <w:spacing w:val="-8"/>
          </w:rPr>
          <w:t>(Buetti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al.,</w:t>
        </w:r>
        <w:r w:rsidR="00FE7979">
          <w:rPr>
            <w:spacing w:val="-8"/>
          </w:rPr>
          <w:fldChar w:fldCharType="end"/>
        </w:r>
      </w:ins>
      <w:r>
        <w:rPr>
          <w:spacing w:val="-1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55" w:author="Hughes, Anna E" w:date="2023-06-19T12:41:00Z">
        <w:r w:rsidR="00FE7979">
          <w:delInstrText>bookmark26</w:delInstrText>
        </w:r>
      </w:del>
      <w:ins w:id="56" w:author="Hughes, Anna E" w:date="2023-06-19T12:41:00Z">
        <w:r w:rsidR="00FE7979">
          <w:instrText>bookmark28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8"/>
        </w:rPr>
        <w:t>2016),</w:t>
      </w:r>
      <w:r w:rsidR="00FE7979">
        <w:rPr>
          <w:spacing w:val="-8"/>
        </w:rPr>
        <w:fldChar w:fldCharType="end"/>
      </w:r>
      <w:r>
        <w:rPr>
          <w:spacing w:val="-1"/>
        </w:rPr>
        <w:t xml:space="preserve"> </w:t>
      </w:r>
      <w:r>
        <w:rPr>
          <w:spacing w:val="-8"/>
        </w:rPr>
        <w:t>providing</w:t>
      </w:r>
    </w:p>
    <w:p w:rsidR="00485016" w:rsidRDefault="00C14774">
      <w:pPr>
        <w:pStyle w:val="BodyText"/>
        <w:ind w:left="290"/>
        <w:pPrChange w:id="57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evidence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4"/>
        </w:rPr>
        <w:t xml:space="preserve"> </w:t>
      </w:r>
      <w:r>
        <w:rPr>
          <w:spacing w:val="-6"/>
        </w:rPr>
        <w:t>behaviour</w:t>
      </w:r>
      <w:r>
        <w:rPr>
          <w:spacing w:val="5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parallel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is</w:t>
      </w:r>
      <w:r>
        <w:rPr>
          <w:spacing w:val="4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complex</w:t>
      </w:r>
      <w:r>
        <w:rPr>
          <w:spacing w:val="4"/>
        </w:rPr>
        <w:t xml:space="preserve"> </w:t>
      </w:r>
      <w:r>
        <w:rPr>
          <w:spacing w:val="-6"/>
        </w:rPr>
        <w:t>than</w:t>
      </w:r>
      <w:r>
        <w:rPr>
          <w:spacing w:val="5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pre-</w:t>
      </w:r>
    </w:p>
    <w:p w:rsidR="00485016" w:rsidRDefault="00C14774">
      <w:pPr>
        <w:pStyle w:val="BodyText"/>
        <w:spacing w:before="8"/>
        <w:ind w:left="290"/>
        <w:pPrChange w:id="58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spacing w:val="-6"/>
          <w:sz w:val="12"/>
        </w:rPr>
        <w:t>26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viously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assumed.</w:t>
      </w:r>
      <w:r>
        <w:rPr>
          <w:spacing w:val="12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observation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formed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basis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‘Target</w:t>
      </w:r>
      <w:r>
        <w:rPr>
          <w:spacing w:val="-4"/>
        </w:rPr>
        <w:t xml:space="preserve"> </w:t>
      </w:r>
      <w:r>
        <w:rPr>
          <w:spacing w:val="-6"/>
        </w:rPr>
        <w:t>Con-</w:t>
      </w:r>
    </w:p>
    <w:p w:rsidR="00485016" w:rsidRDefault="00C14774">
      <w:pPr>
        <w:pStyle w:val="BodyText"/>
        <w:ind w:left="290"/>
        <w:pPrChange w:id="59" w:author="Hughes, Anna E" w:date="2023-06-19T12:41:00Z">
          <w:pPr>
            <w:pStyle w:val="BodyText"/>
            <w:ind w:left="170"/>
          </w:pPr>
        </w:pPrChange>
      </w:pPr>
      <w:r>
        <w:rPr>
          <w:rFonts w:ascii="Trebuchet MS" w:hAnsi="Trebuchet MS"/>
          <w:spacing w:val="-2"/>
          <w:sz w:val="12"/>
        </w:rPr>
        <w:t>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2"/>
        </w:rPr>
        <w:t>trast</w:t>
      </w:r>
      <w:r>
        <w:rPr>
          <w:spacing w:val="3"/>
        </w:rPr>
        <w:t xml:space="preserve"> </w:t>
      </w:r>
      <w:r>
        <w:rPr>
          <w:spacing w:val="-2"/>
        </w:rPr>
        <w:t>Signal</w:t>
      </w:r>
      <w:r>
        <w:rPr>
          <w:spacing w:val="2"/>
        </w:rPr>
        <w:t xml:space="preserve"> </w:t>
      </w:r>
      <w:r>
        <w:rPr>
          <w:spacing w:val="-2"/>
        </w:rPr>
        <w:t>(TCS)</w:t>
      </w:r>
      <w:r>
        <w:rPr>
          <w:spacing w:val="2"/>
        </w:rPr>
        <w:t xml:space="preserve"> </w:t>
      </w:r>
      <w:r>
        <w:rPr>
          <w:spacing w:val="-2"/>
        </w:rPr>
        <w:t>Theory’</w:t>
      </w:r>
      <w:r>
        <w:rPr>
          <w:spacing w:val="2"/>
        </w:rPr>
        <w:t xml:space="preserve"> </w:t>
      </w:r>
      <w:del w:id="60" w:author="Hughes, Anna E" w:date="2023-06-19T12:41:00Z"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 w:rsidR="00F7725C">
          <w:rPr>
            <w:spacing w:val="-2"/>
          </w:rPr>
          <w:delText>(Lleras</w:delText>
        </w:r>
        <w:r w:rsidR="00F7725C">
          <w:rPr>
            <w:spacing w:val="3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2"/>
          </w:rPr>
          <w:delText xml:space="preserve"> </w:delText>
        </w:r>
        <w:r w:rsidR="00F7725C"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 w:rsidR="00F7725C">
          <w:rPr>
            <w:spacing w:val="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 w:rsidR="00F7725C">
          <w:rPr>
            <w:spacing w:val="-2"/>
          </w:rPr>
          <w:delText>2020),</w:delText>
        </w:r>
        <w:r w:rsidR="00FE7979">
          <w:rPr>
            <w:spacing w:val="-2"/>
          </w:rPr>
          <w:fldChar w:fldCharType="end"/>
        </w:r>
      </w:del>
      <w:ins w:id="61" w:author="Hughes, Anna E" w:date="2023-06-19T12:41:00Z"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2"/>
          </w:rPr>
          <w:t>(Lleras</w:t>
        </w:r>
        <w:r>
          <w:rPr>
            <w:spacing w:val="3"/>
          </w:rPr>
          <w:t xml:space="preserve"> </w:t>
        </w:r>
        <w:r>
          <w:rPr>
            <w:spacing w:val="-2"/>
          </w:rPr>
          <w:t>et</w:t>
        </w:r>
        <w:r>
          <w:rPr>
            <w:spacing w:val="2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>
          <w:rPr>
            <w:spacing w:val="2"/>
          </w:rPr>
          <w:t xml:space="preserve"> </w:t>
        </w:r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2"/>
          </w:rPr>
          <w:t>2020),</w:t>
        </w:r>
        <w:r w:rsidR="00FE7979">
          <w:rPr>
            <w:spacing w:val="-2"/>
          </w:rPr>
          <w:fldChar w:fldCharType="end"/>
        </w:r>
      </w:ins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aims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means</w:t>
      </w:r>
    </w:p>
    <w:p w:rsidR="00485016" w:rsidRDefault="00C14774">
      <w:pPr>
        <w:pStyle w:val="BodyText"/>
        <w:spacing w:before="8"/>
        <w:ind w:left="290"/>
        <w:pPrChange w:id="62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predicting</w:t>
      </w:r>
      <w:r>
        <w:rPr>
          <w:spacing w:val="-2"/>
        </w:rPr>
        <w:t xml:space="preserve"> </w:t>
      </w:r>
      <w:r>
        <w:rPr>
          <w:spacing w:val="-6"/>
        </w:rPr>
        <w:t>observer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new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2"/>
        </w:rPr>
        <w:t xml:space="preserve"> </w:t>
      </w:r>
      <w:r>
        <w:rPr>
          <w:spacing w:val="-6"/>
        </w:rPr>
        <w:t>arrays</w:t>
      </w:r>
      <w:r>
        <w:rPr>
          <w:spacing w:val="-2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quantifying</w:t>
      </w:r>
      <w:r>
        <w:rPr>
          <w:spacing w:val="-3"/>
        </w:rPr>
        <w:t xml:space="preserve"> </w:t>
      </w:r>
      <w:r>
        <w:rPr>
          <w:spacing w:val="-6"/>
        </w:rPr>
        <w:t>target-</w:t>
      </w:r>
    </w:p>
    <w:p w:rsidR="00485016" w:rsidRDefault="00C14774">
      <w:pPr>
        <w:pStyle w:val="BodyText"/>
        <w:ind w:left="290"/>
        <w:pPrChange w:id="63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distractor</w:t>
      </w:r>
      <w:r>
        <w:rPr>
          <w:spacing w:val="-3"/>
        </w:rPr>
        <w:t xml:space="preserve"> </w:t>
      </w:r>
      <w:r>
        <w:rPr>
          <w:spacing w:val="-6"/>
        </w:rPr>
        <w:t>differences.</w:t>
      </w:r>
      <w:r>
        <w:rPr>
          <w:spacing w:val="12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measuring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slopes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conditions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485016" w:rsidRDefault="00C14774">
      <w:pPr>
        <w:spacing w:before="8"/>
        <w:ind w:left="290"/>
        <w:rPr>
          <w:rFonts w:ascii="Times New Roman"/>
          <w:i/>
          <w:sz w:val="24"/>
        </w:rPr>
        <w:pPrChange w:id="64" w:author="Hughes, Anna E" w:date="2023-06-19T12:41:00Z">
          <w:pPr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colour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or</w:t>
      </w:r>
    </w:p>
    <w:p w:rsidR="00485016" w:rsidRDefault="00C14774">
      <w:pPr>
        <w:pStyle w:val="BodyText"/>
        <w:spacing w:before="8"/>
        <w:ind w:left="290"/>
        <w:pPrChange w:id="65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31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shape),</w:t>
      </w:r>
      <w:r>
        <w:rPr>
          <w:spacing w:val="4"/>
        </w:rPr>
        <w:t xml:space="preserve"> </w:t>
      </w:r>
      <w:r>
        <w:rPr>
          <w:spacing w:val="-4"/>
        </w:rPr>
        <w:t>it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shown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predict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times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arrays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which</w:t>
      </w:r>
    </w:p>
    <w:p w:rsidR="00485016" w:rsidRDefault="00C14774">
      <w:pPr>
        <w:pStyle w:val="BodyText"/>
        <w:ind w:left="290"/>
        <w:pPrChange w:id="66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32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 target differs</w:t>
      </w:r>
      <w:r>
        <w:rPr>
          <w:spacing w:val="-5"/>
        </w:rPr>
        <w:t xml:space="preserve"> </w:t>
      </w:r>
      <w:r>
        <w:rPr>
          <w:spacing w:val="-4"/>
        </w:rPr>
        <w:t>from the distractors</w:t>
      </w:r>
      <w:r>
        <w:rPr>
          <w:spacing w:val="-5"/>
        </w:rPr>
        <w:t xml:space="preserve"> </w:t>
      </w:r>
      <w:r>
        <w:rPr>
          <w:spacing w:val="-4"/>
        </w:rPr>
        <w:t>along two</w:t>
      </w:r>
      <w:r>
        <w:rPr>
          <w:spacing w:val="-5"/>
        </w:rPr>
        <w:t xml:space="preserve"> </w:t>
      </w:r>
      <w:r>
        <w:rPr>
          <w:spacing w:val="-4"/>
        </w:rPr>
        <w:t>features (e.g.,</w:t>
      </w:r>
      <w:r>
        <w:rPr>
          <w:spacing w:val="-2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>and</w:t>
      </w:r>
      <w:r>
        <w:rPr>
          <w:rFonts w:ascii="Times New Roman"/>
          <w:i/>
          <w:spacing w:val="-6"/>
        </w:rPr>
        <w:t xml:space="preserve"> </w:t>
      </w:r>
      <w:r>
        <w:rPr>
          <w:spacing w:val="-4"/>
        </w:rPr>
        <w:t>shape)</w:t>
      </w:r>
    </w:p>
    <w:p w:rsidR="00485016" w:rsidRDefault="00C14774">
      <w:pPr>
        <w:spacing w:before="8"/>
        <w:ind w:left="290"/>
        <w:rPr>
          <w:sz w:val="24"/>
        </w:rPr>
        <w:pPrChange w:id="67" w:author="Hughes, Anna E" w:date="2023-06-19T12:41:00Z">
          <w:pPr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33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refer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double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6"/>
          <w:sz w:val="24"/>
        </w:rPr>
        <w:t xml:space="preserve"> </w:t>
      </w:r>
      <w:del w:id="68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  <w:sz w:val="24"/>
          </w:rPr>
          <w:delText>(Buetti</w:delText>
        </w:r>
        <w:r w:rsidR="00F7725C">
          <w:rPr>
            <w:spacing w:val="5"/>
            <w:sz w:val="24"/>
          </w:rPr>
          <w:delText xml:space="preserve"> </w:delText>
        </w:r>
        <w:r w:rsidR="00F7725C">
          <w:rPr>
            <w:spacing w:val="-2"/>
            <w:sz w:val="24"/>
          </w:rPr>
          <w:delText>et</w:delText>
        </w:r>
        <w:r w:rsidR="00F7725C">
          <w:rPr>
            <w:spacing w:val="6"/>
            <w:sz w:val="24"/>
          </w:rPr>
          <w:delText xml:space="preserve"> </w:delText>
        </w:r>
        <w:r w:rsidR="00F7725C">
          <w:rPr>
            <w:spacing w:val="-2"/>
            <w:sz w:val="24"/>
          </w:rPr>
          <w:delText>al.,</w:delText>
        </w:r>
        <w:r w:rsidR="00FE7979">
          <w:rPr>
            <w:spacing w:val="-2"/>
            <w:sz w:val="24"/>
          </w:rPr>
          <w:fldChar w:fldCharType="end"/>
        </w:r>
      </w:del>
      <w:ins w:id="69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  <w:sz w:val="24"/>
          </w:rPr>
          <w:t>(Buetti</w:t>
        </w:r>
        <w:r>
          <w:rPr>
            <w:spacing w:val="5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6"/>
            <w:sz w:val="24"/>
          </w:rPr>
          <w:t xml:space="preserve"> </w:t>
        </w:r>
        <w:r>
          <w:rPr>
            <w:spacing w:val="-2"/>
            <w:sz w:val="24"/>
          </w:rPr>
          <w:t>al.,</w:t>
        </w:r>
        <w:r w:rsidR="00FE7979">
          <w:rPr>
            <w:spacing w:val="-2"/>
            <w:sz w:val="24"/>
          </w:rPr>
          <w:fldChar w:fldCharType="end"/>
        </w:r>
      </w:ins>
      <w:r>
        <w:rPr>
          <w:spacing w:val="5"/>
          <w:sz w:val="24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70" w:author="Hughes, Anna E" w:date="2023-06-19T12:41:00Z">
        <w:r w:rsidR="00FE7979">
          <w:delInstrText>bookmark27</w:delInstrText>
        </w:r>
      </w:del>
      <w:ins w:id="71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2"/>
          <w:sz w:val="24"/>
        </w:rPr>
        <w:t>2019)</w:t>
      </w:r>
      <w:r w:rsidR="00FE7979">
        <w:rPr>
          <w:spacing w:val="-2"/>
          <w:sz w:val="24"/>
        </w:rPr>
        <w:fldChar w:fldCharType="end"/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(but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simi-</w:t>
      </w:r>
    </w:p>
    <w:p w:rsidR="00485016" w:rsidRDefault="00C14774">
      <w:pPr>
        <w:pStyle w:val="BodyText"/>
        <w:ind w:left="290"/>
        <w:pPrChange w:id="7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 w:hAnsi="Trebuchet MS"/>
          <w:spacing w:val="-4"/>
          <w:sz w:val="12"/>
        </w:rPr>
        <w:t>34</w:t>
      </w:r>
      <w:r>
        <w:rPr>
          <w:rFonts w:ascii="Trebuchet MS" w:hAnsi="Trebuchet MS"/>
          <w:spacing w:val="77"/>
          <w:w w:val="150"/>
          <w:sz w:val="12"/>
        </w:rPr>
        <w:t xml:space="preserve"> </w:t>
      </w:r>
      <w:r>
        <w:rPr>
          <w:spacing w:val="-4"/>
        </w:rPr>
        <w:t>lar</w:t>
      </w:r>
      <w:r>
        <w:rPr>
          <w:spacing w:val="-2"/>
        </w:rPr>
        <w:t xml:space="preserve"> </w:t>
      </w:r>
      <w:r>
        <w:rPr>
          <w:spacing w:val="-4"/>
        </w:rPr>
        <w:t>paradigms</w:t>
      </w:r>
      <w:r>
        <w:t xml:space="preserve"> </w:t>
      </w:r>
      <w:r>
        <w:rPr>
          <w:spacing w:val="-4"/>
        </w:rPr>
        <w:t>have</w:t>
      </w:r>
      <w:r>
        <w:rPr>
          <w:spacing w:val="-2"/>
        </w:rP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known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2"/>
        </w:rPr>
        <w:t xml:space="preserve"> </w:t>
      </w:r>
      <w:r>
        <w:rPr>
          <w:spacing w:val="-4"/>
        </w:rPr>
        <w:t>other</w:t>
      </w:r>
      <w:r>
        <w:t xml:space="preserve"> </w:t>
      </w:r>
      <w:r>
        <w:rPr>
          <w:spacing w:val="-4"/>
        </w:rPr>
        <w:t>names</w:t>
      </w:r>
      <w:r>
        <w:rPr>
          <w:spacing w:val="-1"/>
        </w:rPr>
        <w:t xml:space="preserve"> </w:t>
      </w:r>
      <w:r>
        <w:rPr>
          <w:spacing w:val="-4"/>
        </w:rPr>
        <w:t>e.g.</w:t>
      </w:r>
      <w:r>
        <w:rPr>
          <w:spacing w:val="33"/>
        </w:rPr>
        <w:t xml:space="preserve"> </w:t>
      </w:r>
      <w:r>
        <w:rPr>
          <w:spacing w:val="-4"/>
        </w:rPr>
        <w:t>’redundant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search’</w:t>
      </w:r>
    </w:p>
    <w:p w:rsidR="00485016" w:rsidRDefault="00C14774">
      <w:pPr>
        <w:pStyle w:val="BodyText"/>
        <w:spacing w:before="8"/>
        <w:ind w:left="290"/>
        <w:pPrChange w:id="73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w w:val="95"/>
          <w:sz w:val="12"/>
        </w:rPr>
        <w:t>35</w:t>
      </w:r>
      <w:r>
        <w:rPr>
          <w:rFonts w:ascii="Trebuchet MS" w:hAnsi="Trebuchet MS"/>
          <w:spacing w:val="44"/>
          <w:sz w:val="12"/>
        </w:rPr>
        <w:t xml:space="preserve">  </w:t>
      </w:r>
      <w:del w:id="74" w:author="Hughes, Anna E" w:date="2023-06-19T12:41:00Z">
        <w:r w:rsidR="00FE7979">
          <w:fldChar w:fldCharType="begin"/>
        </w:r>
        <w:r w:rsidR="00FE7979">
          <w:delInstrText xml:space="preserve"> HYPERLINK \l "_bookmark48" </w:delInstrText>
        </w:r>
        <w:r w:rsidR="00FE7979">
          <w:fldChar w:fldCharType="separate"/>
        </w:r>
        <w:r w:rsidR="00F7725C">
          <w:rPr>
            <w:w w:val="95"/>
          </w:rPr>
          <w:delText>(Krummenacher</w:delText>
        </w:r>
        <w:r w:rsidR="00F7725C">
          <w:rPr>
            <w:spacing w:val="8"/>
          </w:rPr>
          <w:delText xml:space="preserve"> </w:delText>
        </w:r>
        <w:r w:rsidR="00F7725C">
          <w:rPr>
            <w:w w:val="95"/>
          </w:rPr>
          <w:delText>and</w:delText>
        </w:r>
        <w:r w:rsidR="00F7725C">
          <w:rPr>
            <w:spacing w:val="9"/>
          </w:rPr>
          <w:delText xml:space="preserve"> </w:delText>
        </w:r>
        <w:r w:rsidR="00F7725C">
          <w:rPr>
            <w:spacing w:val="10"/>
            <w:w w:val="104"/>
          </w:rPr>
          <w:delText>M</w:delText>
        </w:r>
        <w:r w:rsidR="00F7725C">
          <w:rPr>
            <w:spacing w:val="-90"/>
            <w:w w:val="86"/>
          </w:rPr>
          <w:delText>u</w:delText>
        </w:r>
        <w:r w:rsidR="00F7725C">
          <w:rPr>
            <w:spacing w:val="29"/>
            <w:w w:val="112"/>
          </w:rPr>
          <w:delText>¨</w:delText>
        </w:r>
        <w:r w:rsidR="00F7725C">
          <w:rPr>
            <w:spacing w:val="10"/>
            <w:w w:val="91"/>
          </w:rPr>
          <w:delText>ller,</w:delText>
        </w:r>
        <w:r w:rsidR="00FE7979">
          <w:rPr>
            <w:spacing w:val="10"/>
            <w:w w:val="91"/>
          </w:rPr>
          <w:fldChar w:fldCharType="end"/>
        </w:r>
        <w:r w:rsidR="00F7725C">
          <w:rPr>
            <w:spacing w:val="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"_bookmark48" </w:delInstrText>
        </w:r>
        <w:r w:rsidR="00FE7979">
          <w:fldChar w:fldCharType="separate"/>
        </w:r>
        <w:r w:rsidR="00F7725C">
          <w:rPr>
            <w:w w:val="95"/>
          </w:rPr>
          <w:delText>2012;</w:delText>
        </w:r>
        <w:r w:rsidR="00FE7979">
          <w:rPr>
            <w:w w:val="95"/>
          </w:rPr>
          <w:fldChar w:fldCharType="end"/>
        </w:r>
        <w:r w:rsidR="00F7725C">
          <w:rPr>
            <w:spacing w:val="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"_bookmark60" </w:delInstrText>
        </w:r>
        <w:r w:rsidR="00FE7979">
          <w:fldChar w:fldCharType="separate"/>
        </w:r>
        <w:r w:rsidR="00F7725C">
          <w:rPr>
            <w:w w:val="95"/>
          </w:rPr>
          <w:delText>Mordkoff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5"/>
          </w:rPr>
          <w:delText>and</w:delText>
        </w:r>
        <w:r w:rsidR="00F7725C">
          <w:rPr>
            <w:spacing w:val="8"/>
          </w:rPr>
          <w:delText xml:space="preserve"> </w:delText>
        </w:r>
        <w:r w:rsidR="00F7725C">
          <w:rPr>
            <w:w w:val="95"/>
          </w:rPr>
          <w:delText>Yantis,</w:delText>
        </w:r>
        <w:r w:rsidR="00FE7979">
          <w:rPr>
            <w:w w:val="95"/>
          </w:rPr>
          <w:fldChar w:fldCharType="end"/>
        </w:r>
        <w:r w:rsidR="00F7725C">
          <w:rPr>
            <w:spacing w:val="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"_bookmark60" </w:delInstrText>
        </w:r>
        <w:r w:rsidR="00FE7979">
          <w:fldChar w:fldCharType="separate"/>
        </w:r>
        <w:r w:rsidR="00F7725C">
          <w:rPr>
            <w:w w:val="95"/>
          </w:rPr>
          <w:delText>1991)).</w:delText>
        </w:r>
        <w:r w:rsidR="00FE7979">
          <w:rPr>
            <w:w w:val="95"/>
          </w:rPr>
          <w:fldChar w:fldCharType="end"/>
        </w:r>
      </w:del>
      <w:ins w:id="75" w:author="Hughes, Anna E" w:date="2023-06-19T12:41:00Z">
        <w:r w:rsidR="00FE7979">
          <w:fldChar w:fldCharType="begin"/>
        </w:r>
        <w:r w:rsidR="00FE7979">
          <w:instrText xml:space="preserve"> HYPERLINK \l "_bookmark50" </w:instrText>
        </w:r>
        <w:r w:rsidR="00FE7979">
          <w:fldChar w:fldCharType="separate"/>
        </w:r>
        <w:r>
          <w:rPr>
            <w:w w:val="95"/>
          </w:rPr>
          <w:t>(Krummenacher</w:t>
        </w:r>
        <w:r>
          <w:rPr>
            <w:spacing w:val="8"/>
          </w:rPr>
          <w:t xml:space="preserve"> </w:t>
        </w:r>
        <w:r>
          <w:rPr>
            <w:w w:val="95"/>
          </w:rPr>
          <w:t>and</w:t>
        </w:r>
        <w:r>
          <w:rPr>
            <w:spacing w:val="9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  <w:r w:rsidR="00FE7979">
          <w:rPr>
            <w:spacing w:val="10"/>
            <w:w w:val="91"/>
          </w:rPr>
          <w:fldChar w:fldCharType="end"/>
        </w:r>
        <w:r>
          <w:rPr>
            <w:spacing w:val="8"/>
          </w:rPr>
          <w:t xml:space="preserve"> </w:t>
        </w:r>
        <w:r w:rsidR="00FE7979">
          <w:fldChar w:fldCharType="begin"/>
        </w:r>
        <w:r w:rsidR="00FE7979">
          <w:instrText xml:space="preserve"> HYPERLINK \l "_bookmark50" </w:instrText>
        </w:r>
        <w:r w:rsidR="00FE7979">
          <w:fldChar w:fldCharType="separate"/>
        </w:r>
        <w:r>
          <w:rPr>
            <w:w w:val="95"/>
          </w:rPr>
          <w:t>2012;</w:t>
        </w:r>
        <w:r w:rsidR="00FE7979">
          <w:rPr>
            <w:w w:val="95"/>
          </w:rPr>
          <w:fldChar w:fldCharType="end"/>
        </w:r>
        <w:r>
          <w:rPr>
            <w:spacing w:val="9"/>
          </w:rPr>
          <w:t xml:space="preserve"> </w:t>
        </w:r>
        <w:r w:rsidR="00FE7979">
          <w:fldChar w:fldCharType="begin"/>
        </w:r>
        <w:r w:rsidR="00FE7979">
          <w:instrText xml:space="preserve"> HYPERLINK \l "_bookmark62" </w:instrText>
        </w:r>
        <w:r w:rsidR="00FE7979">
          <w:fldChar w:fldCharType="separate"/>
        </w:r>
        <w:r>
          <w:rPr>
            <w:w w:val="95"/>
          </w:rPr>
          <w:t>Mordkoff</w:t>
        </w:r>
        <w:r>
          <w:rPr>
            <w:spacing w:val="9"/>
          </w:rPr>
          <w:t xml:space="preserve"> </w:t>
        </w:r>
        <w:r>
          <w:rPr>
            <w:w w:val="95"/>
          </w:rPr>
          <w:t>and</w:t>
        </w:r>
        <w:r>
          <w:rPr>
            <w:spacing w:val="8"/>
          </w:rPr>
          <w:t xml:space="preserve"> </w:t>
        </w:r>
        <w:r>
          <w:rPr>
            <w:w w:val="95"/>
          </w:rPr>
          <w:t>Yantis,</w:t>
        </w:r>
        <w:r w:rsidR="00FE7979">
          <w:rPr>
            <w:w w:val="95"/>
          </w:rPr>
          <w:fldChar w:fldCharType="end"/>
        </w:r>
        <w:r>
          <w:rPr>
            <w:spacing w:val="9"/>
          </w:rPr>
          <w:t xml:space="preserve"> </w:t>
        </w:r>
        <w:r w:rsidR="00FE7979">
          <w:fldChar w:fldCharType="begin"/>
        </w:r>
        <w:r w:rsidR="00FE7979">
          <w:instrText xml:space="preserve"> HYPERLINK \l "_bookmark62" </w:instrText>
        </w:r>
        <w:r w:rsidR="00FE7979">
          <w:fldChar w:fldCharType="separate"/>
        </w:r>
        <w:r>
          <w:rPr>
            <w:w w:val="95"/>
          </w:rPr>
          <w:t>1991)).</w:t>
        </w:r>
        <w:r w:rsidR="00FE7979">
          <w:rPr>
            <w:w w:val="95"/>
          </w:rPr>
          <w:fldChar w:fldCharType="end"/>
        </w:r>
      </w:ins>
      <w:r>
        <w:rPr>
          <w:spacing w:val="46"/>
        </w:rPr>
        <w:t xml:space="preserve"> </w:t>
      </w:r>
      <w:r>
        <w:rPr>
          <w:w w:val="95"/>
        </w:rPr>
        <w:t>Here,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9"/>
        </w:rPr>
        <w:t xml:space="preserve"> </w:t>
      </w:r>
      <w:r>
        <w:rPr>
          <w:spacing w:val="-5"/>
          <w:w w:val="95"/>
        </w:rPr>
        <w:t>aim</w:t>
      </w:r>
    </w:p>
    <w:p w:rsidR="00485016" w:rsidRDefault="00C14774">
      <w:pPr>
        <w:pStyle w:val="BodyText"/>
        <w:ind w:left="290"/>
        <w:pPrChange w:id="76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replicate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extend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work</w:t>
      </w:r>
      <w:r>
        <w:rPr>
          <w:spacing w:val="6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theoretically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empirically,</w:t>
      </w:r>
      <w:r>
        <w:rPr>
          <w:spacing w:val="10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  <w:spacing w:before="8"/>
        <w:ind w:left="290"/>
        <w:pPrChange w:id="77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lastRenderedPageBreak/>
        <w:t>37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generalisability 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 model,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 suggest</w:t>
      </w:r>
      <w:r>
        <w:rPr>
          <w:spacing w:val="-3"/>
        </w:rPr>
        <w:t xml:space="preserve"> </w:t>
      </w:r>
      <w:r>
        <w:rPr>
          <w:spacing w:val="-2"/>
        </w:rPr>
        <w:t>ways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</w:t>
      </w:r>
      <w:r>
        <w:rPr>
          <w:spacing w:val="-3"/>
        </w:rPr>
        <w:t xml:space="preserve"> </w:t>
      </w:r>
      <w:r>
        <w:rPr>
          <w:spacing w:val="-2"/>
        </w:rPr>
        <w:t>model</w:t>
      </w:r>
    </w:p>
    <w:p w:rsidR="00485016" w:rsidRDefault="00C14774">
      <w:pPr>
        <w:pStyle w:val="BodyText"/>
        <w:ind w:left="290"/>
        <w:pPrChange w:id="7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38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could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generate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predictions.</w:t>
      </w:r>
    </w:p>
    <w:p w:rsidR="00485016" w:rsidRDefault="00485016">
      <w:pPr>
        <w:sectPr w:rsidR="00485016">
          <w:footerReference w:type="default" r:id="rId9"/>
          <w:pgSz w:w="12240" w:h="15840"/>
          <w:pgMar w:top="1820" w:right="1720" w:bottom="2000" w:left="1600" w:header="0" w:footer="1818" w:gutter="0"/>
          <w:pgNumType w:start="2"/>
          <w:cols w:space="720"/>
          <w:sectPrChange w:id="89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spacing w:before="242"/>
        <w:ind w:left="290"/>
        <w:rPr>
          <w:rFonts w:ascii="Times New Roman"/>
          <w:i/>
          <w:sz w:val="24"/>
        </w:rPr>
        <w:pPrChange w:id="90" w:author="Hughes, Anna E" w:date="2023-06-19T12:41:00Z">
          <w:pPr>
            <w:spacing w:before="242"/>
            <w:ind w:left="170"/>
          </w:pPr>
        </w:pPrChange>
      </w:pPr>
      <w:r>
        <w:rPr>
          <w:rFonts w:ascii="Trebuchet MS"/>
          <w:sz w:val="12"/>
        </w:rPr>
        <w:t>39</w:t>
      </w:r>
      <w:r>
        <w:rPr>
          <w:rFonts w:ascii="Trebuchet MS"/>
          <w:spacing w:val="148"/>
          <w:sz w:val="12"/>
        </w:rPr>
        <w:t xml:space="preserve"> </w:t>
      </w:r>
      <w:bookmarkStart w:id="91" w:name="Previous_Work"/>
      <w:bookmarkEnd w:id="91"/>
      <w:r>
        <w:rPr>
          <w:rFonts w:ascii="Times New Roman"/>
          <w:i/>
          <w:sz w:val="24"/>
        </w:rPr>
        <w:t>1.1.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Previous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485016" w:rsidRDefault="00C14774">
      <w:pPr>
        <w:pStyle w:val="BodyText"/>
        <w:tabs>
          <w:tab w:val="left" w:pos="968"/>
        </w:tabs>
        <w:spacing w:before="9"/>
        <w:ind w:left="290"/>
        <w:pPrChange w:id="92" w:author="Hughes, Anna E" w:date="2023-06-19T12:41:00Z">
          <w:pPr>
            <w:pStyle w:val="BodyText"/>
            <w:tabs>
              <w:tab w:val="left" w:pos="848"/>
            </w:tabs>
            <w:spacing w:before="9"/>
            <w:ind w:left="170"/>
          </w:pPr>
        </w:pPrChange>
      </w:pPr>
      <w:r>
        <w:rPr>
          <w:rFonts w:ascii="Trebuchet MS"/>
          <w:spacing w:val="-5"/>
          <w:sz w:val="12"/>
        </w:rPr>
        <w:t>40</w:t>
      </w:r>
      <w:r>
        <w:rPr>
          <w:rFonts w:ascii="Trebuchet MS"/>
          <w:sz w:val="12"/>
        </w:rPr>
        <w:tab/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forms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models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been</w:t>
      </w:r>
      <w:r>
        <w:rPr>
          <w:spacing w:val="1"/>
        </w:rPr>
        <w:t xml:space="preserve"> </w:t>
      </w:r>
      <w:r>
        <w:rPr>
          <w:spacing w:val="-6"/>
        </w:rPr>
        <w:t>proposed.</w:t>
      </w:r>
      <w:r>
        <w:rPr>
          <w:spacing w:val="23"/>
        </w:rPr>
        <w:t xml:space="preserve"> </w:t>
      </w:r>
      <w:r>
        <w:rPr>
          <w:spacing w:val="-6"/>
        </w:rPr>
        <w:t>One</w:t>
      </w:r>
      <w:r>
        <w:rPr>
          <w:spacing w:val="1"/>
        </w:rPr>
        <w:t xml:space="preserve"> </w:t>
      </w:r>
      <w:r>
        <w:rPr>
          <w:spacing w:val="-6"/>
        </w:rPr>
        <w:t>well</w:t>
      </w:r>
    </w:p>
    <w:p w:rsidR="00485016" w:rsidRDefault="00C14774">
      <w:pPr>
        <w:pStyle w:val="BodyText"/>
        <w:ind w:left="290"/>
        <w:pPrChange w:id="93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w w:val="90"/>
          <w:sz w:val="12"/>
        </w:rPr>
        <w:t>41</w:t>
      </w:r>
      <w:r>
        <w:rPr>
          <w:rFonts w:ascii="Trebuchet MS"/>
          <w:spacing w:val="63"/>
          <w:w w:val="150"/>
          <w:sz w:val="12"/>
        </w:rPr>
        <w:t xml:space="preserve">  </w:t>
      </w:r>
      <w:r>
        <w:rPr>
          <w:w w:val="90"/>
        </w:rPr>
        <w:t>developed</w:t>
      </w:r>
      <w:r>
        <w:rPr>
          <w:spacing w:val="1"/>
        </w:rPr>
        <w:t xml:space="preserve"> </w:t>
      </w:r>
      <w:r>
        <w:rPr>
          <w:w w:val="90"/>
        </w:rPr>
        <w:t>class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models</w:t>
      </w:r>
      <w:r>
        <w:rPr>
          <w:spacing w:val="2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saliency</w:t>
      </w:r>
      <w:r>
        <w:rPr>
          <w:spacing w:val="1"/>
        </w:rPr>
        <w:t xml:space="preserve"> </w:t>
      </w:r>
      <w:r>
        <w:rPr>
          <w:w w:val="90"/>
        </w:rPr>
        <w:t>models,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2"/>
        </w:rPr>
        <w:t xml:space="preserve"> </w:t>
      </w:r>
      <w:r>
        <w:rPr>
          <w:w w:val="90"/>
        </w:rPr>
        <w:t>aim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predict</w:t>
      </w:r>
      <w:r>
        <w:rPr>
          <w:spacing w:val="1"/>
        </w:rPr>
        <w:t xml:space="preserve"> </w:t>
      </w:r>
      <w:r>
        <w:rPr>
          <w:w w:val="90"/>
        </w:rPr>
        <w:t>eye</w:t>
      </w:r>
      <w:r>
        <w:rPr>
          <w:spacing w:val="2"/>
        </w:rPr>
        <w:t xml:space="preserve"> </w:t>
      </w:r>
      <w:r>
        <w:rPr>
          <w:spacing w:val="-4"/>
          <w:w w:val="90"/>
        </w:rPr>
        <w:t>move-</w:t>
      </w:r>
    </w:p>
    <w:p w:rsidR="00485016" w:rsidRDefault="00C14774">
      <w:pPr>
        <w:pStyle w:val="BodyText"/>
        <w:spacing w:before="8"/>
        <w:ind w:left="290"/>
        <w:pPrChange w:id="94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42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ments</w:t>
      </w:r>
      <w:r>
        <w:rPr>
          <w:spacing w:val="7"/>
        </w:rPr>
        <w:t xml:space="preserve"> </w:t>
      </w:r>
      <w:r>
        <w:rPr>
          <w:spacing w:val="-4"/>
        </w:rPr>
        <w:t>during</w:t>
      </w:r>
      <w:r>
        <w:rPr>
          <w:spacing w:val="5"/>
        </w:rPr>
        <w:t xml:space="preserve"> </w:t>
      </w:r>
      <w:r>
        <w:rPr>
          <w:spacing w:val="-4"/>
        </w:rPr>
        <w:t>scene</w:t>
      </w:r>
      <w:r>
        <w:rPr>
          <w:spacing w:val="6"/>
        </w:rPr>
        <w:t xml:space="preserve"> </w:t>
      </w:r>
      <w:r>
        <w:rPr>
          <w:spacing w:val="-4"/>
        </w:rPr>
        <w:t>viewing,</w:t>
      </w:r>
      <w:r>
        <w:rPr>
          <w:spacing w:val="9"/>
        </w:rPr>
        <w:t xml:space="preserve"> </w:t>
      </w:r>
      <w:r>
        <w:rPr>
          <w:spacing w:val="-4"/>
        </w:rPr>
        <w:t>including</w:t>
      </w:r>
      <w:r>
        <w:rPr>
          <w:spacing w:val="6"/>
        </w:rPr>
        <w:t xml:space="preserve"> </w:t>
      </w:r>
      <w:r>
        <w:rPr>
          <w:spacing w:val="-4"/>
        </w:rPr>
        <w:t>visual</w:t>
      </w:r>
      <w:r>
        <w:rPr>
          <w:spacing w:val="6"/>
        </w:rPr>
        <w:t xml:space="preserve"> </w:t>
      </w:r>
      <w:r>
        <w:rPr>
          <w:spacing w:val="-4"/>
        </w:rPr>
        <w:t>search.</w:t>
      </w:r>
      <w:r>
        <w:rPr>
          <w:spacing w:val="44"/>
        </w:rPr>
        <w:t xml:space="preserve"> </w:t>
      </w:r>
      <w:r>
        <w:rPr>
          <w:spacing w:val="-4"/>
        </w:rPr>
        <w:t>They</w:t>
      </w:r>
      <w:r>
        <w:rPr>
          <w:spacing w:val="5"/>
        </w:rPr>
        <w:t xml:space="preserve"> </w:t>
      </w:r>
      <w:r>
        <w:rPr>
          <w:spacing w:val="-4"/>
        </w:rPr>
        <w:t>rest</w:t>
      </w:r>
      <w:r>
        <w:rPr>
          <w:spacing w:val="6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assump-</w:t>
      </w:r>
    </w:p>
    <w:p w:rsidR="00485016" w:rsidRDefault="00C14774">
      <w:pPr>
        <w:pStyle w:val="BodyText"/>
        <w:ind w:left="290"/>
        <w:pPrChange w:id="95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43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 xml:space="preserve">tion that fixations are directed to objects or locations that are most dissimilar </w:t>
      </w:r>
      <w:r>
        <w:rPr>
          <w:spacing w:val="-5"/>
        </w:rPr>
        <w:t>to</w:t>
      </w:r>
    </w:p>
    <w:p w:rsidR="00485016" w:rsidRDefault="00C14774">
      <w:pPr>
        <w:pStyle w:val="BodyText"/>
        <w:spacing w:before="8"/>
        <w:ind w:left="290"/>
        <w:pPrChange w:id="9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44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background</w:t>
      </w:r>
      <w:r>
        <w:rPr>
          <w:spacing w:val="4"/>
        </w:rPr>
        <w:t xml:space="preserve"> </w:t>
      </w:r>
      <w:r>
        <w:rPr>
          <w:spacing w:val="-2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5"/>
        </w:rPr>
        <w:t xml:space="preserve"> </w:t>
      </w:r>
      <w:r>
        <w:rPr>
          <w:spacing w:val="-2"/>
        </w:rPr>
        <w:t>objects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visual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spacing w:val="5"/>
        </w:rPr>
        <w:t xml:space="preserve"> </w:t>
      </w:r>
      <w:del w:id="97" w:author="Hughes, Anna E" w:date="2023-06-19T12:41:00Z">
        <w:r w:rsidR="00FE7979">
          <w:fldChar w:fldCharType="begin"/>
        </w:r>
        <w:r w:rsidR="00FE7979">
          <w:delInstrText xml:space="preserve"> HYPERLINK \l "_bookmark41" </w:delInstrText>
        </w:r>
        <w:r w:rsidR="00FE7979">
          <w:fldChar w:fldCharType="separate"/>
        </w:r>
        <w:r w:rsidR="00F7725C">
          <w:rPr>
            <w:spacing w:val="-2"/>
          </w:rPr>
          <w:delText>(Itti</w:delText>
        </w:r>
        <w:r w:rsidR="00F7725C">
          <w:rPr>
            <w:spacing w:val="5"/>
          </w:rPr>
          <w:delText xml:space="preserve"> </w:delText>
        </w:r>
        <w:r w:rsidR="00F7725C">
          <w:rPr>
            <w:spacing w:val="-2"/>
          </w:rPr>
          <w:delText>and</w:delText>
        </w:r>
        <w:r w:rsidR="00F7725C">
          <w:rPr>
            <w:spacing w:val="5"/>
          </w:rPr>
          <w:delText xml:space="preserve"> </w:delText>
        </w:r>
        <w:r w:rsidR="00F7725C">
          <w:rPr>
            <w:spacing w:val="-2"/>
          </w:rPr>
          <w:delText>Koch,</w:delText>
        </w:r>
        <w:r w:rsidR="00FE7979">
          <w:rPr>
            <w:spacing w:val="-2"/>
          </w:rPr>
          <w:fldChar w:fldCharType="end"/>
        </w:r>
      </w:del>
      <w:ins w:id="98" w:author="Hughes, Anna E" w:date="2023-06-19T12:41:00Z">
        <w:r w:rsidR="00FE7979">
          <w:fldChar w:fldCharType="begin"/>
        </w:r>
        <w:r w:rsidR="00FE7979">
          <w:instrText xml:space="preserve"> HYPERLINK \l "_bookmark43" </w:instrText>
        </w:r>
        <w:r w:rsidR="00FE7979">
          <w:fldChar w:fldCharType="separate"/>
        </w:r>
        <w:r>
          <w:rPr>
            <w:spacing w:val="-2"/>
          </w:rPr>
          <w:t>(Itti</w:t>
        </w:r>
        <w:r>
          <w:rPr>
            <w:spacing w:val="5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Koch,</w:t>
        </w:r>
        <w:r w:rsidR="00FE7979">
          <w:rPr>
            <w:spacing w:val="-2"/>
          </w:rPr>
          <w:fldChar w:fldCharType="end"/>
        </w:r>
      </w:ins>
      <w:r>
        <w:rPr>
          <w:spacing w:val="4"/>
        </w:rPr>
        <w:t xml:space="preserve"> </w:t>
      </w:r>
      <w:del w:id="99" w:author="Hughes, Anna E" w:date="2023-06-19T12:41:00Z">
        <w:r w:rsidR="00FE7979">
          <w:fldChar w:fldCharType="begin"/>
        </w:r>
        <w:r w:rsidR="00FE7979">
          <w:delInstrText xml:space="preserve"> HYPERLINK \l "_bookmark41" </w:delInstrText>
        </w:r>
        <w:r w:rsidR="00FE7979">
          <w:fldChar w:fldCharType="separate"/>
        </w:r>
        <w:r w:rsidR="00F7725C">
          <w:rPr>
            <w:spacing w:val="-2"/>
          </w:rPr>
          <w:delText>2000;</w:delText>
        </w:r>
        <w:r w:rsidR="00FE7979">
          <w:rPr>
            <w:spacing w:val="-2"/>
          </w:rPr>
          <w:fldChar w:fldCharType="end"/>
        </w:r>
      </w:del>
      <w:ins w:id="100" w:author="Hughes, Anna E" w:date="2023-06-19T12:41:00Z">
        <w:r w:rsidR="00FE7979">
          <w:fldChar w:fldCharType="begin"/>
        </w:r>
        <w:r w:rsidR="00FE7979">
          <w:instrText xml:space="preserve"> HYPERLINK \l "_bookmark43" </w:instrText>
        </w:r>
        <w:r w:rsidR="00FE7979">
          <w:fldChar w:fldCharType="separate"/>
        </w:r>
        <w:r>
          <w:rPr>
            <w:spacing w:val="-2"/>
          </w:rPr>
          <w:t>2000;</w:t>
        </w:r>
        <w:r w:rsidR="00FE7979">
          <w:rPr>
            <w:spacing w:val="-2"/>
          </w:rPr>
          <w:fldChar w:fldCharType="end"/>
        </w:r>
      </w:ins>
      <w:r>
        <w:rPr>
          <w:spacing w:val="5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01" w:author="Hughes, Anna E" w:date="2023-06-19T12:41:00Z">
        <w:r w:rsidR="00FE7979">
          <w:delInstrText>bookmark42</w:delInstrText>
        </w:r>
      </w:del>
      <w:ins w:id="102" w:author="Hughes, Anna E" w:date="2023-06-19T12:41:00Z">
        <w:r w:rsidR="00FE7979">
          <w:instrText>bookmark44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Itti</w:t>
      </w:r>
      <w:r w:rsidR="00FE7979">
        <w:rPr>
          <w:spacing w:val="-4"/>
        </w:rPr>
        <w:fldChar w:fldCharType="end"/>
      </w:r>
    </w:p>
    <w:p w:rsidR="00485016" w:rsidRDefault="00F7725C">
      <w:pPr>
        <w:pStyle w:val="BodyText"/>
        <w:ind w:left="290"/>
        <w:pPrChange w:id="103" w:author="Hughes, Anna E" w:date="2023-06-19T12:41:00Z">
          <w:pPr>
            <w:pStyle w:val="BodyText"/>
            <w:ind w:left="170"/>
          </w:pPr>
        </w:pPrChange>
      </w:pPr>
      <w:del w:id="104" w:author="Hughes, Anna E" w:date="2023-06-19T12:41:00Z">
        <w:r>
          <w:rPr>
            <w:rFonts w:ascii="Trebuchet MS"/>
            <w:sz w:val="12"/>
          </w:rPr>
          <w:delText>45</w:delText>
        </w:r>
        <w:r>
          <w:rPr>
            <w:rFonts w:ascii="Trebuchet MS"/>
            <w:spacing w:val="31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"_bookmark42" </w:delInstrText>
        </w:r>
        <w:r w:rsidR="00FE7979">
          <w:fldChar w:fldCharType="separate"/>
        </w:r>
        <w:r>
          <w:delText>et</w:delText>
        </w:r>
        <w:r>
          <w:rPr>
            <w:spacing w:val="8"/>
          </w:rPr>
          <w:delText xml:space="preserve"> </w:delText>
        </w:r>
        <w:r>
          <w:delText>al.,</w:delText>
        </w:r>
        <w:r w:rsidR="00FE7979">
          <w:fldChar w:fldCharType="end"/>
        </w:r>
        <w:r>
          <w:rPr>
            <w:spacing w:val="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"_bookmark42" </w:delInstrText>
        </w:r>
        <w:r w:rsidR="00FE7979">
          <w:fldChar w:fldCharType="separate"/>
        </w:r>
        <w:r>
          <w:delText>1998;</w:delText>
        </w:r>
        <w:r w:rsidR="00FE7979">
          <w:fldChar w:fldCharType="end"/>
        </w:r>
        <w:r>
          <w:rPr>
            <w:spacing w:val="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"_bookmark44" </w:delInstrText>
        </w:r>
        <w:r w:rsidR="00FE7979">
          <w:fldChar w:fldCharType="separate"/>
        </w:r>
        <w:r>
          <w:delText>Koch</w:delText>
        </w:r>
        <w:r>
          <w:rPr>
            <w:spacing w:val="8"/>
          </w:rPr>
          <w:delText xml:space="preserve"> </w:delText>
        </w:r>
        <w:r>
          <w:delText>and</w:delText>
        </w:r>
        <w:r>
          <w:rPr>
            <w:spacing w:val="7"/>
          </w:rPr>
          <w:delText xml:space="preserve"> </w:delText>
        </w:r>
        <w:r>
          <w:delText>Ullman,</w:delText>
        </w:r>
        <w:r w:rsidR="00FE7979">
          <w:fldChar w:fldCharType="end"/>
        </w:r>
        <w:r>
          <w:rPr>
            <w:spacing w:val="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"_bookmark44" </w:delInstrText>
        </w:r>
        <w:r w:rsidR="00FE7979">
          <w:fldChar w:fldCharType="separate"/>
        </w:r>
        <w:r>
          <w:delText>1987).</w:delText>
        </w:r>
        <w:r w:rsidR="00FE7979">
          <w:fldChar w:fldCharType="end"/>
        </w:r>
      </w:del>
      <w:ins w:id="105" w:author="Hughes, Anna E" w:date="2023-06-19T12:41:00Z">
        <w:r w:rsidR="00C14774">
          <w:rPr>
            <w:rFonts w:ascii="Trebuchet MS"/>
            <w:sz w:val="12"/>
          </w:rPr>
          <w:t>45</w:t>
        </w:r>
        <w:r w:rsidR="00C14774">
          <w:rPr>
            <w:rFonts w:ascii="Trebuchet MS"/>
            <w:spacing w:val="31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"_bookmark44" </w:instrText>
        </w:r>
        <w:r w:rsidR="00FE7979">
          <w:fldChar w:fldCharType="separate"/>
        </w:r>
        <w:r w:rsidR="00C14774">
          <w:t>et</w:t>
        </w:r>
        <w:r w:rsidR="00C14774">
          <w:rPr>
            <w:spacing w:val="8"/>
          </w:rPr>
          <w:t xml:space="preserve"> </w:t>
        </w:r>
        <w:r w:rsidR="00C14774">
          <w:t>al.,</w:t>
        </w:r>
        <w:r w:rsidR="00FE7979">
          <w:fldChar w:fldCharType="end"/>
        </w:r>
        <w:r w:rsidR="00C14774">
          <w:rPr>
            <w:spacing w:val="8"/>
          </w:rPr>
          <w:t xml:space="preserve"> </w:t>
        </w:r>
        <w:r w:rsidR="00FE7979">
          <w:fldChar w:fldCharType="begin"/>
        </w:r>
        <w:r w:rsidR="00FE7979">
          <w:instrText xml:space="preserve"> HYPERLINK \l "_bookmark44" </w:instrText>
        </w:r>
        <w:r w:rsidR="00FE7979">
          <w:fldChar w:fldCharType="separate"/>
        </w:r>
        <w:r w:rsidR="00C14774">
          <w:t>1998;</w:t>
        </w:r>
        <w:r w:rsidR="00FE7979">
          <w:fldChar w:fldCharType="end"/>
        </w:r>
        <w:r w:rsidR="00C14774">
          <w:rPr>
            <w:spacing w:val="7"/>
          </w:rPr>
          <w:t xml:space="preserve"> </w:t>
        </w:r>
        <w:r w:rsidR="00FE7979">
          <w:fldChar w:fldCharType="begin"/>
        </w:r>
        <w:r w:rsidR="00FE7979">
          <w:instrText xml:space="preserve"> HYPERLINK \l "_bookmark46" </w:instrText>
        </w:r>
        <w:r w:rsidR="00FE7979">
          <w:fldChar w:fldCharType="separate"/>
        </w:r>
        <w:r w:rsidR="00C14774">
          <w:t>Koch</w:t>
        </w:r>
        <w:r w:rsidR="00C14774">
          <w:rPr>
            <w:spacing w:val="8"/>
          </w:rPr>
          <w:t xml:space="preserve"> </w:t>
        </w:r>
        <w:r w:rsidR="00C14774">
          <w:t>and</w:t>
        </w:r>
        <w:r w:rsidR="00C14774">
          <w:rPr>
            <w:spacing w:val="7"/>
          </w:rPr>
          <w:t xml:space="preserve"> </w:t>
        </w:r>
        <w:r w:rsidR="00C14774">
          <w:t>Ullman,</w:t>
        </w:r>
        <w:r w:rsidR="00FE7979">
          <w:fldChar w:fldCharType="end"/>
        </w:r>
        <w:r w:rsidR="00C14774">
          <w:rPr>
            <w:spacing w:val="7"/>
          </w:rPr>
          <w:t xml:space="preserve"> </w:t>
        </w:r>
        <w:r w:rsidR="00FE7979">
          <w:fldChar w:fldCharType="begin"/>
        </w:r>
        <w:r w:rsidR="00FE7979">
          <w:instrText xml:space="preserve"> HYPERLINK \l "_bookmark46" </w:instrText>
        </w:r>
        <w:r w:rsidR="00FE7979">
          <w:fldChar w:fldCharType="separate"/>
        </w:r>
        <w:r w:rsidR="00C14774">
          <w:t>1987).</w:t>
        </w:r>
        <w:r w:rsidR="00FE7979">
          <w:fldChar w:fldCharType="end"/>
        </w:r>
      </w:ins>
      <w:r w:rsidR="00C14774">
        <w:rPr>
          <w:spacing w:val="59"/>
        </w:rPr>
        <w:t xml:space="preserve"> </w:t>
      </w:r>
      <w:r w:rsidR="00C14774">
        <w:t>While</w:t>
      </w:r>
      <w:r w:rsidR="00C14774">
        <w:rPr>
          <w:spacing w:val="7"/>
        </w:rPr>
        <w:t xml:space="preserve"> </w:t>
      </w:r>
      <w:r w:rsidR="00C14774">
        <w:t>the</w:t>
      </w:r>
      <w:r w:rsidR="00C14774">
        <w:rPr>
          <w:spacing w:val="7"/>
        </w:rPr>
        <w:t xml:space="preserve"> </w:t>
      </w:r>
      <w:r w:rsidR="00C14774">
        <w:t>original</w:t>
      </w:r>
      <w:r w:rsidR="00C14774">
        <w:rPr>
          <w:spacing w:val="8"/>
        </w:rPr>
        <w:t xml:space="preserve"> </w:t>
      </w:r>
      <w:r w:rsidR="00C14774">
        <w:t>saliency</w:t>
      </w:r>
      <w:r w:rsidR="00C14774">
        <w:rPr>
          <w:spacing w:val="7"/>
        </w:rPr>
        <w:t xml:space="preserve"> </w:t>
      </w:r>
      <w:r w:rsidR="00C14774">
        <w:t>model</w:t>
      </w:r>
      <w:r w:rsidR="00C14774">
        <w:rPr>
          <w:spacing w:val="8"/>
        </w:rPr>
        <w:t xml:space="preserve"> </w:t>
      </w:r>
      <w:r w:rsidR="00C14774">
        <w:rPr>
          <w:spacing w:val="-5"/>
        </w:rPr>
        <w:t>was</w:t>
      </w:r>
    </w:p>
    <w:p w:rsidR="00485016" w:rsidRDefault="00C14774">
      <w:pPr>
        <w:pStyle w:val="BodyText"/>
        <w:spacing w:before="8"/>
        <w:ind w:left="290"/>
        <w:pPrChange w:id="10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46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able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predict</w:t>
      </w:r>
      <w:r>
        <w:rPr>
          <w:spacing w:val="-8"/>
        </w:rPr>
        <w:t xml:space="preserve"> </w:t>
      </w:r>
      <w:r>
        <w:rPr>
          <w:spacing w:val="-4"/>
        </w:rPr>
        <w:t>fixation</w:t>
      </w:r>
      <w:r>
        <w:rPr>
          <w:spacing w:val="-8"/>
        </w:rPr>
        <w:t xml:space="preserve"> </w:t>
      </w:r>
      <w:r>
        <w:rPr>
          <w:spacing w:val="-4"/>
        </w:rPr>
        <w:t>allocation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task</w:t>
      </w:r>
      <w:r>
        <w:rPr>
          <w:spacing w:val="-8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chance</w:t>
      </w:r>
      <w:r>
        <w:rPr>
          <w:spacing w:val="-8"/>
        </w:rPr>
        <w:t xml:space="preserve"> </w:t>
      </w:r>
      <w:r>
        <w:rPr>
          <w:spacing w:val="-4"/>
        </w:rPr>
        <w:t>(P</w:t>
      </w:r>
      <w:r w:rsidR="00FE7979">
        <w:fldChar w:fldCharType="begin"/>
      </w:r>
      <w:r w:rsidR="00FE7979">
        <w:instrText xml:space="preserve"> HYPERLINK \l "_</w:instrText>
      </w:r>
      <w:del w:id="107" w:author="Hughes, Anna E" w:date="2023-06-19T12:41:00Z">
        <w:r w:rsidR="00FE7979">
          <w:delInstrText>bookmark68</w:delInstrText>
        </w:r>
      </w:del>
      <w:ins w:id="108" w:author="Hughes, Anna E" w:date="2023-06-19T12:41:00Z">
        <w:r w:rsidR="00FE7979">
          <w:instrText>bookmark71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arkhurst</w:t>
      </w:r>
      <w:r w:rsidR="00FE7979">
        <w:rPr>
          <w:spacing w:val="-4"/>
        </w:rPr>
        <w:fldChar w:fldCharType="end"/>
      </w:r>
    </w:p>
    <w:p w:rsidR="00485016" w:rsidRDefault="00F7725C">
      <w:pPr>
        <w:pStyle w:val="BodyText"/>
        <w:spacing w:before="8"/>
        <w:ind w:left="290"/>
        <w:pPrChange w:id="109" w:author="Hughes, Anna E" w:date="2023-06-19T12:41:00Z">
          <w:pPr>
            <w:pStyle w:val="BodyText"/>
            <w:spacing w:before="8"/>
            <w:ind w:left="170"/>
          </w:pPr>
        </w:pPrChange>
      </w:pPr>
      <w:del w:id="110" w:author="Hughes, Anna E" w:date="2023-06-19T12:41:00Z">
        <w:r>
          <w:rPr>
            <w:rFonts w:ascii="Trebuchet MS"/>
            <w:w w:val="90"/>
            <w:sz w:val="12"/>
          </w:rPr>
          <w:delText>47</w:delText>
        </w:r>
        <w:r>
          <w:rPr>
            <w:rFonts w:ascii="Trebuchet MS"/>
            <w:spacing w:val="69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"_bookmark68" </w:delInstrText>
        </w:r>
        <w:r w:rsidR="00FE7979">
          <w:fldChar w:fldCharType="separate"/>
        </w:r>
        <w:r>
          <w:rPr>
            <w:w w:val="90"/>
          </w:rPr>
          <w:delText>et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al.,</w:delText>
        </w:r>
        <w:r w:rsidR="00FE7979">
          <w:rPr>
            <w:w w:val="90"/>
          </w:rPr>
          <w:fldChar w:fldCharType="end"/>
        </w:r>
        <w:r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"_bookmark68" </w:delInstrText>
        </w:r>
        <w:r w:rsidR="00FE7979">
          <w:fldChar w:fldCharType="separate"/>
        </w:r>
        <w:r>
          <w:rPr>
            <w:w w:val="90"/>
          </w:rPr>
          <w:delText>2002),</w:delText>
        </w:r>
        <w:r w:rsidR="00FE7979">
          <w:rPr>
            <w:w w:val="90"/>
          </w:rPr>
          <w:fldChar w:fldCharType="end"/>
        </w:r>
      </w:del>
      <w:ins w:id="111" w:author="Hughes, Anna E" w:date="2023-06-19T12:41:00Z">
        <w:r w:rsidR="00C14774">
          <w:rPr>
            <w:rFonts w:ascii="Trebuchet MS"/>
            <w:w w:val="90"/>
            <w:sz w:val="12"/>
          </w:rPr>
          <w:t>47</w:t>
        </w:r>
        <w:r w:rsidR="00C14774">
          <w:rPr>
            <w:rFonts w:ascii="Trebuchet MS"/>
            <w:spacing w:val="69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"_bookmark71" </w:instrText>
        </w:r>
        <w:r w:rsidR="00FE7979">
          <w:fldChar w:fldCharType="separate"/>
        </w:r>
        <w:r w:rsidR="00C14774">
          <w:rPr>
            <w:w w:val="90"/>
          </w:rPr>
          <w:t>et</w:t>
        </w:r>
        <w:r w:rsidR="00C14774">
          <w:rPr>
            <w:spacing w:val="-3"/>
          </w:rPr>
          <w:t xml:space="preserve"> </w:t>
        </w:r>
        <w:r w:rsidR="00C14774">
          <w:rPr>
            <w:w w:val="90"/>
          </w:rPr>
          <w:t>al.,</w:t>
        </w:r>
        <w:r w:rsidR="00FE7979">
          <w:rPr>
            <w:w w:val="90"/>
          </w:rPr>
          <w:fldChar w:fldCharType="end"/>
        </w:r>
        <w:r w:rsidR="00C14774">
          <w:rPr>
            <w:spacing w:val="-4"/>
          </w:rPr>
          <w:t xml:space="preserve"> </w:t>
        </w:r>
        <w:r w:rsidR="00FE7979">
          <w:fldChar w:fldCharType="begin"/>
        </w:r>
        <w:r w:rsidR="00FE7979">
          <w:instrText xml:space="preserve"> HYPERLINK \l "_bookmark71" </w:instrText>
        </w:r>
        <w:r w:rsidR="00FE7979">
          <w:fldChar w:fldCharType="separate"/>
        </w:r>
        <w:r w:rsidR="00C14774">
          <w:rPr>
            <w:w w:val="90"/>
          </w:rPr>
          <w:t>2002),</w:t>
        </w:r>
        <w:r w:rsidR="00FE7979">
          <w:rPr>
            <w:w w:val="90"/>
          </w:rPr>
          <w:fldChar w:fldCharType="end"/>
        </w:r>
      </w:ins>
      <w:r w:rsidR="00C14774">
        <w:rPr>
          <w:spacing w:val="-2"/>
        </w:rPr>
        <w:t xml:space="preserve"> </w:t>
      </w:r>
      <w:r w:rsidR="00C14774">
        <w:rPr>
          <w:w w:val="90"/>
        </w:rPr>
        <w:t>further</w:t>
      </w:r>
      <w:r w:rsidR="00C14774">
        <w:rPr>
          <w:spacing w:val="-4"/>
        </w:rPr>
        <w:t xml:space="preserve"> </w:t>
      </w:r>
      <w:r w:rsidR="00C14774">
        <w:rPr>
          <w:w w:val="90"/>
        </w:rPr>
        <w:t>research</w:t>
      </w:r>
      <w:r w:rsidR="00C14774">
        <w:rPr>
          <w:spacing w:val="-4"/>
        </w:rPr>
        <w:t xml:space="preserve"> </w:t>
      </w:r>
      <w:r w:rsidR="00C14774">
        <w:rPr>
          <w:w w:val="90"/>
        </w:rPr>
        <w:t>demonstrated</w:t>
      </w:r>
      <w:r w:rsidR="00C14774">
        <w:rPr>
          <w:spacing w:val="-4"/>
        </w:rPr>
        <w:t xml:space="preserve"> </w:t>
      </w:r>
      <w:r w:rsidR="00C14774">
        <w:rPr>
          <w:w w:val="90"/>
        </w:rPr>
        <w:t>that</w:t>
      </w:r>
      <w:r w:rsidR="00C14774">
        <w:rPr>
          <w:spacing w:val="-4"/>
        </w:rPr>
        <w:t xml:space="preserve"> </w:t>
      </w:r>
      <w:r w:rsidR="00C14774">
        <w:rPr>
          <w:w w:val="90"/>
        </w:rPr>
        <w:t>a</w:t>
      </w:r>
      <w:r w:rsidR="00C14774">
        <w:rPr>
          <w:spacing w:val="-4"/>
        </w:rPr>
        <w:t xml:space="preserve"> </w:t>
      </w:r>
      <w:r w:rsidR="00C14774">
        <w:rPr>
          <w:w w:val="90"/>
        </w:rPr>
        <w:t>comparable</w:t>
      </w:r>
      <w:r w:rsidR="00C14774">
        <w:rPr>
          <w:spacing w:val="-4"/>
        </w:rPr>
        <w:t xml:space="preserve"> </w:t>
      </w:r>
      <w:r w:rsidR="00C14774">
        <w:rPr>
          <w:w w:val="90"/>
        </w:rPr>
        <w:t>level</w:t>
      </w:r>
      <w:r w:rsidR="00C14774">
        <w:rPr>
          <w:spacing w:val="-4"/>
        </w:rPr>
        <w:t xml:space="preserve"> </w:t>
      </w:r>
      <w:r w:rsidR="00C14774">
        <w:rPr>
          <w:w w:val="90"/>
        </w:rPr>
        <w:t>of</w:t>
      </w:r>
      <w:r w:rsidR="00C14774">
        <w:rPr>
          <w:spacing w:val="-4"/>
        </w:rPr>
        <w:t xml:space="preserve"> </w:t>
      </w:r>
      <w:r w:rsidR="00C14774">
        <w:rPr>
          <w:spacing w:val="-2"/>
          <w:w w:val="90"/>
        </w:rPr>
        <w:t>performance</w:t>
      </w:r>
    </w:p>
    <w:p w:rsidR="00485016" w:rsidRDefault="00C14774">
      <w:pPr>
        <w:pStyle w:val="BodyText"/>
        <w:ind w:left="290"/>
        <w:pPrChange w:id="11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8"/>
          <w:sz w:val="12"/>
        </w:rPr>
        <w:t>48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achieved</w:t>
      </w:r>
      <w:r>
        <w:rPr>
          <w:spacing w:val="-4"/>
        </w:rPr>
        <w:t xml:space="preserve"> </w:t>
      </w:r>
      <w:r>
        <w:rPr>
          <w:spacing w:val="-8"/>
        </w:rPr>
        <w:t>using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simple</w:t>
      </w:r>
      <w:r>
        <w:rPr>
          <w:spacing w:val="-5"/>
        </w:rPr>
        <w:t xml:space="preserve"> </w:t>
      </w:r>
      <w:r>
        <w:rPr>
          <w:spacing w:val="-8"/>
        </w:rPr>
        <w:t>central</w:t>
      </w:r>
      <w:r>
        <w:rPr>
          <w:spacing w:val="-4"/>
        </w:rPr>
        <w:t xml:space="preserve"> </w:t>
      </w:r>
      <w:r>
        <w:rPr>
          <w:spacing w:val="-8"/>
        </w:rPr>
        <w:t>fixation</w:t>
      </w:r>
      <w:r>
        <w:rPr>
          <w:spacing w:val="-4"/>
        </w:rPr>
        <w:t xml:space="preserve"> </w:t>
      </w:r>
      <w:r>
        <w:rPr>
          <w:spacing w:val="-8"/>
        </w:rPr>
        <w:t>bias</w:t>
      </w:r>
      <w:r>
        <w:rPr>
          <w:spacing w:val="-4"/>
        </w:rPr>
        <w:t xml:space="preserve"> </w:t>
      </w:r>
      <w:r>
        <w:rPr>
          <w:spacing w:val="-8"/>
        </w:rPr>
        <w:t>heuristic</w:t>
      </w:r>
      <w:r>
        <w:rPr>
          <w:spacing w:val="-4"/>
        </w:rPr>
        <w:t xml:space="preserve"> </w:t>
      </w:r>
      <w:r>
        <w:rPr>
          <w:spacing w:val="-8"/>
        </w:rPr>
        <w:t>(T</w:t>
      </w:r>
      <w:del w:id="113" w:author="Hughes, Anna E" w:date="2023-06-19T12:41:00Z">
        <w:r w:rsidR="00FE7979">
          <w:fldChar w:fldCharType="begin"/>
        </w:r>
        <w:r w:rsidR="00FE7979">
          <w:delInstrText xml:space="preserve"> HYPERLINK \l "_bookmark73" </w:delInstrText>
        </w:r>
        <w:r w:rsidR="00FE7979">
          <w:fldChar w:fldCharType="separate"/>
        </w:r>
        <w:r w:rsidR="00F7725C">
          <w:rPr>
            <w:spacing w:val="-8"/>
          </w:rPr>
          <w:delText>atler,</w:delText>
        </w:r>
        <w:r w:rsidR="00FE7979">
          <w:rPr>
            <w:spacing w:val="-8"/>
          </w:rPr>
          <w:fldChar w:fldCharType="end"/>
        </w:r>
        <w:r w:rsidR="00F7725C"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"_bookmark73" </w:delInstrText>
        </w:r>
        <w:r w:rsidR="00FE7979">
          <w:fldChar w:fldCharType="separate"/>
        </w:r>
        <w:r w:rsidR="00F7725C">
          <w:rPr>
            <w:spacing w:val="-8"/>
          </w:rPr>
          <w:delText>2007).</w:delText>
        </w:r>
        <w:r w:rsidR="00FE7979">
          <w:rPr>
            <w:spacing w:val="-8"/>
          </w:rPr>
          <w:fldChar w:fldCharType="end"/>
        </w:r>
      </w:del>
      <w:ins w:id="114" w:author="Hughes, Anna E" w:date="2023-06-19T12:41:00Z">
        <w:r w:rsidR="00FE7979">
          <w:fldChar w:fldCharType="begin"/>
        </w:r>
        <w:r w:rsidR="00FE7979">
          <w:instrText xml:space="preserve"> HYPERLINK \l "_bookmark76" </w:instrText>
        </w:r>
        <w:r w:rsidR="00FE7979">
          <w:fldChar w:fldCharType="separate"/>
        </w:r>
        <w:r>
          <w:rPr>
            <w:spacing w:val="-8"/>
          </w:rPr>
          <w:t>atler,</w:t>
        </w:r>
        <w:r w:rsidR="00FE7979">
          <w:rPr>
            <w:spacing w:val="-8"/>
          </w:rPr>
          <w:fldChar w:fldCharType="end"/>
        </w:r>
        <w:r>
          <w:rPr>
            <w:spacing w:val="-4"/>
          </w:rPr>
          <w:t xml:space="preserve"> </w:t>
        </w:r>
        <w:r w:rsidR="00FE7979">
          <w:fldChar w:fldCharType="begin"/>
        </w:r>
        <w:r w:rsidR="00FE7979">
          <w:instrText xml:space="preserve"> HYPERLINK \l "_bookmark76" </w:instrText>
        </w:r>
        <w:r w:rsidR="00FE7979">
          <w:fldChar w:fldCharType="separate"/>
        </w:r>
        <w:r>
          <w:rPr>
            <w:spacing w:val="-8"/>
          </w:rPr>
          <w:t>2007).</w:t>
        </w:r>
        <w:r w:rsidR="00FE7979">
          <w:rPr>
            <w:spacing w:val="-8"/>
          </w:rPr>
          <w:fldChar w:fldCharType="end"/>
        </w:r>
      </w:ins>
      <w:r>
        <w:rPr>
          <w:spacing w:val="14"/>
        </w:rPr>
        <w:t xml:space="preserve"> </w:t>
      </w:r>
      <w:r>
        <w:rPr>
          <w:spacing w:val="-8"/>
        </w:rPr>
        <w:t>The</w:t>
      </w:r>
    </w:p>
    <w:p w:rsidR="00485016" w:rsidRDefault="00C14774">
      <w:pPr>
        <w:pStyle w:val="BodyText"/>
        <w:spacing w:before="8"/>
        <w:ind w:left="290"/>
        <w:pPrChange w:id="115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49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saliency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5"/>
        </w:rPr>
        <w:t xml:space="preserve"> </w:t>
      </w:r>
      <w:r>
        <w:rPr>
          <w:spacing w:val="-6"/>
        </w:rPr>
        <w:t>since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5"/>
        </w:rPr>
        <w:t xml:space="preserve"> </w:t>
      </w:r>
      <w:r>
        <w:rPr>
          <w:spacing w:val="-6"/>
        </w:rPr>
        <w:t>extended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improved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</w:t>
      </w:r>
      <w:r>
        <w:rPr>
          <w:spacing w:val="-5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16" w:author="Hughes, Anna E" w:date="2023-06-19T12:41:00Z">
        <w:r w:rsidR="00FE7979">
          <w:delInstrText>bookmark86</w:delInstrText>
        </w:r>
      </w:del>
      <w:ins w:id="117" w:author="Hughes, Anna E" w:date="2023-06-19T12:41:00Z">
        <w:r w:rsidR="00FE7979">
          <w:instrText>bookmark92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Zhang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  <w:ind w:left="290"/>
        <w:pPrChange w:id="118" w:author="Hughes, Anna E" w:date="2023-06-19T12:41:00Z">
          <w:pPr>
            <w:pStyle w:val="BodyText"/>
            <w:ind w:left="170"/>
          </w:pPr>
        </w:pPrChange>
      </w:pPr>
      <w:del w:id="119" w:author="Hughes, Anna E" w:date="2023-06-19T12:41:00Z">
        <w:r>
          <w:rPr>
            <w:rFonts w:ascii="Trebuchet MS"/>
            <w:spacing w:val="-4"/>
            <w:sz w:val="12"/>
          </w:rPr>
          <w:delText>50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"_bookmark86" </w:delInstrText>
        </w:r>
        <w:r w:rsidR="00FE7979">
          <w:fldChar w:fldCharType="separate"/>
        </w:r>
        <w:r>
          <w:rPr>
            <w:spacing w:val="-4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>
          <w:delText xml:space="preserve"> </w:delText>
        </w:r>
        <w:r w:rsidR="00FE7979">
          <w:fldChar w:fldCharType="begin"/>
        </w:r>
        <w:r w:rsidR="00FE7979">
          <w:delInstrText xml:space="preserve"> HYPERLINK \l "_bookmark86" </w:delInstrText>
        </w:r>
        <w:r w:rsidR="00FE7979">
          <w:fldChar w:fldCharType="separate"/>
        </w:r>
        <w:r>
          <w:rPr>
            <w:spacing w:val="-4"/>
          </w:rPr>
          <w:delText>(2008)):</w:delText>
        </w:r>
        <w:r w:rsidR="00FE7979">
          <w:rPr>
            <w:spacing w:val="-4"/>
          </w:rPr>
          <w:fldChar w:fldCharType="end"/>
        </w:r>
      </w:del>
      <w:ins w:id="120" w:author="Hughes, Anna E" w:date="2023-06-19T12:41:00Z">
        <w:r w:rsidR="00C14774">
          <w:rPr>
            <w:rFonts w:ascii="Trebuchet MS"/>
            <w:spacing w:val="-4"/>
            <w:sz w:val="12"/>
          </w:rPr>
          <w:t>50</w:t>
        </w:r>
        <w:r w:rsidR="00C14774">
          <w:rPr>
            <w:rFonts w:ascii="Trebuchet MS"/>
            <w:spacing w:val="3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"_bookmark92"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rPr>
            <w:spacing w:val="1"/>
          </w:rPr>
          <w:t xml:space="preserve"> </w:t>
        </w:r>
        <w:r w:rsidR="00C14774"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 w:rsidR="00C14774">
          <w:t xml:space="preserve"> </w:t>
        </w:r>
        <w:r w:rsidR="00FE7979">
          <w:fldChar w:fldCharType="begin"/>
        </w:r>
        <w:r w:rsidR="00FE7979">
          <w:instrText xml:space="preserve"> HYPERLINK \l "_bookmark92" </w:instrText>
        </w:r>
        <w:r w:rsidR="00FE7979">
          <w:fldChar w:fldCharType="separate"/>
        </w:r>
        <w:r w:rsidR="00C14774">
          <w:rPr>
            <w:spacing w:val="-4"/>
          </w:rPr>
          <w:t>(2008)):</w:t>
        </w:r>
        <w:r w:rsidR="00FE7979">
          <w:rPr>
            <w:spacing w:val="-4"/>
          </w:rPr>
          <w:fldChar w:fldCharType="end"/>
        </w:r>
      </w:ins>
      <w:r w:rsidR="00C14774">
        <w:rPr>
          <w:spacing w:val="21"/>
        </w:rPr>
        <w:t xml:space="preserve"> </w:t>
      </w:r>
      <w:r w:rsidR="00C14774">
        <w:rPr>
          <w:spacing w:val="-4"/>
        </w:rPr>
        <w:t>however,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main</w:t>
      </w:r>
      <w:r w:rsidR="00C14774">
        <w:t xml:space="preserve"> </w:t>
      </w:r>
      <w:r w:rsidR="00C14774">
        <w:rPr>
          <w:spacing w:val="-4"/>
        </w:rPr>
        <w:t>issue</w:t>
      </w:r>
      <w:r w:rsidR="00C14774">
        <w:t xml:space="preserve"> </w:t>
      </w:r>
      <w:r w:rsidR="00C14774">
        <w:rPr>
          <w:spacing w:val="-4"/>
        </w:rPr>
        <w:t>with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this</w:t>
      </w:r>
      <w:r w:rsidR="00C14774">
        <w:t xml:space="preserve"> </w:t>
      </w:r>
      <w:r w:rsidR="00C14774">
        <w:rPr>
          <w:spacing w:val="-4"/>
        </w:rPr>
        <w:t>family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models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remains</w:t>
      </w:r>
      <w:r w:rsidR="00C14774">
        <w:t xml:space="preserve"> </w:t>
      </w:r>
      <w:r w:rsidR="00C14774">
        <w:rPr>
          <w:spacing w:val="-4"/>
        </w:rPr>
        <w:t>their</w:t>
      </w:r>
    </w:p>
    <w:p w:rsidR="00485016" w:rsidRDefault="00C14774">
      <w:pPr>
        <w:pStyle w:val="BodyText"/>
        <w:spacing w:before="8"/>
        <w:ind w:left="290"/>
        <w:pPrChange w:id="121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51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limited</w:t>
      </w:r>
      <w:r>
        <w:rPr>
          <w:spacing w:val="10"/>
        </w:rPr>
        <w:t xml:space="preserve"> </w:t>
      </w:r>
      <w:r>
        <w:rPr>
          <w:spacing w:val="-4"/>
        </w:rPr>
        <w:t>usability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complex</w:t>
      </w:r>
      <w:r>
        <w:rPr>
          <w:spacing w:val="9"/>
        </w:rPr>
        <w:t xml:space="preserve"> </w:t>
      </w:r>
      <w:r>
        <w:rPr>
          <w:spacing w:val="-4"/>
        </w:rPr>
        <w:t>real-life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arrays</w:t>
      </w:r>
      <w:r>
        <w:rPr>
          <w:spacing w:val="9"/>
        </w:rPr>
        <w:t xml:space="preserve"> </w:t>
      </w:r>
      <w:r>
        <w:rPr>
          <w:spacing w:val="-4"/>
        </w:rPr>
        <w:t>(T</w:t>
      </w:r>
      <w:del w:id="122" w:author="Hughes, Anna E" w:date="2023-06-19T12:41:00Z">
        <w:r w:rsidR="00FE7979">
          <w:fldChar w:fldCharType="begin"/>
        </w:r>
        <w:r w:rsidR="00FE7979">
          <w:delInstrText xml:space="preserve"> HYPERLINK \l "_bookmark74" </w:delInstrText>
        </w:r>
        <w:r w:rsidR="00FE7979">
          <w:fldChar w:fldCharType="separate"/>
        </w:r>
        <w:r w:rsidR="00F7725C">
          <w:rPr>
            <w:spacing w:val="-4"/>
          </w:rPr>
          <w:delText>atler</w:delText>
        </w:r>
        <w:r w:rsidR="00F7725C">
          <w:rPr>
            <w:spacing w:val="9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9"/>
          </w:rPr>
          <w:delText xml:space="preserve"> </w:delText>
        </w:r>
        <w:r w:rsidR="00F7725C">
          <w:rPr>
            <w:spacing w:val="-4"/>
          </w:rPr>
          <w:delText>al</w:delText>
        </w:r>
        <w:r w:rsidR="00FE7979">
          <w:rPr>
            <w:spacing w:val="-4"/>
          </w:rPr>
          <w:fldChar w:fldCharType="end"/>
        </w:r>
      </w:del>
      <w:ins w:id="123" w:author="Hughes, Anna E" w:date="2023-06-19T12:41:00Z">
        <w:r w:rsidR="00FE7979">
          <w:fldChar w:fldCharType="begin"/>
        </w:r>
        <w:r w:rsidR="00FE7979">
          <w:instrText xml:space="preserve"> HYPERLINK \l "_bookmark77" </w:instrText>
        </w:r>
        <w:r w:rsidR="00FE7979">
          <w:fldChar w:fldCharType="separate"/>
        </w:r>
        <w:r>
          <w:rPr>
            <w:spacing w:val="-4"/>
          </w:rPr>
          <w:t>atler</w:t>
        </w:r>
        <w:r>
          <w:rPr>
            <w:spacing w:val="9"/>
          </w:rPr>
          <w:t xml:space="preserve"> </w:t>
        </w:r>
        <w:r>
          <w:rPr>
            <w:spacing w:val="-4"/>
          </w:rPr>
          <w:t>et</w:t>
        </w:r>
        <w:r>
          <w:rPr>
            <w:spacing w:val="9"/>
          </w:rPr>
          <w:t xml:space="preserve"> </w:t>
        </w:r>
        <w:r>
          <w:rPr>
            <w:spacing w:val="-4"/>
          </w:rPr>
          <w:t>al</w:t>
        </w:r>
        <w:r w:rsidR="00FE7979">
          <w:rPr>
            <w:spacing w:val="-4"/>
          </w:rPr>
          <w:fldChar w:fldCharType="end"/>
        </w:r>
      </w:ins>
      <w:r>
        <w:rPr>
          <w:spacing w:val="-4"/>
        </w:rPr>
        <w:t>.,</w:t>
      </w:r>
      <w:r>
        <w:rPr>
          <w:spacing w:val="9"/>
        </w:rPr>
        <w:t xml:space="preserve"> </w:t>
      </w:r>
      <w:del w:id="124" w:author="Hughes, Anna E" w:date="2023-06-19T12:41:00Z">
        <w:r w:rsidR="00FE7979">
          <w:fldChar w:fldCharType="begin"/>
        </w:r>
        <w:r w:rsidR="00FE7979">
          <w:delInstrText xml:space="preserve"> HYPERLINK \l "_bookmark74" </w:delInstrText>
        </w:r>
        <w:r w:rsidR="00FE7979">
          <w:fldChar w:fldCharType="separate"/>
        </w:r>
        <w:r w:rsidR="00F7725C">
          <w:rPr>
            <w:spacing w:val="-4"/>
          </w:rPr>
          <w:delText>2011;</w:delText>
        </w:r>
        <w:r w:rsidR="00FE7979">
          <w:rPr>
            <w:spacing w:val="-4"/>
          </w:rPr>
          <w:fldChar w:fldCharType="end"/>
        </w:r>
      </w:del>
      <w:ins w:id="125" w:author="Hughes, Anna E" w:date="2023-06-19T12:41:00Z">
        <w:r w:rsidR="00FE7979">
          <w:fldChar w:fldCharType="begin"/>
        </w:r>
        <w:r w:rsidR="00FE7979">
          <w:instrText xml:space="preserve"> HYPERLINK \l "_bookmark77" </w:instrText>
        </w:r>
        <w:r w:rsidR="00FE7979">
          <w:fldChar w:fldCharType="separate"/>
        </w:r>
        <w:r>
          <w:rPr>
            <w:spacing w:val="-4"/>
          </w:rPr>
          <w:t>2011;</w:t>
        </w:r>
        <w:r w:rsidR="00FE7979">
          <w:rPr>
            <w:spacing w:val="-4"/>
          </w:rPr>
          <w:fldChar w:fldCharType="end"/>
        </w:r>
      </w:ins>
      <w:r>
        <w:rPr>
          <w:spacing w:val="9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26" w:author="Hughes, Anna E" w:date="2023-06-19T12:41:00Z">
        <w:r w:rsidR="00FE7979">
          <w:delInstrText>bookmark45</w:delInstrText>
        </w:r>
      </w:del>
      <w:ins w:id="127" w:author="Hughes, Anna E" w:date="2023-06-19T12:41:00Z">
        <w:r w:rsidR="00FE7979">
          <w:instrText>bookmark47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Koehler</w:t>
      </w:r>
      <w:r w:rsidR="00FE7979">
        <w:rPr>
          <w:spacing w:val="-4"/>
        </w:rPr>
        <w:fldChar w:fldCharType="end"/>
      </w:r>
    </w:p>
    <w:p w:rsidR="00485016" w:rsidRDefault="00C14774">
      <w:pPr>
        <w:pStyle w:val="BodyText"/>
        <w:ind w:left="290"/>
        <w:pPrChange w:id="12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w w:val="90"/>
          <w:sz w:val="12"/>
        </w:rPr>
        <w:t>52</w:t>
      </w:r>
      <w:r>
        <w:rPr>
          <w:rFonts w:ascii="Trebuchet MS"/>
          <w:spacing w:val="70"/>
          <w:sz w:val="12"/>
        </w:rPr>
        <w:t xml:space="preserve">  </w:t>
      </w:r>
      <w:del w:id="129" w:author="Hughes, Anna E" w:date="2023-06-19T12:41:00Z">
        <w:r w:rsidR="00FE7979">
          <w:fldChar w:fldCharType="begin"/>
        </w:r>
        <w:r w:rsidR="00FE7979">
          <w:delInstrText xml:space="preserve"> HYPERLINK \l "_bookmark45" </w:delInstrText>
        </w:r>
        <w:r w:rsidR="00FE7979">
          <w:fldChar w:fldCharType="separate"/>
        </w:r>
        <w:r w:rsidR="00F7725C">
          <w:rPr>
            <w:w w:val="90"/>
          </w:rPr>
          <w:delText>et</w:delText>
        </w:r>
        <w:r w:rsidR="00F7725C">
          <w:rPr>
            <w:spacing w:val="2"/>
          </w:rPr>
          <w:delText xml:space="preserve"> </w:delText>
        </w:r>
        <w:r w:rsidR="00F7725C">
          <w:rPr>
            <w:w w:val="90"/>
          </w:rPr>
          <w:delText>al.,</w:delText>
        </w:r>
        <w:r w:rsidR="00FE7979">
          <w:rPr>
            <w:w w:val="90"/>
          </w:rPr>
          <w:fldChar w:fldCharType="end"/>
        </w:r>
      </w:del>
      <w:ins w:id="130" w:author="Hughes, Anna E" w:date="2023-06-19T12:41:00Z">
        <w:r w:rsidR="00FE7979">
          <w:fldChar w:fldCharType="begin"/>
        </w:r>
        <w:r w:rsidR="00FE7979">
          <w:instrText xml:space="preserve"> HYPERLINK \l "_bookmark47" </w:instrText>
        </w:r>
        <w:r w:rsidR="00FE7979">
          <w:fldChar w:fldCharType="separate"/>
        </w:r>
        <w:r>
          <w:rPr>
            <w:w w:val="90"/>
          </w:rPr>
          <w:t>et</w:t>
        </w:r>
        <w:r>
          <w:rPr>
            <w:spacing w:val="2"/>
          </w:rPr>
          <w:t xml:space="preserve"> </w:t>
        </w:r>
        <w:r>
          <w:rPr>
            <w:w w:val="90"/>
          </w:rPr>
          <w:t>al.,</w:t>
        </w:r>
        <w:r w:rsidR="00FE7979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del w:id="131" w:author="Hughes, Anna E" w:date="2023-06-19T12:41:00Z">
        <w:r w:rsidR="00FE7979">
          <w:fldChar w:fldCharType="begin"/>
        </w:r>
        <w:r w:rsidR="00FE7979">
          <w:delInstrText xml:space="preserve"> HYPERLINK \l "_bookmark45" </w:delInstrText>
        </w:r>
        <w:r w:rsidR="00FE7979">
          <w:fldChar w:fldCharType="separate"/>
        </w:r>
        <w:r w:rsidR="00F7725C">
          <w:rPr>
            <w:w w:val="90"/>
          </w:rPr>
          <w:delText>2014),</w:delText>
        </w:r>
        <w:r w:rsidR="00FE7979">
          <w:rPr>
            <w:w w:val="90"/>
          </w:rPr>
          <w:fldChar w:fldCharType="end"/>
        </w:r>
      </w:del>
      <w:ins w:id="132" w:author="Hughes, Anna E" w:date="2023-06-19T12:41:00Z">
        <w:r w:rsidR="00FE7979">
          <w:fldChar w:fldCharType="begin"/>
        </w:r>
        <w:r w:rsidR="00FE7979">
          <w:instrText xml:space="preserve"> HYPERLINK \l "_bookmark47" </w:instrText>
        </w:r>
        <w:r w:rsidR="00FE7979">
          <w:fldChar w:fldCharType="separate"/>
        </w:r>
        <w:r>
          <w:rPr>
            <w:w w:val="90"/>
          </w:rPr>
          <w:t>2014),</w:t>
        </w:r>
        <w:r w:rsidR="00FE7979">
          <w:rPr>
            <w:w w:val="90"/>
          </w:rPr>
          <w:fldChar w:fldCharType="end"/>
        </w:r>
      </w:ins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even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abstract</w:t>
      </w:r>
      <w:r>
        <w:rPr>
          <w:spacing w:val="1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search</w:t>
      </w:r>
      <w:r>
        <w:rPr>
          <w:spacing w:val="1"/>
        </w:rPr>
        <w:t xml:space="preserve"> </w:t>
      </w:r>
      <w:r>
        <w:rPr>
          <w:w w:val="90"/>
        </w:rPr>
        <w:t>arrays</w:t>
      </w:r>
      <w:r>
        <w:rPr>
          <w:spacing w:val="1"/>
        </w:rPr>
        <w:t xml:space="preserve"> </w:t>
      </w:r>
      <w:del w:id="133" w:author="Hughes, Anna E" w:date="2023-06-19T12:41:00Z">
        <w:r w:rsidR="00FE7979">
          <w:fldChar w:fldCharType="begin"/>
        </w:r>
        <w:r w:rsidR="00FE7979">
          <w:delInstrText xml:space="preserve"> HYPERLINK \l "_bookmark46" </w:delInstrText>
        </w:r>
        <w:r w:rsidR="00FE7979">
          <w:fldChar w:fldCharType="separate"/>
        </w:r>
        <w:r w:rsidR="00F7725C">
          <w:rPr>
            <w:w w:val="90"/>
          </w:rPr>
          <w:delText>(Kotseruba</w:delText>
        </w:r>
        <w:r w:rsidR="00F7725C">
          <w:delText xml:space="preserve"> </w:delText>
        </w:r>
        <w:r w:rsidR="00F7725C">
          <w:rPr>
            <w:w w:val="90"/>
          </w:rPr>
          <w:delText>et</w:delText>
        </w:r>
        <w:r w:rsidR="00F7725C">
          <w:rPr>
            <w:spacing w:val="1"/>
          </w:rPr>
          <w:delText xml:space="preserve"> </w:delText>
        </w:r>
        <w:r w:rsidR="00F7725C">
          <w:rPr>
            <w:w w:val="90"/>
          </w:rPr>
          <w:delText>al.,</w:delText>
        </w:r>
        <w:r w:rsidR="00FE7979">
          <w:rPr>
            <w:w w:val="90"/>
          </w:rPr>
          <w:fldChar w:fldCharType="end"/>
        </w:r>
      </w:del>
      <w:ins w:id="134" w:author="Hughes, Anna E" w:date="2023-06-19T12:41:00Z">
        <w:r w:rsidR="00FE7979">
          <w:fldChar w:fldCharType="begin"/>
        </w:r>
        <w:r w:rsidR="00FE7979">
          <w:instrText xml:space="preserve"> HYPERLINK \l "_bookmark48" </w:instrText>
        </w:r>
        <w:r w:rsidR="00FE7979">
          <w:fldChar w:fldCharType="separate"/>
        </w:r>
        <w:r>
          <w:rPr>
            <w:w w:val="90"/>
          </w:rPr>
          <w:t>(Kotseruba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  <w:r w:rsidR="00FE7979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del w:id="135" w:author="Hughes, Anna E" w:date="2023-06-19T12:41:00Z">
        <w:r w:rsidR="00FE7979">
          <w:fldChar w:fldCharType="begin"/>
        </w:r>
        <w:r w:rsidR="00FE7979">
          <w:delInstrText xml:space="preserve"> HYPERLINK \l "_bookmark46" </w:delInstrText>
        </w:r>
        <w:r w:rsidR="00FE7979">
          <w:fldChar w:fldCharType="separate"/>
        </w:r>
        <w:r w:rsidR="00F7725C">
          <w:rPr>
            <w:spacing w:val="-2"/>
            <w:w w:val="90"/>
          </w:rPr>
          <w:delText>2020).</w:delText>
        </w:r>
        <w:r w:rsidR="00FE7979">
          <w:rPr>
            <w:spacing w:val="-2"/>
            <w:w w:val="90"/>
          </w:rPr>
          <w:fldChar w:fldCharType="end"/>
        </w:r>
      </w:del>
      <w:ins w:id="136" w:author="Hughes, Anna E" w:date="2023-06-19T12:41:00Z">
        <w:r w:rsidR="00FE7979">
          <w:fldChar w:fldCharType="begin"/>
        </w:r>
        <w:r w:rsidR="00FE7979">
          <w:instrText xml:space="preserve"> HYPERLINK \l "_bookmark48" </w:instrText>
        </w:r>
        <w:r w:rsidR="00FE7979">
          <w:fldChar w:fldCharType="separate"/>
        </w:r>
        <w:r>
          <w:rPr>
            <w:spacing w:val="-2"/>
            <w:w w:val="90"/>
          </w:rPr>
          <w:t>2020).</w:t>
        </w:r>
        <w:r w:rsidR="00FE7979">
          <w:rPr>
            <w:spacing w:val="-2"/>
            <w:w w:val="90"/>
          </w:rPr>
          <w:fldChar w:fldCharType="end"/>
        </w:r>
      </w:ins>
    </w:p>
    <w:p w:rsidR="00485016" w:rsidRDefault="00C14774">
      <w:pPr>
        <w:pStyle w:val="BodyText"/>
        <w:spacing w:before="8"/>
        <w:ind w:left="290"/>
        <w:pPrChange w:id="137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53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addition,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most</w:t>
      </w:r>
      <w:r>
        <w:rPr>
          <w:spacing w:val="-7"/>
        </w:rPr>
        <w:t xml:space="preserve"> </w:t>
      </w:r>
      <w:r>
        <w:rPr>
          <w:spacing w:val="-6"/>
        </w:rPr>
        <w:t>instances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8"/>
        </w:rPr>
        <w:t xml:space="preserve"> </w:t>
      </w:r>
      <w:r>
        <w:rPr>
          <w:spacing w:val="-6"/>
        </w:rPr>
        <w:t>search,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clearly</w:t>
      </w:r>
      <w:r>
        <w:rPr>
          <w:spacing w:val="-7"/>
        </w:rPr>
        <w:t xml:space="preserve"> </w:t>
      </w:r>
      <w:r>
        <w:rPr>
          <w:spacing w:val="-6"/>
        </w:rPr>
        <w:t>defined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7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pStyle w:val="BodyText"/>
        <w:ind w:left="290"/>
        <w:pPrChange w:id="13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54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goal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specific</w:t>
      </w:r>
      <w:r>
        <w:rPr>
          <w:spacing w:val="1"/>
        </w:rPr>
        <w:t xml:space="preserve"> </w:t>
      </w:r>
      <w:r>
        <w:rPr>
          <w:spacing w:val="-4"/>
        </w:rPr>
        <w:t>object)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inspecting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most</w:t>
      </w:r>
      <w:r>
        <w:rPr>
          <w:spacing w:val="1"/>
        </w:rPr>
        <w:t xml:space="preserve"> </w:t>
      </w:r>
      <w:r>
        <w:rPr>
          <w:spacing w:val="-4"/>
        </w:rPr>
        <w:t>salient</w:t>
      </w:r>
      <w:r>
        <w:rPr>
          <w:spacing w:val="1"/>
        </w:rPr>
        <w:t xml:space="preserve"> </w:t>
      </w:r>
      <w:r>
        <w:rPr>
          <w:spacing w:val="-4"/>
        </w:rPr>
        <w:t>areas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dis-</w:t>
      </w:r>
    </w:p>
    <w:p w:rsidR="00485016" w:rsidRDefault="00C14774">
      <w:pPr>
        <w:pStyle w:val="BodyText"/>
        <w:spacing w:before="8"/>
        <w:ind w:left="290"/>
        <w:pPrChange w:id="139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z w:val="12"/>
        </w:rPr>
        <w:t>55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may in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inefficient.</w:t>
      </w:r>
      <w:r>
        <w:rPr>
          <w:spacing w:val="35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eye</w:t>
      </w:r>
      <w:r>
        <w:rPr>
          <w:spacing w:val="-2"/>
        </w:rPr>
        <w:t xml:space="preserve"> movements,</w:t>
      </w:r>
    </w:p>
    <w:p w:rsidR="00485016" w:rsidRDefault="00C14774">
      <w:pPr>
        <w:pStyle w:val="BodyText"/>
        <w:ind w:left="290"/>
        <w:pPrChange w:id="140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w w:val="90"/>
          <w:sz w:val="12"/>
        </w:rPr>
        <w:t>56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do</w:t>
      </w:r>
      <w:r>
        <w:rPr>
          <w:spacing w:val="10"/>
        </w:rPr>
        <w:t xml:space="preserve"> </w:t>
      </w:r>
      <w:r>
        <w:rPr>
          <w:w w:val="90"/>
        </w:rPr>
        <w:t>not</w:t>
      </w:r>
      <w:r>
        <w:rPr>
          <w:spacing w:val="9"/>
        </w:rPr>
        <w:t xml:space="preserve"> </w:t>
      </w:r>
      <w:r>
        <w:rPr>
          <w:w w:val="90"/>
        </w:rPr>
        <w:t>necessarily</w:t>
      </w:r>
      <w:r>
        <w:rPr>
          <w:spacing w:val="9"/>
        </w:rPr>
        <w:t xml:space="preserve"> </w:t>
      </w:r>
      <w:r>
        <w:rPr>
          <w:w w:val="90"/>
        </w:rPr>
        <w:t>provide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w w:val="90"/>
        </w:rPr>
        <w:t>framework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cognitive</w:t>
      </w:r>
    </w:p>
    <w:p w:rsidR="00485016" w:rsidRDefault="00C14774">
      <w:pPr>
        <w:pStyle w:val="BodyText"/>
        <w:spacing w:before="8"/>
        <w:ind w:left="290"/>
        <w:pPrChange w:id="141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57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processes</w:t>
      </w:r>
      <w:r>
        <w:rPr>
          <w:spacing w:val="-3"/>
        </w:rPr>
        <w:t xml:space="preserve"> </w:t>
      </w:r>
      <w:r>
        <w:rPr>
          <w:spacing w:val="-6"/>
        </w:rPr>
        <w:t>underlying</w:t>
      </w:r>
      <w:r>
        <w:rPr>
          <w:spacing w:val="-4"/>
        </w:rPr>
        <w:t xml:space="preserve"> </w:t>
      </w:r>
      <w:r>
        <w:rPr>
          <w:spacing w:val="-6"/>
        </w:rPr>
        <w:t>visual</w:t>
      </w:r>
      <w:r>
        <w:rPr>
          <w:spacing w:val="-5"/>
        </w:rPr>
        <w:t xml:space="preserve"> </w:t>
      </w:r>
      <w:r>
        <w:rPr>
          <w:spacing w:val="-6"/>
        </w:rPr>
        <w:t>search.</w:t>
      </w:r>
    </w:p>
    <w:p w:rsidR="00485016" w:rsidRDefault="00C14774">
      <w:pPr>
        <w:pStyle w:val="BodyText"/>
        <w:tabs>
          <w:tab w:val="left" w:pos="968"/>
        </w:tabs>
        <w:spacing w:before="8"/>
        <w:ind w:left="290"/>
        <w:pPrChange w:id="142" w:author="Hughes, Anna E" w:date="2023-06-19T12:41:00Z">
          <w:pPr>
            <w:pStyle w:val="BodyText"/>
            <w:tabs>
              <w:tab w:val="left" w:pos="848"/>
            </w:tabs>
            <w:spacing w:before="8"/>
            <w:ind w:left="170"/>
          </w:pPr>
        </w:pPrChange>
      </w:pPr>
      <w:r>
        <w:rPr>
          <w:rFonts w:ascii="Trebuchet MS"/>
          <w:spacing w:val="-5"/>
          <w:sz w:val="12"/>
        </w:rPr>
        <w:t>58</w:t>
      </w:r>
      <w:r>
        <w:rPr>
          <w:rFonts w:ascii="Trebuchet MS"/>
          <w:sz w:val="12"/>
        </w:rPr>
        <w:tab/>
      </w:r>
      <w:r>
        <w:rPr>
          <w:w w:val="90"/>
        </w:rPr>
        <w:t>Perhaps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most</w:t>
      </w:r>
      <w:r>
        <w:rPr>
          <w:spacing w:val="4"/>
        </w:rPr>
        <w:t xml:space="preserve"> </w:t>
      </w:r>
      <w:r>
        <w:rPr>
          <w:w w:val="90"/>
        </w:rPr>
        <w:t>established</w:t>
      </w:r>
      <w:r>
        <w:rPr>
          <w:spacing w:val="5"/>
        </w:rPr>
        <w:t xml:space="preserve"> </w:t>
      </w:r>
      <w:r>
        <w:rPr>
          <w:w w:val="90"/>
        </w:rPr>
        <w:t>class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based</w:t>
      </w:r>
      <w:r>
        <w:rPr>
          <w:spacing w:val="4"/>
        </w:rPr>
        <w:t xml:space="preserve"> </w:t>
      </w:r>
      <w:r>
        <w:rPr>
          <w:spacing w:val="-2"/>
          <w:w w:val="90"/>
        </w:rPr>
        <w:t>around</w:t>
      </w:r>
    </w:p>
    <w:p w:rsidR="00485016" w:rsidRDefault="00C14774">
      <w:pPr>
        <w:pStyle w:val="BodyText"/>
        <w:ind w:left="290"/>
        <w:pPrChange w:id="143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59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2"/>
        </w:rPr>
        <w:t xml:space="preserve"> </w:t>
      </w:r>
      <w:r>
        <w:rPr>
          <w:spacing w:val="-6"/>
        </w:rPr>
        <w:t>Integration</w:t>
      </w:r>
      <w:r>
        <w:rPr>
          <w:spacing w:val="2"/>
        </w:rPr>
        <w:t xml:space="preserve"> </w:t>
      </w:r>
      <w:r>
        <w:rPr>
          <w:spacing w:val="-6"/>
        </w:rPr>
        <w:t>Theory</w:t>
      </w:r>
      <w:r>
        <w:rPr>
          <w:spacing w:val="1"/>
        </w:rPr>
        <w:t xml:space="preserve"> </w:t>
      </w:r>
      <w:r>
        <w:rPr>
          <w:spacing w:val="-6"/>
        </w:rPr>
        <w:t>(T</w:t>
      </w:r>
      <w:del w:id="144" w:author="Hughes, Anna E" w:date="2023-06-19T12:41:00Z">
        <w:r w:rsidR="00FE7979">
          <w:fldChar w:fldCharType="begin"/>
        </w:r>
        <w:r w:rsidR="00FE7979">
          <w:delInstrText xml:space="preserve"> HYPERLINK \l "_bookmark76" </w:delInstrText>
        </w:r>
        <w:r w:rsidR="00FE7979">
          <w:fldChar w:fldCharType="separate"/>
        </w:r>
        <w:r w:rsidR="00F7725C">
          <w:rPr>
            <w:spacing w:val="-6"/>
          </w:rPr>
          <w:delText>reisman</w:delText>
        </w:r>
        <w:r w:rsidR="00F7725C">
          <w:rPr>
            <w:spacing w:val="1"/>
          </w:rPr>
          <w:delText xml:space="preserve"> </w:delText>
        </w:r>
        <w:r w:rsidR="00F7725C">
          <w:rPr>
            <w:spacing w:val="-6"/>
          </w:rPr>
          <w:delText>and</w:delText>
        </w:r>
        <w:r w:rsidR="00F7725C">
          <w:rPr>
            <w:spacing w:val="2"/>
          </w:rPr>
          <w:delText xml:space="preserve"> </w:delText>
        </w:r>
        <w:r w:rsidR="00F7725C">
          <w:rPr>
            <w:spacing w:val="-6"/>
          </w:rPr>
          <w:delText>Gelade,</w:delText>
        </w:r>
        <w:r w:rsidR="00FE7979">
          <w:rPr>
            <w:spacing w:val="-6"/>
          </w:rPr>
          <w:fldChar w:fldCharType="end"/>
        </w:r>
        <w:r w:rsidR="00F7725C"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"_bookmark76" </w:delInstrText>
        </w:r>
        <w:r w:rsidR="00FE7979">
          <w:fldChar w:fldCharType="separate"/>
        </w:r>
        <w:r w:rsidR="00F7725C">
          <w:rPr>
            <w:spacing w:val="-6"/>
          </w:rPr>
          <w:delText>1980),</w:delText>
        </w:r>
        <w:r w:rsidR="00FE7979">
          <w:rPr>
            <w:spacing w:val="-6"/>
          </w:rPr>
          <w:fldChar w:fldCharType="end"/>
        </w:r>
      </w:del>
      <w:ins w:id="145" w:author="Hughes, Anna E" w:date="2023-06-19T12:41:00Z">
        <w:r w:rsidR="00FE7979">
          <w:fldChar w:fldCharType="begin"/>
        </w:r>
        <w:r w:rsidR="00FE7979">
          <w:instrText xml:space="preserve"> HYPERLINK \l "_bookmark79" </w:instrText>
        </w:r>
        <w:r w:rsidR="00FE7979">
          <w:fldChar w:fldCharType="separate"/>
        </w:r>
        <w:r>
          <w:rPr>
            <w:spacing w:val="-6"/>
          </w:rPr>
          <w:t>reisman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  <w:r>
          <w:rPr>
            <w:spacing w:val="2"/>
          </w:rPr>
          <w:t xml:space="preserve"> </w:t>
        </w:r>
        <w:r>
          <w:rPr>
            <w:spacing w:val="-6"/>
          </w:rPr>
          <w:t>Gelade,</w:t>
        </w:r>
        <w:r w:rsidR="00FE7979">
          <w:rPr>
            <w:spacing w:val="-6"/>
          </w:rPr>
          <w:fldChar w:fldCharType="end"/>
        </w:r>
        <w:r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"_bookmark79" </w:instrText>
        </w:r>
        <w:r w:rsidR="00FE7979">
          <w:fldChar w:fldCharType="separate"/>
        </w:r>
        <w:r>
          <w:rPr>
            <w:spacing w:val="-6"/>
          </w:rPr>
          <w:t>1980),</w:t>
        </w:r>
        <w:r w:rsidR="00FE7979">
          <w:rPr>
            <w:spacing w:val="-6"/>
          </w:rPr>
          <w:fldChar w:fldCharType="end"/>
        </w:r>
      </w:ins>
      <w:r>
        <w:rPr>
          <w:spacing w:val="4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has</w:t>
      </w:r>
      <w:r>
        <w:rPr>
          <w:spacing w:val="1"/>
        </w:rPr>
        <w:t xml:space="preserve"> </w:t>
      </w:r>
      <w:r>
        <w:rPr>
          <w:spacing w:val="-6"/>
        </w:rPr>
        <w:t>been</w:t>
      </w:r>
      <w:r>
        <w:rPr>
          <w:spacing w:val="2"/>
        </w:rPr>
        <w:t xml:space="preserve"> </w:t>
      </w:r>
      <w:r>
        <w:rPr>
          <w:spacing w:val="-6"/>
        </w:rPr>
        <w:t>modi-</w:t>
      </w:r>
    </w:p>
    <w:p w:rsidR="00485016" w:rsidRDefault="00C14774">
      <w:pPr>
        <w:pStyle w:val="BodyText"/>
        <w:spacing w:before="8"/>
        <w:ind w:left="290"/>
        <w:pPrChange w:id="14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fied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extended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Wolfe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colleagues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Guided</w:t>
      </w:r>
      <w:r>
        <w:rPr>
          <w:spacing w:val="-1"/>
        </w:rP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47" w:author="Hughes, Anna E" w:date="2023-06-19T12:41:00Z">
        <w:r w:rsidR="00FE7979">
          <w:delInstrText>bookmark82</w:delInstrText>
        </w:r>
      </w:del>
      <w:ins w:id="148" w:author="Hughes, Anna E" w:date="2023-06-19T12:41:00Z">
        <w:r w:rsidR="00FE7979">
          <w:instrText>bookmark87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2"/>
        </w:rPr>
        <w:t>(Wolfe</w:t>
      </w:r>
      <w:r w:rsidR="00FE7979">
        <w:rPr>
          <w:spacing w:val="-2"/>
        </w:rPr>
        <w:fldChar w:fldCharType="end"/>
      </w:r>
    </w:p>
    <w:p w:rsidR="00485016" w:rsidRDefault="00F7725C">
      <w:pPr>
        <w:pStyle w:val="BodyText"/>
        <w:ind w:left="290"/>
        <w:pPrChange w:id="149" w:author="Hughes, Anna E" w:date="2023-06-19T12:41:00Z">
          <w:pPr>
            <w:pStyle w:val="BodyText"/>
            <w:ind w:left="170"/>
          </w:pPr>
        </w:pPrChange>
      </w:pPr>
      <w:del w:id="150" w:author="Hughes, Anna E" w:date="2023-06-19T12:41:00Z">
        <w:r>
          <w:rPr>
            <w:rFonts w:ascii="Trebuchet MS"/>
            <w:spacing w:val="-4"/>
            <w:sz w:val="12"/>
          </w:rPr>
          <w:delText>61</w:delText>
        </w:r>
        <w:r>
          <w:rPr>
            <w:rFonts w:ascii="Trebuchet MS"/>
            <w:spacing w:val="35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"_bookmark82" </w:delInstrText>
        </w:r>
        <w:r w:rsidR="00FE7979">
          <w:fldChar w:fldCharType="separate"/>
        </w:r>
        <w:r>
          <w:rPr>
            <w:spacing w:val="-4"/>
          </w:rPr>
          <w:delText>et</w:delText>
        </w:r>
        <w:r>
          <w:delText xml:space="preserve"> </w:delText>
        </w:r>
        <w:r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"_bookmark82" </w:delInstrText>
        </w:r>
        <w:r w:rsidR="00FE7979">
          <w:fldChar w:fldCharType="separate"/>
        </w:r>
        <w:r>
          <w:rPr>
            <w:spacing w:val="-4"/>
          </w:rPr>
          <w:delText>1989;</w:delText>
        </w:r>
        <w:r w:rsidR="00FE7979">
          <w:rPr>
            <w:spacing w:val="-4"/>
          </w:rPr>
          <w:fldChar w:fldCharType="end"/>
        </w:r>
        <w:r>
          <w:delText xml:space="preserve"> </w:delText>
        </w:r>
        <w:r w:rsidR="00FE7979">
          <w:fldChar w:fldCharType="begin"/>
        </w:r>
        <w:r w:rsidR="00FE7979">
          <w:delInstrText xml:space="preserve"> HYPERLINK \l "_bookmark80" </w:delInstrText>
        </w:r>
        <w:r w:rsidR="00FE7979">
          <w:fldChar w:fldCharType="separate"/>
        </w:r>
        <w:r>
          <w:rPr>
            <w:spacing w:val="-4"/>
          </w:rPr>
          <w:delText>Wolfe,</w:delText>
        </w:r>
        <w:r w:rsidR="00FE7979">
          <w:rPr>
            <w:spacing w:val="-4"/>
          </w:rPr>
          <w:fldChar w:fldCharType="end"/>
        </w:r>
        <w:r>
          <w:rPr>
            <w:spacing w:val="-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"_bookmark80" </w:delInstrText>
        </w:r>
        <w:r w:rsidR="00FE7979">
          <w:fldChar w:fldCharType="separate"/>
        </w:r>
        <w:r>
          <w:rPr>
            <w:spacing w:val="-4"/>
          </w:rPr>
          <w:delText>2014).</w:delText>
        </w:r>
        <w:r w:rsidR="00FE7979">
          <w:rPr>
            <w:spacing w:val="-4"/>
          </w:rPr>
          <w:fldChar w:fldCharType="end"/>
        </w:r>
      </w:del>
      <w:ins w:id="151" w:author="Hughes, Anna E" w:date="2023-06-19T12:41:00Z">
        <w:r w:rsidR="00C14774">
          <w:rPr>
            <w:rFonts w:ascii="Trebuchet MS"/>
            <w:spacing w:val="-4"/>
            <w:sz w:val="12"/>
          </w:rPr>
          <w:t>61</w:t>
        </w:r>
        <w:r w:rsidR="00C14774">
          <w:rPr>
            <w:rFonts w:ascii="Trebuchet MS"/>
            <w:spacing w:val="3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"_bookmark87"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t xml:space="preserve"> </w:t>
        </w:r>
        <w:r w:rsidR="00C14774"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"_bookmark87" </w:instrText>
        </w:r>
        <w:r w:rsidR="00FE7979">
          <w:fldChar w:fldCharType="separate"/>
        </w:r>
        <w:r w:rsidR="00C14774">
          <w:rPr>
            <w:spacing w:val="-4"/>
          </w:rPr>
          <w:t>1989;</w:t>
        </w:r>
        <w:r w:rsidR="00FE7979">
          <w:rPr>
            <w:spacing w:val="-4"/>
          </w:rPr>
          <w:fldChar w:fldCharType="end"/>
        </w:r>
        <w:r w:rsidR="00C14774">
          <w:t xml:space="preserve"> </w:t>
        </w:r>
        <w:r w:rsidR="00FE7979">
          <w:fldChar w:fldCharType="begin"/>
        </w:r>
        <w:r w:rsidR="00FE7979">
          <w:instrText xml:space="preserve"> HYPERLINK \l "_bookmark84" </w:instrText>
        </w:r>
        <w:r w:rsidR="00FE7979">
          <w:fldChar w:fldCharType="separate"/>
        </w:r>
        <w:r w:rsidR="00C14774">
          <w:rPr>
            <w:spacing w:val="-4"/>
          </w:rPr>
          <w:t>Wolfe,</w:t>
        </w:r>
        <w:r w:rsidR="00FE7979">
          <w:rPr>
            <w:spacing w:val="-4"/>
          </w:rPr>
          <w:fldChar w:fldCharType="end"/>
        </w:r>
        <w:r w:rsidR="00C14774">
          <w:rPr>
            <w:spacing w:val="-1"/>
          </w:rPr>
          <w:t xml:space="preserve"> </w:t>
        </w:r>
        <w:r w:rsidR="00FE7979">
          <w:fldChar w:fldCharType="begin"/>
        </w:r>
        <w:r w:rsidR="00FE7979">
          <w:instrText xml:space="preserve"> HYPERLINK \l "_bookmark84" </w:instrText>
        </w:r>
        <w:r w:rsidR="00FE7979">
          <w:fldChar w:fldCharType="separate"/>
        </w:r>
        <w:r w:rsidR="00C14774">
          <w:rPr>
            <w:spacing w:val="-4"/>
          </w:rPr>
          <w:t>2014).</w:t>
        </w:r>
        <w:r w:rsidR="00FE7979">
          <w:rPr>
            <w:spacing w:val="-4"/>
          </w:rPr>
          <w:fldChar w:fldCharType="end"/>
        </w:r>
      </w:ins>
      <w:r w:rsidR="00C14774">
        <w:rPr>
          <w:spacing w:val="30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theories</w:t>
      </w:r>
      <w:r w:rsidR="00C14774">
        <w:t xml:space="preserve"> </w:t>
      </w:r>
      <w:r w:rsidR="00C14774">
        <w:rPr>
          <w:spacing w:val="-4"/>
        </w:rPr>
        <w:t>have</w:t>
      </w:r>
      <w:r w:rsidR="00C14774">
        <w:t xml:space="preserve"> </w:t>
      </w:r>
      <w:r w:rsidR="00C14774">
        <w:rPr>
          <w:spacing w:val="-4"/>
        </w:rPr>
        <w:t>been</w:t>
      </w:r>
      <w:r w:rsidR="00C14774">
        <w:t xml:space="preserve"> </w:t>
      </w:r>
      <w:r w:rsidR="00C14774">
        <w:rPr>
          <w:spacing w:val="-4"/>
        </w:rPr>
        <w:t>developed</w:t>
      </w:r>
      <w:r w:rsidR="00C14774">
        <w:t xml:space="preserve"> </w:t>
      </w:r>
      <w:r w:rsidR="00C14774">
        <w:rPr>
          <w:spacing w:val="-4"/>
        </w:rPr>
        <w:t>using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data</w:t>
      </w:r>
      <w:r w:rsidR="00C14774">
        <w:t xml:space="preserve"> </w:t>
      </w:r>
      <w:r w:rsidR="00C14774">
        <w:rPr>
          <w:spacing w:val="-4"/>
        </w:rPr>
        <w:t>from</w:t>
      </w:r>
    </w:p>
    <w:p w:rsidR="00485016" w:rsidRDefault="00C14774">
      <w:pPr>
        <w:pStyle w:val="BodyText"/>
        <w:spacing w:before="8"/>
        <w:ind w:left="290"/>
        <w:pPrChange w:id="152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62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visual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tasks</w:t>
      </w:r>
      <w:r>
        <w:rPr>
          <w:spacing w:val="5"/>
        </w:rPr>
        <w:t xml:space="preserve"> </w:t>
      </w:r>
      <w:r>
        <w:rPr>
          <w:spacing w:val="-4"/>
        </w:rPr>
        <w:t>with</w:t>
      </w:r>
      <w:r>
        <w:rPr>
          <w:spacing w:val="6"/>
        </w:rPr>
        <w:t xml:space="preserve"> </w:t>
      </w:r>
      <w:r>
        <w:rPr>
          <w:spacing w:val="-4"/>
        </w:rPr>
        <w:t>discrete</w:t>
      </w:r>
      <w:r>
        <w:rPr>
          <w:spacing w:val="6"/>
        </w:rPr>
        <w:t xml:space="preserve"> </w:t>
      </w:r>
      <w:r>
        <w:rPr>
          <w:spacing w:val="-4"/>
        </w:rPr>
        <w:t>sets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abstract</w:t>
      </w:r>
      <w:r>
        <w:rPr>
          <w:spacing w:val="6"/>
        </w:rPr>
        <w:t xml:space="preserve"> </w:t>
      </w:r>
      <w:r>
        <w:rPr>
          <w:spacing w:val="-4"/>
        </w:rPr>
        <w:t>items.</w:t>
      </w:r>
      <w:r>
        <w:rPr>
          <w:spacing w:val="50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models</w:t>
      </w:r>
      <w:r>
        <w:rPr>
          <w:spacing w:val="6"/>
        </w:rPr>
        <w:t xml:space="preserve"> </w:t>
      </w:r>
      <w:r>
        <w:rPr>
          <w:spacing w:val="-4"/>
        </w:rPr>
        <w:t>combine</w:t>
      </w:r>
    </w:p>
    <w:p w:rsidR="00485016" w:rsidRDefault="00C14774">
      <w:pPr>
        <w:pStyle w:val="BodyText"/>
        <w:ind w:left="290"/>
        <w:pPrChange w:id="153" w:author="Hughes, Anna E" w:date="2023-06-19T12:41:00Z">
          <w:pPr>
            <w:pStyle w:val="BodyText"/>
            <w:ind w:left="170"/>
          </w:pPr>
        </w:pPrChange>
      </w:pPr>
      <w:r>
        <w:rPr>
          <w:rFonts w:ascii="Trebuchet MS" w:hAnsi="Trebuchet MS"/>
          <w:spacing w:val="-4"/>
          <w:sz w:val="12"/>
        </w:rPr>
        <w:t>63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top-down</w:t>
      </w:r>
      <w:r>
        <w:rPr>
          <w:spacing w:val="11"/>
        </w:rPr>
        <w:t xml:space="preserve"> </w:t>
      </w:r>
      <w:r>
        <w:rPr>
          <w:spacing w:val="-4"/>
        </w:rPr>
        <w:t>influences</w:t>
      </w:r>
      <w:r>
        <w:rPr>
          <w:spacing w:val="11"/>
        </w:rPr>
        <w:t xml:space="preserve"> </w:t>
      </w:r>
      <w:r>
        <w:rPr>
          <w:spacing w:val="-4"/>
        </w:rPr>
        <w:t>(how</w:t>
      </w:r>
      <w:r>
        <w:rPr>
          <w:spacing w:val="10"/>
        </w:rPr>
        <w:t xml:space="preserve"> </w:t>
      </w:r>
      <w:r>
        <w:rPr>
          <w:spacing w:val="-4"/>
        </w:rPr>
        <w:t>closely</w:t>
      </w:r>
      <w:r>
        <w:rPr>
          <w:spacing w:val="10"/>
        </w:rPr>
        <w:t xml:space="preserve"> </w:t>
      </w:r>
      <w:r>
        <w:rPr>
          <w:spacing w:val="-4"/>
        </w:rPr>
        <w:t>an</w:t>
      </w:r>
      <w:r>
        <w:rPr>
          <w:spacing w:val="10"/>
        </w:rPr>
        <w:t xml:space="preserve"> </w:t>
      </w:r>
      <w:r>
        <w:rPr>
          <w:spacing w:val="-4"/>
        </w:rPr>
        <w:t>item</w:t>
      </w:r>
      <w:r>
        <w:rPr>
          <w:spacing w:val="10"/>
        </w:rPr>
        <w:t xml:space="preserve"> </w:t>
      </w:r>
      <w:r>
        <w:rPr>
          <w:spacing w:val="-4"/>
        </w:rPr>
        <w:t>resembles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observer’s</w:t>
      </w:r>
      <w:r>
        <w:rPr>
          <w:spacing w:val="10"/>
        </w:rPr>
        <w:t xml:space="preserve"> </w:t>
      </w:r>
      <w:r>
        <w:rPr>
          <w:spacing w:val="-4"/>
        </w:rPr>
        <w:t>goal)</w:t>
      </w:r>
      <w:r>
        <w:rPr>
          <w:spacing w:val="10"/>
        </w:rPr>
        <w:t xml:space="preserve"> </w:t>
      </w:r>
      <w:r>
        <w:rPr>
          <w:spacing w:val="-4"/>
        </w:rPr>
        <w:t>with</w:t>
      </w:r>
    </w:p>
    <w:p w:rsidR="00485016" w:rsidRDefault="00C14774">
      <w:pPr>
        <w:pStyle w:val="BodyText"/>
        <w:spacing w:before="8"/>
        <w:ind w:left="290"/>
        <w:pPrChange w:id="154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spacing w:val="-4"/>
          <w:sz w:val="12"/>
        </w:rPr>
        <w:t>64</w:t>
      </w:r>
      <w:r>
        <w:rPr>
          <w:rFonts w:ascii="Trebuchet MS" w:hAnsi="Trebuchet MS"/>
          <w:spacing w:val="37"/>
          <w:sz w:val="12"/>
        </w:rPr>
        <w:t xml:space="preserve">  </w:t>
      </w:r>
      <w:r>
        <w:rPr>
          <w:spacing w:val="-4"/>
        </w:rPr>
        <w:t>bottom-up</w:t>
      </w:r>
      <w:r>
        <w:rPr>
          <w:spacing w:val="10"/>
        </w:rPr>
        <w:t xml:space="preserve"> </w:t>
      </w:r>
      <w:r>
        <w:rPr>
          <w:spacing w:val="-4"/>
        </w:rPr>
        <w:t>image</w:t>
      </w:r>
      <w:r>
        <w:rPr>
          <w:spacing w:val="9"/>
        </w:rPr>
        <w:t xml:space="preserve"> </w:t>
      </w:r>
      <w:r>
        <w:rPr>
          <w:spacing w:val="-4"/>
        </w:rPr>
        <w:t>properties.</w:t>
      </w:r>
      <w:r>
        <w:rPr>
          <w:spacing w:val="55"/>
        </w:rPr>
        <w:t xml:space="preserve"> </w:t>
      </w:r>
      <w:r>
        <w:rPr>
          <w:spacing w:val="-4"/>
        </w:rPr>
        <w:t>For</w:t>
      </w:r>
      <w:r>
        <w:rPr>
          <w:spacing w:val="9"/>
        </w:rPr>
        <w:t xml:space="preserve"> </w:t>
      </w:r>
      <w:r>
        <w:rPr>
          <w:spacing w:val="-4"/>
        </w:rPr>
        <w:t>example,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9"/>
        </w:rPr>
        <w:t xml:space="preserve"> </w:t>
      </w:r>
      <w:r>
        <w:rPr>
          <w:spacing w:val="-4"/>
        </w:rPr>
        <w:t>one’s</w:t>
      </w:r>
      <w:r>
        <w:rPr>
          <w:spacing w:val="8"/>
        </w:rPr>
        <w:t xml:space="preserve"> </w:t>
      </w:r>
      <w:r>
        <w:rPr>
          <w:spacing w:val="-4"/>
        </w:rPr>
        <w:t>goal</w:t>
      </w:r>
      <w:r>
        <w:rPr>
          <w:spacing w:val="9"/>
        </w:rPr>
        <w:t xml:space="preserve"> </w:t>
      </w:r>
      <w:r>
        <w:rPr>
          <w:spacing w:val="-4"/>
        </w:rPr>
        <w:t>(top-down</w:t>
      </w:r>
      <w:r>
        <w:rPr>
          <w:spacing w:val="9"/>
        </w:rPr>
        <w:t xml:space="preserve"> </w:t>
      </w:r>
      <w:r>
        <w:rPr>
          <w:spacing w:val="-4"/>
        </w:rPr>
        <w:t>processing)</w:t>
      </w:r>
    </w:p>
    <w:p w:rsidR="00485016" w:rsidRDefault="00C14774">
      <w:pPr>
        <w:pStyle w:val="BodyText"/>
        <w:ind w:left="290"/>
        <w:pPrChange w:id="155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65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bar,</w:t>
      </w:r>
      <w:r>
        <w:rPr>
          <w:spacing w:val="3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items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visual</w:t>
      </w:r>
      <w:r>
        <w:rPr>
          <w:spacing w:val="1"/>
        </w:rPr>
        <w:t xml:space="preserve"> </w:t>
      </w:r>
      <w:r>
        <w:rPr>
          <w:spacing w:val="-4"/>
        </w:rPr>
        <w:t>search</w:t>
      </w:r>
    </w:p>
    <w:p w:rsidR="00485016" w:rsidRDefault="00C14774">
      <w:pPr>
        <w:pStyle w:val="BodyText"/>
        <w:spacing w:before="8"/>
        <w:ind w:left="290"/>
        <w:pPrChange w:id="15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66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given greater</w:t>
      </w:r>
      <w:r>
        <w:rPr>
          <w:spacing w:val="-5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than distractors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8"/>
        </w:rPr>
        <w:t xml:space="preserve"> </w:t>
      </w:r>
      <w:r>
        <w:rPr>
          <w:spacing w:val="-6"/>
        </w:rPr>
        <w:t>vertical</w:t>
      </w:r>
      <w:r>
        <w:rPr>
          <w:spacing w:val="-5"/>
        </w:rPr>
        <w:t xml:space="preserve"> </w:t>
      </w:r>
      <w:r>
        <w:rPr>
          <w:spacing w:val="-6"/>
        </w:rPr>
        <w:t>and blue</w:t>
      </w:r>
      <w:r>
        <w:rPr>
          <w:spacing w:val="-5"/>
        </w:rPr>
        <w:t xml:space="preserve"> </w:t>
      </w:r>
      <w:r>
        <w:rPr>
          <w:spacing w:val="-6"/>
        </w:rPr>
        <w:t>items)</w:t>
      </w:r>
    </w:p>
    <w:p w:rsidR="00485016" w:rsidRDefault="00C14774">
      <w:pPr>
        <w:pStyle w:val="BodyText"/>
        <w:spacing w:before="8"/>
        <w:ind w:left="290"/>
        <w:pPrChange w:id="157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model.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salience of a</w:t>
      </w:r>
      <w:r>
        <w:rPr>
          <w:spacing w:val="-3"/>
        </w:rPr>
        <w:t xml:space="preserve"> </w:t>
      </w:r>
      <w:r>
        <w:rPr>
          <w:spacing w:val="-2"/>
        </w:rPr>
        <w:t>given object in</w:t>
      </w:r>
      <w:r>
        <w:rPr>
          <w:spacing w:val="-3"/>
        </w:rPr>
        <w:t xml:space="preserve"> </w:t>
      </w:r>
      <w:r>
        <w:rPr>
          <w:spacing w:val="-2"/>
        </w:rPr>
        <w:t>the display (how</w:t>
      </w:r>
      <w:r>
        <w:rPr>
          <w:spacing w:val="-3"/>
        </w:rPr>
        <w:t xml:space="preserve"> </w:t>
      </w:r>
      <w:r>
        <w:rPr>
          <w:spacing w:val="-2"/>
        </w:rPr>
        <w:t xml:space="preserve">distinctive it </w:t>
      </w:r>
      <w:r>
        <w:rPr>
          <w:spacing w:val="-5"/>
        </w:rPr>
        <w:t>is</w:t>
      </w:r>
    </w:p>
    <w:p w:rsidR="00485016" w:rsidRDefault="00C14774">
      <w:pPr>
        <w:pStyle w:val="BodyText"/>
        <w:ind w:left="290"/>
        <w:pPrChange w:id="15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w w:val="90"/>
          <w:sz w:val="12"/>
        </w:rPr>
        <w:t>68</w:t>
      </w:r>
      <w:r>
        <w:rPr>
          <w:rFonts w:ascii="Trebuchet MS"/>
          <w:spacing w:val="79"/>
          <w:sz w:val="12"/>
        </w:rPr>
        <w:t xml:space="preserve"> 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surrounding</w:t>
      </w:r>
      <w:r>
        <w:rPr>
          <w:spacing w:val="6"/>
        </w:rPr>
        <w:t xml:space="preserve"> </w:t>
      </w:r>
      <w:r>
        <w:rPr>
          <w:w w:val="90"/>
        </w:rPr>
        <w:t>objects)</w:t>
      </w:r>
      <w:r>
        <w:rPr>
          <w:spacing w:val="6"/>
        </w:rPr>
        <w:t xml:space="preserve"> </w:t>
      </w:r>
      <w:r>
        <w:rPr>
          <w:w w:val="90"/>
        </w:rPr>
        <w:t>also</w:t>
      </w:r>
      <w:r>
        <w:rPr>
          <w:spacing w:val="7"/>
        </w:rPr>
        <w:t xml:space="preserve"> </w:t>
      </w:r>
      <w:r>
        <w:rPr>
          <w:w w:val="90"/>
        </w:rPr>
        <w:t>activates</w:t>
      </w:r>
      <w:r>
        <w:rPr>
          <w:spacing w:val="6"/>
        </w:rPr>
        <w:t xml:space="preserve"> </w:t>
      </w:r>
      <w:r>
        <w:rPr>
          <w:w w:val="90"/>
        </w:rPr>
        <w:t>bottom-up</w:t>
      </w:r>
      <w:r>
        <w:rPr>
          <w:spacing w:val="7"/>
        </w:rPr>
        <w:t xml:space="preserve"> </w:t>
      </w:r>
      <w:r>
        <w:rPr>
          <w:w w:val="90"/>
        </w:rPr>
        <w:t>processing.</w:t>
      </w:r>
      <w:r>
        <w:rPr>
          <w:spacing w:val="2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instance,</w:t>
      </w:r>
      <w:r>
        <w:rPr>
          <w:spacing w:val="8"/>
        </w:rPr>
        <w:t xml:space="preserve"> </w:t>
      </w:r>
      <w:r>
        <w:rPr>
          <w:spacing w:val="-10"/>
          <w:w w:val="90"/>
        </w:rPr>
        <w:t>a</w:t>
      </w:r>
    </w:p>
    <w:p w:rsidR="00485016" w:rsidRDefault="00C14774">
      <w:pPr>
        <w:pStyle w:val="BodyText"/>
        <w:spacing w:before="8"/>
        <w:ind w:left="290"/>
        <w:pPrChange w:id="159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8"/>
          <w:sz w:val="12"/>
        </w:rPr>
        <w:lastRenderedPageBreak/>
        <w:t>69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blue</w:t>
      </w:r>
      <w:r>
        <w:rPr>
          <w:spacing w:val="-4"/>
        </w:rPr>
        <w:t xml:space="preserve"> </w:t>
      </w:r>
      <w:r>
        <w:rPr>
          <w:spacing w:val="-8"/>
        </w:rPr>
        <w:t>item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4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items</w:t>
      </w:r>
      <w:r>
        <w:rPr>
          <w:spacing w:val="-5"/>
        </w:rPr>
        <w:t xml:space="preserve"> </w:t>
      </w:r>
      <w:r>
        <w:rPr>
          <w:spacing w:val="-8"/>
        </w:rPr>
        <w:t>is</w:t>
      </w:r>
      <w:r>
        <w:rPr>
          <w:spacing w:val="-5"/>
        </w:rPr>
        <w:t xml:space="preserve"> </w:t>
      </w:r>
      <w:r>
        <w:rPr>
          <w:spacing w:val="-8"/>
        </w:rPr>
        <w:t>ranked</w:t>
      </w:r>
      <w:r>
        <w:rPr>
          <w:spacing w:val="-5"/>
        </w:rPr>
        <w:t xml:space="preserve"> </w:t>
      </w:r>
      <w:r>
        <w:rPr>
          <w:spacing w:val="-8"/>
        </w:rPr>
        <w:t>higher</w:t>
      </w:r>
      <w:r>
        <w:rPr>
          <w:spacing w:val="-5"/>
        </w:rPr>
        <w:t xml:space="preserve"> </w:t>
      </w:r>
      <w:r>
        <w:rPr>
          <w:spacing w:val="-8"/>
        </w:rPr>
        <w:t>than</w:t>
      </w:r>
      <w:r>
        <w:rPr>
          <w:spacing w:val="-5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5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items.</w:t>
      </w:r>
      <w:r>
        <w:rPr>
          <w:spacing w:val="10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such</w:t>
      </w:r>
    </w:p>
    <w:p w:rsidR="00485016" w:rsidRDefault="00C14774">
      <w:pPr>
        <w:pStyle w:val="BodyText"/>
        <w:ind w:left="290"/>
        <w:pPrChange w:id="160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cases,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salient</w:t>
      </w:r>
      <w:r>
        <w:rPr>
          <w:spacing w:val="12"/>
        </w:rPr>
        <w:t xml:space="preserve"> </w:t>
      </w:r>
      <w:r>
        <w:rPr>
          <w:spacing w:val="-4"/>
        </w:rPr>
        <w:t>item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spacing w:val="12"/>
        </w:rPr>
        <w:t xml:space="preserve"> </w:t>
      </w:r>
      <w:r>
        <w:rPr>
          <w:spacing w:val="-4"/>
        </w:rPr>
        <w:t>capture</w:t>
      </w:r>
      <w:r>
        <w:rPr>
          <w:spacing w:val="11"/>
        </w:rPr>
        <w:t xml:space="preserve"> </w:t>
      </w:r>
      <w:r>
        <w:rPr>
          <w:spacing w:val="-4"/>
        </w:rPr>
        <w:t>attention</w:t>
      </w:r>
      <w:r>
        <w:rPr>
          <w:spacing w:val="11"/>
        </w:rPr>
        <w:t xml:space="preserve"> </w:t>
      </w:r>
      <w:r>
        <w:rPr>
          <w:spacing w:val="-4"/>
        </w:rPr>
        <w:t>even</w:t>
      </w:r>
      <w:r>
        <w:rPr>
          <w:spacing w:val="12"/>
        </w:rPr>
        <w:t xml:space="preserve"> </w:t>
      </w:r>
      <w:r>
        <w:rPr>
          <w:spacing w:val="-4"/>
        </w:rPr>
        <w:t>without</w:t>
      </w:r>
      <w:r>
        <w:rPr>
          <w:spacing w:val="12"/>
        </w:rPr>
        <w:t xml:space="preserve"> </w:t>
      </w:r>
      <w:r>
        <w:rPr>
          <w:spacing w:val="-4"/>
        </w:rPr>
        <w:t>resembling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target.</w:t>
      </w:r>
    </w:p>
    <w:p w:rsidR="00485016" w:rsidRDefault="00C14774">
      <w:pPr>
        <w:pStyle w:val="BodyText"/>
        <w:spacing w:before="8"/>
        <w:ind w:left="290"/>
        <w:pPrChange w:id="161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8"/>
          <w:sz w:val="12"/>
        </w:rPr>
        <w:t>71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Combining</w:t>
      </w:r>
      <w:r>
        <w:rPr>
          <w:spacing w:val="-2"/>
        </w:rPr>
        <w:t xml:space="preserve"> </w:t>
      </w:r>
      <w:r>
        <w:rPr>
          <w:spacing w:val="-8"/>
        </w:rPr>
        <w:t>bottom-up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top-down</w:t>
      </w:r>
      <w:r>
        <w:rPr>
          <w:spacing w:val="-2"/>
        </w:rPr>
        <w:t xml:space="preserve"> </w:t>
      </w:r>
      <w:r>
        <w:rPr>
          <w:spacing w:val="-8"/>
        </w:rPr>
        <w:t>sources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</w:p>
    <w:p w:rsidR="00485016" w:rsidRDefault="00C14774">
      <w:pPr>
        <w:pStyle w:val="BodyText"/>
        <w:ind w:left="290"/>
        <w:pPrChange w:id="16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72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map</w:t>
      </w:r>
      <w:r>
        <w:rPr>
          <w:spacing w:val="2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generates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prediction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order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stimuli</w:t>
      </w:r>
      <w:r>
        <w:rPr>
          <w:spacing w:val="1"/>
        </w:rPr>
        <w:t xml:space="preserve"> </w:t>
      </w:r>
      <w:r>
        <w:rPr>
          <w:spacing w:val="-6"/>
        </w:rPr>
        <w:t>are</w:t>
      </w:r>
      <w:r>
        <w:rPr>
          <w:spacing w:val="1"/>
        </w:rPr>
        <w:t xml:space="preserve"> </w:t>
      </w:r>
      <w:r>
        <w:rPr>
          <w:spacing w:val="-6"/>
        </w:rPr>
        <w:t>processed</w:t>
      </w:r>
      <w:r>
        <w:t xml:space="preserve"> </w:t>
      </w:r>
      <w:r>
        <w:rPr>
          <w:spacing w:val="-6"/>
        </w:rPr>
        <w:t>in</w:t>
      </w:r>
    </w:p>
    <w:p w:rsidR="00485016" w:rsidRDefault="00C14774">
      <w:pPr>
        <w:pStyle w:val="BodyText"/>
        <w:spacing w:before="8"/>
        <w:ind w:left="290"/>
        <w:pPrChange w:id="163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extensions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these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been</w:t>
      </w:r>
      <w:r>
        <w:rPr>
          <w:spacing w:val="-1"/>
        </w:rPr>
        <w:t xml:space="preserve"> </w:t>
      </w:r>
      <w:r>
        <w:rPr>
          <w:spacing w:val="-6"/>
        </w:rPr>
        <w:t>proposed,</w:t>
      </w:r>
      <w:r>
        <w:rPr>
          <w:spacing w:val="1"/>
        </w:rP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pStyle w:val="BodyText"/>
        <w:ind w:left="290"/>
        <w:pPrChange w:id="164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Dimension</w:t>
      </w:r>
      <w:r>
        <w:rPr>
          <w:spacing w:val="-9"/>
        </w:rPr>
        <w:t xml:space="preserve"> </w:t>
      </w:r>
      <w:r>
        <w:rPr>
          <w:spacing w:val="-4"/>
        </w:rPr>
        <w:t>Weighting</w:t>
      </w:r>
      <w:r>
        <w:rPr>
          <w:spacing w:val="-9"/>
        </w:rPr>
        <w:t xml:space="preserve"> </w:t>
      </w:r>
      <w:r>
        <w:rPr>
          <w:spacing w:val="-4"/>
        </w:rPr>
        <w:t>Account,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saliency</w:t>
      </w:r>
      <w:r>
        <w:rPr>
          <w:spacing w:val="-9"/>
        </w:rPr>
        <w:t xml:space="preserve"> </w:t>
      </w:r>
      <w:r>
        <w:rPr>
          <w:spacing w:val="-4"/>
        </w:rPr>
        <w:t>weightings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dif-</w:t>
      </w:r>
    </w:p>
    <w:p w:rsidR="00485016" w:rsidRDefault="00C14774">
      <w:pPr>
        <w:pStyle w:val="BodyText"/>
        <w:spacing w:before="8"/>
        <w:ind w:left="290"/>
        <w:pPrChange w:id="165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spacing w:val="-6"/>
          <w:sz w:val="12"/>
        </w:rPr>
        <w:t>75</w:t>
      </w:r>
      <w:r>
        <w:rPr>
          <w:rFonts w:ascii="Trebuchet MS" w:hAnsi="Trebuchet MS"/>
          <w:spacing w:val="45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’dimensions’</w:t>
      </w:r>
      <w:r>
        <w:rPr>
          <w:spacing w:val="-2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colour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2"/>
        </w:rPr>
        <w:t xml:space="preserve"> </w:t>
      </w:r>
      <w:r>
        <w:rPr>
          <w:spacing w:val="-6"/>
        </w:rPr>
        <w:t>shape),</w:t>
      </w:r>
      <w:r>
        <w:rPr>
          <w:spacing w:val="-1"/>
        </w:rPr>
        <w:t xml:space="preserve"> </w:t>
      </w:r>
      <w:r>
        <w:rPr>
          <w:spacing w:val="-6"/>
        </w:rPr>
        <w:t>helping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explain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where</w:t>
      </w:r>
    </w:p>
    <w:p w:rsidR="00485016" w:rsidRDefault="00C14774">
      <w:pPr>
        <w:pStyle w:val="BodyText"/>
        <w:ind w:left="290"/>
        <w:pPrChange w:id="166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76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varying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dimension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blocks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trials</w:t>
      </w:r>
      <w:r>
        <w:rPr>
          <w:spacing w:val="-7"/>
        </w:rPr>
        <w:t xml:space="preserve"> </w:t>
      </w:r>
      <w:r>
        <w:rPr>
          <w:spacing w:val="-6"/>
        </w:rPr>
        <w:t>leads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longer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167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  <w:ind w:left="290"/>
        <w:pPrChange w:id="168" w:author="Hughes, Anna E" w:date="2023-06-19T12:41:00Z">
          <w:pPr>
            <w:pStyle w:val="BodyText"/>
            <w:spacing w:before="238"/>
            <w:ind w:left="170"/>
          </w:pPr>
        </w:pPrChange>
      </w:pPr>
      <w:r>
        <w:rPr>
          <w:rFonts w:ascii="Trebuchet MS"/>
          <w:w w:val="90"/>
          <w:sz w:val="12"/>
        </w:rPr>
        <w:t>77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than</w:t>
      </w:r>
      <w:r>
        <w:rPr>
          <w:spacing w:val="15"/>
        </w:rPr>
        <w:t xml:space="preserve"> </w:t>
      </w:r>
      <w:r>
        <w:rPr>
          <w:w w:val="90"/>
        </w:rPr>
        <w:t>where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5"/>
        </w:rPr>
        <w:t xml:space="preserve"> </w:t>
      </w:r>
      <w:r>
        <w:rPr>
          <w:w w:val="90"/>
        </w:rPr>
        <w:t>dimension</w:t>
      </w:r>
      <w:r>
        <w:rPr>
          <w:spacing w:val="14"/>
        </w:rPr>
        <w:t xml:space="preserve"> </w:t>
      </w:r>
      <w:r>
        <w:rPr>
          <w:w w:val="90"/>
        </w:rPr>
        <w:t>remains</w:t>
      </w:r>
      <w:r>
        <w:rPr>
          <w:spacing w:val="14"/>
        </w:rPr>
        <w:t xml:space="preserve"> </w:t>
      </w:r>
      <w:r>
        <w:rPr>
          <w:w w:val="90"/>
        </w:rPr>
        <w:t>consistent</w:t>
      </w:r>
      <w:r>
        <w:rPr>
          <w:spacing w:val="15"/>
        </w:rPr>
        <w:t xml:space="preserve"> </w:t>
      </w:r>
      <w:r>
        <w:rPr>
          <w:w w:val="90"/>
        </w:rPr>
        <w:t>within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5"/>
        </w:rPr>
        <w:t xml:space="preserve"> </w:t>
      </w:r>
      <w:r>
        <w:rPr>
          <w:w w:val="90"/>
        </w:rPr>
        <w:t>block</w:t>
      </w:r>
      <w:r>
        <w:rPr>
          <w:spacing w:val="14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69" w:author="Hughes, Anna E" w:date="2023-06-19T12:41:00Z">
        <w:r w:rsidR="00FE7979">
          <w:delInstrText>bookmark48</w:delInstrText>
        </w:r>
      </w:del>
      <w:ins w:id="170" w:author="Hughes, Anna E" w:date="2023-06-19T12:41:00Z">
        <w:r w:rsidR="00FE7979">
          <w:instrText>bookmark50</w:instrText>
        </w:r>
      </w:ins>
      <w:r w:rsidR="00FE7979">
        <w:instrText xml:space="preserve">" </w:instrText>
      </w:r>
      <w:r w:rsidR="00FE7979">
        <w:fldChar w:fldCharType="separate"/>
      </w:r>
      <w:r>
        <w:rPr>
          <w:w w:val="90"/>
        </w:rPr>
        <w:t>(Krummenacher</w:t>
      </w:r>
      <w:r>
        <w:rPr>
          <w:spacing w:val="15"/>
        </w:rPr>
        <w:t xml:space="preserve"> </w:t>
      </w:r>
      <w:r>
        <w:rPr>
          <w:spacing w:val="-5"/>
          <w:w w:val="90"/>
        </w:rPr>
        <w:t>and</w:t>
      </w:r>
      <w:r w:rsidR="00FE7979">
        <w:rPr>
          <w:spacing w:val="-5"/>
          <w:w w:val="90"/>
        </w:rPr>
        <w:fldChar w:fldCharType="end"/>
      </w:r>
    </w:p>
    <w:p w:rsidR="00485016" w:rsidRDefault="00F7725C">
      <w:pPr>
        <w:pStyle w:val="BodyText"/>
        <w:ind w:left="290"/>
        <w:pPrChange w:id="171" w:author="Hughes, Anna E" w:date="2023-06-19T12:41:00Z">
          <w:pPr>
            <w:pStyle w:val="BodyText"/>
            <w:ind w:left="170"/>
          </w:pPr>
        </w:pPrChange>
      </w:pPr>
      <w:del w:id="172" w:author="Hughes, Anna E" w:date="2023-06-19T12:41:00Z">
        <w:r>
          <w:rPr>
            <w:rFonts w:ascii="Trebuchet MS" w:hAnsi="Trebuchet MS"/>
            <w:w w:val="95"/>
            <w:sz w:val="12"/>
          </w:rPr>
          <w:delText>78</w:delText>
        </w:r>
        <w:r>
          <w:rPr>
            <w:rFonts w:ascii="Trebuchet MS" w:hAnsi="Trebuchet MS"/>
            <w:spacing w:val="34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"_bookmark48" </w:delInstrText>
        </w:r>
        <w:r w:rsidR="00FE7979">
          <w:fldChar w:fldCharType="separate"/>
        </w:r>
        <w:r>
          <w:rPr>
            <w:spacing w:val="10"/>
            <w:w w:val="104"/>
          </w:rPr>
          <w:delText>M</w:delText>
        </w:r>
        <w:r>
          <w:rPr>
            <w:spacing w:val="-90"/>
            <w:w w:val="86"/>
          </w:rPr>
          <w:delText>u</w:delText>
        </w:r>
        <w:r>
          <w:rPr>
            <w:spacing w:val="29"/>
            <w:w w:val="112"/>
          </w:rPr>
          <w:delText>¨</w:delText>
        </w:r>
        <w:r>
          <w:rPr>
            <w:spacing w:val="10"/>
            <w:w w:val="91"/>
          </w:rPr>
          <w:delText>ller,</w:delText>
        </w:r>
        <w:r w:rsidR="00FE7979">
          <w:rPr>
            <w:spacing w:val="10"/>
            <w:w w:val="91"/>
          </w:rPr>
          <w:fldChar w:fldCharType="end"/>
        </w:r>
        <w:r>
          <w:rPr>
            <w:spacing w:val="-3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"_bookmark48" </w:delInstrText>
        </w:r>
        <w:r w:rsidR="00FE7979">
          <w:fldChar w:fldCharType="separate"/>
        </w:r>
        <w:r>
          <w:rPr>
            <w:w w:val="95"/>
          </w:rPr>
          <w:delText>2012).</w:delText>
        </w:r>
        <w:r w:rsidR="00FE7979">
          <w:rPr>
            <w:w w:val="95"/>
          </w:rPr>
          <w:fldChar w:fldCharType="end"/>
        </w:r>
      </w:del>
      <w:ins w:id="173" w:author="Hughes, Anna E" w:date="2023-06-19T12:41:00Z">
        <w:r w:rsidR="00C14774">
          <w:rPr>
            <w:rFonts w:ascii="Trebuchet MS" w:hAnsi="Trebuchet MS"/>
            <w:w w:val="95"/>
            <w:sz w:val="12"/>
          </w:rPr>
          <w:t>78</w:t>
        </w:r>
        <w:r w:rsidR="00C14774">
          <w:rPr>
            <w:rFonts w:ascii="Trebuchet MS" w:hAnsi="Trebuchet MS"/>
            <w:spacing w:val="34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"_bookmark50" </w:instrText>
        </w:r>
        <w:r w:rsidR="00FE7979">
          <w:fldChar w:fldCharType="separate"/>
        </w:r>
        <w:r w:rsidR="00C14774">
          <w:rPr>
            <w:spacing w:val="10"/>
            <w:w w:val="104"/>
          </w:rPr>
          <w:t>M</w:t>
        </w:r>
        <w:r w:rsidR="00C14774">
          <w:rPr>
            <w:spacing w:val="-90"/>
            <w:w w:val="86"/>
          </w:rPr>
          <w:t>u</w:t>
        </w:r>
        <w:r w:rsidR="00C14774">
          <w:rPr>
            <w:spacing w:val="29"/>
            <w:w w:val="112"/>
          </w:rPr>
          <w:t>¨</w:t>
        </w:r>
        <w:r w:rsidR="00C14774">
          <w:rPr>
            <w:spacing w:val="10"/>
            <w:w w:val="91"/>
          </w:rPr>
          <w:t>ller,</w:t>
        </w:r>
        <w:r w:rsidR="00FE7979">
          <w:rPr>
            <w:spacing w:val="10"/>
            <w:w w:val="91"/>
          </w:rPr>
          <w:fldChar w:fldCharType="end"/>
        </w:r>
        <w:r w:rsidR="00C14774">
          <w:rPr>
            <w:spacing w:val="-3"/>
          </w:rPr>
          <w:t xml:space="preserve"> </w:t>
        </w:r>
        <w:r w:rsidR="00FE7979">
          <w:fldChar w:fldCharType="begin"/>
        </w:r>
        <w:r w:rsidR="00FE7979">
          <w:instrText xml:space="preserve"> HYPERLINK \l "_bookmark50" </w:instrText>
        </w:r>
        <w:r w:rsidR="00FE7979">
          <w:fldChar w:fldCharType="separate"/>
        </w:r>
        <w:r w:rsidR="00C14774">
          <w:rPr>
            <w:w w:val="95"/>
          </w:rPr>
          <w:t>2012).</w:t>
        </w:r>
        <w:r w:rsidR="00FE7979">
          <w:rPr>
            <w:w w:val="95"/>
          </w:rPr>
          <w:fldChar w:fldCharType="end"/>
        </w:r>
      </w:ins>
      <w:r w:rsidR="00C14774">
        <w:rPr>
          <w:spacing w:val="22"/>
        </w:rPr>
        <w:t xml:space="preserve"> </w:t>
      </w:r>
      <w:r w:rsidR="00C14774">
        <w:rPr>
          <w:w w:val="95"/>
        </w:rPr>
        <w:t>Thus,</w:t>
      </w:r>
      <w:r w:rsidR="00C14774">
        <w:rPr>
          <w:spacing w:val="-1"/>
        </w:rPr>
        <w:t xml:space="preserve"> </w:t>
      </w:r>
      <w:r w:rsidR="00C14774">
        <w:rPr>
          <w:w w:val="95"/>
        </w:rPr>
        <w:t>these</w:t>
      </w:r>
      <w:r w:rsidR="00C14774">
        <w:rPr>
          <w:spacing w:val="-3"/>
        </w:rPr>
        <w:t xml:space="preserve"> </w:t>
      </w:r>
      <w:r w:rsidR="00C14774">
        <w:rPr>
          <w:w w:val="95"/>
        </w:rPr>
        <w:t>models</w:t>
      </w:r>
      <w:r w:rsidR="00C14774">
        <w:rPr>
          <w:spacing w:val="-1"/>
          <w:w w:val="95"/>
        </w:rPr>
        <w:t xml:space="preserve"> </w:t>
      </w:r>
      <w:r w:rsidR="00C14774">
        <w:rPr>
          <w:w w:val="95"/>
        </w:rPr>
        <w:t>aim</w:t>
      </w:r>
      <w:r w:rsidR="00C14774">
        <w:rPr>
          <w:spacing w:val="-3"/>
        </w:rPr>
        <w:t xml:space="preserve"> </w:t>
      </w:r>
      <w:r w:rsidR="00C14774">
        <w:rPr>
          <w:w w:val="95"/>
        </w:rPr>
        <w:t>to</w:t>
      </w:r>
      <w:r w:rsidR="00C14774">
        <w:rPr>
          <w:spacing w:val="-3"/>
        </w:rPr>
        <w:t xml:space="preserve"> </w:t>
      </w:r>
      <w:r w:rsidR="00C14774">
        <w:rPr>
          <w:w w:val="95"/>
        </w:rPr>
        <w:t>produce</w:t>
      </w:r>
      <w:r w:rsidR="00C14774">
        <w:rPr>
          <w:spacing w:val="-1"/>
          <w:w w:val="95"/>
        </w:rPr>
        <w:t xml:space="preserve"> </w:t>
      </w:r>
      <w:r w:rsidR="00C14774">
        <w:rPr>
          <w:w w:val="95"/>
        </w:rPr>
        <w:t>a</w:t>
      </w:r>
      <w:r w:rsidR="00C14774">
        <w:rPr>
          <w:spacing w:val="-3"/>
        </w:rPr>
        <w:t xml:space="preserve"> </w:t>
      </w:r>
      <w:r w:rsidR="00C14774">
        <w:rPr>
          <w:w w:val="95"/>
        </w:rPr>
        <w:t>representation</w:t>
      </w:r>
      <w:r w:rsidR="00C14774">
        <w:rPr>
          <w:spacing w:val="-3"/>
        </w:rPr>
        <w:t xml:space="preserve"> </w:t>
      </w:r>
      <w:r w:rsidR="00C14774">
        <w:rPr>
          <w:w w:val="95"/>
        </w:rPr>
        <w:t>of</w:t>
      </w:r>
      <w:r w:rsidR="00C14774">
        <w:rPr>
          <w:spacing w:val="-3"/>
        </w:rPr>
        <w:t xml:space="preserve"> </w:t>
      </w:r>
      <w:r w:rsidR="00C14774">
        <w:rPr>
          <w:w w:val="95"/>
        </w:rPr>
        <w:t>the</w:t>
      </w:r>
      <w:r w:rsidR="00C14774">
        <w:rPr>
          <w:spacing w:val="-1"/>
          <w:w w:val="95"/>
        </w:rPr>
        <w:t xml:space="preserve"> </w:t>
      </w:r>
      <w:r w:rsidR="00C14774">
        <w:rPr>
          <w:spacing w:val="-2"/>
          <w:w w:val="95"/>
        </w:rPr>
        <w:t>visual</w:t>
      </w:r>
    </w:p>
    <w:p w:rsidR="00485016" w:rsidRDefault="00C14774">
      <w:pPr>
        <w:pStyle w:val="BodyText"/>
        <w:spacing w:before="8"/>
        <w:ind w:left="290"/>
        <w:pPrChange w:id="174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properties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distractors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location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4"/>
        </w:rPr>
        <w:t xml:space="preserve"> </w:t>
      </w:r>
      <w:r>
        <w:rPr>
          <w:spacing w:val="-4"/>
        </w:rPr>
        <w:t>field.</w:t>
      </w:r>
      <w:r>
        <w:rPr>
          <w:spacing w:val="42"/>
        </w:rPr>
        <w:t xml:space="preserve"> </w:t>
      </w:r>
      <w:r>
        <w:rPr>
          <w:spacing w:val="-4"/>
        </w:rPr>
        <w:t>However,</w:t>
      </w:r>
      <w:r>
        <w:rPr>
          <w:spacing w:val="7"/>
        </w:rPr>
        <w:t xml:space="preserve"> </w:t>
      </w:r>
      <w:r>
        <w:rPr>
          <w:spacing w:val="-4"/>
        </w:rPr>
        <w:t>these</w:t>
      </w:r>
    </w:p>
    <w:p w:rsidR="00485016" w:rsidRDefault="00C14774">
      <w:pPr>
        <w:pStyle w:val="BodyText"/>
        <w:ind w:left="290"/>
        <w:pPrChange w:id="175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80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predominantly</w:t>
      </w:r>
      <w:r>
        <w:rPr>
          <w:spacing w:val="-2"/>
        </w:rPr>
        <w:t xml:space="preserve"> </w:t>
      </w:r>
      <w:r>
        <w:rPr>
          <w:spacing w:val="-6"/>
        </w:rPr>
        <w:t>qualitative</w:t>
      </w:r>
      <w:r>
        <w:rPr>
          <w:spacing w:val="-2"/>
        </w:rPr>
        <w:t xml:space="preserve"> </w:t>
      </w:r>
      <w:r>
        <w:rPr>
          <w:spacing w:val="-6"/>
        </w:rPr>
        <w:t>models,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thus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difficult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use</w:t>
      </w:r>
      <w:r>
        <w:rPr>
          <w:spacing w:val="-2"/>
        </w:rPr>
        <w:t xml:space="preserve"> </w:t>
      </w:r>
      <w:r>
        <w:rPr>
          <w:spacing w:val="-6"/>
        </w:rPr>
        <w:t>them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make</w:t>
      </w:r>
    </w:p>
    <w:p w:rsidR="00485016" w:rsidRDefault="00C14774">
      <w:pPr>
        <w:pStyle w:val="BodyText"/>
        <w:spacing w:before="8"/>
        <w:ind w:left="290"/>
        <w:pPrChange w:id="17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81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specific</w:t>
      </w:r>
      <w:r>
        <w:rPr>
          <w:spacing w:val="-9"/>
        </w:rPr>
        <w:t xml:space="preserve"> </w:t>
      </w:r>
      <w:r>
        <w:rPr>
          <w:spacing w:val="-4"/>
        </w:rPr>
        <w:t>quantitative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:rsidR="00485016" w:rsidRDefault="00C14774">
      <w:pPr>
        <w:pStyle w:val="BodyText"/>
        <w:tabs>
          <w:tab w:val="left" w:pos="968"/>
        </w:tabs>
        <w:spacing w:before="8"/>
        <w:ind w:left="290"/>
        <w:pPrChange w:id="177" w:author="Hughes, Anna E" w:date="2023-06-19T12:41:00Z">
          <w:pPr>
            <w:pStyle w:val="BodyText"/>
            <w:tabs>
              <w:tab w:val="left" w:pos="848"/>
            </w:tabs>
            <w:spacing w:before="8"/>
            <w:ind w:left="170"/>
          </w:pPr>
        </w:pPrChange>
      </w:pPr>
      <w:r>
        <w:rPr>
          <w:rFonts w:ascii="Trebuchet MS"/>
          <w:spacing w:val="-5"/>
          <w:sz w:val="12"/>
        </w:rPr>
        <w:t>82</w:t>
      </w:r>
      <w:r>
        <w:rPr>
          <w:rFonts w:ascii="Trebuchet MS"/>
          <w:sz w:val="12"/>
        </w:rPr>
        <w:tab/>
      </w:r>
      <w:r>
        <w:rPr>
          <w:spacing w:val="-4"/>
        </w:rPr>
        <w:t>TCS</w:t>
      </w:r>
      <w:r>
        <w:rPr>
          <w:spacing w:val="-1"/>
        </w:rPr>
        <w:t xml:space="preserve"> </w:t>
      </w:r>
      <w:r>
        <w:rPr>
          <w:spacing w:val="-4"/>
        </w:rPr>
        <w:t>falls</w:t>
      </w:r>
      <w:r>
        <w:rPr>
          <w:spacing w:val="-1"/>
        </w:rPr>
        <w:t xml:space="preserve"> </w:t>
      </w:r>
      <w:r>
        <w:rPr>
          <w:spacing w:val="-4"/>
        </w:rPr>
        <w:t>under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class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models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take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rPr>
          <w:spacing w:val="-1"/>
        </w:rPr>
        <w:t xml:space="preserve"> </w:t>
      </w:r>
      <w:r>
        <w:rPr>
          <w:spacing w:val="-4"/>
        </w:rPr>
        <w:t>approach,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rPr>
          <w:spacing w:val="-1"/>
        </w:rPr>
        <w:t xml:space="preserve"> </w:t>
      </w:r>
      <w:r>
        <w:rPr>
          <w:spacing w:val="-4"/>
        </w:rPr>
        <w:t>they</w:t>
      </w:r>
    </w:p>
    <w:p w:rsidR="00485016" w:rsidRDefault="00C14774">
      <w:pPr>
        <w:pStyle w:val="BodyText"/>
        <w:ind w:left="290"/>
        <w:pPrChange w:id="178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83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focus</w:t>
      </w:r>
      <w:r>
        <w:rPr>
          <w:spacing w:val="5"/>
        </w:rPr>
        <w:t xml:space="preserve"> </w:t>
      </w:r>
      <w:r>
        <w:rPr>
          <w:spacing w:val="-6"/>
        </w:rPr>
        <w:t>solely</w:t>
      </w:r>
      <w:r>
        <w:rPr>
          <w:spacing w:val="5"/>
        </w:rPr>
        <w:t xml:space="preserve"> </w:t>
      </w:r>
      <w:r>
        <w:rPr>
          <w:spacing w:val="-6"/>
        </w:rPr>
        <w:t>on</w:t>
      </w:r>
      <w:r>
        <w:rPr>
          <w:spacing w:val="5"/>
        </w:rPr>
        <w:t xml:space="preserve"> </w:t>
      </w:r>
      <w:r>
        <w:rPr>
          <w:spacing w:val="-6"/>
        </w:rPr>
        <w:t>representing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difference</w:t>
      </w:r>
      <w:r>
        <w:rPr>
          <w:spacing w:val="5"/>
        </w:rPr>
        <w:t xml:space="preserve"> </w:t>
      </w:r>
      <w:r>
        <w:rPr>
          <w:spacing w:val="-6"/>
        </w:rPr>
        <w:t>between</w:t>
      </w:r>
      <w:r>
        <w:rPr>
          <w:spacing w:val="6"/>
        </w:rPr>
        <w:t xml:space="preserve"> </w:t>
      </w:r>
      <w:r>
        <w:rPr>
          <w:spacing w:val="-6"/>
        </w:rPr>
        <w:t>targets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distractors.</w:t>
      </w:r>
      <w:r>
        <w:rPr>
          <w:spacing w:val="45"/>
        </w:rPr>
        <w:t xml:space="preserve"> </w:t>
      </w:r>
      <w:r>
        <w:rPr>
          <w:spacing w:val="-6"/>
        </w:rPr>
        <w:t>For</w:t>
      </w:r>
    </w:p>
    <w:p w:rsidR="00485016" w:rsidRDefault="00C14774">
      <w:pPr>
        <w:pStyle w:val="BodyText"/>
        <w:spacing w:before="8"/>
        <w:ind w:left="290"/>
        <w:pPrChange w:id="179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84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example,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work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eye</w:t>
      </w:r>
      <w:r>
        <w:rPr>
          <w:spacing w:val="4"/>
        </w:rPr>
        <w:t xml:space="preserve"> </w:t>
      </w:r>
      <w:r>
        <w:rPr>
          <w:spacing w:val="-4"/>
        </w:rPr>
        <w:t>movement</w:t>
      </w:r>
      <w:r>
        <w:rPr>
          <w:spacing w:val="4"/>
        </w:rPr>
        <w:t xml:space="preserve"> </w:t>
      </w:r>
      <w:r>
        <w:rPr>
          <w:spacing w:val="-4"/>
        </w:rPr>
        <w:t>patterns,</w:t>
      </w:r>
      <w:r>
        <w:rPr>
          <w:spacing w:val="8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has</w:t>
      </w:r>
      <w:r>
        <w:rPr>
          <w:spacing w:val="5"/>
        </w:rPr>
        <w:t xml:space="preserve"> </w:t>
      </w:r>
      <w:r>
        <w:rPr>
          <w:spacing w:val="-4"/>
        </w:rPr>
        <w:t>been</w:t>
      </w:r>
      <w:r>
        <w:rPr>
          <w:spacing w:val="4"/>
        </w:rPr>
        <w:t xml:space="preserve"> </w:t>
      </w:r>
      <w:r>
        <w:rPr>
          <w:spacing w:val="-4"/>
        </w:rPr>
        <w:t>proposed</w:t>
      </w:r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perfor-</w:t>
      </w:r>
    </w:p>
    <w:p w:rsidR="00485016" w:rsidRDefault="00C14774">
      <w:pPr>
        <w:pStyle w:val="BodyText"/>
        <w:ind w:left="290"/>
        <w:pPrChange w:id="180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mance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inefficient</w:t>
      </w:r>
      <w:r>
        <w:rPr>
          <w:spacing w:val="-7"/>
        </w:rPr>
        <w:t xml:space="preserve"> </w:t>
      </w:r>
      <w:r>
        <w:rPr>
          <w:spacing w:val="-4"/>
        </w:rPr>
        <w:t>(serial)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mostly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size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  <w:spacing w:before="8"/>
        <w:ind w:left="290"/>
        <w:pPrChange w:id="181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spacing w:val="-6"/>
          <w:sz w:val="12"/>
        </w:rPr>
        <w:t>86</w:t>
      </w:r>
      <w:r>
        <w:rPr>
          <w:rFonts w:ascii="Trebuchet MS" w:hAnsi="Trebuchet MS"/>
          <w:spacing w:val="50"/>
          <w:sz w:val="12"/>
        </w:rPr>
        <w:t xml:space="preserve">  </w:t>
      </w:r>
      <w:r>
        <w:rPr>
          <w:spacing w:val="-6"/>
        </w:rPr>
        <w:t>‘functional</w:t>
      </w:r>
      <w:r>
        <w:rPr>
          <w:spacing w:val="-5"/>
        </w:rPr>
        <w:t xml:space="preserve"> </w:t>
      </w:r>
      <w:r>
        <w:rPr>
          <w:spacing w:val="-6"/>
        </w:rPr>
        <w:t>viewing field’,</w:t>
      </w:r>
      <w:r>
        <w:rPr>
          <w:spacing w:val="-4"/>
        </w:rPr>
        <w:t xml:space="preserve"> </w:t>
      </w:r>
      <w:r>
        <w:rPr>
          <w:spacing w:val="-6"/>
        </w:rPr>
        <w:t>whose size varies</w:t>
      </w:r>
      <w:r>
        <w:rPr>
          <w:spacing w:val="-5"/>
        </w:rPr>
        <w:t xml:space="preserve"> </w:t>
      </w:r>
      <w:r>
        <w:rPr>
          <w:spacing w:val="-6"/>
        </w:rPr>
        <w:t>as a function of</w:t>
      </w:r>
      <w:r>
        <w:rPr>
          <w:spacing w:val="-5"/>
        </w:rPr>
        <w:t xml:space="preserve"> </w:t>
      </w:r>
      <w:r>
        <w:rPr>
          <w:spacing w:val="-6"/>
        </w:rPr>
        <w:t>target-distractor sim-</w:t>
      </w:r>
    </w:p>
    <w:p w:rsidR="00485016" w:rsidRDefault="00C14774">
      <w:pPr>
        <w:pStyle w:val="BodyText"/>
        <w:ind w:left="290"/>
        <w:pPrChange w:id="18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87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ilarity</w:t>
      </w:r>
      <w:r>
        <w:rPr>
          <w:spacing w:val="1"/>
        </w:rPr>
        <w:t xml:space="preserve"> </w:t>
      </w:r>
      <w:del w:id="183" w:author="Hughes, Anna E" w:date="2023-06-19T12:41:00Z">
        <w:r w:rsidR="00FE7979">
          <w:fldChar w:fldCharType="begin"/>
        </w:r>
        <w:r w:rsidR="00FE7979">
          <w:delInstrText xml:space="preserve"> HYPERLINK \l "_bookmark38" </w:delInstrText>
        </w:r>
        <w:r w:rsidR="00FE7979">
          <w:fldChar w:fldCharType="separate"/>
        </w:r>
        <w:r w:rsidR="00F7725C">
          <w:rPr>
            <w:spacing w:val="-4"/>
          </w:rPr>
          <w:delText>(Hulleman</w:delText>
        </w:r>
        <w:r w:rsidR="00F7725C">
          <w:delText xml:space="preserve"> </w:delText>
        </w:r>
        <w:r w:rsidR="00F7725C">
          <w:rPr>
            <w:spacing w:val="-4"/>
          </w:rPr>
          <w:delText>and</w:delText>
        </w:r>
        <w:r w:rsidR="00F7725C">
          <w:delText xml:space="preserve"> </w:delText>
        </w:r>
        <w:r w:rsidR="00F7725C">
          <w:rPr>
            <w:spacing w:val="-4"/>
          </w:rPr>
          <w:delText>Olivers,</w:delText>
        </w:r>
        <w:r w:rsidR="00FE7979">
          <w:rPr>
            <w:spacing w:val="-4"/>
          </w:rPr>
          <w:fldChar w:fldCharType="end"/>
        </w:r>
        <w:r w:rsidR="00F7725C">
          <w:rPr>
            <w:spacing w:val="-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"_bookmark38" </w:delInstrText>
        </w:r>
        <w:r w:rsidR="00FE7979">
          <w:fldChar w:fldCharType="separate"/>
        </w:r>
        <w:r w:rsidR="00F7725C">
          <w:rPr>
            <w:spacing w:val="-4"/>
          </w:rPr>
          <w:delText>2017).</w:delText>
        </w:r>
        <w:r w:rsidR="00FE7979">
          <w:rPr>
            <w:spacing w:val="-4"/>
          </w:rPr>
          <w:fldChar w:fldCharType="end"/>
        </w:r>
      </w:del>
      <w:ins w:id="184" w:author="Hughes, Anna E" w:date="2023-06-19T12:41:00Z">
        <w:r w:rsidR="00FE7979">
          <w:fldChar w:fldCharType="begin"/>
        </w:r>
        <w:r w:rsidR="00FE7979">
          <w:instrText xml:space="preserve"> HYPERLINK \l "_bookmark40" </w:instrText>
        </w:r>
        <w:r w:rsidR="00FE7979">
          <w:fldChar w:fldCharType="separate"/>
        </w:r>
        <w:r>
          <w:rPr>
            <w:spacing w:val="-4"/>
          </w:rPr>
          <w:t>(Hulleman</w:t>
        </w:r>
        <w:r>
          <w:t xml:space="preserve"> </w:t>
        </w:r>
        <w:r>
          <w:rPr>
            <w:spacing w:val="-4"/>
          </w:rPr>
          <w:t>and</w:t>
        </w:r>
        <w:r>
          <w:t xml:space="preserve"> </w:t>
        </w:r>
        <w:r>
          <w:rPr>
            <w:spacing w:val="-4"/>
          </w:rPr>
          <w:t>Olivers,</w:t>
        </w:r>
        <w:r w:rsidR="00FE7979">
          <w:rPr>
            <w:spacing w:val="-4"/>
          </w:rPr>
          <w:fldChar w:fldCharType="end"/>
        </w:r>
        <w:r>
          <w:rPr>
            <w:spacing w:val="-1"/>
          </w:rPr>
          <w:t xml:space="preserve"> </w:t>
        </w:r>
        <w:r w:rsidR="00FE7979">
          <w:fldChar w:fldCharType="begin"/>
        </w:r>
        <w:r w:rsidR="00FE7979">
          <w:instrText xml:space="preserve"> HYPERLINK \l "_bookmark40" </w:instrText>
        </w:r>
        <w:r w:rsidR="00FE7979">
          <w:fldChar w:fldCharType="separate"/>
        </w:r>
        <w:r>
          <w:rPr>
            <w:spacing w:val="-4"/>
          </w:rPr>
          <w:t>2017).</w:t>
        </w:r>
        <w:r w:rsidR="00FE7979">
          <w:rPr>
            <w:spacing w:val="-4"/>
          </w:rPr>
          <w:fldChar w:fldCharType="end"/>
        </w:r>
      </w:ins>
      <w:r>
        <w:rPr>
          <w:spacing w:val="28"/>
        </w:rPr>
        <w:t xml:space="preserve"> </w:t>
      </w:r>
      <w:r>
        <w:rPr>
          <w:spacing w:val="-4"/>
        </w:rPr>
        <w:t>Similarly,</w:t>
      </w:r>
      <w:r>
        <w:rPr>
          <w:spacing w:val="2"/>
        </w:rPr>
        <w:t xml:space="preserve"> </w:t>
      </w:r>
      <w:r>
        <w:rPr>
          <w:spacing w:val="-4"/>
        </w:rPr>
        <w:t>work</w:t>
      </w:r>
      <w: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attention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proposed</w:t>
      </w:r>
    </w:p>
    <w:p w:rsidR="00485016" w:rsidRDefault="00C14774">
      <w:pPr>
        <w:pStyle w:val="BodyText"/>
        <w:spacing w:before="8"/>
        <w:ind w:left="290"/>
        <w:pPrChange w:id="185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 w:hAnsi="Trebuchet MS"/>
          <w:spacing w:val="-4"/>
          <w:sz w:val="12"/>
        </w:rPr>
        <w:t>88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notion of</w:t>
      </w:r>
      <w:r>
        <w:rPr>
          <w:spacing w:val="-3"/>
        </w:rPr>
        <w:t xml:space="preserve"> </w:t>
      </w:r>
      <w:r>
        <w:rPr>
          <w:spacing w:val="-4"/>
        </w:rPr>
        <w:t>‘relative features’,</w:t>
      </w:r>
      <w:r>
        <w:rPr>
          <w:spacing w:val="-1"/>
        </w:rPr>
        <w:t xml:space="preserve"> </w:t>
      </w:r>
      <w:r>
        <w:rPr>
          <w:spacing w:val="-4"/>
        </w:rPr>
        <w:t>where attention</w:t>
      </w:r>
      <w:r>
        <w:rPr>
          <w:spacing w:val="-3"/>
        </w:rPr>
        <w:t xml:space="preserve"> </w:t>
      </w:r>
      <w:r>
        <w:rPr>
          <w:spacing w:val="-4"/>
        </w:rPr>
        <w:t>is tuned</w:t>
      </w:r>
      <w:r>
        <w:rPr>
          <w:spacing w:val="-3"/>
        </w:rPr>
        <w:t xml:space="preserve"> </w:t>
      </w:r>
      <w:r>
        <w:rPr>
          <w:spacing w:val="-4"/>
        </w:rPr>
        <w:t>to feature</w:t>
      </w:r>
      <w:r>
        <w:rPr>
          <w:spacing w:val="-3"/>
        </w:rPr>
        <w:t xml:space="preserve"> </w:t>
      </w:r>
      <w:r>
        <w:rPr>
          <w:spacing w:val="-4"/>
        </w:rPr>
        <w:t>relationships</w:t>
      </w:r>
    </w:p>
    <w:p w:rsidR="00485016" w:rsidRDefault="00C14774">
      <w:pPr>
        <w:pStyle w:val="BodyText"/>
        <w:ind w:left="290"/>
        <w:pPrChange w:id="186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8"/>
          <w:sz w:val="12"/>
        </w:rPr>
        <w:t>89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i.e.</w:t>
      </w:r>
      <w:r>
        <w:rPr>
          <w:spacing w:val="1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appearance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distractors</w:t>
      </w:r>
      <w:r>
        <w:rPr>
          <w:spacing w:val="-2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environment</w:t>
      </w:r>
      <w:r>
        <w:rPr>
          <w:spacing w:val="-2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87" w:author="Hughes, Anna E" w:date="2023-06-19T12:41:00Z">
        <w:r w:rsidR="00FE7979">
          <w:delInstrText>bookmark24</w:delInstrText>
        </w:r>
      </w:del>
      <w:ins w:id="188" w:author="Hughes, Anna E" w:date="2023-06-19T12:41:00Z">
        <w:r w:rsidR="00FE7979">
          <w:instrText>bookmark26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8"/>
        </w:rPr>
        <w:t>(Becker</w:t>
      </w:r>
      <w:r w:rsidR="00FE7979">
        <w:rPr>
          <w:spacing w:val="-8"/>
        </w:rPr>
        <w:fldChar w:fldCharType="end"/>
      </w:r>
    </w:p>
    <w:p w:rsidR="00485016" w:rsidRDefault="00F7725C">
      <w:pPr>
        <w:pStyle w:val="BodyText"/>
        <w:spacing w:before="8"/>
        <w:ind w:left="290"/>
        <w:pPrChange w:id="189" w:author="Hughes, Anna E" w:date="2023-06-19T12:41:00Z">
          <w:pPr>
            <w:pStyle w:val="BodyText"/>
            <w:spacing w:before="8"/>
            <w:ind w:left="170"/>
          </w:pPr>
        </w:pPrChange>
      </w:pPr>
      <w:del w:id="190" w:author="Hughes, Anna E" w:date="2023-06-19T12:41:00Z">
        <w:r>
          <w:rPr>
            <w:rFonts w:ascii="Trebuchet MS"/>
            <w:spacing w:val="-2"/>
            <w:sz w:val="12"/>
          </w:rPr>
          <w:delText>90</w:delText>
        </w:r>
        <w:r>
          <w:rPr>
            <w:rFonts w:ascii="Trebuchet MS"/>
            <w:spacing w:val="32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"_bookmark24" </w:delInstrText>
        </w:r>
        <w:r w:rsidR="00FE7979">
          <w:fldChar w:fldCharType="separate"/>
        </w:r>
        <w:r>
          <w:rPr>
            <w:spacing w:val="-2"/>
          </w:rPr>
          <w:delText>et</w:delText>
        </w:r>
        <w:r>
          <w:rPr>
            <w:spacing w:val="-8"/>
          </w:rPr>
          <w:delText xml:space="preserve"> </w:delText>
        </w:r>
        <w:r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>
          <w:rPr>
            <w:spacing w:val="-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"_bookmark24" </w:delInstrText>
        </w:r>
        <w:r w:rsidR="00FE7979">
          <w:fldChar w:fldCharType="separate"/>
        </w:r>
        <w:r>
          <w:rPr>
            <w:spacing w:val="-2"/>
          </w:rPr>
          <w:delText>2014;</w:delText>
        </w:r>
        <w:r w:rsidR="00FE7979">
          <w:rPr>
            <w:spacing w:val="-2"/>
          </w:rPr>
          <w:fldChar w:fldCharType="end"/>
        </w:r>
        <w:r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"_bookmark23" </w:delInstrText>
        </w:r>
        <w:r w:rsidR="00FE7979">
          <w:fldChar w:fldCharType="separate"/>
        </w:r>
        <w:r>
          <w:rPr>
            <w:spacing w:val="-2"/>
          </w:rPr>
          <w:delText>Becker,</w:delText>
        </w:r>
        <w:r w:rsidR="00FE7979">
          <w:rPr>
            <w:spacing w:val="-2"/>
          </w:rPr>
          <w:fldChar w:fldCharType="end"/>
        </w:r>
        <w:r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"_bookmark23" </w:delInstrText>
        </w:r>
        <w:r w:rsidR="00FE7979">
          <w:fldChar w:fldCharType="separate"/>
        </w:r>
        <w:r>
          <w:rPr>
            <w:spacing w:val="-2"/>
          </w:rPr>
          <w:delText>2010).</w:delText>
        </w:r>
        <w:r w:rsidR="00FE7979">
          <w:rPr>
            <w:spacing w:val="-2"/>
          </w:rPr>
          <w:fldChar w:fldCharType="end"/>
        </w:r>
      </w:del>
      <w:ins w:id="191" w:author="Hughes, Anna E" w:date="2023-06-19T12:41:00Z">
        <w:r w:rsidR="00C14774">
          <w:rPr>
            <w:rFonts w:ascii="Trebuchet MS"/>
            <w:spacing w:val="-2"/>
            <w:sz w:val="12"/>
          </w:rPr>
          <w:t>90</w:t>
        </w:r>
        <w:r w:rsidR="00C14774">
          <w:rPr>
            <w:rFonts w:ascii="Trebuchet MS"/>
            <w:spacing w:val="32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"_bookmark26" </w:instrText>
        </w:r>
        <w:r w:rsidR="00FE7979">
          <w:fldChar w:fldCharType="separate"/>
        </w:r>
        <w:r w:rsidR="00C14774">
          <w:rPr>
            <w:spacing w:val="-2"/>
          </w:rPr>
          <w:t>et</w:t>
        </w:r>
        <w:r w:rsidR="00C14774">
          <w:rPr>
            <w:spacing w:val="-8"/>
          </w:rPr>
          <w:t xml:space="preserve"> </w:t>
        </w:r>
        <w:r w:rsidR="00C14774"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 w:rsidR="00C14774">
          <w:rPr>
            <w:spacing w:val="-9"/>
          </w:rPr>
          <w:t xml:space="preserve"> </w:t>
        </w:r>
        <w:r w:rsidR="00FE7979">
          <w:fldChar w:fldCharType="begin"/>
        </w:r>
        <w:r w:rsidR="00FE7979">
          <w:instrText xml:space="preserve"> HYPERLINK \l "_bookmark26" </w:instrText>
        </w:r>
        <w:r w:rsidR="00FE7979">
          <w:fldChar w:fldCharType="separate"/>
        </w:r>
        <w:r w:rsidR="00C14774">
          <w:rPr>
            <w:spacing w:val="-2"/>
          </w:rPr>
          <w:t>2014;</w:t>
        </w:r>
        <w:r w:rsidR="00FE7979">
          <w:rPr>
            <w:spacing w:val="-2"/>
          </w:rPr>
          <w:fldChar w:fldCharType="end"/>
        </w:r>
        <w:r w:rsidR="00C14774"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"_bookmark25" </w:instrText>
        </w:r>
        <w:r w:rsidR="00FE7979">
          <w:fldChar w:fldCharType="separate"/>
        </w:r>
        <w:r w:rsidR="00C14774">
          <w:rPr>
            <w:spacing w:val="-2"/>
          </w:rPr>
          <w:t>Becker,</w:t>
        </w:r>
        <w:r w:rsidR="00FE7979">
          <w:rPr>
            <w:spacing w:val="-2"/>
          </w:rPr>
          <w:fldChar w:fldCharType="end"/>
        </w:r>
        <w:r w:rsidR="00C14774"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"_bookmark25" </w:instrText>
        </w:r>
        <w:r w:rsidR="00FE7979">
          <w:fldChar w:fldCharType="separate"/>
        </w:r>
        <w:r w:rsidR="00C14774">
          <w:rPr>
            <w:spacing w:val="-2"/>
          </w:rPr>
          <w:t>2010).</w:t>
        </w:r>
        <w:r w:rsidR="00FE7979">
          <w:rPr>
            <w:spacing w:val="-2"/>
          </w:rPr>
          <w:fldChar w:fldCharType="end"/>
        </w:r>
      </w:ins>
      <w:r w:rsidR="00C14774">
        <w:rPr>
          <w:spacing w:val="10"/>
        </w:rPr>
        <w:t xml:space="preserve"> </w:t>
      </w:r>
      <w:r w:rsidR="00C14774">
        <w:rPr>
          <w:spacing w:val="-2"/>
        </w:rPr>
        <w:t>TCS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also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has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features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in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common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with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other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models</w:t>
      </w:r>
    </w:p>
    <w:p w:rsidR="00485016" w:rsidRDefault="00C14774">
      <w:pPr>
        <w:pStyle w:val="BodyText"/>
        <w:ind w:left="290"/>
        <w:pPrChange w:id="192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4"/>
          <w:sz w:val="12"/>
        </w:rPr>
        <w:t>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propose</w:t>
      </w:r>
      <w:r>
        <w:rPr>
          <w:spacing w:val="8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identification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all</w:t>
      </w:r>
      <w:r>
        <w:rPr>
          <w:spacing w:val="9"/>
        </w:rPr>
        <w:t xml:space="preserve"> </w:t>
      </w:r>
      <w:r>
        <w:rPr>
          <w:spacing w:val="-4"/>
        </w:rPr>
        <w:t>items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9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scene,</w:t>
      </w:r>
      <w:r>
        <w:rPr>
          <w:spacing w:val="14"/>
        </w:rPr>
        <w:t xml:space="preserve"> </w:t>
      </w:r>
      <w:r>
        <w:rPr>
          <w:spacing w:val="-4"/>
        </w:rPr>
        <w:t>with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9"/>
        </w:rPr>
        <w:t xml:space="preserve"> </w:t>
      </w:r>
      <w:r>
        <w:rPr>
          <w:spacing w:val="-4"/>
        </w:rPr>
        <w:t>based</w:t>
      </w:r>
    </w:p>
    <w:p w:rsidR="00485016" w:rsidRDefault="00C14774">
      <w:pPr>
        <w:pStyle w:val="BodyText"/>
        <w:spacing w:before="8"/>
        <w:ind w:left="290"/>
        <w:pPrChange w:id="193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92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mechanisms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identifying</w:t>
      </w:r>
      <w:r>
        <w:rPr>
          <w:spacing w:val="6"/>
        </w:rPr>
        <w:t xml:space="preserve"> </w:t>
      </w:r>
      <w:r>
        <w:rPr>
          <w:spacing w:val="-4"/>
        </w:rPr>
        <w:t>targets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distractors</w:t>
      </w:r>
      <w:r>
        <w:rPr>
          <w:spacing w:val="6"/>
        </w:rPr>
        <w:t xml:space="preserve"> </w:t>
      </w:r>
      <w:del w:id="194" w:author="Hughes, Anna E" w:date="2023-06-19T12:41:00Z">
        <w:r w:rsidR="00FE7979">
          <w:fldChar w:fldCharType="begin"/>
        </w:r>
        <w:r w:rsidR="00FE7979">
          <w:delInstrText xml:space="preserve"> HYPERLINK \l "_bookmark57" </w:delInstrText>
        </w:r>
        <w:r w:rsidR="00FE7979">
          <w:fldChar w:fldCharType="separate"/>
        </w:r>
        <w:r w:rsidR="00F7725C">
          <w:rPr>
            <w:spacing w:val="-4"/>
          </w:rPr>
          <w:delText>(Moran</w:delText>
        </w:r>
        <w:r w:rsidR="00F7725C">
          <w:rPr>
            <w:spacing w:val="5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6"/>
          </w:rPr>
          <w:delText xml:space="preserve"> </w:delText>
        </w:r>
        <w:r w:rsidR="00F7725C"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</w:del>
      <w:ins w:id="195" w:author="Hughes, Anna E" w:date="2023-06-19T12:41:00Z">
        <w:r w:rsidR="00FE7979">
          <w:fldChar w:fldCharType="begin"/>
        </w:r>
        <w:r w:rsidR="00FE7979">
          <w:instrText xml:space="preserve"> HYPERLINK \l "_bookmark59" </w:instrText>
        </w:r>
        <w:r w:rsidR="00FE7979">
          <w:fldChar w:fldCharType="separate"/>
        </w:r>
        <w:r>
          <w:rPr>
            <w:spacing w:val="-4"/>
          </w:rPr>
          <w:t>(Moran</w:t>
        </w:r>
        <w:r>
          <w:rPr>
            <w:spacing w:val="5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</w:ins>
      <w:r>
        <w:rPr>
          <w:spacing w:val="5"/>
        </w:rPr>
        <w:t xml:space="preserve"> </w:t>
      </w:r>
      <w:del w:id="196" w:author="Hughes, Anna E" w:date="2023-06-19T12:41:00Z">
        <w:r w:rsidR="00FE7979">
          <w:fldChar w:fldCharType="begin"/>
        </w:r>
        <w:r w:rsidR="00FE7979">
          <w:delInstrText xml:space="preserve"> HYPERLINK \l "_bookmark57" </w:delInstrText>
        </w:r>
        <w:r w:rsidR="00FE7979">
          <w:fldChar w:fldCharType="separate"/>
        </w:r>
        <w:r w:rsidR="00F7725C">
          <w:rPr>
            <w:spacing w:val="-4"/>
          </w:rPr>
          <w:delText>2013,</w:delText>
        </w:r>
        <w:r w:rsidR="00FE7979">
          <w:rPr>
            <w:spacing w:val="-4"/>
          </w:rPr>
          <w:fldChar w:fldCharType="end"/>
        </w:r>
      </w:del>
      <w:ins w:id="197" w:author="Hughes, Anna E" w:date="2023-06-19T12:41:00Z">
        <w:r w:rsidR="00FE7979">
          <w:fldChar w:fldCharType="begin"/>
        </w:r>
        <w:r w:rsidR="00FE7979">
          <w:instrText xml:space="preserve"> HYPERLINK \l "_bookmark59" </w:instrText>
        </w:r>
        <w:r w:rsidR="00FE7979">
          <w:fldChar w:fldCharType="separate"/>
        </w:r>
        <w:r>
          <w:rPr>
            <w:spacing w:val="-4"/>
          </w:rPr>
          <w:t>2013,</w:t>
        </w:r>
        <w:r w:rsidR="00FE7979">
          <w:rPr>
            <w:spacing w:val="-4"/>
          </w:rPr>
          <w:fldChar w:fldCharType="end"/>
        </w:r>
      </w:ins>
      <w:r>
        <w:rPr>
          <w:spacing w:val="6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98" w:author="Hughes, Anna E" w:date="2023-06-19T12:41:00Z">
        <w:r w:rsidR="00FE7979">
          <w:delInstrText>bookmark58</w:delInstrText>
        </w:r>
      </w:del>
      <w:ins w:id="199" w:author="Hughes, Anna E" w:date="2023-06-19T12:41:00Z">
        <w:r w:rsidR="00FE7979">
          <w:instrText>bookmark60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2016).</w:t>
      </w:r>
      <w:r w:rsidR="00FE7979">
        <w:rPr>
          <w:spacing w:val="-4"/>
        </w:rPr>
        <w:fldChar w:fldCharType="end"/>
      </w:r>
    </w:p>
    <w:p w:rsidR="00485016" w:rsidRDefault="00C14774">
      <w:pPr>
        <w:pStyle w:val="BodyText"/>
        <w:spacing w:before="8"/>
        <w:ind w:left="290"/>
        <w:pPrChange w:id="200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6"/>
          <w:sz w:val="12"/>
        </w:rPr>
        <w:t>93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5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del w:id="201" w:author="Hughes, Anna E" w:date="2023-06-19T12:41:00Z"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 w:rsidR="00F7725C">
          <w:rPr>
            <w:spacing w:val="-6"/>
          </w:rPr>
          <w:delText>(Lleras et al.,</w:delText>
        </w:r>
        <w:r w:rsidR="00FE7979">
          <w:rPr>
            <w:spacing w:val="-6"/>
          </w:rPr>
          <w:fldChar w:fldCharType="end"/>
        </w:r>
      </w:del>
      <w:ins w:id="202" w:author="Hughes, Anna E" w:date="2023-06-19T12:41:00Z"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6"/>
          </w:rPr>
          <w:t>(Lleras et al.,</w:t>
        </w:r>
        <w:r w:rsidR="00FE7979">
          <w:rPr>
            <w:spacing w:val="-6"/>
          </w:rPr>
          <w:fldChar w:fldCharType="end"/>
        </w:r>
      </w:ins>
      <w:r>
        <w:rPr>
          <w:spacing w:val="-7"/>
        </w:rPr>
        <w:t xml:space="preserve"> </w:t>
      </w:r>
      <w:del w:id="203" w:author="Hughes, Anna E" w:date="2023-06-19T12:41:00Z"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 w:rsidR="00F7725C">
          <w:rPr>
            <w:spacing w:val="-6"/>
          </w:rPr>
          <w:delText>2020)</w:delText>
        </w:r>
        <w:r w:rsidR="00FE7979">
          <w:rPr>
            <w:spacing w:val="-6"/>
          </w:rPr>
          <w:fldChar w:fldCharType="end"/>
        </w:r>
      </w:del>
      <w:ins w:id="204" w:author="Hughes, Anna E" w:date="2023-06-19T12:41:00Z"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6"/>
          </w:rPr>
          <w:t>2020)</w:t>
        </w:r>
        <w:r w:rsidR="00FE7979">
          <w:rPr>
            <w:spacing w:val="-6"/>
          </w:rPr>
          <w:fldChar w:fldCharType="end"/>
        </w:r>
      </w:ins>
      <w:r>
        <w:rPr>
          <w:spacing w:val="-6"/>
        </w:rPr>
        <w:t xml:space="preserve"> aims</w:t>
      </w:r>
      <w:r>
        <w:rPr>
          <w:spacing w:val="-7"/>
        </w:rPr>
        <w:t xml:space="preserve"> </w:t>
      </w:r>
      <w:r>
        <w:rPr>
          <w:spacing w:val="-6"/>
        </w:rPr>
        <w:t>to provide a</w:t>
      </w:r>
      <w:r>
        <w:rPr>
          <w:spacing w:val="-7"/>
        </w:rPr>
        <w:t xml:space="preserve"> </w:t>
      </w:r>
      <w:r>
        <w:rPr>
          <w:spacing w:val="-6"/>
        </w:rPr>
        <w:t>unifying framework</w:t>
      </w:r>
      <w:r>
        <w:rPr>
          <w:spacing w:val="-7"/>
        </w:rPr>
        <w:t xml:space="preserve"> </w:t>
      </w:r>
      <w:r>
        <w:rPr>
          <w:spacing w:val="-6"/>
        </w:rPr>
        <w:t>that can</w:t>
      </w:r>
    </w:p>
    <w:p w:rsidR="00485016" w:rsidRDefault="00C14774">
      <w:pPr>
        <w:pStyle w:val="BodyText"/>
        <w:ind w:left="290"/>
        <w:pPrChange w:id="205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8"/>
          <w:sz w:val="12"/>
        </w:rPr>
        <w:t>94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8"/>
        </w:rPr>
        <w:t>make</w:t>
      </w:r>
      <w:r>
        <w:rPr>
          <w:spacing w:val="2"/>
        </w:rPr>
        <w:t xml:space="preserve"> </w:t>
      </w:r>
      <w:r>
        <w:rPr>
          <w:spacing w:val="-8"/>
        </w:rPr>
        <w:t>quantitative</w:t>
      </w:r>
      <w:r>
        <w:rPr>
          <w:spacing w:val="1"/>
        </w:rPr>
        <w:t xml:space="preserve"> </w:t>
      </w:r>
      <w:r>
        <w:rPr>
          <w:spacing w:val="-8"/>
        </w:rPr>
        <w:t>behavioural</w:t>
      </w:r>
      <w:r>
        <w:rPr>
          <w:spacing w:val="2"/>
        </w:rPr>
        <w:t xml:space="preserve"> </w:t>
      </w:r>
      <w:r>
        <w:rPr>
          <w:spacing w:val="-8"/>
        </w:rPr>
        <w:t>predictions</w:t>
      </w:r>
      <w:r>
        <w:rPr>
          <w:spacing w:val="2"/>
        </w:rPr>
        <w:t xml:space="preserve"> </w:t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visual</w:t>
      </w:r>
      <w:r>
        <w:rPr>
          <w:spacing w:val="1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based</w:t>
      </w:r>
      <w:r>
        <w:rPr>
          <w:spacing w:val="2"/>
        </w:rPr>
        <w:t xml:space="preserve"> </w:t>
      </w:r>
      <w:r>
        <w:rPr>
          <w:spacing w:val="-8"/>
        </w:rPr>
        <w:t>on</w:t>
      </w:r>
      <w:r>
        <w:rPr>
          <w:spacing w:val="2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general</w:t>
      </w:r>
    </w:p>
    <w:p w:rsidR="00485016" w:rsidRDefault="00C14774">
      <w:pPr>
        <w:pStyle w:val="BodyText"/>
        <w:spacing w:before="8"/>
        <w:ind w:left="290"/>
        <w:pPrChange w:id="206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2"/>
          <w:sz w:val="12"/>
        </w:rPr>
        <w:t>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assumption.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such,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>attractive</w:t>
      </w:r>
      <w:r>
        <w:t xml:space="preserve"> </w:t>
      </w:r>
      <w:r>
        <w:rPr>
          <w:spacing w:val="-2"/>
        </w:rPr>
        <w:t>candidate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formal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</w:p>
    <w:p w:rsidR="00485016" w:rsidRDefault="00C14774">
      <w:pPr>
        <w:spacing w:before="7"/>
        <w:ind w:left="290"/>
        <w:rPr>
          <w:sz w:val="24"/>
        </w:rPr>
        <w:pPrChange w:id="207" w:author="Hughes, Anna E" w:date="2023-06-19T12:41:00Z">
          <w:pPr>
            <w:spacing w:before="7"/>
            <w:ind w:left="170"/>
          </w:pPr>
        </w:pPrChange>
      </w:pPr>
      <w:r>
        <w:rPr>
          <w:rFonts w:ascii="Trebuchet MS"/>
          <w:sz w:val="12"/>
        </w:rPr>
        <w:t>96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replication.</w:t>
      </w:r>
    </w:p>
    <w:p w:rsidR="00485016" w:rsidRDefault="00C14774">
      <w:pPr>
        <w:pStyle w:val="BodyText"/>
        <w:tabs>
          <w:tab w:val="left" w:pos="968"/>
        </w:tabs>
        <w:spacing w:before="8"/>
        <w:ind w:left="290"/>
        <w:pPrChange w:id="208" w:author="Hughes, Anna E" w:date="2023-06-19T12:41:00Z">
          <w:pPr>
            <w:pStyle w:val="BodyText"/>
            <w:tabs>
              <w:tab w:val="left" w:pos="848"/>
            </w:tabs>
            <w:spacing w:before="8"/>
            <w:ind w:left="170"/>
          </w:pPr>
        </w:pPrChange>
      </w:pPr>
      <w:r>
        <w:rPr>
          <w:rFonts w:ascii="Trebuchet MS"/>
          <w:spacing w:val="-5"/>
          <w:sz w:val="12"/>
        </w:rPr>
        <w:t>97</w:t>
      </w:r>
      <w:r>
        <w:rPr>
          <w:rFonts w:ascii="Trebuchet MS"/>
          <w:sz w:val="12"/>
        </w:rPr>
        <w:tab/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key</w:t>
      </w:r>
      <w:r>
        <w:rPr>
          <w:spacing w:val="-7"/>
        </w:rPr>
        <w:t xml:space="preserve"> </w:t>
      </w:r>
      <w:r>
        <w:rPr>
          <w:spacing w:val="-4"/>
        </w:rPr>
        <w:t>assumption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behaviour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com-</w:t>
      </w:r>
    </w:p>
    <w:p w:rsidR="00485016" w:rsidRDefault="00C14774">
      <w:pPr>
        <w:pStyle w:val="BodyText"/>
        <w:ind w:left="290"/>
        <w:pPrChange w:id="209" w:author="Hughes, Anna E" w:date="2023-06-19T12:41:00Z">
          <w:pPr>
            <w:pStyle w:val="BodyText"/>
            <w:ind w:left="170"/>
          </w:pPr>
        </w:pPrChange>
      </w:pPr>
      <w:r>
        <w:rPr>
          <w:rFonts w:ascii="Trebuchet MS"/>
          <w:spacing w:val="-6"/>
          <w:sz w:val="12"/>
        </w:rPr>
        <w:t>98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paring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target</w:t>
      </w:r>
      <w:r>
        <w:rPr>
          <w:spacing w:val="13"/>
        </w:rPr>
        <w:t xml:space="preserve"> </w:t>
      </w:r>
      <w:r>
        <w:rPr>
          <w:spacing w:val="-6"/>
        </w:rPr>
        <w:t>template</w:t>
      </w:r>
      <w:r>
        <w:rPr>
          <w:spacing w:val="12"/>
        </w:rPr>
        <w:t xml:space="preserve"> </w:t>
      </w:r>
      <w:r>
        <w:rPr>
          <w:spacing w:val="-6"/>
        </w:rPr>
        <w:t>(held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memory)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6"/>
        </w:rPr>
        <w:t>every</w:t>
      </w:r>
      <w:r>
        <w:rPr>
          <w:spacing w:val="13"/>
        </w:rPr>
        <w:t xml:space="preserve"> </w:t>
      </w:r>
      <w:r>
        <w:rPr>
          <w:spacing w:val="-6"/>
        </w:rPr>
        <w:t>element</w:t>
      </w:r>
      <w:r>
        <w:rPr>
          <w:spacing w:val="13"/>
        </w:rPr>
        <w:t xml:space="preserve"> </w:t>
      </w:r>
      <w:r>
        <w:rPr>
          <w:spacing w:val="-6"/>
        </w:rPr>
        <w:t>present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pStyle w:val="BodyText"/>
        <w:spacing w:before="8"/>
        <w:ind w:left="290"/>
        <w:pPrChange w:id="210" w:author="Hughes, Anna E" w:date="2023-06-19T12:41:00Z">
          <w:pPr>
            <w:pStyle w:val="BodyText"/>
            <w:spacing w:before="8"/>
            <w:ind w:left="170"/>
          </w:pPr>
        </w:pPrChange>
      </w:pPr>
      <w:r>
        <w:rPr>
          <w:rFonts w:ascii="Trebuchet MS"/>
          <w:spacing w:val="-4"/>
          <w:sz w:val="12"/>
        </w:rPr>
        <w:t>99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scene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parallel.</w:t>
      </w:r>
      <w:r>
        <w:rPr>
          <w:spacing w:val="45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allows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visual</w:t>
      </w:r>
      <w:r>
        <w:rPr>
          <w:spacing w:val="3"/>
        </w:rPr>
        <w:t xml:space="preserve"> </w:t>
      </w:r>
      <w:r>
        <w:rPr>
          <w:spacing w:val="-4"/>
        </w:rPr>
        <w:t>system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reject</w:t>
      </w:r>
      <w:r>
        <w:rPr>
          <w:spacing w:val="4"/>
        </w:rPr>
        <w:t xml:space="preserve"> </w:t>
      </w:r>
      <w:r>
        <w:rPr>
          <w:spacing w:val="-4"/>
        </w:rPr>
        <w:t>peripheral</w:t>
      </w:r>
      <w:r>
        <w:rPr>
          <w:spacing w:val="4"/>
        </w:rPr>
        <w:t xml:space="preserve"> </w:t>
      </w:r>
      <w:r>
        <w:rPr>
          <w:spacing w:val="-4"/>
        </w:rPr>
        <w:t>non-targets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100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quickly;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speed</w:t>
      </w:r>
      <w:r>
        <w:rPr>
          <w:spacing w:val="5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items</w:t>
      </w:r>
      <w:r>
        <w:rPr>
          <w:spacing w:val="5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determined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5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5"/>
          <w:w w:val="90"/>
        </w:rPr>
        <w:t>the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item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template</w:t>
      </w:r>
      <w:r>
        <w:rPr>
          <w:spacing w:val="2"/>
        </w:rPr>
        <w:t xml:space="preserve"> </w:t>
      </w:r>
      <w:r>
        <w:rPr>
          <w:spacing w:val="-4"/>
        </w:rPr>
        <w:t>through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4"/>
        </w:rPr>
        <w:t>evidence</w:t>
      </w:r>
      <w:r>
        <w:rPr>
          <w:spacing w:val="2"/>
        </w:rPr>
        <w:t xml:space="preserve"> </w:t>
      </w:r>
      <w:r>
        <w:rPr>
          <w:spacing w:val="-4"/>
        </w:rPr>
        <w:t>accumulation</w:t>
      </w:r>
      <w:r>
        <w:rPr>
          <w:spacing w:val="3"/>
        </w:rPr>
        <w:t xml:space="preserve"> </w:t>
      </w:r>
      <w:r>
        <w:rPr>
          <w:spacing w:val="-4"/>
        </w:rPr>
        <w:t>process</w:t>
      </w:r>
      <w:r>
        <w:rPr>
          <w:spacing w:val="3"/>
        </w:rPr>
        <w:t xml:space="preserve"> </w:t>
      </w:r>
      <w:r>
        <w:rPr>
          <w:spacing w:val="-4"/>
        </w:rPr>
        <w:t>(formally,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102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logarithmic</w:t>
      </w:r>
      <w:r>
        <w:rPr>
          <w:spacing w:val="3"/>
        </w:rPr>
        <w:t xml:space="preserve"> </w:t>
      </w:r>
      <w:r>
        <w:rPr>
          <w:w w:val="90"/>
        </w:rPr>
        <w:t>function</w:t>
      </w:r>
      <w:r>
        <w:rPr>
          <w:spacing w:val="4"/>
        </w:rPr>
        <w:t xml:space="preserve"> </w:t>
      </w:r>
      <w:r>
        <w:rPr>
          <w:w w:val="90"/>
        </w:rPr>
        <w:t>is</w:t>
      </w:r>
      <w:r>
        <w:rPr>
          <w:spacing w:val="3"/>
        </w:rPr>
        <w:t xml:space="preserve"> </w:t>
      </w:r>
      <w:r>
        <w:rPr>
          <w:w w:val="90"/>
        </w:rPr>
        <w:t>assumed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w w:val="90"/>
        </w:rPr>
        <w:t>inversely</w:t>
      </w:r>
      <w:r>
        <w:rPr>
          <w:spacing w:val="3"/>
        </w:rPr>
        <w:t xml:space="preserve"> </w:t>
      </w:r>
      <w:r>
        <w:rPr>
          <w:w w:val="90"/>
        </w:rPr>
        <w:t>proportional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5"/>
          <w:w w:val="90"/>
        </w:rPr>
        <w:t>the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103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overall</w:t>
      </w:r>
      <w:r>
        <w:rPr>
          <w:spacing w:val="4"/>
        </w:rPr>
        <w:t xml:space="preserve"> </w:t>
      </w:r>
      <w:r>
        <w:rPr>
          <w:spacing w:val="-6"/>
        </w:rPr>
        <w:t>magnitude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contrast</w:t>
      </w:r>
      <w:r>
        <w:rPr>
          <w:spacing w:val="4"/>
        </w:rPr>
        <w:t xml:space="preserve"> </w:t>
      </w:r>
      <w:r>
        <w:rPr>
          <w:spacing w:val="-6"/>
        </w:rPr>
        <w:t>signal</w:t>
      </w:r>
      <w:r>
        <w:rPr>
          <w:spacing w:val="4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distractor).</w:t>
      </w:r>
      <w:r>
        <w:rPr>
          <w:spacing w:val="40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model</w:t>
      </w:r>
      <w:r>
        <w:rPr>
          <w:spacing w:val="-3"/>
        </w:rPr>
        <w:t xml:space="preserve"> </w:t>
      </w:r>
      <w:r>
        <w:rPr>
          <w:spacing w:val="-4"/>
        </w:rPr>
        <w:t>thus focuses on an initial,</w:t>
      </w:r>
      <w:r>
        <w:rPr>
          <w:spacing w:val="-3"/>
        </w:rPr>
        <w:t xml:space="preserve"> </w:t>
      </w:r>
      <w:r>
        <w:rPr>
          <w:spacing w:val="-4"/>
        </w:rPr>
        <w:t>efficient processing stage of search;</w:t>
      </w:r>
      <w:r>
        <w:rPr>
          <w:spacing w:val="-3"/>
        </w:rPr>
        <w:t xml:space="preserve"> </w:t>
      </w:r>
      <w:r>
        <w:rPr>
          <w:spacing w:val="-4"/>
        </w:rPr>
        <w:t>if sufficient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105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evidence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t xml:space="preserve"> </w:t>
      </w:r>
      <w:r>
        <w:rPr>
          <w:spacing w:val="-4"/>
        </w:rPr>
        <w:t>accumulated</w:t>
      </w:r>
      <w:r>
        <w:t xml:space="preserve"> </w:t>
      </w:r>
      <w:r>
        <w:rPr>
          <w:spacing w:val="-4"/>
        </w:rPr>
        <w:t>during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process,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posits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second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106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stage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4"/>
        </w:rPr>
        <w:t>entered,</w:t>
      </w:r>
      <w:r>
        <w:rPr>
          <w:spacing w:val="-1"/>
        </w:rPr>
        <w:t xml:space="preserve"> </w:t>
      </w:r>
      <w:r>
        <w:rPr>
          <w:spacing w:val="-4"/>
        </w:rPr>
        <w:t>requiring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3"/>
        </w:rPr>
        <w:t xml:space="preserve"> </w:t>
      </w:r>
      <w:r>
        <w:rPr>
          <w:spacing w:val="-4"/>
        </w:rPr>
        <w:t>sequence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eye</w:t>
      </w:r>
      <w:r>
        <w:rPr>
          <w:spacing w:val="-2"/>
        </w:rPr>
        <w:t xml:space="preserve"> </w:t>
      </w:r>
      <w:r>
        <w:rPr>
          <w:spacing w:val="-4"/>
        </w:rPr>
        <w:t>movements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search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107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serial</w:t>
      </w:r>
      <w:r>
        <w:rPr>
          <w:spacing w:val="-9"/>
        </w:rPr>
        <w:t xml:space="preserve"> </w:t>
      </w:r>
      <w:r>
        <w:rPr>
          <w:spacing w:val="-2"/>
        </w:rPr>
        <w:t>manner.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successful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predicting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empirical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108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results,</w:t>
      </w:r>
      <w:r>
        <w:rPr>
          <w:spacing w:val="-3"/>
        </w:rPr>
        <w:t xml:space="preserve"> </w:t>
      </w:r>
      <w:r>
        <w:rPr>
          <w:spacing w:val="-6"/>
        </w:rPr>
        <w:t>including</w:t>
      </w:r>
      <w:r>
        <w:rPr>
          <w:spacing w:val="-5"/>
        </w:rPr>
        <w:t xml:space="preserve"> </w:t>
      </w:r>
      <w:r>
        <w:rPr>
          <w:spacing w:val="-6"/>
        </w:rPr>
        <w:t>search performance in</w:t>
      </w:r>
      <w:r>
        <w:rPr>
          <w:spacing w:val="-5"/>
        </w:rPr>
        <w:t xml:space="preserve"> </w:t>
      </w:r>
      <w:r>
        <w:rPr>
          <w:spacing w:val="-6"/>
        </w:rPr>
        <w:t>heterogeneous scenes</w:t>
      </w:r>
      <w:r>
        <w:rPr>
          <w:spacing w:val="-5"/>
        </w:rPr>
        <w:t xml:space="preserve"> </w:t>
      </w:r>
      <w:r>
        <w:rPr>
          <w:spacing w:val="-6"/>
        </w:rPr>
        <w:t>based on parame-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109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ters</w:t>
      </w:r>
      <w:r>
        <w:rPr>
          <w:spacing w:val="-2"/>
        </w:rPr>
        <w:t xml:space="preserve"> </w:t>
      </w:r>
      <w:r>
        <w:rPr>
          <w:spacing w:val="-4"/>
        </w:rPr>
        <w:t>estimated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homogeneous</w:t>
      </w:r>
      <w:r>
        <w:rPr>
          <w:spacing w:val="-2"/>
        </w:rPr>
        <w:t xml:space="preserve"> </w:t>
      </w:r>
      <w:r>
        <w:rPr>
          <w:spacing w:val="-4"/>
        </w:rPr>
        <w:t>scenes,</w:t>
      </w:r>
      <w:r>
        <w:rPr>
          <w:spacing w:val="1"/>
        </w:rPr>
        <w:t xml:space="preserve"> </w:t>
      </w:r>
      <w:r>
        <w:rPr>
          <w:spacing w:val="-4"/>
        </w:rPr>
        <w:t>both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artificial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2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211" w:author="Hughes, Anna E" w:date="2023-06-19T12:41:00Z">
        <w:r w:rsidR="00FE7979">
          <w:delInstrText>bookmark26</w:delInstrText>
        </w:r>
      </w:del>
      <w:ins w:id="212" w:author="Hughes, Anna E" w:date="2023-06-19T12:41:00Z">
        <w:r w:rsidR="00FE7979">
          <w:instrText>bookmark28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(Buetti</w:t>
      </w:r>
      <w:r>
        <w:rPr>
          <w:spacing w:val="-2"/>
        </w:rPr>
        <w:t xml:space="preserve"> </w:t>
      </w:r>
      <w:r>
        <w:rPr>
          <w:spacing w:val="-4"/>
        </w:rPr>
        <w:t>et</w:t>
      </w:r>
      <w:r>
        <w:rPr>
          <w:spacing w:val="-1"/>
        </w:rPr>
        <w:t xml:space="preserve"> </w:t>
      </w:r>
      <w:r>
        <w:rPr>
          <w:spacing w:val="-4"/>
        </w:rPr>
        <w:t>al.,</w:t>
      </w:r>
      <w:r w:rsidR="00FE7979">
        <w:rPr>
          <w:spacing w:val="-4"/>
        </w:rPr>
        <w:fldChar w:fldCharType="end"/>
      </w:r>
    </w:p>
    <w:p w:rsidR="00485016" w:rsidRDefault="00F7725C">
      <w:pPr>
        <w:pStyle w:val="BodyText"/>
        <w:spacing w:before="8"/>
      </w:pPr>
      <w:del w:id="213" w:author="Hughes, Anna E" w:date="2023-06-19T12:41:00Z">
        <w:r>
          <w:rPr>
            <w:rFonts w:ascii="Trebuchet MS"/>
            <w:spacing w:val="-4"/>
            <w:sz w:val="12"/>
          </w:rPr>
          <w:delText>110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"_bookmark26" </w:delInstrText>
        </w:r>
        <w:r w:rsidR="00FE7979">
          <w:fldChar w:fldCharType="separate"/>
        </w:r>
        <w:r>
          <w:rPr>
            <w:spacing w:val="-4"/>
          </w:rPr>
          <w:delText>2016;</w:delText>
        </w:r>
        <w:r w:rsidR="00FE7979">
          <w:rPr>
            <w:spacing w:val="-4"/>
          </w:rPr>
          <w:fldChar w:fldCharType="end"/>
        </w:r>
        <w:r>
          <w:rPr>
            <w:spacing w:val="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"_bookmark52" </w:delInstrText>
        </w:r>
        <w:r w:rsidR="00FE7979">
          <w:fldChar w:fldCharType="separate"/>
        </w:r>
        <w:r>
          <w:rPr>
            <w:spacing w:val="-4"/>
          </w:rPr>
          <w:delText>Lleras</w:delText>
        </w:r>
        <w:r>
          <w:rPr>
            <w:spacing w:val="7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6"/>
          </w:rPr>
          <w:delText xml:space="preserve"> </w:delText>
        </w:r>
        <w:r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>
          <w:rPr>
            <w:spacing w:val="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"_bookmark52" </w:delInstrText>
        </w:r>
        <w:r w:rsidR="00FE7979">
          <w:fldChar w:fldCharType="separate"/>
        </w:r>
        <w:r>
          <w:rPr>
            <w:spacing w:val="-4"/>
          </w:rPr>
          <w:delText>2019)</w:delText>
        </w:r>
        <w:r w:rsidR="00FE7979">
          <w:rPr>
            <w:spacing w:val="-4"/>
          </w:rPr>
          <w:fldChar w:fldCharType="end"/>
        </w:r>
      </w:del>
      <w:ins w:id="214" w:author="Hughes, Anna E" w:date="2023-06-19T12:41:00Z">
        <w:r w:rsidR="00C14774">
          <w:rPr>
            <w:rFonts w:ascii="Trebuchet MS"/>
            <w:spacing w:val="-4"/>
            <w:sz w:val="12"/>
          </w:rPr>
          <w:t>110</w:t>
        </w:r>
        <w:r w:rsidR="00C14774">
          <w:rPr>
            <w:rFonts w:ascii="Trebuchet MS"/>
            <w:spacing w:val="38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"_bookmark28" </w:instrText>
        </w:r>
        <w:r w:rsidR="00FE7979">
          <w:fldChar w:fldCharType="separate"/>
        </w:r>
        <w:r w:rsidR="00C14774">
          <w:rPr>
            <w:spacing w:val="-4"/>
          </w:rPr>
          <w:t>2016;</w:t>
        </w:r>
        <w:r w:rsidR="00FE7979">
          <w:rPr>
            <w:spacing w:val="-4"/>
          </w:rPr>
          <w:fldChar w:fldCharType="end"/>
        </w:r>
        <w:r w:rsidR="00C14774">
          <w:rPr>
            <w:spacing w:val="7"/>
          </w:rPr>
          <w:t xml:space="preserve"> </w:t>
        </w:r>
        <w:r w:rsidR="00FE7979">
          <w:fldChar w:fldCharType="begin"/>
        </w:r>
        <w:r w:rsidR="00FE7979">
          <w:instrText xml:space="preserve"> HYPERLINK \l "_bookmark54" </w:instrText>
        </w:r>
        <w:r w:rsidR="00FE7979">
          <w:fldChar w:fldCharType="separate"/>
        </w:r>
        <w:r w:rsidR="00C14774">
          <w:rPr>
            <w:spacing w:val="-4"/>
          </w:rPr>
          <w:t>Lleras</w:t>
        </w:r>
        <w:r w:rsidR="00C14774">
          <w:rPr>
            <w:spacing w:val="7"/>
          </w:rPr>
          <w:t xml:space="preserve"> </w:t>
        </w:r>
        <w:r w:rsidR="00C14774">
          <w:rPr>
            <w:spacing w:val="-4"/>
          </w:rPr>
          <w:t>et</w:t>
        </w:r>
        <w:r w:rsidR="00C14774">
          <w:rPr>
            <w:spacing w:val="6"/>
          </w:rPr>
          <w:t xml:space="preserve"> </w:t>
        </w:r>
        <w:r w:rsidR="00C14774"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 w:rsidR="00C14774">
          <w:rPr>
            <w:spacing w:val="7"/>
          </w:rPr>
          <w:t xml:space="preserve"> </w:t>
        </w:r>
        <w:r w:rsidR="00FE7979">
          <w:fldChar w:fldCharType="begin"/>
        </w:r>
        <w:r w:rsidR="00FE7979">
          <w:instrText xml:space="preserve"> HYPERLINK \l "_bookmark54" </w:instrText>
        </w:r>
        <w:r w:rsidR="00FE7979">
          <w:fldChar w:fldCharType="separate"/>
        </w:r>
        <w:r w:rsidR="00C14774">
          <w:rPr>
            <w:spacing w:val="-4"/>
          </w:rPr>
          <w:t>2019)</w:t>
        </w:r>
        <w:r w:rsidR="00FE7979">
          <w:rPr>
            <w:spacing w:val="-4"/>
          </w:rPr>
          <w:fldChar w:fldCharType="end"/>
        </w:r>
      </w:ins>
      <w:r w:rsidR="00C14774">
        <w:rPr>
          <w:spacing w:val="7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with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real-world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objects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lastRenderedPageBreak/>
        <w:t>visualised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on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computer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111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 xml:space="preserve">display </w:t>
      </w:r>
      <w:del w:id="215" w:author="Hughes, Anna E" w:date="2023-06-19T12:41:00Z">
        <w:r w:rsidR="00FE7979">
          <w:fldChar w:fldCharType="begin"/>
        </w:r>
        <w:r w:rsidR="00FE7979">
          <w:delInstrText xml:space="preserve"> HYPERLINK \l "_bookmark78" </w:delInstrText>
        </w:r>
        <w:r w:rsidR="00FE7979">
          <w:fldChar w:fldCharType="separate"/>
        </w:r>
        <w:r w:rsidR="00F7725C">
          <w:rPr>
            <w:spacing w:val="-6"/>
          </w:rPr>
          <w:delText>(Wang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6"/>
          </w:rPr>
          <w:delText>et al.,</w:delText>
        </w:r>
        <w:r w:rsidR="00FE7979">
          <w:rPr>
            <w:spacing w:val="-6"/>
          </w:rPr>
          <w:fldChar w:fldCharType="end"/>
        </w:r>
        <w:r w:rsidR="00F7725C">
          <w:rPr>
            <w:spacing w:val="-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"_bookmark78" </w:delInstrText>
        </w:r>
        <w:r w:rsidR="00FE7979">
          <w:fldChar w:fldCharType="separate"/>
        </w:r>
        <w:r w:rsidR="00F7725C">
          <w:rPr>
            <w:spacing w:val="-6"/>
          </w:rPr>
          <w:delText>2017).</w:delText>
        </w:r>
        <w:r w:rsidR="00FE7979">
          <w:rPr>
            <w:spacing w:val="-6"/>
          </w:rPr>
          <w:fldChar w:fldCharType="end"/>
        </w:r>
      </w:del>
      <w:ins w:id="216" w:author="Hughes, Anna E" w:date="2023-06-19T12:41:00Z">
        <w:r w:rsidR="00FE7979">
          <w:fldChar w:fldCharType="begin"/>
        </w:r>
        <w:r w:rsidR="00FE7979">
          <w:instrText xml:space="preserve"> HYPERLINK \l "_bookmark81" </w:instrText>
        </w:r>
        <w:r w:rsidR="00FE7979">
          <w:fldChar w:fldCharType="separate"/>
        </w:r>
        <w:r>
          <w:rPr>
            <w:spacing w:val="-6"/>
          </w:rPr>
          <w:t>(Wang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  <w:r w:rsidR="00FE7979">
          <w:rPr>
            <w:spacing w:val="-6"/>
          </w:rPr>
          <w:fldChar w:fldCharType="end"/>
        </w:r>
        <w:r>
          <w:rPr>
            <w:spacing w:val="-5"/>
          </w:rPr>
          <w:t xml:space="preserve"> </w:t>
        </w:r>
        <w:r w:rsidR="00FE7979">
          <w:fldChar w:fldCharType="begin"/>
        </w:r>
        <w:r w:rsidR="00FE7979">
          <w:instrText xml:space="preserve"> HYPERLINK \l "_bookmark81" </w:instrText>
        </w:r>
        <w:r w:rsidR="00FE7979">
          <w:fldChar w:fldCharType="separate"/>
        </w:r>
        <w:r>
          <w:rPr>
            <w:spacing w:val="-6"/>
          </w:rPr>
          <w:t>2017).</w:t>
        </w:r>
        <w:r w:rsidR="00FE7979">
          <w:rPr>
            <w:spacing w:val="-6"/>
          </w:rPr>
          <w:fldChar w:fldCharType="end"/>
        </w:r>
      </w:ins>
      <w:r>
        <w:rPr>
          <w:spacing w:val="7"/>
        </w:rPr>
        <w:t xml:space="preserve"> </w:t>
      </w:r>
      <w:r>
        <w:rPr>
          <w:spacing w:val="-6"/>
        </w:rPr>
        <w:t xml:space="preserve">Table </w:t>
      </w:r>
      <w:r w:rsidR="00FE7979">
        <w:fldChar w:fldCharType="begin"/>
      </w:r>
      <w:r w:rsidR="00FE7979">
        <w:instrText xml:space="preserve"> HYPERLINK \l "_bookmark1" </w:instrText>
      </w:r>
      <w:r w:rsidR="00FE7979">
        <w:fldChar w:fldCharType="separate"/>
      </w:r>
      <w:r>
        <w:rPr>
          <w:spacing w:val="-6"/>
        </w:rPr>
        <w:t>1</w:t>
      </w:r>
      <w:r w:rsidR="00FE7979">
        <w:rPr>
          <w:spacing w:val="-6"/>
        </w:rPr>
        <w:fldChar w:fldCharType="end"/>
      </w:r>
      <w:r>
        <w:rPr>
          <w:spacing w:val="-5"/>
        </w:rPr>
        <w:t xml:space="preserve"> </w:t>
      </w:r>
      <w:r>
        <w:rPr>
          <w:spacing w:val="-6"/>
        </w:rPr>
        <w:t>provides an</w:t>
      </w:r>
      <w:r>
        <w:rPr>
          <w:spacing w:val="-5"/>
        </w:rPr>
        <w:t xml:space="preserve"> </w:t>
      </w:r>
      <w:r>
        <w:rPr>
          <w:spacing w:val="-6"/>
        </w:rPr>
        <w:t>overview of</w:t>
      </w:r>
      <w:r>
        <w:rPr>
          <w:spacing w:val="-5"/>
        </w:rPr>
        <w:t xml:space="preserve"> </w:t>
      </w:r>
      <w:r>
        <w:rPr>
          <w:spacing w:val="-6"/>
        </w:rPr>
        <w:t>studies</w:t>
      </w:r>
      <w:r>
        <w:rPr>
          <w:spacing w:val="-5"/>
        </w:rPr>
        <w:t xml:space="preserve"> </w:t>
      </w:r>
      <w:r>
        <w:rPr>
          <w:spacing w:val="-6"/>
        </w:rPr>
        <w:t>investigating</w:t>
      </w:r>
    </w:p>
    <w:p w:rsidR="00485016" w:rsidRDefault="00C14774">
      <w:pPr>
        <w:pStyle w:val="BodyText"/>
        <w:spacing w:before="8"/>
      </w:pPr>
      <w:r>
        <w:rPr>
          <w:rFonts w:ascii="Trebuchet MS"/>
          <w:sz w:val="12"/>
        </w:rPr>
        <w:t>112</w:t>
      </w:r>
      <w:r>
        <w:rPr>
          <w:rFonts w:ascii="Trebuchet MS"/>
          <w:spacing w:val="33"/>
          <w:sz w:val="12"/>
        </w:rPr>
        <w:t xml:space="preserve">  </w:t>
      </w:r>
      <w:r>
        <w:t>the</w:t>
      </w:r>
      <w:r>
        <w:rPr>
          <w:spacing w:val="-12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date.</w:t>
      </w:r>
    </w:p>
    <w:p w:rsidR="00485016" w:rsidRDefault="00C14774">
      <w:pPr>
        <w:pStyle w:val="BodyText"/>
        <w:tabs>
          <w:tab w:val="left" w:pos="968"/>
        </w:tabs>
        <w:spacing w:before="8"/>
        <w:pPrChange w:id="217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113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original</w:t>
      </w:r>
      <w:r>
        <w:rPr>
          <w:spacing w:val="11"/>
        </w:rPr>
        <w:t xml:space="preserve"> </w:t>
      </w:r>
      <w:r>
        <w:rPr>
          <w:spacing w:val="-2"/>
        </w:rPr>
        <w:t>version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11"/>
        </w:rPr>
        <w:t xml:space="preserve"> </w:t>
      </w:r>
      <w:r>
        <w:rPr>
          <w:spacing w:val="-2"/>
        </w:rPr>
        <w:t>model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essentially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(natural)</w:t>
      </w:r>
      <w:r>
        <w:rPr>
          <w:spacing w:val="11"/>
        </w:rPr>
        <w:t xml:space="preserve"> </w:t>
      </w:r>
      <w:r>
        <w:rPr>
          <w:spacing w:val="-2"/>
        </w:rPr>
        <w:t>log-linear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114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model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distractors.</w:t>
      </w:r>
      <w:r>
        <w:rPr>
          <w:spacing w:val="28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full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contains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variable</w:t>
      </w:r>
      <w:r>
        <w:rPr>
          <w:spacing w:val="1"/>
        </w:rPr>
        <w:t xml:space="preserve"> </w:t>
      </w:r>
      <w:r>
        <w:rPr>
          <w:rFonts w:ascii="Times New Roman"/>
          <w:i/>
          <w:spacing w:val="-4"/>
        </w:rPr>
        <w:t>L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which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218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/>
          <w:w w:val="90"/>
          <w:sz w:val="12"/>
        </w:rPr>
        <w:t>115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represents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number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different</w:t>
      </w:r>
      <w:r>
        <w:rPr>
          <w:spacing w:val="-4"/>
        </w:rPr>
        <w:t xml:space="preserve"> </w:t>
      </w:r>
      <w:r>
        <w:rPr>
          <w:w w:val="90"/>
        </w:rPr>
        <w:t>types</w:t>
      </w:r>
      <w:r>
        <w:rPr>
          <w:spacing w:val="-3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distractors</w:t>
      </w:r>
      <w:r>
        <w:rPr>
          <w:spacing w:val="-3"/>
        </w:rPr>
        <w:t xml:space="preserve"> </w:t>
      </w:r>
      <w:r>
        <w:rPr>
          <w:w w:val="90"/>
        </w:rPr>
        <w:t>present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display.</w:t>
      </w:r>
      <w:r>
        <w:rPr>
          <w:spacing w:val="16"/>
        </w:rPr>
        <w:t xml:space="preserve"> </w:t>
      </w:r>
      <w:r>
        <w:rPr>
          <w:spacing w:val="-4"/>
          <w:w w:val="90"/>
        </w:rPr>
        <w:t>How-</w:t>
      </w:r>
    </w:p>
    <w:p w:rsidR="00485016" w:rsidRDefault="00C14774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116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ever,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rPr>
          <w:spacing w:val="1"/>
        </w:rPr>
        <w:t xml:space="preserve"> </w:t>
      </w:r>
      <w:r>
        <w:rPr>
          <w:w w:val="90"/>
        </w:rPr>
        <w:t>paper,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1"/>
        </w:rPr>
        <w:t xml:space="preserve"> </w:t>
      </w:r>
      <w:r>
        <w:rPr>
          <w:w w:val="90"/>
        </w:rPr>
        <w:t>follow</w:t>
      </w:r>
      <w:r>
        <w:rPr>
          <w:spacing w:val="1"/>
        </w:rPr>
        <w:t xml:space="preserve"> </w:t>
      </w:r>
      <w:del w:id="219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w w:val="90"/>
          </w:rPr>
          <w:delText>Buetti</w:delText>
        </w:r>
        <w:r w:rsidR="00F7725C">
          <w:rPr>
            <w:spacing w:val="2"/>
          </w:rPr>
          <w:delText xml:space="preserve"> </w:delText>
        </w:r>
        <w:r w:rsidR="00F7725C">
          <w:rPr>
            <w:w w:val="90"/>
          </w:rPr>
          <w:delText>et</w:delText>
        </w:r>
        <w:r w:rsidR="00F7725C">
          <w:rPr>
            <w:spacing w:val="1"/>
          </w:rPr>
          <w:delText xml:space="preserve"> </w:delText>
        </w:r>
        <w:r w:rsidR="00F7725C">
          <w:rPr>
            <w:w w:val="90"/>
          </w:rPr>
          <w:delText>al.</w:delText>
        </w:r>
        <w:r w:rsidR="00FE7979">
          <w:rPr>
            <w:w w:val="90"/>
          </w:rPr>
          <w:fldChar w:fldCharType="end"/>
        </w:r>
        <w:r w:rsidR="00F7725C">
          <w:rPr>
            <w:spacing w:val="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w w:val="90"/>
          </w:rPr>
          <w:delText>(2019)</w:delText>
        </w:r>
        <w:r w:rsidR="00FE7979">
          <w:rPr>
            <w:w w:val="90"/>
          </w:rPr>
          <w:fldChar w:fldCharType="end"/>
        </w:r>
      </w:del>
      <w:ins w:id="220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w w:val="90"/>
          </w:rPr>
          <w:t>Buetti</w:t>
        </w:r>
        <w:r>
          <w:rPr>
            <w:spacing w:val="2"/>
          </w:rP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</w:t>
        </w:r>
        <w:r w:rsidR="00FE7979">
          <w:rPr>
            <w:w w:val="90"/>
          </w:rPr>
          <w:fldChar w:fldCharType="end"/>
        </w:r>
        <w:r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w w:val="90"/>
          </w:rPr>
          <w:t>(2019)</w:t>
        </w:r>
        <w:r w:rsidR="00FE7979">
          <w:rPr>
            <w:w w:val="90"/>
          </w:rPr>
          <w:fldChar w:fldCharType="end"/>
        </w:r>
      </w:ins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only</w:t>
      </w:r>
      <w:r>
        <w:rPr>
          <w:spacing w:val="1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2"/>
          <w:w w:val="90"/>
        </w:rPr>
        <w:t>specific</w:t>
      </w:r>
    </w:p>
    <w:p w:rsidR="00485016" w:rsidRDefault="00C14774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117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rFonts w:ascii="Times New Roman"/>
          <w:i/>
          <w:spacing w:val="-2"/>
        </w:rPr>
        <w:t>L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1,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target</w:t>
      </w:r>
      <w: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homogeneous</w:t>
      </w:r>
      <w: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distractors.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case,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118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represented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way:</w:t>
      </w:r>
    </w:p>
    <w:p w:rsidR="00485016" w:rsidRDefault="00C14774">
      <w:pPr>
        <w:tabs>
          <w:tab w:val="left" w:pos="8109"/>
        </w:tabs>
        <w:spacing w:before="246"/>
        <w:ind w:left="3341"/>
        <w:rPr>
          <w:sz w:val="24"/>
        </w:rPr>
        <w:pPrChange w:id="221" w:author="Hughes, Anna E" w:date="2023-06-19T12:41:00Z">
          <w:pPr>
            <w:tabs>
              <w:tab w:val="left" w:pos="7989"/>
            </w:tabs>
            <w:spacing w:before="246"/>
            <w:ind w:left="3221"/>
          </w:pPr>
        </w:pPrChange>
      </w:pPr>
      <w:bookmarkStart w:id="222" w:name="_bookmark0"/>
      <w:bookmarkEnd w:id="222"/>
      <w:r>
        <w:rPr>
          <w:rFonts w:ascii="Times New Roman" w:hAnsi="Times New Roman"/>
          <w:i/>
          <w:spacing w:val="-2"/>
          <w:sz w:val="24"/>
        </w:rPr>
        <w:t>R</w:t>
      </w:r>
      <w:r>
        <w:rPr>
          <w:spacing w:val="-2"/>
          <w:position w:val="5"/>
          <w:sz w:val="24"/>
        </w:rPr>
        <w:t>ˆ</w:t>
      </w:r>
      <w:r>
        <w:rPr>
          <w:rFonts w:ascii="Times New Roman" w:hAnsi="Times New Roman"/>
          <w:i/>
          <w:spacing w:val="-2"/>
          <w:sz w:val="24"/>
        </w:rPr>
        <w:t>T</w:t>
      </w:r>
      <w:r>
        <w:rPr>
          <w:rFonts w:ascii="Times New Roman" w:hAnsi="Times New Roman"/>
          <w:i/>
          <w:spacing w:val="5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=</w:t>
      </w:r>
      <w:r>
        <w:rPr>
          <w:rFonts w:ascii="Tahoma" w:hAnsi="Tahoma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D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rFonts w:ascii="Tahoma" w:hAnsi="Tahoma"/>
          <w:spacing w:val="-2"/>
          <w:sz w:val="24"/>
        </w:rPr>
        <w:t>(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i/>
          <w:spacing w:val="-2"/>
          <w:sz w:val="24"/>
          <w:vertAlign w:val="subscript"/>
        </w:rPr>
        <w:t>T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spacing w:val="-7"/>
          <w:sz w:val="24"/>
        </w:rPr>
        <w:t>1</w:t>
      </w:r>
      <w:r>
        <w:rPr>
          <w:rFonts w:ascii="Tahoma" w:hAnsi="Tahoma"/>
          <w:spacing w:val="-7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(1)</w:t>
      </w:r>
    </w:p>
    <w:p w:rsidR="00485016" w:rsidRDefault="00C14774">
      <w:pPr>
        <w:pStyle w:val="BodyText"/>
        <w:tabs>
          <w:tab w:val="left" w:pos="968"/>
        </w:tabs>
        <w:spacing w:before="137"/>
        <w:pPrChange w:id="223" w:author="Hughes, Anna E" w:date="2023-06-19T12:41:00Z">
          <w:pPr>
            <w:pStyle w:val="BodyText"/>
            <w:tabs>
              <w:tab w:val="left" w:pos="848"/>
            </w:tabs>
            <w:spacing w:before="137"/>
          </w:pPr>
        </w:pPrChange>
      </w:pPr>
      <w:r>
        <w:rPr>
          <w:rFonts w:ascii="Trebuchet MS"/>
          <w:spacing w:val="-5"/>
          <w:sz w:val="12"/>
        </w:rPr>
        <w:t>119</w:t>
      </w:r>
      <w:r>
        <w:rPr>
          <w:rFonts w:ascii="Trebuchet MS"/>
          <w:sz w:val="12"/>
        </w:rPr>
        <w:tab/>
      </w:r>
      <w:r>
        <w:rPr>
          <w:spacing w:val="-4"/>
        </w:rPr>
        <w:t>The</w:t>
      </w:r>
      <w:r>
        <w:rPr>
          <w:spacing w:val="18"/>
        </w:rPr>
        <w:t xml:space="preserve"> </w:t>
      </w:r>
      <w:r>
        <w:rPr>
          <w:spacing w:val="-4"/>
        </w:rPr>
        <w:t>intercept,</w:t>
      </w:r>
      <w:r>
        <w:rPr>
          <w:spacing w:val="26"/>
        </w:rPr>
        <w:t xml:space="preserve"> </w:t>
      </w:r>
      <w:r>
        <w:rPr>
          <w:rFonts w:ascii="Times New Roman"/>
          <w:i/>
          <w:spacing w:val="-4"/>
        </w:rPr>
        <w:t>a</w:t>
      </w:r>
      <w:r>
        <w:rPr>
          <w:spacing w:val="-4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corresponds</w:t>
      </w:r>
      <w:r>
        <w:rPr>
          <w:spacing w:val="18"/>
        </w:rPr>
        <w:t xml:space="preserve"> </w:t>
      </w:r>
      <w:r>
        <w:rPr>
          <w:spacing w:val="-4"/>
        </w:rPr>
        <w:t>to</w:t>
      </w:r>
      <w:r>
        <w:rPr>
          <w:spacing w:val="19"/>
        </w:rPr>
        <w:t xml:space="preserve"> </w:t>
      </w:r>
      <w:r>
        <w:rPr>
          <w:spacing w:val="-4"/>
        </w:rPr>
        <w:t>search</w:t>
      </w:r>
      <w:r>
        <w:rPr>
          <w:spacing w:val="18"/>
        </w:rPr>
        <w:t xml:space="preserve"> </w:t>
      </w:r>
      <w:r>
        <w:rPr>
          <w:spacing w:val="-4"/>
        </w:rPr>
        <w:t>arrays</w:t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-4"/>
        </w:rPr>
        <w:t>only</w:t>
      </w:r>
      <w:r>
        <w:rPr>
          <w:spacing w:val="18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target</w:t>
      </w:r>
      <w:r>
        <w:rPr>
          <w:spacing w:val="18"/>
        </w:rPr>
        <w:t xml:space="preserve"> </w:t>
      </w:r>
      <w:r>
        <w:rPr>
          <w:spacing w:val="-5"/>
        </w:rPr>
        <w:t>is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120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distractors.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2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total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distractors.</w:t>
      </w:r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224" w:author="Hughes, Anna E" w:date="2023-06-19T12:41:00Z">
          <w:pPr>
            <w:spacing w:before="251"/>
            <w:ind w:left="107"/>
          </w:pPr>
        </w:pPrChange>
      </w:pPr>
      <w:r>
        <w:rPr>
          <w:rFonts w:ascii="Trebuchet MS"/>
          <w:sz w:val="12"/>
        </w:rPr>
        <w:t>121</w:t>
      </w:r>
      <w:r>
        <w:rPr>
          <w:rFonts w:ascii="Trebuchet MS"/>
          <w:spacing w:val="147"/>
          <w:sz w:val="12"/>
        </w:rPr>
        <w:t xml:space="preserve"> </w:t>
      </w:r>
      <w:bookmarkStart w:id="225" w:name="Rationale_for_proposed_work"/>
      <w:bookmarkEnd w:id="225"/>
      <w:r>
        <w:rPr>
          <w:rFonts w:ascii="Times New Roman"/>
          <w:i/>
          <w:sz w:val="24"/>
        </w:rPr>
        <w:t>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Rationale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485016" w:rsidRDefault="00C14774">
      <w:pPr>
        <w:pStyle w:val="BodyText"/>
        <w:tabs>
          <w:tab w:val="left" w:pos="968"/>
        </w:tabs>
        <w:spacing w:before="68"/>
        <w:pPrChange w:id="226" w:author="Hughes, Anna E" w:date="2023-06-19T12:41:00Z">
          <w:pPr>
            <w:pStyle w:val="BodyText"/>
            <w:tabs>
              <w:tab w:val="left" w:pos="848"/>
            </w:tabs>
            <w:spacing w:before="68"/>
          </w:pPr>
        </w:pPrChange>
      </w:pPr>
      <w:r>
        <w:rPr>
          <w:rFonts w:ascii="Trebuchet MS"/>
          <w:spacing w:val="-5"/>
          <w:sz w:val="12"/>
        </w:rPr>
        <w:t>122</w:t>
      </w:r>
      <w:r>
        <w:rPr>
          <w:rFonts w:ascii="Trebuchet MS"/>
          <w:sz w:val="12"/>
        </w:rPr>
        <w:tab/>
      </w:r>
      <w:r>
        <w:rPr>
          <w:spacing w:val="-4"/>
        </w:rPr>
        <w:t>While</w:t>
      </w:r>
      <w:r>
        <w:rPr>
          <w:spacing w:val="-9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aspects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framework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been</w:t>
      </w:r>
      <w:r>
        <w:rPr>
          <w:spacing w:val="-8"/>
        </w:rPr>
        <w:t xml:space="preserve"> </w:t>
      </w:r>
      <w:r>
        <w:rPr>
          <w:spacing w:val="-4"/>
        </w:rPr>
        <w:t>tested,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extremely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123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promising</w:t>
      </w:r>
      <w:r>
        <w:rPr>
          <w:spacing w:val="-7"/>
        </w:rPr>
        <w:t xml:space="preserve"> </w:t>
      </w:r>
      <w:r>
        <w:rPr>
          <w:spacing w:val="-4"/>
        </w:rPr>
        <w:t>results,</w:t>
      </w:r>
      <w:r>
        <w:rPr>
          <w:spacing w:val="-6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remains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great</w:t>
      </w:r>
      <w:r>
        <w:rPr>
          <w:spacing w:val="-7"/>
        </w:rPr>
        <w:t xml:space="preserve"> </w:t>
      </w:r>
      <w:r>
        <w:rPr>
          <w:spacing w:val="-4"/>
        </w:rPr>
        <w:t>deal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scope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verification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5"/>
        </w:rPr>
        <w:t>of</w:t>
      </w:r>
    </w:p>
    <w:p w:rsidR="00485016" w:rsidRDefault="00C14774">
      <w:pPr>
        <w:pStyle w:val="BodyText"/>
      </w:pPr>
      <w:r>
        <w:rPr>
          <w:rFonts w:ascii="Trebuchet MS"/>
          <w:spacing w:val="-8"/>
          <w:sz w:val="12"/>
        </w:rPr>
        <w:t>124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key</w:t>
      </w:r>
      <w:r>
        <w:rPr>
          <w:spacing w:val="-6"/>
        </w:rPr>
        <w:t xml:space="preserve"> </w:t>
      </w:r>
      <w:r>
        <w:rPr>
          <w:spacing w:val="-8"/>
        </w:rPr>
        <w:t>findings</w:t>
      </w:r>
      <w:r>
        <w:rPr>
          <w:spacing w:val="-6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date,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extensions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aspects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model.</w:t>
      </w:r>
      <w:r>
        <w:rPr>
          <w:spacing w:val="15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implementa-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125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6"/>
        </w:rPr>
        <w:t>tions of TCS so far,</w:t>
      </w:r>
      <w:r>
        <w:rPr>
          <w:spacing w:val="-4"/>
        </w:rPr>
        <w:t xml:space="preserve"> </w:t>
      </w:r>
      <w:r>
        <w:rPr>
          <w:spacing w:val="-6"/>
        </w:rPr>
        <w:t>predictions of search efficiency (e.g.</w:t>
      </w:r>
      <w:r>
        <w:rPr>
          <w:spacing w:val="12"/>
        </w:rPr>
        <w:t xml:space="preserve"> </w:t>
      </w:r>
      <w:r>
        <w:rPr>
          <w:spacing w:val="-6"/>
        </w:rPr>
        <w:t>in heterogeneous scenes)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126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have</w:t>
      </w:r>
      <w:r>
        <w:rPr>
          <w:spacing w:val="-5"/>
        </w:rPr>
        <w:t xml:space="preserve"> </w:t>
      </w:r>
      <w:r>
        <w:rPr>
          <w:spacing w:val="-4"/>
        </w:rPr>
        <w:t>been</w:t>
      </w:r>
      <w:r>
        <w:rPr>
          <w:spacing w:val="-5"/>
        </w:rPr>
        <w:t xml:space="preserve"> </w:t>
      </w:r>
      <w:r>
        <w:rPr>
          <w:spacing w:val="-4"/>
        </w:rPr>
        <w:t>made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group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participants, using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dif-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127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4"/>
        </w:rPr>
        <w:t xml:space="preserve"> </w:t>
      </w:r>
      <w:r>
        <w:rPr>
          <w:spacing w:val="-6"/>
        </w:rPr>
        <w:t>group</w:t>
      </w:r>
      <w:r>
        <w:rPr>
          <w:spacing w:val="-3"/>
        </w:rPr>
        <w:t xml:space="preserve"> </w:t>
      </w:r>
      <w:r>
        <w:rPr>
          <w:spacing w:val="-6"/>
        </w:rPr>
        <w:t>performing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task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searching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homogeneous</w:t>
      </w:r>
      <w:r>
        <w:rPr>
          <w:spacing w:val="-3"/>
        </w:rPr>
        <w:t xml:space="preserve"> </w:t>
      </w:r>
      <w:r>
        <w:rPr>
          <w:spacing w:val="-6"/>
        </w:rPr>
        <w:t>scenes).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128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Thus,</w:t>
      </w:r>
      <w: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>know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TCS</w:t>
      </w:r>
      <w:r>
        <w:rPr>
          <w:spacing w:val="-3"/>
        </w:rPr>
        <w:t xml:space="preserve"> </w:t>
      </w:r>
      <w:r>
        <w:rPr>
          <w:spacing w:val="-4"/>
        </w:rPr>
        <w:t>can</w:t>
      </w:r>
      <w:r>
        <w:rPr>
          <w:spacing w:val="-3"/>
        </w:rPr>
        <w:t xml:space="preserve"> </w:t>
      </w:r>
      <w:r>
        <w:rPr>
          <w:spacing w:val="-4"/>
        </w:rPr>
        <w:t>replicate</w:t>
      </w:r>
      <w:r>
        <w:rPr>
          <w:spacing w:val="-3"/>
        </w:rPr>
        <w:t xml:space="preserve"> </w:t>
      </w:r>
      <w:r>
        <w:rPr>
          <w:spacing w:val="-4"/>
        </w:rPr>
        <w:t>group-level</w:t>
      </w:r>
      <w:r>
        <w:rPr>
          <w:spacing w:val="-3"/>
        </w:rPr>
        <w:t xml:space="preserve"> </w:t>
      </w:r>
      <w:r>
        <w:rPr>
          <w:spacing w:val="-4"/>
        </w:rPr>
        <w:t>averages</w:t>
      </w:r>
      <w:r>
        <w:rPr>
          <w:spacing w:val="-3"/>
        </w:rPr>
        <w:t xml:space="preserve"> </w:t>
      </w:r>
      <w:r>
        <w:rPr>
          <w:spacing w:val="-4"/>
        </w:rPr>
        <w:t>between</w:t>
      </w:r>
      <w:r>
        <w:rPr>
          <w:spacing w:val="-2"/>
        </w:rPr>
        <w:t xml:space="preserve"> </w:t>
      </w:r>
      <w:r>
        <w:rPr>
          <w:spacing w:val="-4"/>
        </w:rPr>
        <w:t>subjects</w:t>
      </w:r>
      <w:r>
        <w:rPr>
          <w:spacing w:val="-3"/>
        </w:rPr>
        <w:t xml:space="preserve"> </w:t>
      </w:r>
      <w:r>
        <w:rPr>
          <w:spacing w:val="-5"/>
        </w:rPr>
        <w:t>in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129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well,</w:t>
      </w:r>
      <w:r>
        <w:rPr>
          <w:spacing w:val="-5"/>
        </w:rPr>
        <w:t xml:space="preserve"> </w:t>
      </w:r>
      <w:r>
        <w:rPr>
          <w:spacing w:val="-6"/>
        </w:rPr>
        <w:t>but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do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know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make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at the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level.</w:t>
      </w:r>
      <w:r>
        <w:rPr>
          <w:spacing w:val="5"/>
        </w:rPr>
        <w:t xml:space="preserve"> </w:t>
      </w:r>
      <w:r>
        <w:rPr>
          <w:spacing w:val="-6"/>
        </w:rPr>
        <w:t>This is</w:t>
      </w:r>
      <w:r>
        <w:rPr>
          <w:spacing w:val="-7"/>
        </w:rPr>
        <w:t xml:space="preserve"> </w:t>
      </w:r>
      <w:r>
        <w:rPr>
          <w:spacing w:val="-6"/>
        </w:rPr>
        <w:t>particularly</w:t>
      </w:r>
      <w:r>
        <w:rPr>
          <w:spacing w:val="-7"/>
        </w:rPr>
        <w:t xml:space="preserve"> </w:t>
      </w:r>
      <w:r>
        <w:rPr>
          <w:spacing w:val="-6"/>
        </w:rPr>
        <w:t>important</w:t>
      </w:r>
      <w:r>
        <w:rPr>
          <w:spacing w:val="-7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conclusions based</w:t>
      </w:r>
    </w:p>
    <w:p w:rsidR="00485016" w:rsidRDefault="00C14774">
      <w:pPr>
        <w:pStyle w:val="BodyText"/>
      </w:pPr>
      <w:r>
        <w:rPr>
          <w:rFonts w:ascii="Trebuchet MS"/>
          <w:spacing w:val="-8"/>
          <w:sz w:val="12"/>
        </w:rPr>
        <w:t>131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on</w:t>
      </w:r>
      <w:r>
        <w:t xml:space="preserve"> </w:t>
      </w:r>
      <w:r>
        <w:rPr>
          <w:spacing w:val="-8"/>
        </w:rPr>
        <w:t>aggregate</w:t>
      </w:r>
      <w:r>
        <w:t xml:space="preserve"> </w:t>
      </w:r>
      <w:r>
        <w:rPr>
          <w:spacing w:val="-8"/>
        </w:rPr>
        <w:t>data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those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differences</w:t>
      </w:r>
      <w:r>
        <w:t xml:space="preserve"> </w:t>
      </w:r>
      <w:r>
        <w:rPr>
          <w:spacing w:val="-8"/>
        </w:rPr>
        <w:t>into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132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account;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study</w:t>
      </w:r>
      <w:r>
        <w:rPr>
          <w:spacing w:val="-2"/>
        </w:rP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1"/>
        </w:rPr>
        <w:t xml:space="preserve"> </w:t>
      </w:r>
      <w:r>
        <w:rPr>
          <w:spacing w:val="-6"/>
        </w:rPr>
        <w:t>searched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rPr>
          <w:spacing w:val="-1"/>
        </w:rPr>
        <w:t xml:space="preserve"> </w:t>
      </w:r>
      <w:r>
        <w:rPr>
          <w:spacing w:val="-6"/>
        </w:rPr>
        <w:t>array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ran-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133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domly</w:t>
      </w:r>
      <w:r>
        <w:rPr>
          <w:spacing w:val="11"/>
        </w:rPr>
        <w:t xml:space="preserve"> </w:t>
      </w:r>
      <w:r>
        <w:rPr>
          <w:spacing w:val="-4"/>
        </w:rPr>
        <w:t>oriented</w:t>
      </w:r>
      <w:r>
        <w:rPr>
          <w:spacing w:val="9"/>
        </w:rPr>
        <w:t xml:space="preserve"> </w:t>
      </w:r>
      <w:r>
        <w:rPr>
          <w:spacing w:val="-4"/>
        </w:rPr>
        <w:t>line</w:t>
      </w:r>
      <w:r>
        <w:rPr>
          <w:spacing w:val="10"/>
        </w:rPr>
        <w:t xml:space="preserve"> </w:t>
      </w:r>
      <w:r>
        <w:rPr>
          <w:spacing w:val="-4"/>
        </w:rPr>
        <w:t>segments,</w:t>
      </w:r>
      <w:r>
        <w:rPr>
          <w:spacing w:val="15"/>
        </w:rPr>
        <w:t xml:space="preserve"> </w:t>
      </w:r>
      <w:r>
        <w:rPr>
          <w:spacing w:val="-4"/>
        </w:rPr>
        <w:t>aggregating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data</w:t>
      </w:r>
      <w:r>
        <w:rPr>
          <w:spacing w:val="10"/>
        </w:rPr>
        <w:t xml:space="preserve"> </w:t>
      </w:r>
      <w:r>
        <w:rPr>
          <w:spacing w:val="-4"/>
        </w:rPr>
        <w:t>suggested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10"/>
        </w:rPr>
        <w:t xml:space="preserve"> </w:t>
      </w:r>
      <w:r>
        <w:rPr>
          <w:spacing w:val="-4"/>
        </w:rPr>
        <w:t>participants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134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stochastic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del w:id="227" w:author="Hughes, Anna E" w:date="2023-06-19T12:41:00Z">
        <w:r w:rsidR="00FE7979">
          <w:fldChar w:fldCharType="begin"/>
        </w:r>
        <w:r w:rsidR="00FE7979">
          <w:delInstrText xml:space="preserve"> HYPERLINK \l "_bookmark64" </w:delInstrText>
        </w:r>
        <w:r w:rsidR="00FE7979">
          <w:fldChar w:fldCharType="separate"/>
        </w:r>
        <w:r w:rsidR="00F7725C">
          <w:rPr>
            <w:spacing w:val="-6"/>
          </w:rPr>
          <w:delText>(Nowakowska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al.,</w:delText>
        </w:r>
        <w:r w:rsidR="00FE7979">
          <w:rPr>
            <w:spacing w:val="-6"/>
          </w:rPr>
          <w:fldChar w:fldCharType="end"/>
        </w:r>
        <w:r w:rsidR="00F7725C"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"_bookmark64" </w:delInstrText>
        </w:r>
        <w:r w:rsidR="00FE7979">
          <w:fldChar w:fldCharType="separate"/>
        </w:r>
        <w:r w:rsidR="00F7725C">
          <w:rPr>
            <w:spacing w:val="-6"/>
          </w:rPr>
          <w:delText>2017).</w:delText>
        </w:r>
        <w:r w:rsidR="00FE7979">
          <w:rPr>
            <w:spacing w:val="-6"/>
          </w:rPr>
          <w:fldChar w:fldCharType="end"/>
        </w:r>
      </w:del>
      <w:ins w:id="228" w:author="Hughes, Anna E" w:date="2023-06-19T12:41:00Z">
        <w:r w:rsidR="00FE7979">
          <w:fldChar w:fldCharType="begin"/>
        </w:r>
        <w:r w:rsidR="00FE7979">
          <w:instrText xml:space="preserve"> HYPERLINK \l "_bookmark67" </w:instrText>
        </w:r>
        <w:r w:rsidR="00FE7979">
          <w:fldChar w:fldCharType="separate"/>
        </w:r>
        <w:r>
          <w:rPr>
            <w:spacing w:val="-6"/>
          </w:rPr>
          <w:t>(Nowakowska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al.,</w:t>
        </w:r>
        <w:r w:rsidR="00FE7979">
          <w:rPr>
            <w:spacing w:val="-6"/>
          </w:rPr>
          <w:fldChar w:fldCharType="end"/>
        </w:r>
        <w:r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"_bookmark67" </w:instrText>
        </w:r>
        <w:r w:rsidR="00FE7979">
          <w:fldChar w:fldCharType="separate"/>
        </w:r>
        <w:r>
          <w:rPr>
            <w:spacing w:val="-6"/>
          </w:rPr>
          <w:t>2017).</w:t>
        </w:r>
        <w:r w:rsidR="00FE7979">
          <w:rPr>
            <w:spacing w:val="-6"/>
          </w:rPr>
          <w:fldChar w:fldCharType="end"/>
        </w:r>
      </w:ins>
      <w:r>
        <w:rPr>
          <w:spacing w:val="5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when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135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considering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3"/>
        </w:rPr>
        <w:t xml:space="preserve"> </w:t>
      </w:r>
      <w:r>
        <w:rPr>
          <w:spacing w:val="-4"/>
        </w:rPr>
        <w:t>participant</w:t>
      </w:r>
      <w:r>
        <w:rPr>
          <w:spacing w:val="3"/>
        </w:rPr>
        <w:t xml:space="preserve"> </w:t>
      </w:r>
      <w:r>
        <w:rPr>
          <w:spacing w:val="-4"/>
        </w:rPr>
        <w:t>individually,</w:t>
      </w:r>
      <w:r>
        <w:rPr>
          <w:spacing w:val="7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became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high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136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level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heterogeneity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responses,</w:t>
      </w:r>
      <w:r>
        <w:rPr>
          <w:spacing w:val="7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some</w:t>
      </w:r>
      <w:r>
        <w:rPr>
          <w:spacing w:val="2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performing</w:t>
      </w:r>
      <w:r>
        <w:rPr>
          <w:spacing w:val="2"/>
        </w:rPr>
        <w:t xml:space="preserve"> </w:t>
      </w:r>
      <w:r>
        <w:rPr>
          <w:spacing w:val="-4"/>
        </w:rPr>
        <w:t>close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137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optimally,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others</w:t>
      </w:r>
      <w:r>
        <w:rPr>
          <w:spacing w:val="-4"/>
        </w:rPr>
        <w:t xml:space="preserve"> </w:t>
      </w:r>
      <w:r>
        <w:rPr>
          <w:spacing w:val="-8"/>
        </w:rPr>
        <w:t>actually</w:t>
      </w:r>
      <w:r>
        <w:rPr>
          <w:spacing w:val="-4"/>
        </w:rPr>
        <w:t xml:space="preserve"> </w:t>
      </w:r>
      <w:r>
        <w:rPr>
          <w:spacing w:val="-8"/>
        </w:rPr>
        <w:t>performing</w:t>
      </w:r>
      <w:r>
        <w:rPr>
          <w:spacing w:val="-4"/>
        </w:rPr>
        <w:t xml:space="preserve"> </w:t>
      </w:r>
      <w:r>
        <w:rPr>
          <w:spacing w:val="-8"/>
        </w:rPr>
        <w:t>worse</w:t>
      </w:r>
      <w:r>
        <w:rPr>
          <w:spacing w:val="-4"/>
        </w:rPr>
        <w:t xml:space="preserve"> </w:t>
      </w:r>
      <w:r>
        <w:rPr>
          <w:spacing w:val="-8"/>
        </w:rPr>
        <w:t>than</w:t>
      </w:r>
      <w:r>
        <w:rPr>
          <w:spacing w:val="-4"/>
        </w:rPr>
        <w:t xml:space="preserve"> </w:t>
      </w:r>
      <w:r>
        <w:rPr>
          <w:spacing w:val="-8"/>
        </w:rPr>
        <w:t>chance</w:t>
      </w:r>
      <w:r>
        <w:rPr>
          <w:spacing w:val="-4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229" w:author="Hughes, Anna E" w:date="2023-06-19T12:41:00Z">
        <w:r w:rsidR="00FE7979">
          <w:delInstrText>bookmark64</w:delInstrText>
        </w:r>
      </w:del>
      <w:ins w:id="230" w:author="Hughes, Anna E" w:date="2023-06-19T12:41:00Z">
        <w:r w:rsidR="00FE7979">
          <w:instrText>bookmark67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8"/>
        </w:rPr>
        <w:t>(Nowakowska</w:t>
      </w:r>
      <w:r>
        <w:rPr>
          <w:spacing w:val="-4"/>
        </w:rPr>
        <w:t xml:space="preserve"> </w:t>
      </w:r>
      <w:r>
        <w:rPr>
          <w:spacing w:val="-8"/>
        </w:rPr>
        <w:t>et</w:t>
      </w:r>
      <w:r>
        <w:rPr>
          <w:spacing w:val="-4"/>
        </w:rPr>
        <w:t xml:space="preserve"> </w:t>
      </w:r>
      <w:r>
        <w:rPr>
          <w:spacing w:val="-8"/>
        </w:rPr>
        <w:t>al.,</w:t>
      </w:r>
      <w:r w:rsidR="00FE7979">
        <w:rPr>
          <w:spacing w:val="-8"/>
        </w:rPr>
        <w:fldChar w:fldCharType="end"/>
      </w:r>
    </w:p>
    <w:p w:rsidR="00485016" w:rsidRDefault="00F7725C">
      <w:pPr>
        <w:pStyle w:val="BodyText"/>
      </w:pPr>
      <w:del w:id="231" w:author="Hughes, Anna E" w:date="2023-06-19T12:41:00Z">
        <w:r>
          <w:rPr>
            <w:rFonts w:ascii="Trebuchet MS"/>
            <w:spacing w:val="-8"/>
            <w:sz w:val="12"/>
          </w:rPr>
          <w:delText>138</w:delText>
        </w:r>
        <w:r>
          <w:rPr>
            <w:rFonts w:ascii="Trebuchet MS"/>
            <w:spacing w:val="53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"_bookmark64" </w:delInstrText>
        </w:r>
        <w:r w:rsidR="00FE7979">
          <w:fldChar w:fldCharType="separate"/>
        </w:r>
        <w:r>
          <w:rPr>
            <w:spacing w:val="-8"/>
          </w:rPr>
          <w:delText>2017).</w:delText>
        </w:r>
        <w:r w:rsidR="00FE7979">
          <w:rPr>
            <w:spacing w:val="-8"/>
          </w:rPr>
          <w:fldChar w:fldCharType="end"/>
        </w:r>
      </w:del>
      <w:ins w:id="232" w:author="Hughes, Anna E" w:date="2023-06-19T12:41:00Z">
        <w:r w:rsidR="00C14774">
          <w:rPr>
            <w:rFonts w:ascii="Trebuchet MS"/>
            <w:spacing w:val="-8"/>
            <w:sz w:val="12"/>
          </w:rPr>
          <w:t>138</w:t>
        </w:r>
        <w:r w:rsidR="00C14774">
          <w:rPr>
            <w:rFonts w:ascii="Trebuchet MS"/>
            <w:spacing w:val="53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"_bookmark67" </w:instrText>
        </w:r>
        <w:r w:rsidR="00FE7979">
          <w:fldChar w:fldCharType="separate"/>
        </w:r>
        <w:r w:rsidR="00C14774">
          <w:rPr>
            <w:spacing w:val="-8"/>
          </w:rPr>
          <w:t>2017).</w:t>
        </w:r>
        <w:r w:rsidR="00FE7979">
          <w:rPr>
            <w:spacing w:val="-8"/>
          </w:rPr>
          <w:fldChar w:fldCharType="end"/>
        </w:r>
      </w:ins>
      <w:r w:rsidR="00C14774">
        <w:rPr>
          <w:spacing w:val="13"/>
        </w:rPr>
        <w:t xml:space="preserve"> </w:t>
      </w:r>
      <w:r w:rsidR="00C14774">
        <w:rPr>
          <w:spacing w:val="-8"/>
        </w:rPr>
        <w:t>Similarly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striking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variability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has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also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been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reported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in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other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search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studies</w:t>
      </w:r>
    </w:p>
    <w:p w:rsidR="00701245" w:rsidRDefault="00F7725C">
      <w:pPr>
        <w:pStyle w:val="BodyText"/>
        <w:spacing w:before="8"/>
        <w:rPr>
          <w:del w:id="233" w:author="Hughes, Anna E" w:date="2023-06-19T12:41:00Z"/>
        </w:rPr>
      </w:pPr>
      <w:del w:id="234" w:author="Hughes, Anna E" w:date="2023-06-19T12:41:00Z">
        <w:r>
          <w:rPr>
            <w:rFonts w:ascii="Trebuchet MS"/>
            <w:spacing w:val="-2"/>
            <w:sz w:val="12"/>
          </w:rPr>
          <w:delText>139</w:delText>
        </w:r>
        <w:r>
          <w:rPr>
            <w:rFonts w:ascii="Trebuchet MS"/>
            <w:spacing w:val="33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"_bookmark39" </w:delInstrText>
        </w:r>
        <w:r w:rsidR="00FE7979">
          <w:fldChar w:fldCharType="separate"/>
        </w:r>
        <w:r>
          <w:rPr>
            <w:spacing w:val="-2"/>
          </w:rPr>
          <w:delText>(Irons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Leber,</w:delTex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"_bookmark39" </w:delInstrText>
        </w:r>
        <w:r w:rsidR="00FE7979">
          <w:fldChar w:fldCharType="separate"/>
        </w:r>
        <w:r>
          <w:rPr>
            <w:spacing w:val="-2"/>
          </w:rPr>
          <w:delText>2016,</w:delText>
        </w:r>
        <w:r w:rsidR="00FE7979">
          <w:rPr>
            <w:spacing w:val="-2"/>
          </w:rPr>
          <w:fldChar w:fldCharType="end"/>
        </w:r>
        <w:r>
          <w:rPr>
            <w:spacing w:val="-1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"_bookmark40" </w:delInstrText>
        </w:r>
        <w:r w:rsidR="00FE7979">
          <w:fldChar w:fldCharType="separate"/>
        </w:r>
        <w:r>
          <w:rPr>
            <w:spacing w:val="-2"/>
          </w:rPr>
          <w:delText>2018;</w:delTex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"_bookmark30" </w:delInstrText>
        </w:r>
        <w:r w:rsidR="00FE7979">
          <w:fldChar w:fldCharType="separate"/>
        </w:r>
        <w:r>
          <w:rPr>
            <w:spacing w:val="-2"/>
          </w:rPr>
          <w:delText>Clarke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"_bookmark30" </w:delInstrText>
        </w:r>
        <w:r w:rsidR="00FE7979">
          <w:fldChar w:fldCharType="separate"/>
        </w:r>
        <w:r>
          <w:rPr>
            <w:spacing w:val="-2"/>
          </w:rPr>
          <w:delText>2022a).</w:delText>
        </w:r>
        <w:r w:rsidR="00FE7979">
          <w:rPr>
            <w:spacing w:val="-2"/>
          </w:rPr>
          <w:fldChar w:fldCharType="end"/>
        </w:r>
      </w:del>
    </w:p>
    <w:p w:rsidR="00485016" w:rsidRDefault="00C14774">
      <w:pPr>
        <w:pStyle w:val="BodyText"/>
        <w:spacing w:before="8"/>
        <w:rPr>
          <w:ins w:id="235" w:author="Hughes, Anna E" w:date="2023-06-19T12:41:00Z"/>
        </w:rPr>
      </w:pPr>
      <w:ins w:id="236" w:author="Hughes, Anna E" w:date="2023-06-19T12:41:00Z">
        <w:r>
          <w:rPr>
            <w:rFonts w:ascii="Trebuchet MS"/>
            <w:spacing w:val="-2"/>
            <w:sz w:val="12"/>
          </w:rPr>
          <w:t>139</w:t>
        </w:r>
        <w:r>
          <w:rPr>
            <w:rFonts w:ascii="Trebuchet MS"/>
            <w:spacing w:val="33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"_bookmark41" </w:instrText>
        </w:r>
        <w:r w:rsidR="00FE7979">
          <w:fldChar w:fldCharType="separate"/>
        </w:r>
        <w:r>
          <w:rPr>
            <w:spacing w:val="-2"/>
          </w:rPr>
          <w:t>(Irons</w:t>
        </w:r>
        <w:r>
          <w:rPr>
            <w:spacing w:val="-11"/>
          </w:rPr>
          <w:t xml:space="preserve"> </w:t>
        </w:r>
        <w:r>
          <w:rPr>
            <w:spacing w:val="-2"/>
          </w:rPr>
          <w:t>and</w:t>
        </w:r>
        <w:r>
          <w:rPr>
            <w:spacing w:val="-11"/>
          </w:rPr>
          <w:t xml:space="preserve"> </w:t>
        </w:r>
        <w:r>
          <w:rPr>
            <w:spacing w:val="-2"/>
          </w:rPr>
          <w:t>Leber,</w: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FE7979">
          <w:fldChar w:fldCharType="begin"/>
        </w:r>
        <w:r w:rsidR="00FE7979">
          <w:instrText xml:space="preserve"> HYPERLINK \l "_bookmark41" </w:instrText>
        </w:r>
        <w:r w:rsidR="00FE7979">
          <w:fldChar w:fldCharType="separate"/>
        </w:r>
        <w:r>
          <w:rPr>
            <w:spacing w:val="-2"/>
          </w:rPr>
          <w:t>2016,</w:t>
        </w:r>
        <w:r w:rsidR="00FE7979">
          <w:rPr>
            <w:spacing w:val="-2"/>
          </w:rPr>
          <w:fldChar w:fldCharType="end"/>
        </w:r>
        <w:r>
          <w:rPr>
            <w:spacing w:val="-12"/>
          </w:rPr>
          <w:t xml:space="preserve"> </w:t>
        </w:r>
        <w:r w:rsidR="00FE7979">
          <w:fldChar w:fldCharType="begin"/>
        </w:r>
        <w:r w:rsidR="00FE7979">
          <w:instrText xml:space="preserve"> HYPERLINK \l "_bookmark42" </w:instrText>
        </w:r>
        <w:r w:rsidR="00FE7979">
          <w:fldChar w:fldCharType="separate"/>
        </w:r>
        <w:r>
          <w:rPr>
            <w:spacing w:val="-2"/>
          </w:rPr>
          <w:t>2018;</w: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FE7979">
          <w:fldChar w:fldCharType="begin"/>
        </w:r>
        <w:r w:rsidR="00FE7979">
          <w:instrText xml:space="preserve"> HYPERLINK \l "_bookmark32" </w:instrText>
        </w:r>
        <w:r w:rsidR="00FE7979">
          <w:fldChar w:fldCharType="separate"/>
        </w:r>
        <w:r>
          <w:rPr>
            <w:spacing w:val="-2"/>
          </w:rPr>
          <w:t>Clarke</w:t>
        </w:r>
        <w:r>
          <w:rPr>
            <w:spacing w:val="-11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>
          <w:rPr>
            <w:spacing w:val="-11"/>
          </w:rPr>
          <w:t xml:space="preserve"> </w:t>
        </w:r>
        <w:r w:rsidR="00FE7979">
          <w:fldChar w:fldCharType="begin"/>
        </w:r>
        <w:r w:rsidR="00FE7979">
          <w:instrText xml:space="preserve"> HYPERLINK \l "_bookmark32" </w:instrText>
        </w:r>
        <w:r w:rsidR="00FE7979">
          <w:fldChar w:fldCharType="separate"/>
        </w:r>
        <w:r>
          <w:rPr>
            <w:spacing w:val="-2"/>
          </w:rPr>
          <w:t>2022a).</w:t>
        </w:r>
        <w:r w:rsidR="00FE7979">
          <w:rPr>
            <w:spacing w:val="-2"/>
          </w:rPr>
          <w:fldChar w:fldCharType="end"/>
        </w:r>
      </w:ins>
    </w:p>
    <w:p w:rsidR="00485016" w:rsidRDefault="00C14774">
      <w:pPr>
        <w:pStyle w:val="BodyText"/>
        <w:tabs>
          <w:tab w:val="left" w:pos="968"/>
        </w:tabs>
        <w:pPrChange w:id="237" w:author="Hughes, Anna E" w:date="2023-06-19T12:41:00Z">
          <w:pPr>
            <w:pStyle w:val="BodyText"/>
            <w:tabs>
              <w:tab w:val="left" w:pos="848"/>
            </w:tabs>
          </w:pPr>
        </w:pPrChange>
      </w:pPr>
      <w:r>
        <w:rPr>
          <w:rFonts w:ascii="Trebuchet MS"/>
          <w:spacing w:val="-5"/>
          <w:sz w:val="12"/>
        </w:rPr>
        <w:t>140</w:t>
      </w:r>
      <w:r>
        <w:rPr>
          <w:rFonts w:ascii="Trebuchet MS"/>
          <w:sz w:val="12"/>
        </w:rPr>
        <w:tab/>
      </w:r>
      <w:r>
        <w:rPr>
          <w:spacing w:val="-6"/>
        </w:rPr>
        <w:t>Taking search</w:t>
      </w:r>
      <w:r>
        <w:rPr>
          <w:spacing w:val="-7"/>
        </w:rPr>
        <w:t xml:space="preserve"> </w:t>
      </w:r>
      <w:r>
        <w:rPr>
          <w:spacing w:val="-6"/>
        </w:rPr>
        <w:t>time distributions into account is also important for</w:t>
      </w:r>
      <w:r>
        <w:rPr>
          <w:spacing w:val="-7"/>
        </w:rPr>
        <w:t xml:space="preserve"> </w:t>
      </w:r>
      <w:r>
        <w:rPr>
          <w:spacing w:val="-6"/>
        </w:rPr>
        <w:t>constrain-</w:t>
      </w:r>
    </w:p>
    <w:p w:rsidR="00485016" w:rsidRDefault="00C14774">
      <w:pPr>
        <w:pStyle w:val="BodyText"/>
        <w:spacing w:before="8"/>
      </w:pPr>
      <w:r>
        <w:rPr>
          <w:rFonts w:ascii="Trebuchet MS" w:hAnsi="Trebuchet MS"/>
          <w:w w:val="95"/>
          <w:sz w:val="12"/>
        </w:rPr>
        <w:t>141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ing</w:t>
      </w:r>
      <w:r>
        <w:rPr>
          <w:spacing w:val="-1"/>
          <w:w w:val="95"/>
        </w:rPr>
        <w:t xml:space="preserve"> </w:t>
      </w:r>
      <w:r>
        <w:rPr>
          <w:w w:val="95"/>
        </w:rPr>
        <w:t>theories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visual</w:t>
      </w:r>
      <w:r>
        <w:rPr>
          <w:spacing w:val="-1"/>
          <w:w w:val="95"/>
        </w:rPr>
        <w:t xml:space="preserve"> </w:t>
      </w:r>
      <w:r>
        <w:rPr>
          <w:w w:val="95"/>
        </w:rPr>
        <w:t>search</w:t>
      </w:r>
      <w:r>
        <w:rPr>
          <w:spacing w:val="-3"/>
        </w:rPr>
        <w:t xml:space="preserve"> </w:t>
      </w:r>
      <w:del w:id="238" w:author="Hughes, Anna E" w:date="2023-06-19T12:41:00Z">
        <w:r w:rsidR="00FE7979">
          <w:fldChar w:fldCharType="begin"/>
        </w:r>
        <w:r w:rsidR="00FE7979">
          <w:delInstrText xml:space="preserve"> HYPERLINK \l "_bookmark83" </w:delInstrText>
        </w:r>
        <w:r w:rsidR="00FE7979">
          <w:fldChar w:fldCharType="separate"/>
        </w:r>
        <w:r w:rsidR="00F7725C">
          <w:rPr>
            <w:w w:val="95"/>
          </w:rPr>
          <w:delText>(Wolfe</w:delText>
        </w:r>
        <w:r w:rsidR="00F7725C">
          <w:rPr>
            <w:spacing w:val="-1"/>
            <w:w w:val="95"/>
          </w:rPr>
          <w:delText xml:space="preserve"> </w:delText>
        </w:r>
        <w:r w:rsidR="00F7725C">
          <w:rPr>
            <w:w w:val="95"/>
          </w:rPr>
          <w:delText>et</w:delText>
        </w:r>
        <w:r w:rsidR="00F7725C">
          <w:rPr>
            <w:spacing w:val="-1"/>
            <w:w w:val="95"/>
          </w:rPr>
          <w:delText xml:space="preserve"> </w:delText>
        </w:r>
        <w:r w:rsidR="00F7725C">
          <w:rPr>
            <w:w w:val="95"/>
          </w:rPr>
          <w:delText>al.,</w:delText>
        </w:r>
        <w:r w:rsidR="00FE7979">
          <w:rPr>
            <w:w w:val="95"/>
          </w:rPr>
          <w:fldChar w:fldCharType="end"/>
        </w:r>
        <w:r w:rsidR="00F7725C">
          <w:rPr>
            <w:spacing w:val="-1"/>
            <w:w w:val="9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"_bookmark83" </w:delInstrText>
        </w:r>
        <w:r w:rsidR="00FE7979">
          <w:fldChar w:fldCharType="separate"/>
        </w:r>
        <w:r w:rsidR="00F7725C">
          <w:rPr>
            <w:w w:val="95"/>
          </w:rPr>
          <w:delText>2010;</w:delText>
        </w:r>
        <w:r w:rsidR="00FE7979">
          <w:rPr>
            <w:w w:val="95"/>
          </w:rPr>
          <w:fldChar w:fldCharType="end"/>
        </w:r>
        <w:r w:rsidR="00F7725C">
          <w:rPr>
            <w:spacing w:val="-3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"_bookmark50" </w:delInstrText>
        </w:r>
        <w:r w:rsidR="00FE7979">
          <w:fldChar w:fldCharType="separate"/>
        </w:r>
        <w:r w:rsidR="00F7725C">
          <w:rPr>
            <w:w w:val="95"/>
          </w:rPr>
          <w:delText>Liesefeld</w:delText>
        </w:r>
        <w:r w:rsidR="00F7725C">
          <w:rPr>
            <w:spacing w:val="-1"/>
            <w:w w:val="95"/>
          </w:rPr>
          <w:delText xml:space="preserve"> </w:delText>
        </w:r>
        <w:r w:rsidR="00F7725C">
          <w:rPr>
            <w:w w:val="95"/>
          </w:rPr>
          <w:delText>and</w:delText>
        </w:r>
        <w:r w:rsidR="00F7725C">
          <w:rPr>
            <w:spacing w:val="-1"/>
            <w:w w:val="95"/>
          </w:rPr>
          <w:delText xml:space="preserve"> </w:delText>
        </w:r>
        <w:r w:rsidR="00F7725C">
          <w:rPr>
            <w:spacing w:val="10"/>
            <w:w w:val="104"/>
          </w:rPr>
          <w:delText>M</w:delText>
        </w:r>
        <w:r w:rsidR="00F7725C">
          <w:rPr>
            <w:spacing w:val="-90"/>
            <w:w w:val="86"/>
          </w:rPr>
          <w:delText>u</w:delText>
        </w:r>
        <w:r w:rsidR="00F7725C">
          <w:rPr>
            <w:spacing w:val="29"/>
            <w:w w:val="112"/>
          </w:rPr>
          <w:delText>¨</w:delText>
        </w:r>
        <w:r w:rsidR="00F7725C">
          <w:rPr>
            <w:spacing w:val="10"/>
            <w:w w:val="91"/>
          </w:rPr>
          <w:delText>ller,</w:delText>
        </w:r>
        <w:r w:rsidR="00FE7979">
          <w:rPr>
            <w:spacing w:val="10"/>
            <w:w w:val="91"/>
          </w:rPr>
          <w:fldChar w:fldCharType="end"/>
        </w:r>
        <w:r w:rsidR="00F7725C">
          <w:rPr>
            <w:spacing w:val="-1"/>
            <w:w w:val="9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"_bookmark50" </w:delInstrText>
        </w:r>
        <w:r w:rsidR="00FE7979">
          <w:fldChar w:fldCharType="separate"/>
        </w:r>
        <w:r w:rsidR="00F7725C">
          <w:rPr>
            <w:w w:val="95"/>
          </w:rPr>
          <w:delText>2020):</w:delText>
        </w:r>
        <w:r w:rsidR="00FE7979">
          <w:rPr>
            <w:w w:val="95"/>
          </w:rPr>
          <w:fldChar w:fldCharType="end"/>
        </w:r>
      </w:del>
      <w:ins w:id="239" w:author="Hughes, Anna E" w:date="2023-06-19T12:41:00Z">
        <w:r w:rsidR="00FE7979">
          <w:fldChar w:fldCharType="begin"/>
        </w:r>
        <w:r w:rsidR="00FE7979">
          <w:instrText xml:space="preserve"> HYPERLINK \l "_bookmark88" </w:instrText>
        </w:r>
        <w:r w:rsidR="00FE7979">
          <w:fldChar w:fldCharType="separate"/>
        </w:r>
        <w:r>
          <w:rPr>
            <w:w w:val="95"/>
          </w:rPr>
          <w:t>(Wolfe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et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al.,</w:t>
        </w:r>
        <w:r w:rsidR="00FE7979">
          <w:rPr>
            <w:w w:val="95"/>
          </w:rPr>
          <w:fldChar w:fldCharType="end"/>
        </w:r>
        <w:r>
          <w:rPr>
            <w:spacing w:val="-1"/>
            <w:w w:val="95"/>
          </w:rPr>
          <w:t xml:space="preserve"> </w:t>
        </w:r>
        <w:r w:rsidR="00FE7979">
          <w:fldChar w:fldCharType="begin"/>
        </w:r>
        <w:r w:rsidR="00FE7979">
          <w:instrText xml:space="preserve"> HYPERLINK \l "_bookmark88" </w:instrText>
        </w:r>
        <w:r w:rsidR="00FE7979">
          <w:fldChar w:fldCharType="separate"/>
        </w:r>
        <w:r>
          <w:rPr>
            <w:w w:val="95"/>
          </w:rPr>
          <w:t>2010;</w:t>
        </w:r>
        <w:r w:rsidR="00FE7979">
          <w:rPr>
            <w:w w:val="95"/>
          </w:rPr>
          <w:fldChar w:fldCharType="end"/>
        </w:r>
        <w:r>
          <w:rPr>
            <w:spacing w:val="-3"/>
          </w:rPr>
          <w:t xml:space="preserve"> </w:t>
        </w:r>
        <w:r w:rsidR="00FE7979">
          <w:fldChar w:fldCharType="begin"/>
        </w:r>
        <w:r w:rsidR="00FE7979">
          <w:instrText xml:space="preserve"> HYPERLINK \l "_bookmark52" </w:instrText>
        </w:r>
        <w:r w:rsidR="00FE7979">
          <w:fldChar w:fldCharType="separate"/>
        </w:r>
        <w:r>
          <w:rPr>
            <w:w w:val="95"/>
          </w:rPr>
          <w:t>Liesefeld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and</w:t>
        </w:r>
        <w:r>
          <w:rPr>
            <w:spacing w:val="-1"/>
            <w:w w:val="95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  <w:r w:rsidR="00FE7979">
          <w:rPr>
            <w:spacing w:val="10"/>
            <w:w w:val="91"/>
          </w:rPr>
          <w:fldChar w:fldCharType="end"/>
        </w:r>
        <w:r>
          <w:rPr>
            <w:spacing w:val="-1"/>
            <w:w w:val="95"/>
          </w:rPr>
          <w:t xml:space="preserve"> </w:t>
        </w:r>
        <w:r w:rsidR="00FE7979">
          <w:fldChar w:fldCharType="begin"/>
        </w:r>
        <w:r w:rsidR="00FE7979">
          <w:instrText xml:space="preserve"> HYPERLINK \l "_bookmark52" </w:instrText>
        </w:r>
        <w:r w:rsidR="00FE7979">
          <w:fldChar w:fldCharType="separate"/>
        </w:r>
        <w:r>
          <w:rPr>
            <w:w w:val="95"/>
          </w:rPr>
          <w:t>2020):</w:t>
        </w:r>
        <w:r w:rsidR="00FE7979">
          <w:rPr>
            <w:w w:val="95"/>
          </w:rPr>
          <w:fldChar w:fldCharType="end"/>
        </w:r>
      </w:ins>
      <w:r>
        <w:rPr>
          <w:spacing w:val="10"/>
        </w:rPr>
        <w:t xml:space="preserve"> </w:t>
      </w:r>
      <w:r>
        <w:rPr>
          <w:spacing w:val="-5"/>
          <w:w w:val="95"/>
        </w:rPr>
        <w:t>for</w:t>
      </w:r>
    </w:p>
    <w:p w:rsidR="00485016" w:rsidRDefault="00C14774">
      <w:pPr>
        <w:pStyle w:val="BodyText"/>
      </w:pPr>
      <w:r>
        <w:rPr>
          <w:rFonts w:ascii="Trebuchet MS"/>
          <w:spacing w:val="-8"/>
          <w:sz w:val="12"/>
        </w:rPr>
        <w:t>142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example,</w:t>
      </w:r>
      <w: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used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help</w:t>
      </w:r>
      <w:r>
        <w:rPr>
          <w:spacing w:val="-2"/>
        </w:rPr>
        <w:t xml:space="preserve"> </w:t>
      </w:r>
      <w:r>
        <w:rPr>
          <w:spacing w:val="-8"/>
        </w:rPr>
        <w:t>distinguish</w:t>
      </w:r>
      <w:r>
        <w:rPr>
          <w:spacing w:val="-2"/>
        </w:rPr>
        <w:t xml:space="preserve">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make</w:t>
      </w:r>
      <w:r>
        <w:rPr>
          <w:spacing w:val="-2"/>
        </w:rPr>
        <w:t xml:space="preserve"> </w:t>
      </w:r>
      <w:r>
        <w:rPr>
          <w:spacing w:val="-8"/>
        </w:rPr>
        <w:t>sim-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ilar</w:t>
      </w:r>
      <w:r>
        <w:rPr>
          <w:spacing w:val="-2"/>
        </w:rPr>
        <w:t xml:space="preserve"> </w:t>
      </w:r>
      <w:r>
        <w:rPr>
          <w:spacing w:val="-4"/>
        </w:rPr>
        <w:t>predictions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the level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average reaction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del w:id="240" w:author="Hughes, Anna E" w:date="2023-06-19T12:41:00Z">
        <w:r w:rsidR="00FE7979">
          <w:fldChar w:fldCharType="begin"/>
        </w:r>
        <w:r w:rsidR="00FE7979">
          <w:delInstrText xml:space="preserve"> HYPERLINK \l "_bookmark58" </w:delInstrText>
        </w:r>
        <w:r w:rsidR="00FE7979">
          <w:fldChar w:fldCharType="separate"/>
        </w:r>
        <w:r w:rsidR="00F7725C">
          <w:rPr>
            <w:spacing w:val="-4"/>
          </w:rPr>
          <w:delText>(Moran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</w:del>
      <w:ins w:id="241" w:author="Hughes, Anna E" w:date="2023-06-19T12:41:00Z">
        <w:r w:rsidR="00FE7979">
          <w:fldChar w:fldCharType="begin"/>
        </w:r>
        <w:r w:rsidR="00FE7979">
          <w:instrText xml:space="preserve"> HYPERLINK \l "_bookmark60" </w:instrText>
        </w:r>
        <w:r w:rsidR="00FE7979">
          <w:fldChar w:fldCharType="separate"/>
        </w:r>
        <w:r>
          <w:rPr>
            <w:spacing w:val="-4"/>
          </w:rPr>
          <w:t>(Moran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</w:ins>
      <w:r>
        <w:rPr>
          <w:spacing w:val="-3"/>
        </w:rPr>
        <w:t xml:space="preserve"> </w:t>
      </w:r>
      <w:del w:id="242" w:author="Hughes, Anna E" w:date="2023-06-19T12:41:00Z">
        <w:r w:rsidR="00FE7979">
          <w:fldChar w:fldCharType="begin"/>
        </w:r>
        <w:r w:rsidR="00FE7979">
          <w:delInstrText xml:space="preserve"> HYPERLINK \l "_bookmark58" </w:delInstrText>
        </w:r>
        <w:r w:rsidR="00FE7979">
          <w:fldChar w:fldCharType="separate"/>
        </w:r>
        <w:r w:rsidR="00F7725C">
          <w:rPr>
            <w:spacing w:val="-4"/>
          </w:rPr>
          <w:delText>2016,</w:delText>
        </w:r>
        <w:r w:rsidR="00FE7979">
          <w:rPr>
            <w:spacing w:val="-4"/>
          </w:rPr>
          <w:fldChar w:fldCharType="end"/>
        </w:r>
      </w:del>
      <w:ins w:id="243" w:author="Hughes, Anna E" w:date="2023-06-19T12:41:00Z">
        <w:r w:rsidR="00FE7979">
          <w:fldChar w:fldCharType="begin"/>
        </w:r>
        <w:r w:rsidR="00FE7979">
          <w:instrText xml:space="preserve"> HYPERLINK \l "_bookmark60" </w:instrText>
        </w:r>
        <w:r w:rsidR="00FE7979">
          <w:fldChar w:fldCharType="separate"/>
        </w:r>
        <w:r>
          <w:rPr>
            <w:spacing w:val="-4"/>
          </w:rPr>
          <w:t>2016,</w:t>
        </w:r>
        <w:r w:rsidR="00FE7979">
          <w:rPr>
            <w:spacing w:val="-4"/>
          </w:rPr>
          <w:fldChar w:fldCharType="end"/>
        </w:r>
      </w:ins>
      <w:r>
        <w:rPr>
          <w:spacing w:val="-3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244" w:author="Hughes, Anna E" w:date="2023-06-19T12:41:00Z">
        <w:r w:rsidR="00FE7979">
          <w:delInstrText>bookmark59</w:delInstrText>
        </w:r>
      </w:del>
      <w:ins w:id="245" w:author="Hughes, Anna E" w:date="2023-06-19T12:41:00Z">
        <w:r w:rsidR="00FE7979">
          <w:instrText>bookmark61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2017).</w:t>
      </w:r>
      <w:r w:rsidR="00FE7979">
        <w:rPr>
          <w:spacing w:val="-4"/>
        </w:rPr>
        <w:fldChar w:fldCharType="end"/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lastRenderedPageBreak/>
        <w:t>144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subject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trial</w:t>
      </w:r>
      <w:r>
        <w:rPr>
          <w:spacing w:val="9"/>
        </w:rPr>
        <w:t xml:space="preserve"> </w:t>
      </w:r>
      <w:r>
        <w:rPr>
          <w:spacing w:val="-2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data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implementation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TCS</w:t>
      </w:r>
      <w:r>
        <w:rPr>
          <w:spacing w:val="9"/>
        </w:rPr>
        <w:t xml:space="preserve"> </w:t>
      </w:r>
      <w:r>
        <w:rPr>
          <w:spacing w:val="-4"/>
        </w:rPr>
        <w:t>will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145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further</w:t>
      </w:r>
      <w:r>
        <w:rPr>
          <w:spacing w:val="9"/>
        </w:rPr>
        <w:t xml:space="preserve"> </w:t>
      </w:r>
      <w:r>
        <w:rPr>
          <w:w w:val="90"/>
        </w:rPr>
        <w:t>aid</w:t>
      </w:r>
      <w:r>
        <w:rPr>
          <w:spacing w:val="8"/>
        </w:rPr>
        <w:t xml:space="preserve"> </w:t>
      </w:r>
      <w:r>
        <w:rPr>
          <w:w w:val="90"/>
        </w:rPr>
        <w:t>model</w:t>
      </w:r>
      <w:r>
        <w:rPr>
          <w:spacing w:val="9"/>
        </w:rPr>
        <w:t xml:space="preserve"> </w:t>
      </w:r>
      <w:r>
        <w:rPr>
          <w:w w:val="90"/>
        </w:rPr>
        <w:t>development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assumption</w:t>
      </w:r>
      <w:r>
        <w:rPr>
          <w:spacing w:val="8"/>
        </w:rPr>
        <w:t xml:space="preserve"> </w:t>
      </w:r>
      <w:r>
        <w:rPr>
          <w:spacing w:val="-2"/>
          <w:w w:val="90"/>
        </w:rPr>
        <w:t>testing.</w:t>
      </w:r>
    </w:p>
    <w:p w:rsidR="00485016" w:rsidRDefault="00C14774">
      <w:pPr>
        <w:pStyle w:val="BodyText"/>
        <w:tabs>
          <w:tab w:val="left" w:pos="968"/>
        </w:tabs>
        <w:pPrChange w:id="246" w:author="Hughes, Anna E" w:date="2023-06-19T12:41:00Z">
          <w:pPr>
            <w:pStyle w:val="BodyText"/>
            <w:tabs>
              <w:tab w:val="left" w:pos="848"/>
            </w:tabs>
          </w:pPr>
        </w:pPrChange>
      </w:pPr>
      <w:r>
        <w:rPr>
          <w:rFonts w:ascii="Trebuchet MS"/>
          <w:spacing w:val="-5"/>
          <w:sz w:val="12"/>
        </w:rPr>
        <w:t>146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also</w:t>
      </w:r>
      <w:r>
        <w:rPr>
          <w:spacing w:val="1"/>
        </w:rPr>
        <w:t xml:space="preserve"> </w:t>
      </w:r>
      <w:r>
        <w:rPr>
          <w:spacing w:val="-4"/>
        </w:rPr>
        <w:t>extend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TCS</w:t>
      </w:r>
      <w:r>
        <w:rPr>
          <w:spacing w:val="1"/>
        </w:rP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into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Bayesian</w:t>
      </w:r>
      <w:r>
        <w:t xml:space="preserve"> </w:t>
      </w:r>
      <w:r>
        <w:rPr>
          <w:spacing w:val="-4"/>
        </w:rPr>
        <w:t>framework,</w:t>
      </w:r>
      <w:r>
        <w:rPr>
          <w:spacing w:val="4"/>
        </w:rPr>
        <w:t xml:space="preserve"> </w:t>
      </w:r>
      <w:r>
        <w:rPr>
          <w:spacing w:val="-4"/>
        </w:rPr>
        <w:t>where</w:t>
      </w:r>
      <w: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begin</w:t>
      </w:r>
    </w:p>
    <w:p w:rsidR="00485016" w:rsidRDefault="00C14774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147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existing</w:t>
      </w:r>
      <w:r>
        <w:rPr>
          <w:spacing w:val="1"/>
        </w:rPr>
        <w:t xml:space="preserve"> </w:t>
      </w:r>
      <w:r>
        <w:rPr>
          <w:spacing w:val="-4"/>
        </w:rPr>
        <w:t>’prior’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updated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data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give</w:t>
      </w:r>
      <w:r>
        <w:rPr>
          <w:spacing w:val="1"/>
        </w:rPr>
        <w:t xml:space="preserve"> </w:t>
      </w:r>
      <w:r>
        <w:rPr>
          <w:spacing w:val="-4"/>
        </w:rPr>
        <w:t>’posterior’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148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inference</w:t>
      </w:r>
      <w:r>
        <w:rPr>
          <w:spacing w:val="6"/>
        </w:rPr>
        <w:t xml:space="preserve"> </w:t>
      </w:r>
      <w:del w:id="247" w:author="Hughes, Anna E" w:date="2023-06-19T12:41:00Z">
        <w:r w:rsidR="00FE7979">
          <w:fldChar w:fldCharType="begin"/>
        </w:r>
        <w:r w:rsidR="00FE7979">
          <w:delInstrText xml:space="preserve"> HYPERLINK \l "_bookmark56" </w:delInstrText>
        </w:r>
        <w:r w:rsidR="00FE7979">
          <w:fldChar w:fldCharType="separate"/>
        </w:r>
        <w:r w:rsidR="00F7725C">
          <w:rPr>
            <w:spacing w:val="-2"/>
          </w:rPr>
          <w:delText>(McElreath,</w:delText>
        </w:r>
        <w:r w:rsidR="00FE7979">
          <w:rPr>
            <w:spacing w:val="-2"/>
          </w:rPr>
          <w:fldChar w:fldCharType="end"/>
        </w:r>
      </w:del>
      <w:ins w:id="248" w:author="Hughes, Anna E" w:date="2023-06-19T12:41:00Z">
        <w:r w:rsidR="00FE7979">
          <w:fldChar w:fldCharType="begin"/>
        </w:r>
        <w:r w:rsidR="00FE7979">
          <w:instrText xml:space="preserve"> HYPERLINK \l "_bookmark58" </w:instrText>
        </w:r>
        <w:r w:rsidR="00FE7979">
          <w:fldChar w:fldCharType="separate"/>
        </w:r>
        <w:r>
          <w:rPr>
            <w:spacing w:val="-2"/>
          </w:rPr>
          <w:t>(McElreath,</w:t>
        </w:r>
        <w:r w:rsidR="00FE7979">
          <w:rPr>
            <w:spacing w:val="-2"/>
          </w:rPr>
          <w:fldChar w:fldCharType="end"/>
        </w:r>
      </w:ins>
      <w:r>
        <w:rPr>
          <w:spacing w:val="6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249" w:author="Hughes, Anna E" w:date="2023-06-19T12:41:00Z">
        <w:r w:rsidR="00FE7979">
          <w:delInstrText>bookmark56</w:delInstrText>
        </w:r>
      </w:del>
      <w:ins w:id="250" w:author="Hughes, Anna E" w:date="2023-06-19T12:41:00Z">
        <w:r w:rsidR="00FE7979">
          <w:instrText>bookmark58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2"/>
        </w:rPr>
        <w:t>2020).</w:t>
      </w:r>
      <w:r w:rsidR="00FE7979">
        <w:rPr>
          <w:spacing w:val="-2"/>
        </w:rPr>
        <w:fldChar w:fldCharType="end"/>
      </w:r>
      <w:r>
        <w:rPr>
          <w:spacing w:val="52"/>
        </w:rPr>
        <w:t xml:space="preserve"> </w:t>
      </w:r>
      <w:r>
        <w:rPr>
          <w:spacing w:val="-2"/>
        </w:rPr>
        <w:t>We</w:t>
      </w:r>
      <w:r>
        <w:rPr>
          <w:spacing w:val="6"/>
        </w:rPr>
        <w:t xml:space="preserve"> </w:t>
      </w:r>
      <w:r>
        <w:rPr>
          <w:spacing w:val="-2"/>
        </w:rPr>
        <w:t>think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has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number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251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2"/>
        <w:ind w:left="0"/>
        <w:rPr>
          <w:sz w:val="29"/>
        </w:rPr>
      </w:pPr>
    </w:p>
    <w:p w:rsidR="00485016" w:rsidRDefault="00DA2490">
      <w:pPr>
        <w:pStyle w:val="BodyText"/>
        <w:tabs>
          <w:tab w:val="left" w:pos="3034"/>
        </w:tabs>
        <w:spacing w:before="93"/>
        <w:ind w:left="736"/>
        <w:jc w:val="both"/>
        <w:pPrChange w:id="252" w:author="Hughes, Anna E" w:date="2023-06-19T12:41:00Z">
          <w:pPr>
            <w:pStyle w:val="BodyText"/>
            <w:tabs>
              <w:tab w:val="left" w:pos="2914"/>
            </w:tabs>
            <w:spacing w:before="93"/>
            <w:ind w:left="616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252730</wp:posOffset>
                </wp:positionV>
                <wp:extent cx="4934585" cy="1270"/>
                <wp:effectExtent l="0" t="0" r="0" b="0"/>
                <wp:wrapTopAndBottom/>
                <wp:docPr id="541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3C44" id="docshape4" o:spid="_x0000_s1026" style="position:absolute;margin-left:110.85pt;margin-top:19.9pt;width:388.5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MHBQ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  <w:r w:rsidR="00C14774">
        <w:rPr>
          <w:spacing w:val="-2"/>
        </w:rPr>
        <w:t>Reference</w:t>
      </w:r>
      <w:r w:rsidR="00C14774">
        <w:tab/>
      </w:r>
      <w:r w:rsidR="00C14774">
        <w:rPr>
          <w:spacing w:val="-2"/>
        </w:rPr>
        <w:t>Overview</w:t>
      </w:r>
    </w:p>
    <w:p w:rsidR="00485016" w:rsidRDefault="00FE7979">
      <w:pPr>
        <w:pStyle w:val="BodyText"/>
        <w:spacing w:before="0"/>
        <w:ind w:left="736"/>
        <w:jc w:val="both"/>
        <w:pPrChange w:id="253" w:author="Hughes, Anna E" w:date="2023-06-19T12:41:00Z">
          <w:pPr>
            <w:pStyle w:val="BodyText"/>
            <w:spacing w:before="0"/>
            <w:ind w:left="616"/>
            <w:jc w:val="both"/>
          </w:pPr>
        </w:pPrChange>
      </w:pPr>
      <w:del w:id="254" w:author="Hughes, Anna E" w:date="2023-06-19T12:41:00Z">
        <w:r>
          <w:fldChar w:fldCharType="begin"/>
        </w:r>
        <w:r>
          <w:delInstrText xml:space="preserve"> HYPERLINK \l "_bookmark26" </w:delInstrText>
        </w:r>
        <w:r>
          <w:fldChar w:fldCharType="separate"/>
        </w:r>
        <w:r w:rsidR="00F7725C">
          <w:rPr>
            <w:spacing w:val="-6"/>
          </w:rPr>
          <w:delText>Buetti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F7725C">
          <w:rPr>
            <w:spacing w:val="-7"/>
          </w:rPr>
          <w:delText xml:space="preserve"> </w:delText>
        </w:r>
        <w:r>
          <w:fldChar w:fldCharType="begin"/>
        </w:r>
        <w:r>
          <w:delInstrText xml:space="preserve"> HYPERLINK \l "_bookmark26" </w:delInstrText>
        </w:r>
        <w:r>
          <w:fldChar w:fldCharType="separate"/>
        </w:r>
        <w:r w:rsidR="00F7725C">
          <w:rPr>
            <w:spacing w:val="-6"/>
          </w:rPr>
          <w:delText>(2016)</w:delText>
        </w:r>
        <w:r>
          <w:rPr>
            <w:spacing w:val="-6"/>
          </w:rPr>
          <w:fldChar w:fldCharType="end"/>
        </w:r>
      </w:del>
      <w:ins w:id="255" w:author="Hughes, Anna E" w:date="2023-06-19T12:41:00Z">
        <w:r>
          <w:fldChar w:fldCharType="begin"/>
        </w:r>
        <w:r>
          <w:instrText xml:space="preserve"> HYPERLINK \l "_bookmark28" </w:instrText>
        </w:r>
        <w:r>
          <w:fldChar w:fldCharType="separate"/>
        </w:r>
        <w:r w:rsidR="00C14774">
          <w:rPr>
            <w:spacing w:val="-6"/>
          </w:rPr>
          <w:t>Buetti</w:t>
        </w:r>
        <w:r w:rsidR="00C14774">
          <w:rPr>
            <w:spacing w:val="-8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C14774">
          <w:rPr>
            <w:spacing w:val="-7"/>
          </w:rPr>
          <w:t xml:space="preserve"> </w:t>
        </w:r>
        <w:r>
          <w:fldChar w:fldCharType="begin"/>
        </w:r>
        <w:r>
          <w:instrText xml:space="preserve"> HYPERLINK \l "_bookmark28" </w:instrText>
        </w:r>
        <w:r>
          <w:fldChar w:fldCharType="separate"/>
        </w:r>
        <w:r w:rsidR="00C14774">
          <w:rPr>
            <w:spacing w:val="-6"/>
          </w:rPr>
          <w:t>(2016)</w:t>
        </w:r>
        <w:r>
          <w:rPr>
            <w:spacing w:val="-6"/>
          </w:rPr>
          <w:fldChar w:fldCharType="end"/>
        </w:r>
      </w:ins>
      <w:r w:rsidR="00C14774">
        <w:rPr>
          <w:spacing w:val="54"/>
          <w:w w:val="150"/>
        </w:rPr>
        <w:t xml:space="preserve">   </w:t>
      </w:r>
      <w:r w:rsidR="00C14774">
        <w:rPr>
          <w:spacing w:val="-6"/>
        </w:rPr>
        <w:t>For efficient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specific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target,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there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is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log-</w:t>
      </w:r>
    </w:p>
    <w:p w:rsidR="00485016" w:rsidRDefault="00C14774">
      <w:pPr>
        <w:pStyle w:val="BodyText"/>
        <w:spacing w:before="0" w:line="247" w:lineRule="auto"/>
        <w:ind w:left="3034" w:right="649"/>
        <w:jc w:val="both"/>
        <w:pPrChange w:id="256" w:author="Hughes, Anna E" w:date="2023-06-19T12:41:00Z">
          <w:pPr>
            <w:pStyle w:val="BodyText"/>
            <w:spacing w:before="0" w:line="247" w:lineRule="auto"/>
            <w:ind w:left="2914" w:right="649"/>
            <w:jc w:val="both"/>
          </w:pPr>
        </w:pPrChange>
      </w:pPr>
      <w:r>
        <w:rPr>
          <w:w w:val="90"/>
        </w:rPr>
        <w:t>arithmic relationship between distractor set size and re- action time.</w:t>
      </w:r>
      <w:r>
        <w:t xml:space="preserve"> </w:t>
      </w:r>
      <w:r>
        <w:rPr>
          <w:w w:val="90"/>
        </w:rPr>
        <w:t xml:space="preserve">The steepness of this relationship is modu- lated by distractor-target similarity, with steeper slopes </w:t>
      </w:r>
      <w:r>
        <w:t>for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distractors.</w:t>
      </w:r>
    </w:p>
    <w:p w:rsidR="00485016" w:rsidRDefault="00FE7979">
      <w:pPr>
        <w:pStyle w:val="BodyText"/>
        <w:spacing w:before="0" w:line="278" w:lineRule="exact"/>
        <w:ind w:left="736"/>
        <w:jc w:val="both"/>
        <w:pPrChange w:id="257" w:author="Hughes, Anna E" w:date="2023-06-19T12:41:00Z">
          <w:pPr>
            <w:pStyle w:val="BodyText"/>
            <w:spacing w:before="0" w:line="278" w:lineRule="exact"/>
            <w:ind w:left="616"/>
            <w:jc w:val="both"/>
          </w:pPr>
        </w:pPrChange>
      </w:pPr>
      <w:del w:id="258" w:author="Hughes, Anna E" w:date="2023-06-19T12:41:00Z">
        <w:r>
          <w:fldChar w:fldCharType="begin"/>
        </w:r>
        <w:r>
          <w:delInstrText xml:space="preserve"> HYPERLINK \l "_bookmark78" </w:delInstrText>
        </w:r>
        <w:r>
          <w:fldChar w:fldCharType="separate"/>
        </w:r>
        <w:r w:rsidR="00F7725C">
          <w:rPr>
            <w:spacing w:val="-4"/>
          </w:rPr>
          <w:delText>Wang</w:delText>
        </w:r>
        <w:r w:rsidR="00F7725C">
          <w:rPr>
            <w:spacing w:val="-10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al.</w:delText>
        </w:r>
        <w:r>
          <w:rPr>
            <w:spacing w:val="-4"/>
          </w:rPr>
          <w:fldChar w:fldCharType="end"/>
        </w:r>
        <w:r w:rsidR="00F7725C">
          <w:rPr>
            <w:spacing w:val="-9"/>
          </w:rPr>
          <w:delText xml:space="preserve"> </w:delText>
        </w:r>
        <w:r>
          <w:fldChar w:fldCharType="begin"/>
        </w:r>
        <w:r>
          <w:delInstrText xml:space="preserve"> HYPERLINK \l "_bookmark78" </w:delInstrText>
        </w:r>
        <w:r>
          <w:fldChar w:fldCharType="separate"/>
        </w:r>
        <w:r w:rsidR="00F7725C">
          <w:rPr>
            <w:spacing w:val="-4"/>
          </w:rPr>
          <w:delText>(2017)</w:delText>
        </w:r>
        <w:r>
          <w:rPr>
            <w:spacing w:val="-4"/>
          </w:rPr>
          <w:fldChar w:fldCharType="end"/>
        </w:r>
      </w:del>
      <w:ins w:id="259" w:author="Hughes, Anna E" w:date="2023-06-19T12:41:00Z">
        <w:r>
          <w:fldChar w:fldCharType="begin"/>
        </w:r>
        <w:r>
          <w:instrText xml:space="preserve"> HYPERLINK \l "_bookmark81" </w:instrText>
        </w:r>
        <w:r>
          <w:fldChar w:fldCharType="separate"/>
        </w:r>
        <w:r w:rsidR="00C14774">
          <w:rPr>
            <w:spacing w:val="-4"/>
          </w:rPr>
          <w:t>Wang</w:t>
        </w:r>
        <w:r w:rsidR="00C14774">
          <w:rPr>
            <w:spacing w:val="-10"/>
          </w:rPr>
          <w:t xml:space="preserve"> </w:t>
        </w:r>
        <w:r w:rsidR="00C14774">
          <w:rPr>
            <w:spacing w:val="-4"/>
          </w:rPr>
          <w:t>et</w:t>
        </w:r>
        <w:r w:rsidR="00C14774">
          <w:rPr>
            <w:spacing w:val="-9"/>
          </w:rPr>
          <w:t xml:space="preserve"> </w:t>
        </w:r>
        <w:r w:rsidR="00C14774">
          <w:rPr>
            <w:spacing w:val="-4"/>
          </w:rPr>
          <w:t>al.</w:t>
        </w:r>
        <w:r>
          <w:rPr>
            <w:spacing w:val="-4"/>
          </w:rPr>
          <w:fldChar w:fldCharType="end"/>
        </w:r>
        <w:r w:rsidR="00C14774">
          <w:rPr>
            <w:spacing w:val="-9"/>
          </w:rPr>
          <w:t xml:space="preserve"> </w:t>
        </w:r>
        <w:r>
          <w:fldChar w:fldCharType="begin"/>
        </w:r>
        <w:r>
          <w:instrText xml:space="preserve"> HYPERLINK \l "_bookmark81" </w:instrText>
        </w:r>
        <w:r>
          <w:fldChar w:fldCharType="separate"/>
        </w:r>
        <w:r w:rsidR="00C14774">
          <w:rPr>
            <w:spacing w:val="-4"/>
          </w:rPr>
          <w:t>(2017)</w:t>
        </w:r>
        <w:r>
          <w:rPr>
            <w:spacing w:val="-4"/>
          </w:rPr>
          <w:fldChar w:fldCharType="end"/>
        </w:r>
      </w:ins>
      <w:r w:rsidR="00C14774">
        <w:rPr>
          <w:spacing w:val="74"/>
        </w:rPr>
        <w:t xml:space="preserve">   </w:t>
      </w:r>
      <w:r w:rsidR="00C14774">
        <w:rPr>
          <w:spacing w:val="-4"/>
        </w:rPr>
        <w:t>Data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homogeneous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arrays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can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be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used</w:t>
      </w:r>
      <w:r w:rsidR="00C14774">
        <w:rPr>
          <w:spacing w:val="3"/>
        </w:rPr>
        <w:t xml:space="preserve"> </w:t>
      </w:r>
      <w:r w:rsidR="00C14774">
        <w:rPr>
          <w:spacing w:val="-5"/>
        </w:rPr>
        <w:t>to</w:t>
      </w:r>
    </w:p>
    <w:p w:rsidR="00485016" w:rsidRDefault="00C14774">
      <w:pPr>
        <w:pStyle w:val="BodyText"/>
        <w:spacing w:before="3" w:line="247" w:lineRule="auto"/>
        <w:ind w:left="3034" w:right="649"/>
        <w:jc w:val="both"/>
        <w:pPrChange w:id="260" w:author="Hughes, Anna E" w:date="2023-06-19T12:41:00Z">
          <w:pPr>
            <w:pStyle w:val="BodyText"/>
            <w:spacing w:before="3" w:line="247" w:lineRule="auto"/>
            <w:ind w:left="2914" w:right="649"/>
            <w:jc w:val="both"/>
          </w:pPr>
        </w:pPrChange>
      </w:pPr>
      <w:r>
        <w:rPr>
          <w:w w:val="90"/>
        </w:rPr>
        <w:t xml:space="preserve">predict search reaction times in heterogeneous displays containing images of real-world objects, using an equa- </w:t>
      </w:r>
      <w:r>
        <w:rPr>
          <w:spacing w:val="-6"/>
        </w:rPr>
        <w:t>tion assuming parallel,</w:t>
      </w:r>
      <w:r>
        <w:t xml:space="preserve"> </w:t>
      </w:r>
      <w:r>
        <w:rPr>
          <w:spacing w:val="-6"/>
        </w:rPr>
        <w:t>unlimited capacity,</w:t>
      </w:r>
      <w:r>
        <w:t xml:space="preserve"> </w:t>
      </w:r>
      <w:r>
        <w:rPr>
          <w:spacing w:val="-6"/>
        </w:rPr>
        <w:t xml:space="preserve">exhaustive </w:t>
      </w:r>
      <w:r>
        <w:rPr>
          <w:w w:val="90"/>
        </w:rPr>
        <w:t>processing,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2"/>
        </w:rPr>
        <w:t xml:space="preserve"> </w:t>
      </w:r>
      <w:r>
        <w:rPr>
          <w:w w:val="90"/>
        </w:rPr>
        <w:t>of</w:t>
      </w:r>
      <w:r>
        <w:rPr>
          <w:spacing w:val="12"/>
        </w:rPr>
        <w:t xml:space="preserve"> </w:t>
      </w:r>
      <w:r>
        <w:rPr>
          <w:w w:val="90"/>
        </w:rPr>
        <w:t>inter-item</w:t>
      </w:r>
      <w:r>
        <w:rPr>
          <w:spacing w:val="12"/>
        </w:rPr>
        <w:t xml:space="preserve"> </w:t>
      </w:r>
      <w:r>
        <w:rPr>
          <w:spacing w:val="-2"/>
          <w:w w:val="90"/>
        </w:rPr>
        <w:t>processing.</w:t>
      </w:r>
    </w:p>
    <w:p w:rsidR="00485016" w:rsidRDefault="00FE7979">
      <w:pPr>
        <w:pStyle w:val="BodyText"/>
        <w:spacing w:before="0" w:line="278" w:lineRule="exact"/>
        <w:ind w:left="736"/>
        <w:jc w:val="both"/>
        <w:pPrChange w:id="261" w:author="Hughes, Anna E" w:date="2023-06-19T12:41:00Z">
          <w:pPr>
            <w:pStyle w:val="BodyText"/>
            <w:spacing w:before="0" w:line="278" w:lineRule="exact"/>
            <w:ind w:left="616"/>
            <w:jc w:val="both"/>
          </w:pPr>
        </w:pPrChange>
      </w:pPr>
      <w:del w:id="262" w:author="Hughes, Anna E" w:date="2023-06-19T12:41:00Z">
        <w:r>
          <w:fldChar w:fldCharType="begin"/>
        </w:r>
        <w:r>
          <w:delInstrText xml:space="preserve"> HYPERLINK \l "_bookmark54" </w:delInstrText>
        </w:r>
        <w:r>
          <w:fldChar w:fldCharType="separate"/>
        </w:r>
        <w:r w:rsidR="00F7725C">
          <w:rPr>
            <w:spacing w:val="-6"/>
          </w:rPr>
          <w:delText>Madison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F7725C">
          <w:rPr>
            <w:spacing w:val="-3"/>
          </w:rPr>
          <w:delText xml:space="preserve"> </w:delText>
        </w:r>
        <w:r>
          <w:fldChar w:fldCharType="begin"/>
        </w:r>
        <w:r>
          <w:delInstrText xml:space="preserve"> HYPERLINK \l "_bookmark54" </w:delInstrText>
        </w:r>
        <w:r>
          <w:fldChar w:fldCharType="separate"/>
        </w:r>
        <w:r w:rsidR="00F7725C">
          <w:rPr>
            <w:spacing w:val="-6"/>
          </w:rPr>
          <w:delText>(2018)</w:delText>
        </w:r>
        <w:r>
          <w:rPr>
            <w:spacing w:val="-6"/>
          </w:rPr>
          <w:fldChar w:fldCharType="end"/>
        </w:r>
      </w:del>
      <w:ins w:id="263" w:author="Hughes, Anna E" w:date="2023-06-19T12:41:00Z">
        <w:r>
          <w:fldChar w:fldCharType="begin"/>
        </w:r>
        <w:r>
          <w:instrText xml:space="preserve"> HYPERLINK \l "_bookmark56" </w:instrText>
        </w:r>
        <w:r>
          <w:fldChar w:fldCharType="separate"/>
        </w:r>
        <w:r w:rsidR="00C14774">
          <w:rPr>
            <w:spacing w:val="-6"/>
          </w:rPr>
          <w:t>Madison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C14774">
          <w:rPr>
            <w:spacing w:val="-3"/>
          </w:rPr>
          <w:t xml:space="preserve"> </w:t>
        </w:r>
        <w:r>
          <w:fldChar w:fldCharType="begin"/>
        </w:r>
        <w:r>
          <w:instrText xml:space="preserve"> HYPERLINK \l "_bookmark56" </w:instrText>
        </w:r>
        <w:r>
          <w:fldChar w:fldCharType="separate"/>
        </w:r>
        <w:r w:rsidR="00C14774">
          <w:rPr>
            <w:spacing w:val="-6"/>
          </w:rPr>
          <w:t>(2018)</w:t>
        </w:r>
        <w:r>
          <w:rPr>
            <w:spacing w:val="-6"/>
          </w:rPr>
          <w:fldChar w:fldCharType="end"/>
        </w:r>
      </w:ins>
      <w:r w:rsidR="00C14774">
        <w:rPr>
          <w:spacing w:val="47"/>
        </w:rPr>
        <w:t xml:space="preserve">  </w:t>
      </w:r>
      <w:r w:rsidR="00C14774">
        <w:rPr>
          <w:spacing w:val="-6"/>
        </w:rPr>
        <w:t>Logarithmic efficiency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efficient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cannot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be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ex-</w:t>
      </w:r>
    </w:p>
    <w:p w:rsidR="00485016" w:rsidRDefault="00C14774">
      <w:pPr>
        <w:pStyle w:val="BodyText"/>
        <w:spacing w:before="8"/>
        <w:ind w:left="3034"/>
        <w:jc w:val="both"/>
        <w:pPrChange w:id="264" w:author="Hughes, Anna E" w:date="2023-06-19T12:41:00Z">
          <w:pPr>
            <w:pStyle w:val="BodyText"/>
            <w:spacing w:before="8"/>
            <w:ind w:left="2914"/>
            <w:jc w:val="both"/>
          </w:pPr>
        </w:pPrChange>
      </w:pPr>
      <w:r>
        <w:rPr>
          <w:w w:val="90"/>
        </w:rPr>
        <w:t>plained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crowding</w:t>
      </w:r>
      <w:r>
        <w:rPr>
          <w:spacing w:val="12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peripheral</w:t>
      </w:r>
      <w:r>
        <w:rPr>
          <w:spacing w:val="12"/>
        </w:rPr>
        <w:t xml:space="preserve"> </w:t>
      </w:r>
      <w:r>
        <w:rPr>
          <w:spacing w:val="-2"/>
          <w:w w:val="90"/>
        </w:rPr>
        <w:t>vision.</w:t>
      </w:r>
    </w:p>
    <w:p w:rsidR="00485016" w:rsidRDefault="00FE7979">
      <w:pPr>
        <w:pStyle w:val="BodyText"/>
        <w:tabs>
          <w:tab w:val="left" w:pos="3034"/>
        </w:tabs>
        <w:ind w:left="736"/>
        <w:jc w:val="both"/>
        <w:pPrChange w:id="265" w:author="Hughes, Anna E" w:date="2023-06-19T12:41:00Z">
          <w:pPr>
            <w:pStyle w:val="BodyText"/>
            <w:tabs>
              <w:tab w:val="left" w:pos="2914"/>
            </w:tabs>
            <w:ind w:left="616"/>
            <w:jc w:val="both"/>
          </w:pPr>
        </w:pPrChange>
      </w:pPr>
      <w:del w:id="266" w:author="Hughes, Anna E" w:date="2023-06-19T12:41:00Z">
        <w:r>
          <w:fldChar w:fldCharType="begin"/>
        </w:r>
        <w:r>
          <w:delInstrText xml:space="preserve"> HYPERLINK \l "_bookmark63" </w:delInstrText>
        </w:r>
        <w:r>
          <w:fldChar w:fldCharType="separate"/>
        </w:r>
        <w:r w:rsidR="00F7725C">
          <w:delText>Ng et al.</w:delText>
        </w:r>
        <w:r>
          <w:fldChar w:fldCharType="end"/>
        </w:r>
        <w:r w:rsidR="00F7725C">
          <w:delText xml:space="preserve"> </w:delText>
        </w:r>
        <w:r>
          <w:fldChar w:fldCharType="begin"/>
        </w:r>
        <w:r>
          <w:delInstrText xml:space="preserve"> HYPERLINK \l "_bookmark63" </w:delInstrText>
        </w:r>
        <w:r>
          <w:fldChar w:fldCharType="separate"/>
        </w:r>
        <w:r w:rsidR="00F7725C">
          <w:rPr>
            <w:spacing w:val="-2"/>
          </w:rPr>
          <w:delText>(2018)</w:delText>
        </w:r>
        <w:r>
          <w:rPr>
            <w:spacing w:val="-2"/>
          </w:rPr>
          <w:fldChar w:fldCharType="end"/>
        </w:r>
      </w:del>
      <w:ins w:id="267" w:author="Hughes, Anna E" w:date="2023-06-19T12:41:00Z">
        <w:r>
          <w:fldChar w:fldCharType="begin"/>
        </w:r>
        <w:r>
          <w:instrText xml:space="preserve"> HYPERLINK \l "_bookmark66" </w:instrText>
        </w:r>
        <w:r>
          <w:fldChar w:fldCharType="separate"/>
        </w:r>
        <w:r w:rsidR="00C14774">
          <w:t>Ng et al.</w:t>
        </w:r>
        <w:r>
          <w:fldChar w:fldCharType="end"/>
        </w:r>
        <w:r w:rsidR="00C14774">
          <w:t xml:space="preserve"> </w:t>
        </w:r>
        <w:r>
          <w:fldChar w:fldCharType="begin"/>
        </w:r>
        <w:r>
          <w:instrText xml:space="preserve"> HYPERLINK \l "_bookmark66" </w:instrText>
        </w:r>
        <w:r>
          <w:fldChar w:fldCharType="separate"/>
        </w:r>
        <w:r w:rsidR="00C14774">
          <w:rPr>
            <w:spacing w:val="-2"/>
          </w:rPr>
          <w:t>(2018)</w:t>
        </w:r>
        <w:r>
          <w:rPr>
            <w:spacing w:val="-2"/>
          </w:rPr>
          <w:fldChar w:fldCharType="end"/>
        </w:r>
      </w:ins>
      <w:r w:rsidR="00C14774">
        <w:tab/>
      </w:r>
      <w:r w:rsidR="00C14774">
        <w:rPr>
          <w:spacing w:val="-8"/>
        </w:rPr>
        <w:t>Logarithmic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efficiency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in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efficient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search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cannot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be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ex-</w:t>
      </w:r>
    </w:p>
    <w:p w:rsidR="00485016" w:rsidRDefault="00C14774">
      <w:pPr>
        <w:pStyle w:val="BodyText"/>
        <w:spacing w:before="8"/>
        <w:ind w:left="3034"/>
        <w:jc w:val="both"/>
        <w:pPrChange w:id="268" w:author="Hughes, Anna E" w:date="2023-06-19T12:41:00Z">
          <w:pPr>
            <w:pStyle w:val="BodyText"/>
            <w:spacing w:before="8"/>
            <w:ind w:left="2914"/>
            <w:jc w:val="both"/>
          </w:pPr>
        </w:pPrChange>
      </w:pPr>
      <w:r>
        <w:rPr>
          <w:spacing w:val="-8"/>
        </w:rPr>
        <w:t>plained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eye</w:t>
      </w:r>
      <w:r>
        <w:t xml:space="preserve"> </w:t>
      </w:r>
      <w:r>
        <w:rPr>
          <w:spacing w:val="-8"/>
        </w:rPr>
        <w:t>movements.</w:t>
      </w:r>
    </w:p>
    <w:p w:rsidR="00485016" w:rsidRDefault="00FE7979">
      <w:pPr>
        <w:pStyle w:val="BodyText"/>
        <w:ind w:left="736"/>
        <w:jc w:val="both"/>
        <w:pPrChange w:id="269" w:author="Hughes, Anna E" w:date="2023-06-19T12:41:00Z">
          <w:pPr>
            <w:pStyle w:val="BodyText"/>
            <w:ind w:left="616"/>
            <w:jc w:val="both"/>
          </w:pPr>
        </w:pPrChange>
      </w:pPr>
      <w:del w:id="270" w:author="Hughes, Anna E" w:date="2023-06-19T12:41:00Z">
        <w:r>
          <w:fldChar w:fldCharType="begin"/>
        </w:r>
        <w:r>
          <w:delInstrText xml:space="preserve"> HYPERLINK \l "_bookmark52" </w:delInstrText>
        </w:r>
        <w:r>
          <w:fldChar w:fldCharType="separate"/>
        </w:r>
        <w:r w:rsidR="00F7725C">
          <w:rPr>
            <w:spacing w:val="-6"/>
          </w:rPr>
          <w:delText>Lleras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F7725C">
          <w:rPr>
            <w:spacing w:val="-7"/>
          </w:rPr>
          <w:delText xml:space="preserve"> </w:delText>
        </w:r>
        <w:r>
          <w:fldChar w:fldCharType="begin"/>
        </w:r>
        <w:r>
          <w:delInstrText xml:space="preserve"> HYPERLINK \l "_bookmark52" </w:delInstrText>
        </w:r>
        <w:r>
          <w:fldChar w:fldCharType="separate"/>
        </w:r>
        <w:r w:rsidR="00F7725C">
          <w:rPr>
            <w:spacing w:val="-6"/>
          </w:rPr>
          <w:delText>(2019)</w:delText>
        </w:r>
        <w:r>
          <w:rPr>
            <w:spacing w:val="-6"/>
          </w:rPr>
          <w:fldChar w:fldCharType="end"/>
        </w:r>
      </w:del>
      <w:ins w:id="271" w:author="Hughes, Anna E" w:date="2023-06-19T12:41:00Z">
        <w:r>
          <w:fldChar w:fldCharType="begin"/>
        </w:r>
        <w:r>
          <w:instrText xml:space="preserve"> HYPERLINK \l "_bookmark54" </w:instrText>
        </w:r>
        <w:r>
          <w:fldChar w:fldCharType="separate"/>
        </w:r>
        <w:r w:rsidR="00C14774">
          <w:rPr>
            <w:spacing w:val="-6"/>
          </w:rPr>
          <w:t>Lleras</w:t>
        </w:r>
        <w:r w:rsidR="00C14774">
          <w:rPr>
            <w:spacing w:val="-8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C14774">
          <w:rPr>
            <w:spacing w:val="-7"/>
          </w:rPr>
          <w:t xml:space="preserve"> </w:t>
        </w:r>
        <w:r>
          <w:fldChar w:fldCharType="begin"/>
        </w:r>
        <w:r>
          <w:instrText xml:space="preserve"> HYPERLINK \l "_bookmark54" </w:instrText>
        </w:r>
        <w:r>
          <w:fldChar w:fldCharType="separate"/>
        </w:r>
        <w:r w:rsidR="00C14774">
          <w:rPr>
            <w:spacing w:val="-6"/>
          </w:rPr>
          <w:t>(2019)</w:t>
        </w:r>
        <w:r>
          <w:rPr>
            <w:spacing w:val="-6"/>
          </w:rPr>
          <w:fldChar w:fldCharType="end"/>
        </w:r>
      </w:ins>
      <w:r w:rsidR="00C14774">
        <w:rPr>
          <w:spacing w:val="56"/>
        </w:rPr>
        <w:t xml:space="preserve">   </w:t>
      </w:r>
      <w:r w:rsidR="00C14774">
        <w:rPr>
          <w:spacing w:val="-6"/>
        </w:rPr>
        <w:t>Validation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previous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results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showing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data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from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homo-</w:t>
      </w:r>
    </w:p>
    <w:p w:rsidR="00485016" w:rsidRDefault="00C14774">
      <w:pPr>
        <w:pStyle w:val="BodyText"/>
        <w:spacing w:before="8" w:line="247" w:lineRule="auto"/>
        <w:ind w:left="3034" w:right="649"/>
        <w:jc w:val="both"/>
        <w:pPrChange w:id="272" w:author="Hughes, Anna E" w:date="2023-06-19T12:41:00Z">
          <w:pPr>
            <w:pStyle w:val="BodyText"/>
            <w:spacing w:before="8" w:line="247" w:lineRule="auto"/>
            <w:ind w:left="2914" w:right="649"/>
            <w:jc w:val="both"/>
          </w:pPr>
        </w:pPrChange>
      </w:pPr>
      <w:r>
        <w:rPr>
          <w:spacing w:val="-6"/>
        </w:rPr>
        <w:t>geneous search arrays can be used to predict reaction times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heterogeneous</w:t>
      </w:r>
      <w:r>
        <w:rPr>
          <w:spacing w:val="-7"/>
        </w:rPr>
        <w:t xml:space="preserve"> </w:t>
      </w:r>
      <w:r>
        <w:rPr>
          <w:spacing w:val="-6"/>
        </w:rPr>
        <w:t>displays.</w:t>
      </w:r>
      <w:r>
        <w:rPr>
          <w:spacing w:val="-7"/>
        </w:rPr>
        <w:t xml:space="preserve"> </w:t>
      </w:r>
      <w:r>
        <w:rPr>
          <w:spacing w:val="-6"/>
        </w:rPr>
        <w:t xml:space="preserve">Distractor-distractor </w:t>
      </w:r>
      <w:r>
        <w:rPr>
          <w:w w:val="90"/>
        </w:rPr>
        <w:t xml:space="preserve">interactions can also facilitate processing when nearby </w:t>
      </w:r>
      <w:r>
        <w:t>items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</w:p>
    <w:p w:rsidR="00485016" w:rsidRDefault="00FE7979">
      <w:pPr>
        <w:spacing w:line="278" w:lineRule="exact"/>
        <w:ind w:left="736"/>
        <w:jc w:val="both"/>
        <w:rPr>
          <w:sz w:val="24"/>
        </w:rPr>
        <w:pPrChange w:id="273" w:author="Hughes, Anna E" w:date="2023-06-19T12:41:00Z">
          <w:pPr>
            <w:spacing w:line="278" w:lineRule="exact"/>
            <w:ind w:left="616"/>
            <w:jc w:val="both"/>
          </w:pPr>
        </w:pPrChange>
      </w:pPr>
      <w:del w:id="274" w:author="Hughes, Anna E" w:date="2023-06-19T12:41:00Z"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rFonts w:ascii="Times New Roman"/>
            <w:b/>
            <w:spacing w:val="-2"/>
            <w:sz w:val="24"/>
          </w:rPr>
          <w:delText>Buetti</w:delText>
        </w:r>
        <w:r w:rsidR="00F7725C">
          <w:rPr>
            <w:rFonts w:ascii="Times New Roman"/>
            <w:b/>
            <w:spacing w:val="-13"/>
            <w:sz w:val="24"/>
          </w:rPr>
          <w:delText xml:space="preserve"> </w:delText>
        </w:r>
        <w:r w:rsidR="00F7725C">
          <w:rPr>
            <w:rFonts w:ascii="Times New Roman"/>
            <w:b/>
            <w:spacing w:val="-2"/>
            <w:sz w:val="24"/>
          </w:rPr>
          <w:delText>et</w:delText>
        </w:r>
        <w:r w:rsidR="00F7725C">
          <w:rPr>
            <w:rFonts w:ascii="Times New Roman"/>
            <w:b/>
            <w:spacing w:val="-13"/>
            <w:sz w:val="24"/>
          </w:rPr>
          <w:delText xml:space="preserve"> </w:delText>
        </w:r>
        <w:r w:rsidR="00F7725C">
          <w:rPr>
            <w:rFonts w:ascii="Times New Roman"/>
            <w:b/>
            <w:spacing w:val="-2"/>
            <w:sz w:val="24"/>
          </w:rPr>
          <w:delText>al.</w:delText>
        </w:r>
        <w:r>
          <w:rPr>
            <w:rFonts w:ascii="Times New Roman"/>
            <w:b/>
            <w:spacing w:val="-2"/>
            <w:sz w:val="24"/>
          </w:rPr>
          <w:fldChar w:fldCharType="end"/>
        </w:r>
        <w:r w:rsidR="00F7725C">
          <w:rPr>
            <w:rFonts w:ascii="Times New Roman"/>
            <w:b/>
            <w:spacing w:val="-13"/>
            <w:sz w:val="24"/>
          </w:rPr>
          <w:delText xml:space="preserve"> </w:delText>
        </w:r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rFonts w:ascii="Times New Roman"/>
            <w:b/>
            <w:spacing w:val="-2"/>
            <w:sz w:val="24"/>
          </w:rPr>
          <w:delText>(2019)</w:delText>
        </w:r>
        <w:r>
          <w:rPr>
            <w:rFonts w:ascii="Times New Roman"/>
            <w:b/>
            <w:spacing w:val="-2"/>
            <w:sz w:val="24"/>
          </w:rPr>
          <w:fldChar w:fldCharType="end"/>
        </w:r>
      </w:del>
      <w:ins w:id="275" w:author="Hughes, Anna E" w:date="2023-06-19T12:41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rFonts w:ascii="Times New Roman"/>
            <w:b/>
            <w:spacing w:val="-2"/>
            <w:sz w:val="24"/>
          </w:rPr>
          <w:t>Buetti</w:t>
        </w:r>
        <w:r w:rsidR="00C14774">
          <w:rPr>
            <w:rFonts w:ascii="Times New Roman"/>
            <w:b/>
            <w:spacing w:val="-13"/>
            <w:sz w:val="24"/>
          </w:rPr>
          <w:t xml:space="preserve"> </w:t>
        </w:r>
        <w:r w:rsidR="00C14774">
          <w:rPr>
            <w:rFonts w:ascii="Times New Roman"/>
            <w:b/>
            <w:spacing w:val="-2"/>
            <w:sz w:val="24"/>
          </w:rPr>
          <w:t>et</w:t>
        </w:r>
        <w:r w:rsidR="00C14774">
          <w:rPr>
            <w:rFonts w:ascii="Times New Roman"/>
            <w:b/>
            <w:spacing w:val="-13"/>
            <w:sz w:val="24"/>
          </w:rPr>
          <w:t xml:space="preserve"> </w:t>
        </w:r>
        <w:r w:rsidR="00C14774">
          <w:rPr>
            <w:rFonts w:ascii="Times New Roman"/>
            <w:b/>
            <w:spacing w:val="-2"/>
            <w:sz w:val="24"/>
          </w:rPr>
          <w:t>al.</w:t>
        </w:r>
        <w:r>
          <w:rPr>
            <w:rFonts w:ascii="Times New Roman"/>
            <w:b/>
            <w:spacing w:val="-2"/>
            <w:sz w:val="24"/>
          </w:rPr>
          <w:fldChar w:fldCharType="end"/>
        </w:r>
        <w:r w:rsidR="00C14774">
          <w:rPr>
            <w:rFonts w:ascii="Times New Roman"/>
            <w:b/>
            <w:spacing w:val="-13"/>
            <w:sz w:val="24"/>
          </w:rPr>
          <w:t xml:space="preserve"> </w:t>
        </w:r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rFonts w:ascii="Times New Roman"/>
            <w:b/>
            <w:spacing w:val="-2"/>
            <w:sz w:val="24"/>
          </w:rPr>
          <w:t>(2019)</w:t>
        </w:r>
        <w:r>
          <w:rPr>
            <w:rFonts w:ascii="Times New Roman"/>
            <w:b/>
            <w:spacing w:val="-2"/>
            <w:sz w:val="24"/>
          </w:rPr>
          <w:fldChar w:fldCharType="end"/>
        </w:r>
      </w:ins>
      <w:r w:rsidR="00C14774">
        <w:rPr>
          <w:rFonts w:ascii="Times New Roman"/>
          <w:b/>
          <w:spacing w:val="78"/>
          <w:sz w:val="24"/>
        </w:rPr>
        <w:t xml:space="preserve">  </w:t>
      </w:r>
      <w:r w:rsidR="00C14774">
        <w:rPr>
          <w:spacing w:val="-2"/>
          <w:sz w:val="24"/>
        </w:rPr>
        <w:t>Data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from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search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arrays where</w:t>
      </w:r>
      <w:r w:rsidR="00C14774">
        <w:rPr>
          <w:spacing w:val="-3"/>
          <w:sz w:val="24"/>
        </w:rPr>
        <w:t xml:space="preserve"> </w:t>
      </w:r>
      <w:r w:rsidR="00C14774">
        <w:rPr>
          <w:spacing w:val="-2"/>
          <w:sz w:val="24"/>
        </w:rPr>
        <w:t xml:space="preserve">the distractors are </w:t>
      </w:r>
      <w:r w:rsidR="00C14774">
        <w:rPr>
          <w:spacing w:val="-4"/>
          <w:sz w:val="24"/>
        </w:rPr>
        <w:t>dis-</w:t>
      </w:r>
    </w:p>
    <w:p w:rsidR="00485016" w:rsidRDefault="00C14774">
      <w:pPr>
        <w:pStyle w:val="BodyText"/>
        <w:spacing w:line="247" w:lineRule="auto"/>
        <w:ind w:left="3034" w:right="649"/>
        <w:jc w:val="both"/>
        <w:pPrChange w:id="276" w:author="Hughes, Anna E" w:date="2023-06-19T12:41:00Z">
          <w:pPr>
            <w:pStyle w:val="BodyText"/>
            <w:spacing w:line="247" w:lineRule="auto"/>
            <w:ind w:left="2914" w:right="649"/>
            <w:jc w:val="both"/>
          </w:pPr>
        </w:pPrChange>
      </w:pPr>
      <w:r>
        <w:rPr>
          <w:spacing w:val="-4"/>
        </w:rPr>
        <w:t>tinguished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target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feature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 to</w:t>
      </w:r>
      <w:r>
        <w:rPr>
          <w:spacing w:val="-10"/>
        </w:rPr>
        <w:t xml:space="preserve"> </w:t>
      </w:r>
      <w:r>
        <w:rPr>
          <w:spacing w:val="-4"/>
        </w:rPr>
        <w:t>predict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displays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com- </w:t>
      </w:r>
      <w:r>
        <w:rPr>
          <w:spacing w:val="-8"/>
        </w:rPr>
        <w:t>pound</w:t>
      </w:r>
      <w:r>
        <w:rPr>
          <w:spacing w:val="-2"/>
        </w:rPr>
        <w:t xml:space="preserve"> </w:t>
      </w:r>
      <w:r>
        <w:rPr>
          <w:spacing w:val="-8"/>
        </w:rPr>
        <w:t>stimuli,</w:t>
      </w:r>
      <w:r>
        <w:rPr>
          <w:spacing w:val="-2"/>
        </w:rPr>
        <w:t xml:space="preserve"> </w:t>
      </w:r>
      <w:r>
        <w:rPr>
          <w:spacing w:val="-8"/>
        </w:rPr>
        <w:t>defined</w:t>
      </w:r>
      <w:r>
        <w:rPr>
          <w:spacing w:val="-2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two</w:t>
      </w:r>
      <w:r>
        <w:rPr>
          <w:spacing w:val="-3"/>
        </w:rPr>
        <w:t xml:space="preserve"> </w:t>
      </w:r>
      <w:r>
        <w:rPr>
          <w:spacing w:val="-8"/>
        </w:rPr>
        <w:t>features.</w:t>
      </w:r>
      <w:r>
        <w:rPr>
          <w:spacing w:val="11"/>
        </w:rPr>
        <w:t xml:space="preserve"> </w:t>
      </w:r>
      <w:r>
        <w:rPr>
          <w:spacing w:val="-8"/>
        </w:rPr>
        <w:t>Reaction</w:t>
      </w:r>
      <w:r>
        <w:rPr>
          <w:spacing w:val="-2"/>
        </w:rPr>
        <w:t xml:space="preserve"> </w:t>
      </w:r>
      <w:r>
        <w:rPr>
          <w:spacing w:val="-8"/>
        </w:rPr>
        <w:t xml:space="preserve">times </w:t>
      </w:r>
      <w:r>
        <w:rPr>
          <w:spacing w:val="-6"/>
        </w:rPr>
        <w:t xml:space="preserve">can be predicted using a collinear contrast integration </w:t>
      </w:r>
      <w:r>
        <w:rPr>
          <w:w w:val="90"/>
        </w:rPr>
        <w:t xml:space="preserve">model, which assumes that the overall target-distractor contrast is the sum of the contrasts from the two feature </w:t>
      </w:r>
      <w:r>
        <w:t>vectors</w:t>
      </w:r>
      <w:r>
        <w:rPr>
          <w:spacing w:val="-11"/>
        </w:rPr>
        <w:t xml:space="preserve"> </w:t>
      </w:r>
      <w:r>
        <w:t>separately.</w:t>
      </w:r>
    </w:p>
    <w:p w:rsidR="00485016" w:rsidRDefault="00FE7979">
      <w:pPr>
        <w:pStyle w:val="BodyText"/>
        <w:spacing w:before="0" w:line="275" w:lineRule="exact"/>
        <w:ind w:left="736"/>
        <w:jc w:val="both"/>
        <w:pPrChange w:id="277" w:author="Hughes, Anna E" w:date="2023-06-19T12:41:00Z">
          <w:pPr>
            <w:pStyle w:val="BodyText"/>
            <w:spacing w:before="0" w:line="275" w:lineRule="exact"/>
            <w:ind w:left="616"/>
            <w:jc w:val="both"/>
          </w:pPr>
        </w:pPrChange>
      </w:pPr>
      <w:del w:id="278" w:author="Hughes, Anna E" w:date="2023-06-19T12:41:00Z">
        <w:r>
          <w:fldChar w:fldCharType="begin"/>
        </w:r>
        <w:r>
          <w:delInstrText xml:space="preserve"> HYPERLINK \l "_bookmark53" </w:delInstrText>
        </w:r>
        <w:r>
          <w:fldChar w:fldCharType="separate"/>
        </w:r>
        <w:r w:rsidR="00F7725C">
          <w:delText>Lleras</w:delText>
        </w:r>
        <w:r w:rsidR="00F7725C">
          <w:rPr>
            <w:spacing w:val="-13"/>
          </w:rPr>
          <w:delText xml:space="preserve"> </w:delText>
        </w:r>
        <w:r w:rsidR="00F7725C">
          <w:delText>et</w:delText>
        </w:r>
        <w:r w:rsidR="00F7725C">
          <w:rPr>
            <w:spacing w:val="-12"/>
          </w:rPr>
          <w:delText xml:space="preserve"> </w:delText>
        </w:r>
        <w:r w:rsidR="00F7725C">
          <w:delText>al.</w:delText>
        </w:r>
        <w:r>
          <w:fldChar w:fldCharType="end"/>
        </w:r>
        <w:r w:rsidR="00F7725C">
          <w:rPr>
            <w:spacing w:val="-13"/>
          </w:rPr>
          <w:delText xml:space="preserve"> </w:delText>
        </w:r>
        <w:r>
          <w:fldChar w:fldCharType="begin"/>
        </w:r>
        <w:r>
          <w:delInstrText xml:space="preserve"> HYPERLINK \l "_bookmark53" </w:delInstrText>
        </w:r>
        <w:r>
          <w:fldChar w:fldCharType="separate"/>
        </w:r>
        <w:r w:rsidR="00F7725C">
          <w:delText>(2020)</w:delText>
        </w:r>
        <w:r>
          <w:fldChar w:fldCharType="end"/>
        </w:r>
      </w:del>
      <w:ins w:id="279" w:author="Hughes, Anna E" w:date="2023-06-19T12:41:00Z">
        <w:r>
          <w:fldChar w:fldCharType="begin"/>
        </w:r>
        <w:r>
          <w:instrText xml:space="preserve"> HYPERLINK \l "_bookmark55" </w:instrText>
        </w:r>
        <w:r>
          <w:fldChar w:fldCharType="separate"/>
        </w:r>
        <w:r w:rsidR="00C14774">
          <w:t>Lleras</w:t>
        </w:r>
        <w:r w:rsidR="00C14774">
          <w:rPr>
            <w:spacing w:val="-13"/>
          </w:rPr>
          <w:t xml:space="preserve"> </w:t>
        </w:r>
        <w:r w:rsidR="00C14774">
          <w:t>et</w:t>
        </w:r>
        <w:r w:rsidR="00C14774">
          <w:rPr>
            <w:spacing w:val="-12"/>
          </w:rPr>
          <w:t xml:space="preserve"> </w:t>
        </w:r>
        <w:r w:rsidR="00C14774">
          <w:t>al.</w:t>
        </w:r>
        <w:r>
          <w:fldChar w:fldCharType="end"/>
        </w:r>
        <w:r w:rsidR="00C14774">
          <w:rPr>
            <w:spacing w:val="-13"/>
          </w:rPr>
          <w:t xml:space="preserve"> </w:t>
        </w:r>
        <w:r>
          <w:fldChar w:fldCharType="begin"/>
        </w:r>
        <w:r>
          <w:instrText xml:space="preserve"> HYPERLINK \l "_bookmark55" </w:instrText>
        </w:r>
        <w:r>
          <w:fldChar w:fldCharType="separate"/>
        </w:r>
        <w:r w:rsidR="00C14774">
          <w:t>(2020)</w:t>
        </w:r>
        <w:r>
          <w:fldChar w:fldCharType="end"/>
        </w:r>
      </w:ins>
      <w:r w:rsidR="00C14774">
        <w:rPr>
          <w:spacing w:val="56"/>
        </w:rPr>
        <w:t xml:space="preserve">   </w:t>
      </w:r>
      <w:r w:rsidR="00C14774">
        <w:t>Full</w:t>
      </w:r>
      <w:r w:rsidR="00C14774">
        <w:rPr>
          <w:spacing w:val="24"/>
        </w:rPr>
        <w:t xml:space="preserve"> </w:t>
      </w:r>
      <w:r w:rsidR="00C14774">
        <w:t>proposal</w:t>
      </w:r>
      <w:r w:rsidR="00C14774">
        <w:rPr>
          <w:spacing w:val="23"/>
        </w:rPr>
        <w:t xml:space="preserve"> </w:t>
      </w:r>
      <w:r w:rsidR="00C14774">
        <w:t>of</w:t>
      </w:r>
      <w:r w:rsidR="00C14774">
        <w:rPr>
          <w:spacing w:val="22"/>
        </w:rPr>
        <w:t xml:space="preserve"> </w:t>
      </w:r>
      <w:r w:rsidR="00C14774">
        <w:t>the</w:t>
      </w:r>
      <w:r w:rsidR="00C14774">
        <w:rPr>
          <w:spacing w:val="23"/>
        </w:rPr>
        <w:t xml:space="preserve"> </w:t>
      </w:r>
      <w:r w:rsidR="00C14774">
        <w:t>Target</w:t>
      </w:r>
      <w:r w:rsidR="00C14774">
        <w:rPr>
          <w:spacing w:val="22"/>
        </w:rPr>
        <w:t xml:space="preserve"> </w:t>
      </w:r>
      <w:r w:rsidR="00C14774">
        <w:t>Contrast</w:t>
      </w:r>
      <w:r w:rsidR="00C14774">
        <w:rPr>
          <w:spacing w:val="23"/>
        </w:rPr>
        <w:t xml:space="preserve"> </w:t>
      </w:r>
      <w:r w:rsidR="00C14774">
        <w:t>Signal</w:t>
      </w:r>
      <w:r w:rsidR="00C14774">
        <w:rPr>
          <w:spacing w:val="23"/>
        </w:rPr>
        <w:t xml:space="preserve"> </w:t>
      </w:r>
      <w:r w:rsidR="00C14774">
        <w:rPr>
          <w:spacing w:val="-2"/>
        </w:rPr>
        <w:t>Theory,</w:t>
      </w:r>
    </w:p>
    <w:p w:rsidR="00485016" w:rsidRDefault="00C14774">
      <w:pPr>
        <w:pStyle w:val="BodyText"/>
        <w:spacing w:before="8" w:line="247" w:lineRule="auto"/>
        <w:ind w:left="3034" w:right="649"/>
        <w:jc w:val="both"/>
        <w:pPrChange w:id="280" w:author="Hughes, Anna E" w:date="2023-06-19T12:41:00Z">
          <w:pPr>
            <w:pStyle w:val="BodyText"/>
            <w:spacing w:before="8" w:line="247" w:lineRule="auto"/>
            <w:ind w:left="2914" w:right="649"/>
            <w:jc w:val="both"/>
          </w:pPr>
        </w:pPrChange>
      </w:pPr>
      <w:r>
        <w:rPr>
          <w:spacing w:val="-8"/>
        </w:rPr>
        <w:t>proposing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initial</w:t>
      </w:r>
      <w:r>
        <w:rPr>
          <w:spacing w:val="-4"/>
        </w:rPr>
        <w:t xml:space="preserve"> </w:t>
      </w:r>
      <w:r>
        <w:rPr>
          <w:spacing w:val="-8"/>
        </w:rPr>
        <w:t>stage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processing</w:t>
      </w:r>
      <w:r>
        <w:rPr>
          <w:spacing w:val="-4"/>
        </w:rPr>
        <w:t xml:space="preserve"> </w:t>
      </w:r>
      <w:r>
        <w:rPr>
          <w:spacing w:val="-8"/>
        </w:rPr>
        <w:t xml:space="preserve">computes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difference</w:t>
      </w:r>
      <w:r>
        <w:rPr>
          <w:spacing w:val="-7"/>
        </w:rPr>
        <w:t xml:space="preserve"> </w:t>
      </w:r>
      <w:r>
        <w:rPr>
          <w:spacing w:val="-6"/>
        </w:rPr>
        <w:t>signal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item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scene</w:t>
      </w:r>
      <w:r>
        <w:rPr>
          <w:spacing w:val="-7"/>
        </w:rPr>
        <w:t xml:space="preserve"> </w:t>
      </w:r>
      <w:r>
        <w:rPr>
          <w:spacing w:val="-6"/>
        </w:rPr>
        <w:t xml:space="preserve">and </w:t>
      </w:r>
      <w:r>
        <w:rPr>
          <w:w w:val="90"/>
        </w:rPr>
        <w:t xml:space="preserve">the target template, using this to determine which items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scene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unlikely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target.</w:t>
      </w:r>
    </w:p>
    <w:p w:rsidR="00485016" w:rsidRDefault="00FE7979">
      <w:pPr>
        <w:pStyle w:val="BodyText"/>
        <w:tabs>
          <w:tab w:val="left" w:pos="3034"/>
        </w:tabs>
        <w:spacing w:before="0" w:line="278" w:lineRule="exact"/>
        <w:ind w:left="736"/>
        <w:jc w:val="both"/>
        <w:pPrChange w:id="281" w:author="Hughes, Anna E" w:date="2023-06-19T12:41:00Z">
          <w:pPr>
            <w:pStyle w:val="BodyText"/>
            <w:tabs>
              <w:tab w:val="left" w:pos="2914"/>
            </w:tabs>
            <w:spacing w:before="0" w:line="278" w:lineRule="exact"/>
            <w:ind w:left="616"/>
            <w:jc w:val="both"/>
          </w:pPr>
        </w:pPrChange>
      </w:pPr>
      <w:del w:id="282" w:author="Hughes, Anna E" w:date="2023-06-19T12:41:00Z">
        <w:r>
          <w:fldChar w:fldCharType="begin"/>
        </w:r>
        <w:r>
          <w:delInstrText xml:space="preserve"> HYPERLINK \l "_bookmark62" </w:delInstrText>
        </w:r>
        <w:r>
          <w:fldChar w:fldCharType="separate"/>
        </w:r>
        <w:r w:rsidR="00F7725C">
          <w:delText>Ng et al.</w:delText>
        </w:r>
        <w:r>
          <w:fldChar w:fldCharType="end"/>
        </w:r>
        <w:r w:rsidR="00F7725C">
          <w:delText xml:space="preserve"> </w:delText>
        </w:r>
        <w:r>
          <w:fldChar w:fldCharType="begin"/>
        </w:r>
        <w:r>
          <w:delInstrText xml:space="preserve"> HYPERLINK \l "_bookmark62" </w:delInstrText>
        </w:r>
        <w:r>
          <w:fldChar w:fldCharType="separate"/>
        </w:r>
        <w:r w:rsidR="00F7725C">
          <w:rPr>
            <w:spacing w:val="-2"/>
          </w:rPr>
          <w:delText>(2020)</w:delText>
        </w:r>
        <w:r>
          <w:rPr>
            <w:spacing w:val="-2"/>
          </w:rPr>
          <w:fldChar w:fldCharType="end"/>
        </w:r>
      </w:del>
      <w:ins w:id="283" w:author="Hughes, Anna E" w:date="2023-06-19T12:41:00Z">
        <w:r>
          <w:fldChar w:fldCharType="begin"/>
        </w:r>
        <w:r>
          <w:instrText xml:space="preserve"> HYPERLINK \l "_bookmark65" </w:instrText>
        </w:r>
        <w:r>
          <w:fldChar w:fldCharType="separate"/>
        </w:r>
        <w:r w:rsidR="00C14774">
          <w:t>Ng et al.</w:t>
        </w:r>
        <w:r>
          <w:fldChar w:fldCharType="end"/>
        </w:r>
        <w:r w:rsidR="00C14774">
          <w:t xml:space="preserve"> </w:t>
        </w:r>
        <w:r>
          <w:fldChar w:fldCharType="begin"/>
        </w:r>
        <w:r>
          <w:instrText xml:space="preserve"> HYPERLINK \l "_bookmark65" </w:instrText>
        </w:r>
        <w:r>
          <w:fldChar w:fldCharType="separate"/>
        </w:r>
        <w:r w:rsidR="00C14774">
          <w:rPr>
            <w:spacing w:val="-2"/>
          </w:rPr>
          <w:t>(2020)</w:t>
        </w:r>
        <w:r>
          <w:rPr>
            <w:spacing w:val="-2"/>
          </w:rPr>
          <w:fldChar w:fldCharType="end"/>
        </w:r>
      </w:ins>
      <w:r w:rsidR="00C14774">
        <w:tab/>
      </w:r>
      <w:r w:rsidR="00C14774">
        <w:rPr>
          <w:spacing w:val="-4"/>
        </w:rPr>
        <w:t>Attention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works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two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stage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process,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first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discard-</w:t>
      </w:r>
    </w:p>
    <w:p w:rsidR="00485016" w:rsidRDefault="00C14774">
      <w:pPr>
        <w:pStyle w:val="BodyText"/>
        <w:spacing w:line="247" w:lineRule="auto"/>
        <w:ind w:left="3034" w:right="649"/>
        <w:jc w:val="both"/>
        <w:pPrChange w:id="284" w:author="Hughes, Anna E" w:date="2023-06-19T12:41:00Z">
          <w:pPr>
            <w:pStyle w:val="BodyText"/>
            <w:spacing w:line="247" w:lineRule="auto"/>
            <w:ind w:left="2914" w:right="649"/>
            <w:jc w:val="both"/>
          </w:pPr>
        </w:pPrChange>
      </w:pPr>
      <w:r>
        <w:rPr>
          <w:w w:val="90"/>
        </w:rPr>
        <w:t>ing target-dissimilar distractors in a distributed, parallel way.</w:t>
      </w:r>
      <w:r>
        <w:t xml:space="preserve"> </w:t>
      </w:r>
      <w:r>
        <w:rPr>
          <w:w w:val="90"/>
        </w:rPr>
        <w:t xml:space="preserve">Focused spatial attention then visits target-similar </w:t>
      </w:r>
      <w:r>
        <w:t>items at random.</w:t>
      </w:r>
    </w:p>
    <w:p w:rsidR="00485016" w:rsidRDefault="00FE7979">
      <w:pPr>
        <w:pStyle w:val="BodyText"/>
        <w:tabs>
          <w:tab w:val="left" w:pos="3034"/>
        </w:tabs>
        <w:spacing w:before="0" w:line="279" w:lineRule="exact"/>
        <w:ind w:left="736"/>
        <w:jc w:val="both"/>
        <w:pPrChange w:id="285" w:author="Hughes, Anna E" w:date="2023-06-19T12:41:00Z">
          <w:pPr>
            <w:pStyle w:val="BodyText"/>
            <w:tabs>
              <w:tab w:val="left" w:pos="2914"/>
            </w:tabs>
            <w:spacing w:before="0" w:line="279" w:lineRule="exact"/>
            <w:ind w:left="616"/>
            <w:jc w:val="both"/>
          </w:pPr>
        </w:pPrChange>
      </w:pPr>
      <w:del w:id="286" w:author="Hughes, Anna E" w:date="2023-06-19T12:41:00Z">
        <w:r>
          <w:lastRenderedPageBreak/>
          <w:fldChar w:fldCharType="begin"/>
        </w:r>
        <w:r>
          <w:delInstrText xml:space="preserve"> HYPERLINK \l "_bookmark84" </w:delInstrText>
        </w:r>
        <w:r>
          <w:fldChar w:fldCharType="separate"/>
        </w:r>
        <w:r w:rsidR="00F7725C">
          <w:delText>Xu</w:delText>
        </w:r>
        <w:r w:rsidR="00F7725C">
          <w:rPr>
            <w:spacing w:val="4"/>
          </w:rPr>
          <w:delText xml:space="preserve"> </w:delText>
        </w:r>
        <w:r w:rsidR="00F7725C">
          <w:delText>et</w:delText>
        </w:r>
        <w:r w:rsidR="00F7725C">
          <w:rPr>
            <w:spacing w:val="5"/>
          </w:rPr>
          <w:delText xml:space="preserve"> </w:delText>
        </w:r>
        <w:r w:rsidR="00F7725C">
          <w:delText>al.</w:delText>
        </w:r>
        <w:r>
          <w:fldChar w:fldCharType="end"/>
        </w:r>
      </w:del>
      <w:ins w:id="287" w:author="Hughes, Anna E" w:date="2023-06-19T12:41:00Z">
        <w:r>
          <w:fldChar w:fldCharType="begin"/>
        </w:r>
        <w:r>
          <w:instrText xml:space="preserve"> HYPERLINK \l "_bookmark89" </w:instrText>
        </w:r>
        <w:r>
          <w:fldChar w:fldCharType="separate"/>
        </w:r>
        <w:r w:rsidR="00C14774">
          <w:t>Xu</w:t>
        </w:r>
        <w:r w:rsidR="00C14774">
          <w:rPr>
            <w:spacing w:val="4"/>
          </w:rPr>
          <w:t xml:space="preserve"> </w:t>
        </w:r>
        <w:r w:rsidR="00C14774">
          <w:t>et</w:t>
        </w:r>
        <w:r w:rsidR="00C14774">
          <w:rPr>
            <w:spacing w:val="5"/>
          </w:rPr>
          <w:t xml:space="preserve"> </w:t>
        </w:r>
        <w:r w:rsidR="00C14774">
          <w:t>al.</w:t>
        </w:r>
        <w:r>
          <w:fldChar w:fldCharType="end"/>
        </w:r>
      </w:ins>
      <w:r w:rsidR="00C14774">
        <w:rPr>
          <w:spacing w:val="4"/>
        </w:rPr>
        <w:t xml:space="preserve"> </w:t>
      </w:r>
      <w:del w:id="288" w:author="Hughes, Anna E" w:date="2023-06-19T12:41:00Z">
        <w:r>
          <w:fldChar w:fldCharType="begin"/>
        </w:r>
        <w:r>
          <w:delInstrText xml:space="preserve"> HYPERLINK \l "_bookmark84" </w:delInstrText>
        </w:r>
        <w:r>
          <w:fldChar w:fldCharType="separate"/>
        </w:r>
        <w:r w:rsidR="00F7725C">
          <w:rPr>
            <w:spacing w:val="-2"/>
          </w:rPr>
          <w:delText>(2021)</w:delText>
        </w:r>
        <w:r>
          <w:rPr>
            <w:spacing w:val="-2"/>
          </w:rPr>
          <w:fldChar w:fldCharType="end"/>
        </w:r>
      </w:del>
      <w:ins w:id="289" w:author="Hughes, Anna E" w:date="2023-06-19T12:41:00Z">
        <w:r>
          <w:fldChar w:fldCharType="begin"/>
        </w:r>
        <w:r>
          <w:instrText xml:space="preserve"> HYPERLINK \l "_bookmark89" </w:instrText>
        </w:r>
        <w:r>
          <w:fldChar w:fldCharType="separate"/>
        </w:r>
        <w:r w:rsidR="00C14774">
          <w:rPr>
            <w:spacing w:val="-2"/>
          </w:rPr>
          <w:t>(2021)</w:t>
        </w:r>
        <w:r>
          <w:rPr>
            <w:spacing w:val="-2"/>
          </w:rPr>
          <w:fldChar w:fldCharType="end"/>
        </w:r>
      </w:ins>
      <w:r w:rsidR="00C14774">
        <w:tab/>
      </w:r>
      <w:r w:rsidR="00C14774">
        <w:rPr>
          <w:w w:val="90"/>
        </w:rPr>
        <w:t>Extension</w:t>
      </w:r>
      <w:r w:rsidR="00C14774">
        <w:rPr>
          <w:spacing w:val="9"/>
        </w:rPr>
        <w:t xml:space="preserve"> </w:t>
      </w:r>
      <w:r w:rsidR="00C14774">
        <w:rPr>
          <w:w w:val="90"/>
        </w:rPr>
        <w:t>of</w:t>
      </w:r>
      <w:r w:rsidR="00C14774">
        <w:rPr>
          <w:spacing w:val="10"/>
        </w:rPr>
        <w:t xml:space="preserve"> </w:t>
      </w:r>
      <w:del w:id="290" w:author="Hughes, Anna E" w:date="2023-06-19T12:41:00Z"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w w:val="90"/>
          </w:rPr>
          <w:delText>Buetti</w:delText>
        </w:r>
        <w:r w:rsidR="00F7725C">
          <w:rPr>
            <w:spacing w:val="10"/>
          </w:rPr>
          <w:delText xml:space="preserve"> </w:delText>
        </w:r>
        <w:r w:rsidR="00F7725C">
          <w:rPr>
            <w:w w:val="90"/>
          </w:rPr>
          <w:delText>et</w:delText>
        </w:r>
        <w:r w:rsidR="00F7725C">
          <w:rPr>
            <w:spacing w:val="10"/>
          </w:rPr>
          <w:delText xml:space="preserve"> </w:delText>
        </w:r>
        <w:r w:rsidR="00F7725C">
          <w:rPr>
            <w:w w:val="90"/>
          </w:rPr>
          <w:delText>al.</w:delText>
        </w:r>
        <w:r>
          <w:rPr>
            <w:w w:val="90"/>
          </w:rPr>
          <w:fldChar w:fldCharType="end"/>
        </w:r>
      </w:del>
      <w:ins w:id="291" w:author="Hughes, Anna E" w:date="2023-06-19T12:41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w w:val="90"/>
          </w:rPr>
          <w:t>Buetti</w:t>
        </w:r>
        <w:r w:rsidR="00C14774">
          <w:rPr>
            <w:spacing w:val="10"/>
          </w:rPr>
          <w:t xml:space="preserve"> </w:t>
        </w:r>
        <w:r w:rsidR="00C14774">
          <w:rPr>
            <w:w w:val="90"/>
          </w:rPr>
          <w:t>et</w:t>
        </w:r>
        <w:r w:rsidR="00C14774">
          <w:rPr>
            <w:spacing w:val="10"/>
          </w:rPr>
          <w:t xml:space="preserve"> </w:t>
        </w:r>
        <w:r w:rsidR="00C14774">
          <w:rPr>
            <w:w w:val="90"/>
          </w:rPr>
          <w:t>al.</w:t>
        </w:r>
        <w:r>
          <w:rPr>
            <w:w w:val="90"/>
          </w:rPr>
          <w:fldChar w:fldCharType="end"/>
        </w:r>
      </w:ins>
      <w:r w:rsidR="00C14774">
        <w:rPr>
          <w:spacing w:val="10"/>
        </w:rPr>
        <w:t xml:space="preserve"> </w:t>
      </w:r>
      <w:del w:id="292" w:author="Hughes, Anna E" w:date="2023-06-19T12:41:00Z"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w w:val="90"/>
          </w:rPr>
          <w:delText>(2019)</w:delText>
        </w:r>
        <w:r>
          <w:rPr>
            <w:w w:val="90"/>
          </w:rPr>
          <w:fldChar w:fldCharType="end"/>
        </w:r>
      </w:del>
      <w:ins w:id="293" w:author="Hughes, Anna E" w:date="2023-06-19T12:41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w w:val="90"/>
          </w:rPr>
          <w:t>(2019)</w:t>
        </w:r>
        <w:r>
          <w:rPr>
            <w:w w:val="90"/>
          </w:rPr>
          <w:fldChar w:fldCharType="end"/>
        </w:r>
      </w:ins>
      <w:r w:rsidR="00C14774">
        <w:rPr>
          <w:spacing w:val="10"/>
        </w:rPr>
        <w:t xml:space="preserve"> </w:t>
      </w:r>
      <w:r w:rsidR="00C14774">
        <w:rPr>
          <w:w w:val="90"/>
        </w:rPr>
        <w:t>to</w:t>
      </w:r>
      <w:r w:rsidR="00C14774">
        <w:rPr>
          <w:spacing w:val="10"/>
        </w:rPr>
        <w:t xml:space="preserve"> </w:t>
      </w:r>
      <w:r w:rsidR="00C14774">
        <w:rPr>
          <w:w w:val="90"/>
        </w:rPr>
        <w:t>new</w:t>
      </w:r>
      <w:r w:rsidR="00C14774">
        <w:rPr>
          <w:spacing w:val="10"/>
        </w:rPr>
        <w:t xml:space="preserve"> </w:t>
      </w:r>
      <w:r w:rsidR="00C14774">
        <w:rPr>
          <w:w w:val="90"/>
        </w:rPr>
        <w:t>features</w:t>
      </w:r>
      <w:r w:rsidR="00C14774">
        <w:rPr>
          <w:spacing w:val="10"/>
        </w:rPr>
        <w:t xml:space="preserve"> </w:t>
      </w:r>
      <w:r w:rsidR="00C14774">
        <w:rPr>
          <w:spacing w:val="-2"/>
          <w:w w:val="90"/>
        </w:rPr>
        <w:t>(shape</w:t>
      </w:r>
    </w:p>
    <w:p w:rsidR="00485016" w:rsidRDefault="00C14774">
      <w:pPr>
        <w:pStyle w:val="BodyText"/>
        <w:spacing w:before="8" w:line="247" w:lineRule="auto"/>
        <w:ind w:left="3034" w:right="649"/>
        <w:jc w:val="both"/>
        <w:pPrChange w:id="294" w:author="Hughes, Anna E" w:date="2023-06-19T12:41:00Z">
          <w:pPr>
            <w:pStyle w:val="BodyText"/>
            <w:spacing w:before="8" w:line="247" w:lineRule="auto"/>
            <w:ind w:left="2914" w:right="649"/>
            <w:jc w:val="both"/>
          </w:pPr>
        </w:pPrChange>
      </w:pPr>
      <w:r>
        <w:rPr>
          <w:spacing w:val="-6"/>
        </w:rPr>
        <w:t>and texture),</w:t>
      </w:r>
      <w:r>
        <w:rPr>
          <w:spacing w:val="-2"/>
        </w:rPr>
        <w:t xml:space="preserve"> </w:t>
      </w:r>
      <w:r>
        <w:rPr>
          <w:spacing w:val="-6"/>
        </w:rPr>
        <w:t xml:space="preserve">which combine according to a Euclidean </w:t>
      </w:r>
      <w:r>
        <w:rPr>
          <w:spacing w:val="-8"/>
        </w:rPr>
        <w:t>metric</w:t>
      </w:r>
      <w:r>
        <w:rPr>
          <w:spacing w:val="-3"/>
        </w:rPr>
        <w:t xml:space="preserve"> </w:t>
      </w:r>
      <w:r>
        <w:rPr>
          <w:spacing w:val="-8"/>
        </w:rPr>
        <w:t>(orthogo</w:t>
      </w:r>
      <w:r>
        <w:rPr>
          <w:spacing w:val="-8"/>
          <w:position w:val="-4"/>
        </w:rPr>
        <w:t>6</w:t>
      </w:r>
      <w:r>
        <w:rPr>
          <w:spacing w:val="-8"/>
        </w:rPr>
        <w:t>nal</w:t>
      </w:r>
      <w:r>
        <w:rPr>
          <w:spacing w:val="-3"/>
        </w:rPr>
        <w:t xml:space="preserve"> </w:t>
      </w:r>
      <w:r>
        <w:rPr>
          <w:spacing w:val="-8"/>
        </w:rPr>
        <w:t>contrast</w:t>
      </w:r>
      <w:r>
        <w:rPr>
          <w:spacing w:val="-3"/>
        </w:rPr>
        <w:t xml:space="preserve"> </w:t>
      </w: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8"/>
        </w:rPr>
        <w:t>model).</w:t>
      </w:r>
    </w:p>
    <w:p w:rsidR="00485016" w:rsidRDefault="00C14774">
      <w:pPr>
        <w:spacing w:before="139" w:line="244" w:lineRule="auto"/>
        <w:ind w:left="617" w:right="530"/>
        <w:jc w:val="both"/>
        <w:rPr>
          <w:sz w:val="20"/>
        </w:rPr>
        <w:pPrChange w:id="295" w:author="Hughes, Anna E" w:date="2023-06-19T12:41:00Z">
          <w:pPr>
            <w:spacing w:before="139" w:line="244" w:lineRule="auto"/>
            <w:ind w:left="497" w:right="530"/>
            <w:jc w:val="both"/>
          </w:pPr>
        </w:pPrChange>
      </w:pPr>
      <w:r>
        <w:rPr>
          <w:sz w:val="20"/>
        </w:rPr>
        <w:t>Table 1:</w:t>
      </w:r>
      <w:r>
        <w:rPr>
          <w:spacing w:val="25"/>
          <w:sz w:val="20"/>
        </w:rPr>
        <w:t xml:space="preserve"> </w:t>
      </w:r>
      <w:bookmarkStart w:id="296" w:name="_bookmark1"/>
      <w:bookmarkEnd w:id="296"/>
      <w:r>
        <w:rPr>
          <w:sz w:val="20"/>
        </w:rPr>
        <w:t>An overview of work on the Target Contrast Signal Theory.</w:t>
      </w:r>
      <w:r>
        <w:rPr>
          <w:spacing w:val="40"/>
          <w:sz w:val="20"/>
        </w:rPr>
        <w:t xml:space="preserve"> </w:t>
      </w:r>
      <w:r>
        <w:rPr>
          <w:sz w:val="20"/>
        </w:rPr>
        <w:t>The key paper for our replication is highlighted.</w:t>
      </w:r>
    </w:p>
    <w:p w:rsidR="00485016" w:rsidRDefault="00485016">
      <w:pPr>
        <w:spacing w:line="244" w:lineRule="auto"/>
        <w:jc w:val="both"/>
        <w:rPr>
          <w:sz w:val="20"/>
        </w:rPr>
        <w:sectPr w:rsidR="00485016">
          <w:footerReference w:type="default" r:id="rId10"/>
          <w:pgSz w:w="12240" w:h="15840"/>
          <w:pgMar w:top="1820" w:right="1720" w:bottom="280" w:left="1600" w:header="0" w:footer="0" w:gutter="0"/>
          <w:cols w:space="720"/>
          <w:sectPrChange w:id="297" w:author="Hughes, Anna E" w:date="2023-06-19T12:41:00Z">
            <w:sectPr w:rsidR="00485016">
              <w:pgMar w:top="1820" w:right="1720" w:bottom="280" w:left="1720" w:header="0" w:footer="0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/>
          <w:spacing w:val="-6"/>
          <w:sz w:val="12"/>
        </w:rPr>
        <w:t>149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advantages</w:t>
      </w:r>
      <w:r>
        <w:rPr>
          <w:spacing w:val="2"/>
        </w:rPr>
        <w:t xml:space="preserve"> </w:t>
      </w:r>
      <w:r>
        <w:rPr>
          <w:spacing w:val="-6"/>
        </w:rPr>
        <w:t>over</w:t>
      </w:r>
      <w:r>
        <w:rPr>
          <w:spacing w:val="3"/>
        </w:rPr>
        <w:t xml:space="preserve"> </w:t>
      </w:r>
      <w:r>
        <w:rPr>
          <w:spacing w:val="-6"/>
        </w:rPr>
        <w:t>frequentist</w:t>
      </w:r>
      <w:r>
        <w:rPr>
          <w:spacing w:val="2"/>
        </w:rPr>
        <w:t xml:space="preserve"> </w:t>
      </w:r>
      <w:r>
        <w:rPr>
          <w:spacing w:val="-6"/>
        </w:rPr>
        <w:t>approaches.</w:t>
      </w:r>
      <w:r>
        <w:rPr>
          <w:spacing w:val="38"/>
        </w:rPr>
        <w:t xml:space="preserve"> </w:t>
      </w:r>
      <w:r>
        <w:rPr>
          <w:spacing w:val="-6"/>
        </w:rPr>
        <w:t>Perhaps</w:t>
      </w:r>
      <w:r>
        <w:rPr>
          <w:spacing w:val="2"/>
        </w:rPr>
        <w:t xml:space="preserve"> </w:t>
      </w:r>
      <w:r>
        <w:rPr>
          <w:spacing w:val="-6"/>
        </w:rPr>
        <w:t>most</w:t>
      </w:r>
      <w:r>
        <w:rPr>
          <w:spacing w:val="3"/>
        </w:rPr>
        <w:t xml:space="preserve"> </w:t>
      </w:r>
      <w:r>
        <w:rPr>
          <w:spacing w:val="-6"/>
        </w:rPr>
        <w:t>importantly,</w:t>
      </w:r>
      <w:r>
        <w:rPr>
          <w:spacing w:val="5"/>
        </w:rPr>
        <w:t xml:space="preserve"> </w:t>
      </w:r>
      <w:r>
        <w:rPr>
          <w:spacing w:val="-6"/>
        </w:rPr>
        <w:t>Bayesian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150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highly</w:t>
      </w:r>
      <w:r>
        <w:t xml:space="preserve"> </w:t>
      </w:r>
      <w:r>
        <w:rPr>
          <w:spacing w:val="-4"/>
        </w:rPr>
        <w:t>flexible.</w:t>
      </w:r>
      <w:r>
        <w:rPr>
          <w:spacing w:val="27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demonstrate</w:t>
      </w:r>
      <w:r>
        <w:t xml:space="preserve"> </w:t>
      </w:r>
      <w:r>
        <w:rPr>
          <w:spacing w:val="-4"/>
        </w:rPr>
        <w:t>how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able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specify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151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more</w:t>
      </w:r>
      <w:r>
        <w:rPr>
          <w:spacing w:val="-4"/>
        </w:rPr>
        <w:t xml:space="preserve"> </w:t>
      </w:r>
      <w:r>
        <w:rPr>
          <w:spacing w:val="-6"/>
        </w:rPr>
        <w:t>accurately</w:t>
      </w:r>
      <w:r>
        <w:rPr>
          <w:spacing w:val="-4"/>
        </w:rPr>
        <w:t xml:space="preserve"> </w:t>
      </w:r>
      <w:r>
        <w:rPr>
          <w:spacing w:val="-6"/>
        </w:rPr>
        <w:t>represent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(for</w:t>
      </w:r>
      <w:r>
        <w:rPr>
          <w:spacing w:val="-4"/>
        </w:rPr>
        <w:t xml:space="preserve"> </w:t>
      </w:r>
      <w:r>
        <w:rPr>
          <w:spacing w:val="-6"/>
        </w:rPr>
        <w:t>exam-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152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ple,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 a response distribution that</w:t>
      </w:r>
      <w:r>
        <w:rPr>
          <w:spacing w:val="-7"/>
        </w:rPr>
        <w:t xml:space="preserve"> </w:t>
      </w:r>
      <w:r>
        <w:rPr>
          <w:spacing w:val="-6"/>
        </w:rPr>
        <w:t>avoids predicting negative reaction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153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times)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  <w:r>
        <w:rPr>
          <w:spacing w:val="3"/>
        </w:rPr>
        <w:t xml:space="preserve"> </w:t>
      </w:r>
      <w:r>
        <w:rPr>
          <w:spacing w:val="-2"/>
        </w:rPr>
        <w:t>complex</w:t>
      </w:r>
      <w:r>
        <w:rPr>
          <w:spacing w:val="3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structure,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fit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154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small</w:t>
      </w:r>
      <w:r>
        <w:rPr>
          <w:spacing w:val="2"/>
        </w:rPr>
        <w:t xml:space="preserve"> </w:t>
      </w:r>
      <w:r>
        <w:rPr>
          <w:spacing w:val="-2"/>
        </w:rPr>
        <w:t>amount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pilot</w:t>
      </w:r>
      <w:r>
        <w:rPr>
          <w:spacing w:val="3"/>
        </w:rPr>
        <w:t xml:space="preserve"> </w:t>
      </w:r>
      <w:r>
        <w:rPr>
          <w:spacing w:val="-2"/>
        </w:rPr>
        <w:t>data:</w:t>
      </w:r>
      <w:r>
        <w:rPr>
          <w:spacing w:val="29"/>
        </w:rPr>
        <w:t xml:space="preserve"> </w:t>
      </w:r>
      <w:r>
        <w:rPr>
          <w:spacing w:val="-2"/>
        </w:rPr>
        <w:t>something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would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challenging</w:t>
      </w:r>
      <w:r>
        <w:rPr>
          <w:spacing w:val="3"/>
        </w:rPr>
        <w:t xml:space="preserve"> </w:t>
      </w:r>
      <w:r>
        <w:rPr>
          <w:spacing w:val="-2"/>
        </w:rPr>
        <w:t>within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fre-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quentist</w:t>
      </w:r>
      <w:r>
        <w:rPr>
          <w:spacing w:val="10"/>
        </w:rPr>
        <w:t xml:space="preserve"> </w:t>
      </w:r>
      <w:r>
        <w:rPr>
          <w:spacing w:val="-4"/>
        </w:rPr>
        <w:t>framework.</w:t>
      </w:r>
      <w:r>
        <w:rPr>
          <w:spacing w:val="60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believe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Bayesian</w:t>
      </w:r>
      <w:r>
        <w:rPr>
          <w:spacing w:val="10"/>
        </w:rPr>
        <w:t xml:space="preserve"> </w:t>
      </w:r>
      <w:r>
        <w:rPr>
          <w:spacing w:val="-4"/>
        </w:rPr>
        <w:t>models</w:t>
      </w:r>
      <w:r>
        <w:rPr>
          <w:spacing w:val="10"/>
        </w:rPr>
        <w:t xml:space="preserve"> </w:t>
      </w:r>
      <w:r>
        <w:rPr>
          <w:spacing w:val="-4"/>
        </w:rPr>
        <w:t>offer</w:t>
      </w:r>
      <w:r>
        <w:rPr>
          <w:spacing w:val="10"/>
        </w:rPr>
        <w:t xml:space="preserve"> </w:t>
      </w:r>
      <w:r>
        <w:rPr>
          <w:spacing w:val="-4"/>
        </w:rPr>
        <w:t>very</w:t>
      </w:r>
      <w:r>
        <w:rPr>
          <w:spacing w:val="10"/>
        </w:rPr>
        <w:t xml:space="preserve"> </w:t>
      </w:r>
      <w:r>
        <w:rPr>
          <w:spacing w:val="-4"/>
        </w:rPr>
        <w:t>intuitive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156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methods</w:t>
      </w:r>
      <w:r>
        <w:rPr>
          <w:spacing w:val="24"/>
        </w:rPr>
        <w:t xml:space="preserve"> </w:t>
      </w:r>
      <w:r>
        <w:rPr>
          <w:w w:val="90"/>
        </w:rPr>
        <w:t>for</w:t>
      </w:r>
      <w:r>
        <w:rPr>
          <w:spacing w:val="23"/>
        </w:rPr>
        <w:t xml:space="preserve"> </w:t>
      </w:r>
      <w:r>
        <w:rPr>
          <w:w w:val="90"/>
        </w:rPr>
        <w:t>model</w:t>
      </w:r>
      <w:r>
        <w:rPr>
          <w:spacing w:val="23"/>
        </w:rPr>
        <w:t xml:space="preserve"> </w:t>
      </w:r>
      <w:r>
        <w:rPr>
          <w:w w:val="90"/>
        </w:rPr>
        <w:t>testing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comparison</w:t>
      </w:r>
      <w:r>
        <w:rPr>
          <w:spacing w:val="23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straightforward</w:t>
      </w:r>
      <w:r>
        <w:rPr>
          <w:spacing w:val="23"/>
        </w:rPr>
        <w:t xml:space="preserve"> </w:t>
      </w:r>
      <w:r>
        <w:rPr>
          <w:w w:val="90"/>
        </w:rPr>
        <w:t>interpretation</w:t>
      </w:r>
      <w:r>
        <w:rPr>
          <w:spacing w:val="22"/>
        </w:rPr>
        <w:t xml:space="preserve"> </w:t>
      </w:r>
      <w:r>
        <w:rPr>
          <w:spacing w:val="-5"/>
          <w:w w:val="90"/>
        </w:rPr>
        <w:t>of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157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hope</w:t>
      </w:r>
      <w:r>
        <w:rPr>
          <w:spacing w:val="8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manuscript</w:t>
      </w:r>
      <w:r>
        <w:rPr>
          <w:spacing w:val="8"/>
        </w:rPr>
        <w:t xml:space="preserve"> </w:t>
      </w:r>
      <w:r>
        <w:rPr>
          <w:w w:val="90"/>
        </w:rPr>
        <w:t>can</w:t>
      </w:r>
      <w:r>
        <w:rPr>
          <w:spacing w:val="7"/>
        </w:rPr>
        <w:t xml:space="preserve"> </w:t>
      </w:r>
      <w:r>
        <w:rPr>
          <w:w w:val="90"/>
        </w:rPr>
        <w:t>act</w:t>
      </w:r>
      <w:r>
        <w:rPr>
          <w:spacing w:val="8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demonstration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158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efits,</w:t>
      </w:r>
      <w:r>
        <w:rPr>
          <w:spacing w:val="21"/>
        </w:rPr>
        <w:t xml:space="preserve"> </w:t>
      </w:r>
      <w:r>
        <w:rPr>
          <w:spacing w:val="-4"/>
        </w:rPr>
        <w:t>showing</w:t>
      </w:r>
      <w:r>
        <w:rPr>
          <w:spacing w:val="15"/>
        </w:rPr>
        <w:t xml:space="preserve"> </w:t>
      </w:r>
      <w:r>
        <w:rPr>
          <w:spacing w:val="-4"/>
        </w:rPr>
        <w:t>how</w:t>
      </w:r>
      <w:r>
        <w:rPr>
          <w:spacing w:val="14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be</w:t>
      </w:r>
      <w:r>
        <w:rPr>
          <w:spacing w:val="15"/>
        </w:rPr>
        <w:t xml:space="preserve"> </w:t>
      </w:r>
      <w:r>
        <w:rPr>
          <w:spacing w:val="-4"/>
        </w:rPr>
        <w:t>applied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real</w:t>
      </w:r>
      <w:r>
        <w:rPr>
          <w:spacing w:val="15"/>
        </w:rPr>
        <w:t xml:space="preserve"> </w:t>
      </w:r>
      <w:r>
        <w:rPr>
          <w:spacing w:val="-4"/>
        </w:rPr>
        <w:t>scientific</w:t>
      </w:r>
      <w:r>
        <w:rPr>
          <w:spacing w:val="14"/>
        </w:rPr>
        <w:t xml:space="preserve"> </w:t>
      </w:r>
      <w:r>
        <w:rPr>
          <w:spacing w:val="-4"/>
        </w:rPr>
        <w:t>questions</w:t>
      </w:r>
      <w:r>
        <w:rPr>
          <w:spacing w:val="15"/>
        </w:rPr>
        <w:t xml:space="preserve"> </w:t>
      </w:r>
      <w:r>
        <w:rPr>
          <w:spacing w:val="-4"/>
        </w:rPr>
        <w:t>beyond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159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simplified</w:t>
      </w:r>
      <w:r>
        <w:rPr>
          <w:spacing w:val="-3"/>
        </w:rPr>
        <w:t xml:space="preserve"> </w:t>
      </w:r>
      <w:r>
        <w:rPr>
          <w:spacing w:val="-6"/>
        </w:rPr>
        <w:t>examples</w:t>
      </w:r>
      <w:r>
        <w:rPr>
          <w:spacing w:val="-3"/>
        </w:rPr>
        <w:t xml:space="preserve"> </w:t>
      </w:r>
      <w:r>
        <w:rPr>
          <w:spacing w:val="-6"/>
        </w:rPr>
        <w:t>often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textbooks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tutorials.</w:t>
      </w:r>
    </w:p>
    <w:p w:rsidR="00485016" w:rsidRDefault="00C14774">
      <w:pPr>
        <w:pStyle w:val="BodyText"/>
        <w:tabs>
          <w:tab w:val="left" w:pos="968"/>
        </w:tabs>
        <w:spacing w:before="8"/>
        <w:pPrChange w:id="298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160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current</w:t>
      </w:r>
      <w:r>
        <w:rPr>
          <w:spacing w:val="3"/>
        </w:rPr>
        <w:t xml:space="preserve"> </w:t>
      </w:r>
      <w:r>
        <w:rPr>
          <w:w w:val="90"/>
        </w:rPr>
        <w:t>manuscript,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5"/>
        </w:rPr>
        <w:t xml:space="preserve"> </w:t>
      </w:r>
      <w:r>
        <w:rPr>
          <w:w w:val="90"/>
        </w:rPr>
        <w:t>focus</w:t>
      </w:r>
      <w:r>
        <w:rPr>
          <w:spacing w:val="3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replicating</w:t>
      </w:r>
      <w:r>
        <w:rPr>
          <w:spacing w:val="4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w w:val="90"/>
        </w:rPr>
        <w:t>extending</w:t>
      </w:r>
      <w:r>
        <w:rPr>
          <w:spacing w:val="4"/>
        </w:rPr>
        <w:t xml:space="preserve"> </w:t>
      </w:r>
      <w:r>
        <w:rPr>
          <w:w w:val="90"/>
        </w:rPr>
        <w:t>findings</w:t>
      </w:r>
      <w:r>
        <w:rPr>
          <w:spacing w:val="4"/>
        </w:rPr>
        <w:t xml:space="preserve"> </w:t>
      </w:r>
      <w:r>
        <w:rPr>
          <w:spacing w:val="-4"/>
          <w:w w:val="90"/>
        </w:rPr>
        <w:t>from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161</w:t>
      </w:r>
      <w:r>
        <w:rPr>
          <w:rFonts w:ascii="Trebuchet MS"/>
          <w:spacing w:val="42"/>
          <w:sz w:val="12"/>
        </w:rPr>
        <w:t xml:space="preserve">  </w:t>
      </w:r>
      <w:del w:id="299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Buetti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  <w:r w:rsidR="00F7725C"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(2019).</w:delText>
        </w:r>
        <w:r w:rsidR="00FE7979">
          <w:rPr>
            <w:spacing w:val="-6"/>
          </w:rPr>
          <w:fldChar w:fldCharType="end"/>
        </w:r>
      </w:del>
      <w:ins w:id="300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</w:t>
        </w:r>
        <w:r>
          <w:rPr>
            <w:spacing w:val="-2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>
          <w:rPr>
            <w:spacing w:val="-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(2019).</w:t>
        </w:r>
        <w:r w:rsidR="00FE7979">
          <w:rPr>
            <w:spacing w:val="-6"/>
          </w:rPr>
          <w:fldChar w:fldCharType="end"/>
        </w:r>
      </w:ins>
      <w:r>
        <w:rPr>
          <w:spacing w:val="15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study,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2"/>
        </w:rPr>
        <w:t xml:space="preserve"> </w:t>
      </w:r>
      <w:r>
        <w:rPr>
          <w:spacing w:val="-6"/>
        </w:rPr>
        <w:t>searched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scene</w:t>
      </w:r>
      <w:r>
        <w:rPr>
          <w:spacing w:val="-2"/>
        </w:rPr>
        <w:t xml:space="preserve"> </w:t>
      </w:r>
      <w:r>
        <w:rPr>
          <w:spacing w:val="-6"/>
        </w:rPr>
        <w:t>of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homogeneous</w:t>
      </w:r>
      <w:r>
        <w:rPr>
          <w:spacing w:val="10"/>
        </w:rPr>
        <w:t xml:space="preserve"> </w:t>
      </w:r>
      <w:r>
        <w:rPr>
          <w:spacing w:val="-4"/>
        </w:rPr>
        <w:t>distractors</w:t>
      </w:r>
      <w:r>
        <w:rPr>
          <w:spacing w:val="9"/>
        </w:rPr>
        <w:t xml:space="preserve"> </w:t>
      </w:r>
      <w:r>
        <w:rPr>
          <w:spacing w:val="-4"/>
        </w:rPr>
        <w:t>(see</w:t>
      </w:r>
      <w:r>
        <w:rPr>
          <w:spacing w:val="9"/>
        </w:rPr>
        <w:t xml:space="preserve"> </w:t>
      </w:r>
      <w:r>
        <w:rPr>
          <w:spacing w:val="-4"/>
        </w:rPr>
        <w:t>Figure</w:t>
      </w:r>
      <w:r>
        <w:rPr>
          <w:spacing w:val="9"/>
        </w:rPr>
        <w:t xml:space="preserve"> </w:t>
      </w:r>
      <w:r w:rsidR="00FE7979">
        <w:fldChar w:fldCharType="begin"/>
      </w:r>
      <w:r w:rsidR="00FE7979">
        <w:instrText xml:space="preserve"> HYPERLINK \l "_bookmark2" </w:instrText>
      </w:r>
      <w:r w:rsidR="00FE7979">
        <w:fldChar w:fldCharType="separate"/>
      </w:r>
      <w:r>
        <w:rPr>
          <w:spacing w:val="-4"/>
        </w:rPr>
        <w:t>1).</w:t>
      </w:r>
      <w:r w:rsidR="00FE7979">
        <w:rPr>
          <w:spacing w:val="-4"/>
        </w:rPr>
        <w:fldChar w:fldCharType="end"/>
      </w:r>
      <w:r>
        <w:rPr>
          <w:spacing w:val="60"/>
        </w:rPr>
        <w:t xml:space="preserve"> </w:t>
      </w:r>
      <w:r>
        <w:rPr>
          <w:spacing w:val="-4"/>
        </w:rPr>
        <w:t>First,</w:t>
      </w:r>
      <w:r>
        <w:rPr>
          <w:spacing w:val="15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9"/>
        </w:rPr>
        <w:t xml:space="preserve"> </w:t>
      </w:r>
      <w:r>
        <w:rPr>
          <w:spacing w:val="-4"/>
        </w:rPr>
        <w:t>efficiency</w:t>
      </w:r>
      <w:r>
        <w:rPr>
          <w:spacing w:val="9"/>
        </w:rPr>
        <w:t xml:space="preserve"> </w:t>
      </w:r>
      <w:r>
        <w:rPr>
          <w:spacing w:val="-4"/>
        </w:rPr>
        <w:t>(mea-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163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sured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logarithmic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slope)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cases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distrac-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164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tors</w:t>
      </w:r>
      <w:r>
        <w:t xml:space="preserve"> </w:t>
      </w:r>
      <w:r>
        <w:rPr>
          <w:w w:val="90"/>
        </w:rPr>
        <w:t>varied</w:t>
      </w:r>
      <w:r>
        <w:rPr>
          <w:spacing w:val="-2"/>
        </w:rPr>
        <w:t xml:space="preserve"> </w:t>
      </w:r>
      <w:r>
        <w:rPr>
          <w:w w:val="90"/>
        </w:rPr>
        <w:t>from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one</w:t>
      </w:r>
      <w:r>
        <w:rPr>
          <w:spacing w:val="-2"/>
        </w:rPr>
        <w:t xml:space="preserve"> </w:t>
      </w:r>
      <w:r>
        <w:rPr>
          <w:w w:val="90"/>
        </w:rPr>
        <w:t>dimension:</w:t>
      </w:r>
      <w:r>
        <w:rPr>
          <w:spacing w:val="20"/>
        </w:rPr>
        <w:t xml:space="preserve"> </w:t>
      </w:r>
      <w:r>
        <w:rPr>
          <w:w w:val="90"/>
        </w:rPr>
        <w:t>either</w:t>
      </w:r>
      <w:r>
        <w:rPr>
          <w:spacing w:val="-2"/>
        </w:rPr>
        <w:t xml:space="preserve"> </w:t>
      </w:r>
      <w:r>
        <w:rPr>
          <w:w w:val="90"/>
        </w:rPr>
        <w:t>colour</w:t>
      </w:r>
      <w:r>
        <w:rPr>
          <w:spacing w:val="-2"/>
        </w:rPr>
        <w:t xml:space="preserve"> </w:t>
      </w:r>
      <w:r>
        <w:rPr>
          <w:w w:val="90"/>
        </w:rPr>
        <w:t>(e.g.</w:t>
      </w:r>
      <w:r>
        <w:rPr>
          <w:spacing w:val="22"/>
        </w:rPr>
        <w:t xml:space="preserve"> </w:t>
      </w:r>
      <w:r>
        <w:rPr>
          <w:w w:val="90"/>
        </w:rPr>
        <w:t>a</w:t>
      </w:r>
      <w:r>
        <w:rPr>
          <w:spacing w:val="-1"/>
        </w:rPr>
        <w:t xml:space="preserve"> </w:t>
      </w:r>
      <w:r>
        <w:rPr>
          <w:w w:val="90"/>
        </w:rPr>
        <w:t>cyan</w:t>
      </w:r>
      <w:r>
        <w:rPr>
          <w:spacing w:val="-2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spacing w:val="-2"/>
          <w:w w:val="90"/>
        </w:rPr>
        <w:t>being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165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yellow,</w:t>
      </w:r>
      <w:r>
        <w:rPr>
          <w:spacing w:val="-3"/>
        </w:rPr>
        <w:t xml:space="preserve"> </w:t>
      </w:r>
      <w:r>
        <w:rPr>
          <w:spacing w:val="-6"/>
        </w:rPr>
        <w:t>blue</w:t>
      </w:r>
      <w:r>
        <w:rPr>
          <w:spacing w:val="-5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orange</w:t>
      </w:r>
      <w:r>
        <w:rPr>
          <w:spacing w:val="-4"/>
        </w:rPr>
        <w:t xml:space="preserve"> </w:t>
      </w:r>
      <w:r>
        <w:rPr>
          <w:spacing w:val="-6"/>
        </w:rPr>
        <w:t>distractors)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shape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semicir-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166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cle</w:t>
      </w:r>
      <w:r>
        <w:rPr>
          <w:spacing w:val="-3"/>
        </w:rPr>
        <w:t xml:space="preserve"> </w:t>
      </w:r>
      <w:r>
        <w:rPr>
          <w:spacing w:val="-6"/>
        </w:rPr>
        <w:t>target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circle,</w:t>
      </w:r>
      <w:r>
        <w:rPr>
          <w:spacing w:val="-2"/>
        </w:rPr>
        <w:t xml:space="preserve"> </w:t>
      </w:r>
      <w:r>
        <w:rPr>
          <w:spacing w:val="-6"/>
        </w:rPr>
        <w:t>diamond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triangle</w:t>
      </w:r>
      <w:r>
        <w:rPr>
          <w:spacing w:val="-3"/>
        </w:rPr>
        <w:t xml:space="preserve"> </w:t>
      </w:r>
      <w:r>
        <w:rPr>
          <w:spacing w:val="-6"/>
        </w:rPr>
        <w:t>distractors).</w:t>
      </w:r>
      <w:r>
        <w:rPr>
          <w:spacing w:val="16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then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5"/>
        </w:rPr>
        <w:t xml:space="preserve"> </w:t>
      </w:r>
      <w:r>
        <w:rPr>
          <w:spacing w:val="-6"/>
        </w:rPr>
        <w:t>for the</w:t>
      </w:r>
      <w:r>
        <w:rPr>
          <w:spacing w:val="-5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targets</w:t>
      </w:r>
      <w:r>
        <w:rPr>
          <w:spacing w:val="-5"/>
        </w:rPr>
        <w:t xml:space="preserve"> </w:t>
      </w:r>
      <w:r>
        <w:rPr>
          <w:spacing w:val="-6"/>
        </w:rPr>
        <w:t>in displays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distractors were</w:t>
      </w:r>
      <w:r>
        <w:rPr>
          <w:spacing w:val="-4"/>
        </w:rPr>
        <w:t xml:space="preserve"> </w:t>
      </w:r>
      <w:r>
        <w:rPr>
          <w:spacing w:val="-6"/>
        </w:rPr>
        <w:t>compounds,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168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differing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target in</w:t>
      </w:r>
      <w:r>
        <w:rPr>
          <w:spacing w:val="-5"/>
        </w:rPr>
        <w:t xml:space="preserve"> </w:t>
      </w:r>
      <w:r>
        <w:rPr>
          <w:spacing w:val="-6"/>
        </w:rPr>
        <w:t>both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shape (e.g.</w:t>
      </w:r>
      <w:r>
        <w:rPr>
          <w:spacing w:val="7"/>
        </w:rPr>
        <w:t xml:space="preserve"> </w:t>
      </w:r>
      <w:r>
        <w:rPr>
          <w:spacing w:val="-6"/>
        </w:rPr>
        <w:t>searching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cyan</w:t>
      </w:r>
      <w:r>
        <w:rPr>
          <w:spacing w:val="-5"/>
        </w:rPr>
        <w:t xml:space="preserve"> </w:t>
      </w:r>
      <w:r>
        <w:rPr>
          <w:spacing w:val="-6"/>
        </w:rPr>
        <w:t>semi-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169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8"/>
        </w:rPr>
        <w:t>circle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blue</w:t>
      </w:r>
      <w:r>
        <w:rPr>
          <w:spacing w:val="-5"/>
        </w:rPr>
        <w:t xml:space="preserve"> </w:t>
      </w:r>
      <w:r>
        <w:rPr>
          <w:spacing w:val="-8"/>
        </w:rPr>
        <w:t>circles,</w:t>
      </w:r>
      <w:r>
        <w:rPr>
          <w:spacing w:val="-3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diamonds</w:t>
      </w:r>
      <w:r>
        <w:rPr>
          <w:spacing w:val="-5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yellow</w:t>
      </w:r>
      <w:r>
        <w:rPr>
          <w:spacing w:val="-5"/>
        </w:rPr>
        <w:t xml:space="preserve"> </w:t>
      </w:r>
      <w:r>
        <w:rPr>
          <w:spacing w:val="-8"/>
        </w:rPr>
        <w:t>triangles).</w:t>
      </w:r>
      <w:r>
        <w:rPr>
          <w:spacing w:val="17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logarithmic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initial</w:t>
      </w:r>
      <w:r>
        <w:rPr>
          <w:spacing w:val="-4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3"/>
        </w:rPr>
        <w:t xml:space="preserve"> </w:t>
      </w:r>
      <w:r>
        <w:rPr>
          <w:spacing w:val="-6"/>
        </w:rPr>
        <w:t>then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171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reaction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authors</w:t>
      </w:r>
      <w:r>
        <w:rPr>
          <w:spacing w:val="-6"/>
        </w:rPr>
        <w:t xml:space="preserve"> </w:t>
      </w:r>
      <w:r>
        <w:rPr>
          <w:spacing w:val="-4"/>
        </w:rPr>
        <w:t>found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</w:pPr>
      <w:r>
        <w:rPr>
          <w:rFonts w:ascii="Trebuchet MS" w:hAnsi="Trebuchet MS"/>
          <w:spacing w:val="-6"/>
          <w:sz w:val="12"/>
        </w:rPr>
        <w:t>172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‘collinear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integration</w:t>
      </w:r>
      <w:r>
        <w:rPr>
          <w:spacing w:val="-1"/>
        </w:rPr>
        <w:t xml:space="preserve"> </w:t>
      </w:r>
      <w:r>
        <w:rPr>
          <w:spacing w:val="-6"/>
        </w:rPr>
        <w:t>model’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distinctiveness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173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scores</w:t>
      </w:r>
      <w:r>
        <w:rPr>
          <w:spacing w:val="11"/>
        </w:rPr>
        <w:t xml:space="preserve"> </w:t>
      </w:r>
      <w:r>
        <w:rPr>
          <w:w w:val="90"/>
        </w:rPr>
        <w:t>were</w:t>
      </w:r>
      <w:r>
        <w:rPr>
          <w:spacing w:val="11"/>
        </w:rPr>
        <w:t xml:space="preserve"> </w:t>
      </w:r>
      <w:r>
        <w:rPr>
          <w:w w:val="90"/>
        </w:rPr>
        <w:t>summed</w:t>
      </w:r>
      <w:r>
        <w:rPr>
          <w:spacing w:val="11"/>
        </w:rPr>
        <w:t xml:space="preserve"> </w:t>
      </w:r>
      <w:r>
        <w:rPr>
          <w:w w:val="90"/>
        </w:rPr>
        <w:t>along</w:t>
      </w:r>
      <w:r>
        <w:rPr>
          <w:spacing w:val="12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w w:val="90"/>
        </w:rPr>
        <w:t>attribute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unidimensional</w:t>
      </w:r>
      <w:r>
        <w:rPr>
          <w:spacing w:val="11"/>
        </w:rPr>
        <w:t xml:space="preserve"> </w:t>
      </w:r>
      <w:r>
        <w:rPr>
          <w:w w:val="90"/>
        </w:rPr>
        <w:t>experiments,</w:t>
      </w:r>
      <w:r>
        <w:rPr>
          <w:spacing w:val="12"/>
        </w:rPr>
        <w:t xml:space="preserve"> </w:t>
      </w:r>
      <w:r>
        <w:rPr>
          <w:spacing w:val="-4"/>
          <w:w w:val="90"/>
        </w:rPr>
        <w:t>cre-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174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ating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4"/>
        </w:rPr>
        <w:t>overall</w:t>
      </w:r>
      <w:r>
        <w:rPr>
          <w:spacing w:val="3"/>
        </w:rPr>
        <w:t xml:space="preserve"> </w:t>
      </w:r>
      <w:r>
        <w:rPr>
          <w:spacing w:val="-4"/>
        </w:rPr>
        <w:t>contrast</w:t>
      </w:r>
      <w:r>
        <w:rPr>
          <w:spacing w:val="2"/>
        </w:rPr>
        <w:t xml:space="preserve"> </w:t>
      </w:r>
      <w:r>
        <w:rPr>
          <w:spacing w:val="-4"/>
        </w:rPr>
        <w:t>score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4"/>
        </w:rPr>
        <w:t>used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stimuli</w:t>
      </w:r>
      <w:r>
        <w:rPr>
          <w:spacing w:val="2"/>
        </w:rPr>
        <w:t xml:space="preserve"> </w:t>
      </w:r>
      <w:r>
        <w:rPr>
          <w:spacing w:val="-4"/>
        </w:rPr>
        <w:t>predictions.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registered</w:t>
      </w:r>
      <w:r>
        <w:rPr>
          <w:spacing w:val="1"/>
        </w:rPr>
        <w:t xml:space="preserve"> </w:t>
      </w:r>
      <w:r>
        <w:rPr>
          <w:spacing w:val="-4"/>
        </w:rPr>
        <w:t>replication,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will</w:t>
      </w:r>
      <w:r>
        <w:rPr>
          <w:spacing w:val="1"/>
        </w:rPr>
        <w:t xml:space="preserve"> </w:t>
      </w:r>
      <w:r>
        <w:rPr>
          <w:spacing w:val="-4"/>
        </w:rPr>
        <w:t>attempt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verify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conclusions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301" w:author="Hughes, Anna E" w:date="2023-06-19T12:41:00Z">
        <w:r w:rsidR="00FE7979">
          <w:delInstrText>bookmark27</w:delInstrText>
        </w:r>
      </w:del>
      <w:ins w:id="302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Buetti</w:t>
      </w:r>
      <w:r w:rsidR="00FE7979">
        <w:rPr>
          <w:spacing w:val="-4"/>
        </w:rPr>
        <w:fldChar w:fldCharType="end"/>
      </w:r>
    </w:p>
    <w:p w:rsidR="00485016" w:rsidRDefault="00F7725C">
      <w:pPr>
        <w:pStyle w:val="BodyText"/>
        <w:spacing w:before="8"/>
      </w:pPr>
      <w:del w:id="303" w:author="Hughes, Anna E" w:date="2023-06-19T12:41:00Z">
        <w:r>
          <w:rPr>
            <w:rFonts w:ascii="Trebuchet MS"/>
            <w:spacing w:val="-4"/>
            <w:sz w:val="12"/>
          </w:rPr>
          <w:delText>176</w:delText>
        </w:r>
        <w:r>
          <w:rPr>
            <w:rFonts w:ascii="Trebuchet MS"/>
            <w:spacing w:val="79"/>
            <w:w w:val="150"/>
            <w:sz w:val="1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et</w:delText>
        </w:r>
        <w:r>
          <w:rPr>
            <w:spacing w:val="1"/>
          </w:rPr>
          <w:delText xml:space="preserve"> </w:delText>
        </w:r>
        <w:r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(2019),</w:delText>
        </w:r>
        <w:r w:rsidR="00FE7979">
          <w:rPr>
            <w:spacing w:val="-4"/>
          </w:rPr>
          <w:fldChar w:fldCharType="end"/>
        </w:r>
      </w:del>
      <w:ins w:id="304" w:author="Hughes, Anna E" w:date="2023-06-19T12:41:00Z">
        <w:r w:rsidR="00C14774">
          <w:rPr>
            <w:rFonts w:ascii="Trebuchet MS"/>
            <w:spacing w:val="-4"/>
            <w:sz w:val="12"/>
          </w:rPr>
          <w:t>176</w:t>
        </w:r>
        <w:r w:rsidR="00C14774">
          <w:rPr>
            <w:rFonts w:ascii="Trebuchet MS"/>
            <w:spacing w:val="79"/>
            <w:w w:val="150"/>
            <w:sz w:val="1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rPr>
            <w:spacing w:val="1"/>
          </w:rPr>
          <w:t xml:space="preserve"> </w:t>
        </w:r>
        <w:r w:rsidR="00C14774"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 w:rsidR="00C14774"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(2019),</w:t>
        </w:r>
        <w:r w:rsidR="00FE7979">
          <w:rPr>
            <w:spacing w:val="-4"/>
          </w:rPr>
          <w:fldChar w:fldCharType="end"/>
        </w:r>
      </w:ins>
      <w:r w:rsidR="00C14774">
        <w:rPr>
          <w:spacing w:val="4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</w:t>
      </w:r>
      <w:r w:rsidR="00C14774">
        <w:t xml:space="preserve"> </w:t>
      </w:r>
      <w:r w:rsidR="00C14774">
        <w:rPr>
          <w:spacing w:val="-4"/>
        </w:rPr>
        <w:t>collinear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contrast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integration</w:t>
      </w:r>
      <w:r w:rsidR="00C14774">
        <w:t xml:space="preserve"> </w:t>
      </w:r>
      <w:r w:rsidR="00C14774">
        <w:rPr>
          <w:spacing w:val="-4"/>
        </w:rPr>
        <w:t>model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does</w:t>
      </w:r>
      <w:r w:rsidR="00C14774">
        <w:t xml:space="preserve"> </w:t>
      </w:r>
      <w:r w:rsidR="00C14774">
        <w:rPr>
          <w:spacing w:val="-4"/>
        </w:rPr>
        <w:t>indeed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offer</w:t>
      </w:r>
      <w:r w:rsidR="00C14774">
        <w:t xml:space="preserve"> </w:t>
      </w:r>
      <w:r w:rsidR="00C14774">
        <w:rPr>
          <w:spacing w:val="-5"/>
        </w:rPr>
        <w:t>the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177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best</w:t>
      </w:r>
      <w:r>
        <w:rPr>
          <w:spacing w:val="8"/>
        </w:rPr>
        <w:t xml:space="preserve"> </w:t>
      </w:r>
      <w:r>
        <w:rPr>
          <w:spacing w:val="-6"/>
        </w:rPr>
        <w:t>characterisation</w:t>
      </w:r>
      <w:r>
        <w:rPr>
          <w:spacing w:val="9"/>
        </w:rPr>
        <w:t xml:space="preserve"> </w:t>
      </w:r>
      <w:r>
        <w:rPr>
          <w:spacing w:val="-6"/>
        </w:rPr>
        <w:t>of</w:t>
      </w:r>
      <w:r>
        <w:rPr>
          <w:spacing w:val="8"/>
        </w:rPr>
        <w:t xml:space="preserve"> </w:t>
      </w:r>
      <w:r>
        <w:rPr>
          <w:spacing w:val="-6"/>
        </w:rPr>
        <w:t>contrast</w:t>
      </w:r>
      <w:r>
        <w:rPr>
          <w:spacing w:val="8"/>
        </w:rPr>
        <w:t xml:space="preserve"> </w:t>
      </w:r>
      <w:r>
        <w:rPr>
          <w:spacing w:val="-6"/>
        </w:rPr>
        <w:t>signal</w:t>
      </w:r>
      <w:r>
        <w:rPr>
          <w:spacing w:val="8"/>
        </w:rPr>
        <w:t xml:space="preserve"> </w:t>
      </w:r>
      <w:r>
        <w:rPr>
          <w:spacing w:val="-6"/>
        </w:rPr>
        <w:t>combinations</w:t>
      </w:r>
      <w:r>
        <w:rPr>
          <w:spacing w:val="8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visual</w:t>
      </w:r>
      <w:r>
        <w:rPr>
          <w:spacing w:val="8"/>
        </w:rPr>
        <w:t xml:space="preserve"> </w:t>
      </w:r>
      <w:r>
        <w:rPr>
          <w:spacing w:val="-6"/>
        </w:rPr>
        <w:t>search</w:t>
      </w:r>
      <w:r>
        <w:rPr>
          <w:spacing w:val="8"/>
        </w:rPr>
        <w:t xml:space="preserve"> </w:t>
      </w:r>
      <w:r>
        <w:rPr>
          <w:spacing w:val="-6"/>
        </w:rPr>
        <w:t>within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spacing w:before="8"/>
        <w:ind w:left="227"/>
        <w:rPr>
          <w:sz w:val="24"/>
        </w:rPr>
        <w:pPrChange w:id="305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t>178</w:t>
      </w:r>
      <w:r>
        <w:rPr>
          <w:rFonts w:ascii="Trebuchet MS"/>
          <w:spacing w:val="78"/>
          <w:sz w:val="12"/>
        </w:rPr>
        <w:t xml:space="preserve">  </w:t>
      </w:r>
      <w:r>
        <w:rPr>
          <w:sz w:val="24"/>
        </w:rPr>
        <w:t>TCS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framework.</w:t>
      </w:r>
    </w:p>
    <w:p w:rsidR="00485016" w:rsidRDefault="00C14774">
      <w:pPr>
        <w:pStyle w:val="BodyText"/>
        <w:tabs>
          <w:tab w:val="left" w:pos="968"/>
        </w:tabs>
        <w:pPrChange w:id="306" w:author="Hughes, Anna E" w:date="2023-06-19T12:41:00Z">
          <w:pPr>
            <w:pStyle w:val="BodyText"/>
            <w:tabs>
              <w:tab w:val="left" w:pos="848"/>
            </w:tabs>
          </w:pPr>
        </w:pPrChange>
      </w:pPr>
      <w:r>
        <w:rPr>
          <w:rFonts w:ascii="Trebuchet MS"/>
          <w:spacing w:val="-5"/>
          <w:sz w:val="12"/>
        </w:rPr>
        <w:t>179</w:t>
      </w:r>
      <w:r>
        <w:rPr>
          <w:rFonts w:ascii="Trebuchet MS"/>
          <w:sz w:val="12"/>
        </w:rPr>
        <w:tab/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begin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verifying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del w:id="307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</w:delText>
        </w:r>
        <w:r w:rsidR="00F7725C">
          <w:rPr>
            <w:spacing w:val="-6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-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(2019).</w:delText>
        </w:r>
        <w:r w:rsidR="00FE7979">
          <w:rPr>
            <w:spacing w:val="-2"/>
          </w:rPr>
          <w:fldChar w:fldCharType="end"/>
        </w:r>
      </w:del>
      <w:ins w:id="308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Buetti</w:t>
        </w:r>
        <w:r>
          <w:rPr>
            <w:spacing w:val="-6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  <w:r>
          <w:rPr>
            <w:spacing w:val="-5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(2019).</w:t>
        </w:r>
        <w:r w:rsidR="00FE7979">
          <w:rPr>
            <w:spacing w:val="-2"/>
          </w:rPr>
          <w:fldChar w:fldCharType="end"/>
        </w:r>
      </w:ins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describe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180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our</w:t>
      </w:r>
      <w:r>
        <w:rPr>
          <w:spacing w:val="6"/>
        </w:rPr>
        <w:t xml:space="preserve"> </w:t>
      </w:r>
      <w:r>
        <w:rPr>
          <w:w w:val="90"/>
        </w:rPr>
        <w:t>proposed</w:t>
      </w:r>
      <w:r>
        <w:rPr>
          <w:spacing w:val="5"/>
        </w:rPr>
        <w:t xml:space="preserve"> </w:t>
      </w:r>
      <w:r>
        <w:rPr>
          <w:w w:val="90"/>
        </w:rPr>
        <w:t>replication</w:t>
      </w:r>
      <w:r>
        <w:rPr>
          <w:spacing w:val="6"/>
        </w:rPr>
        <w:t xml:space="preserve"> </w:t>
      </w:r>
      <w:r>
        <w:rPr>
          <w:w w:val="90"/>
        </w:rPr>
        <w:t>study,</w:t>
      </w:r>
      <w:r>
        <w:rPr>
          <w:spacing w:val="6"/>
        </w:rPr>
        <w:t xml:space="preserve"> </w:t>
      </w:r>
      <w:r>
        <w:rPr>
          <w:w w:val="90"/>
        </w:rPr>
        <w:t>showing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pilot</w:t>
      </w:r>
      <w:r>
        <w:rPr>
          <w:spacing w:val="5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able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spacing w:val="-2"/>
          <w:w w:val="90"/>
        </w:rPr>
        <w:t>extend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their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multi-dimensional</w:t>
      </w:r>
      <w:r>
        <w:rPr>
          <w:spacing w:val="5"/>
        </w:rPr>
        <w:t xml:space="preserve"> </w:t>
      </w:r>
      <w:r>
        <w:rPr>
          <w:spacing w:val="-6"/>
        </w:rPr>
        <w:t>contrasts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calculated,</w:t>
      </w:r>
      <w:r>
        <w:rPr>
          <w:spacing w:val="7"/>
        </w:rPr>
        <w:t xml:space="preserve"> </w:t>
      </w:r>
      <w:r>
        <w:rPr>
          <w:spacing w:val="-6"/>
        </w:rPr>
        <w:t>both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3"/>
        </w:rPr>
        <w:t xml:space="preserve"> </w:t>
      </w:r>
      <w:r>
        <w:rPr>
          <w:spacing w:val="-6"/>
        </w:rPr>
        <w:t>incorpo-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182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rating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6"/>
        </w:rPr>
        <w:t xml:space="preserve"> </w:t>
      </w:r>
      <w:r>
        <w:rPr>
          <w:spacing w:val="-4"/>
        </w:rPr>
        <w:t>multi-level</w:t>
      </w:r>
      <w:r>
        <w:rPr>
          <w:spacing w:val="16"/>
        </w:rPr>
        <w:t xml:space="preserve"> </w:t>
      </w:r>
      <w:r>
        <w:rPr>
          <w:spacing w:val="-4"/>
        </w:rPr>
        <w:t>design</w:t>
      </w:r>
      <w:r>
        <w:rPr>
          <w:spacing w:val="17"/>
        </w:rPr>
        <w:t xml:space="preserve"> </w:t>
      </w:r>
      <w:r>
        <w:rPr>
          <w:spacing w:val="-4"/>
        </w:rPr>
        <w:t>to</w:t>
      </w:r>
      <w:r>
        <w:rPr>
          <w:spacing w:val="16"/>
        </w:rPr>
        <w:t xml:space="preserve"> </w:t>
      </w:r>
      <w:r>
        <w:rPr>
          <w:spacing w:val="-4"/>
        </w:rPr>
        <w:t>predict</w:t>
      </w:r>
      <w:r>
        <w:rPr>
          <w:spacing w:val="16"/>
        </w:rPr>
        <w:t xml:space="preserve"> </w:t>
      </w:r>
      <w:r>
        <w:rPr>
          <w:spacing w:val="-4"/>
        </w:rPr>
        <w:t>within-subjects</w:t>
      </w:r>
      <w:r>
        <w:rPr>
          <w:spacing w:val="16"/>
        </w:rPr>
        <w:t xml:space="preserve"> </w:t>
      </w:r>
      <w:r>
        <w:rPr>
          <w:spacing w:val="-4"/>
        </w:rPr>
        <w:t>effects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by</w:t>
      </w:r>
      <w:r>
        <w:rPr>
          <w:spacing w:val="16"/>
        </w:rPr>
        <w:t xml:space="preserve"> </w:t>
      </w:r>
      <w:r>
        <w:rPr>
          <w:spacing w:val="-4"/>
        </w:rPr>
        <w:t>utilising</w:t>
      </w:r>
      <w:r>
        <w:rPr>
          <w:spacing w:val="17"/>
        </w:rPr>
        <w:t xml:space="preserve"> </w:t>
      </w:r>
      <w:r>
        <w:rPr>
          <w:spacing w:val="-10"/>
        </w:rPr>
        <w:t>a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183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Bayesian</w:t>
      </w:r>
      <w:r>
        <w:rPr>
          <w:spacing w:val="19"/>
        </w:rPr>
        <w:t xml:space="preserve"> </w:t>
      </w:r>
      <w:r>
        <w:rPr>
          <w:w w:val="90"/>
        </w:rPr>
        <w:t>generalised</w:t>
      </w:r>
      <w:r>
        <w:rPr>
          <w:spacing w:val="19"/>
        </w:rPr>
        <w:t xml:space="preserve"> </w:t>
      </w:r>
      <w:r>
        <w:rPr>
          <w:w w:val="90"/>
        </w:rPr>
        <w:t>linear</w:t>
      </w:r>
      <w:r>
        <w:rPr>
          <w:spacing w:val="18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w w:val="90"/>
        </w:rPr>
        <w:t>framework</w:t>
      </w:r>
      <w:r>
        <w:rPr>
          <w:spacing w:val="18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better</w:t>
      </w:r>
      <w:r>
        <w:rPr>
          <w:spacing w:val="18"/>
        </w:rPr>
        <w:t xml:space="preserve"> </w:t>
      </w:r>
      <w:r>
        <w:rPr>
          <w:w w:val="90"/>
        </w:rPr>
        <w:t>represent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spacing w:val="-2"/>
          <w:w w:val="90"/>
        </w:rPr>
        <w:t>distribution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184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(e.g.</w:t>
      </w:r>
      <w:r>
        <w:rPr>
          <w:spacing w:val="10"/>
        </w:rPr>
        <w:t xml:space="preserve"> </w:t>
      </w:r>
      <w:r>
        <w:rPr>
          <w:spacing w:val="-6"/>
        </w:rPr>
        <w:t>avoiding</w:t>
      </w:r>
      <w:r>
        <w:rPr>
          <w:spacing w:val="-4"/>
        </w:rPr>
        <w:t xml:space="preserve"> </w:t>
      </w:r>
      <w:r>
        <w:rPr>
          <w:spacing w:val="-6"/>
        </w:rPr>
        <w:t>predicting</w:t>
      </w:r>
      <w:r>
        <w:rPr>
          <w:spacing w:val="-3"/>
        </w:rPr>
        <w:t xml:space="preserve"> </w:t>
      </w:r>
      <w:r>
        <w:rPr>
          <w:spacing w:val="-6"/>
        </w:rPr>
        <w:t>negative</w:t>
      </w:r>
      <w:r>
        <w:rPr>
          <w:spacing w:val="-4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times,</w:t>
      </w:r>
      <w:r>
        <w:rPr>
          <w:spacing w:val="-3"/>
        </w:rPr>
        <w:t xml:space="preserve"> </w:t>
      </w:r>
      <w:r>
        <w:rPr>
          <w:spacing w:val="-6"/>
        </w:rPr>
        <w:t>accounting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un-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lastRenderedPageBreak/>
        <w:t>185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certainty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predictions).</w:t>
      </w:r>
    </w:p>
    <w:p w:rsidR="00485016" w:rsidRDefault="00485016">
      <w:pPr>
        <w:sectPr w:rsidR="00485016">
          <w:footerReference w:type="default" r:id="rId11"/>
          <w:pgSz w:w="12240" w:h="15840"/>
          <w:pgMar w:top="1820" w:right="1720" w:bottom="2000" w:left="1600" w:header="0" w:footer="1818" w:gutter="0"/>
          <w:pgNumType w:start="7"/>
          <w:cols w:space="720"/>
          <w:sectPrChange w:id="319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11"/>
        <w:ind w:left="0"/>
        <w:rPr>
          <w:sz w:val="13"/>
        </w:rPr>
      </w:pPr>
    </w:p>
    <w:p w:rsidR="00485016" w:rsidRDefault="00C14774">
      <w:pPr>
        <w:tabs>
          <w:tab w:val="left" w:pos="4746"/>
        </w:tabs>
        <w:ind w:left="1743"/>
        <w:rPr>
          <w:sz w:val="20"/>
        </w:rPr>
        <w:pPrChange w:id="320" w:author="Hughes, Anna E" w:date="2023-06-19T12:41:00Z">
          <w:pPr>
            <w:tabs>
              <w:tab w:val="left" w:pos="4626"/>
            </w:tabs>
            <w:ind w:left="1623"/>
          </w:pPr>
        </w:pPrChange>
      </w:pP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16" w:rsidRDefault="00C14774">
      <w:pPr>
        <w:pStyle w:val="BodyText"/>
        <w:spacing w:before="5"/>
        <w:ind w:left="0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1415864</wp:posOffset>
            </wp:positionH>
            <wp:positionV relativeFrom="paragraph">
              <wp:posOffset>189705</wp:posOffset>
            </wp:positionV>
            <wp:extent cx="1561010" cy="11709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3076271</wp:posOffset>
            </wp:positionH>
            <wp:positionV relativeFrom="paragraph">
              <wp:posOffset>189705</wp:posOffset>
            </wp:positionV>
            <wp:extent cx="1561612" cy="11709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612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4745314</wp:posOffset>
            </wp:positionH>
            <wp:positionV relativeFrom="paragraph">
              <wp:posOffset>189705</wp:posOffset>
            </wp:positionV>
            <wp:extent cx="1561009" cy="11709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09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4"/>
        <w:ind w:left="0"/>
        <w:rPr>
          <w:sz w:val="19"/>
        </w:rPr>
      </w:pPr>
    </w:p>
    <w:p w:rsidR="00485016" w:rsidRDefault="00C14774">
      <w:pPr>
        <w:spacing w:line="244" w:lineRule="auto"/>
        <w:ind w:left="617" w:right="530"/>
        <w:jc w:val="both"/>
        <w:rPr>
          <w:sz w:val="20"/>
        </w:rPr>
        <w:pPrChange w:id="321" w:author="Hughes, Anna E" w:date="2023-06-19T12:41:00Z">
          <w:pPr>
            <w:spacing w:line="244" w:lineRule="auto"/>
            <w:ind w:left="497" w:right="530"/>
            <w:jc w:val="both"/>
          </w:pPr>
        </w:pPrChange>
      </w:pPr>
      <w:r>
        <w:rPr>
          <w:sz w:val="20"/>
        </w:rPr>
        <w:t>Figure</w:t>
      </w:r>
      <w:r>
        <w:rPr>
          <w:spacing w:val="-12"/>
          <w:sz w:val="20"/>
        </w:rPr>
        <w:t xml:space="preserve"> </w:t>
      </w:r>
      <w:r>
        <w:rPr>
          <w:sz w:val="20"/>
        </w:rPr>
        <w:t>1:</w:t>
      </w:r>
      <w:r>
        <w:rPr>
          <w:spacing w:val="-11"/>
          <w:sz w:val="20"/>
        </w:rPr>
        <w:t xml:space="preserve"> </w:t>
      </w:r>
      <w:bookmarkStart w:id="322" w:name="_bookmark2"/>
      <w:bookmarkEnd w:id="322"/>
      <w:r>
        <w:rPr>
          <w:sz w:val="20"/>
        </w:rPr>
        <w:t>Example</w:t>
      </w:r>
      <w:r>
        <w:rPr>
          <w:spacing w:val="-11"/>
          <w:sz w:val="20"/>
        </w:rPr>
        <w:t xml:space="preserve"> </w:t>
      </w:r>
      <w:r>
        <w:rPr>
          <w:sz w:val="20"/>
        </w:rPr>
        <w:t>stimuli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del w:id="323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z w:val="20"/>
          </w:rPr>
          <w:delText>Buetti</w:delText>
        </w:r>
        <w:r w:rsidR="00F7725C">
          <w:rPr>
            <w:spacing w:val="-11"/>
            <w:sz w:val="20"/>
          </w:rPr>
          <w:delText xml:space="preserve"> </w:delText>
        </w:r>
        <w:r w:rsidR="00F7725C">
          <w:rPr>
            <w:sz w:val="20"/>
          </w:rPr>
          <w:delText>et</w:delText>
        </w:r>
        <w:r w:rsidR="00F7725C">
          <w:rPr>
            <w:spacing w:val="-11"/>
            <w:sz w:val="20"/>
          </w:rPr>
          <w:delText xml:space="preserve"> </w:delText>
        </w:r>
        <w:r w:rsidR="00F7725C">
          <w:rPr>
            <w:sz w:val="20"/>
          </w:rPr>
          <w:delText>al.</w:delText>
        </w:r>
        <w:r w:rsidR="00FE7979">
          <w:rPr>
            <w:sz w:val="20"/>
          </w:rPr>
          <w:fldChar w:fldCharType="end"/>
        </w:r>
      </w:del>
      <w:ins w:id="324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z w:val="20"/>
          </w:rPr>
          <w:t>Buetti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et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al.</w:t>
        </w:r>
        <w:r w:rsidR="00FE7979">
          <w:rPr>
            <w:sz w:val="20"/>
          </w:rPr>
          <w:fldChar w:fldCharType="end"/>
        </w:r>
      </w:ins>
      <w:r>
        <w:rPr>
          <w:spacing w:val="-11"/>
          <w:sz w:val="20"/>
        </w:rPr>
        <w:t xml:space="preserve"> </w:t>
      </w:r>
      <w:del w:id="325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z w:val="20"/>
          </w:rPr>
          <w:delText>(2019)</w:delText>
        </w:r>
        <w:r w:rsidR="00FE7979">
          <w:rPr>
            <w:sz w:val="20"/>
          </w:rPr>
          <w:fldChar w:fldCharType="end"/>
        </w:r>
      </w:del>
      <w:ins w:id="326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z w:val="20"/>
          </w:rPr>
          <w:t>(2019)</w:t>
        </w:r>
        <w:r w:rsidR="00FE7979">
          <w:rPr>
            <w:sz w:val="20"/>
          </w:rPr>
          <w:fldChar w:fldCharType="end"/>
        </w:r>
      </w:ins>
      <w:r>
        <w:rPr>
          <w:spacing w:val="-11"/>
          <w:sz w:val="20"/>
        </w:rPr>
        <w:t xml:space="preserve"> </w:t>
      </w:r>
      <w:r>
        <w:rPr>
          <w:sz w:val="20"/>
        </w:rPr>
        <w:t>Top</w:t>
      </w:r>
      <w:r>
        <w:rPr>
          <w:spacing w:val="-11"/>
          <w:sz w:val="20"/>
        </w:rPr>
        <w:t xml:space="preserve"> </w:t>
      </w:r>
      <w:r>
        <w:rPr>
          <w:sz w:val="20"/>
        </w:rPr>
        <w:t>left:</w:t>
      </w:r>
      <w:r>
        <w:rPr>
          <w:spacing w:val="-5"/>
          <w:sz w:val="20"/>
        </w:rPr>
        <w:t xml:space="preserve"> </w:t>
      </w:r>
      <w:r>
        <w:rPr>
          <w:sz w:val="20"/>
        </w:rPr>
        <w:t>Expt</w:t>
      </w:r>
      <w:r>
        <w:rPr>
          <w:spacing w:val="-11"/>
          <w:sz w:val="20"/>
        </w:rPr>
        <w:t xml:space="preserve"> </w:t>
      </w:r>
      <w:r>
        <w:rPr>
          <w:sz w:val="20"/>
        </w:rPr>
        <w:t>1A.</w:t>
      </w:r>
      <w:r>
        <w:rPr>
          <w:spacing w:val="-11"/>
          <w:sz w:val="20"/>
        </w:rPr>
        <w:t xml:space="preserve"> </w:t>
      </w:r>
      <w:r>
        <w:rPr>
          <w:sz w:val="20"/>
        </w:rPr>
        <w:t>Here,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target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blue </w:t>
      </w:r>
      <w:r>
        <w:rPr>
          <w:spacing w:val="-4"/>
          <w:sz w:val="20"/>
        </w:rPr>
        <w:t>semicircle within a set of homogeneous (yellow semicircle) distractors.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Top right: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Expt 1B. The</w:t>
      </w:r>
      <w:r>
        <w:rPr>
          <w:spacing w:val="-2"/>
          <w:sz w:val="20"/>
        </w:rPr>
        <w:t xml:space="preserve"> 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semicircle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circular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distractors.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Bottom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left: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Expt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2A.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blue </w:t>
      </w:r>
      <w:r>
        <w:rPr>
          <w:spacing w:val="-6"/>
          <w:sz w:val="20"/>
        </w:rPr>
        <w:t>semicircle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orange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diamond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distractors.</w:t>
      </w:r>
      <w:r>
        <w:rPr>
          <w:spacing w:val="10"/>
          <w:sz w:val="20"/>
        </w:rPr>
        <w:t xml:space="preserve"> </w:t>
      </w:r>
      <w:r>
        <w:rPr>
          <w:spacing w:val="-6"/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middle: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Expt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2B.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semicircle</w:t>
      </w:r>
      <w:r>
        <w:rPr>
          <w:sz w:val="20"/>
        </w:rPr>
        <w:t xml:space="preserve"> </w:t>
      </w:r>
      <w:r>
        <w:rPr>
          <w:spacing w:val="-4"/>
          <w:sz w:val="20"/>
        </w:rPr>
        <w:t>in dark blue triangle distractors.</w:t>
      </w:r>
      <w:r>
        <w:rPr>
          <w:spacing w:val="12"/>
          <w:sz w:val="20"/>
        </w:rPr>
        <w:t xml:space="preserve"> </w:t>
      </w:r>
      <w:r>
        <w:rPr>
          <w:spacing w:val="-4"/>
          <w:sz w:val="20"/>
        </w:rPr>
        <w:t>Bottom right: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Expt 2C. The target is a blue semicircle in yellow</w:t>
      </w:r>
      <w:r>
        <w:rPr>
          <w:sz w:val="20"/>
        </w:rPr>
        <w:t xml:space="preserve"> circular distractors.</w:t>
      </w:r>
    </w:p>
    <w:p w:rsidR="00485016" w:rsidRDefault="00485016">
      <w:pPr>
        <w:pStyle w:val="BodyText"/>
        <w:spacing w:before="3"/>
        <w:ind w:left="0"/>
        <w:rPr>
          <w:sz w:val="22"/>
        </w:rPr>
      </w:pPr>
    </w:p>
    <w:p w:rsidR="00485016" w:rsidRDefault="00C14774">
      <w:pPr>
        <w:pStyle w:val="Heading1"/>
        <w:spacing w:before="106"/>
        <w:pPrChange w:id="327" w:author="Hughes, Anna E" w:date="2023-06-19T12:41:00Z">
          <w:pPr>
            <w:pStyle w:val="Heading1"/>
          </w:pPr>
        </w:pPrChange>
      </w:pPr>
      <w:r>
        <w:rPr>
          <w:rFonts w:ascii="Trebuchet MS"/>
          <w:b w:val="0"/>
          <w:sz w:val="12"/>
        </w:rPr>
        <w:t>186</w:t>
      </w:r>
      <w:r>
        <w:rPr>
          <w:rFonts w:ascii="Trebuchet MS"/>
          <w:b w:val="0"/>
          <w:spacing w:val="143"/>
          <w:sz w:val="12"/>
        </w:rPr>
        <w:t xml:space="preserve"> </w:t>
      </w:r>
      <w:bookmarkStart w:id="328" w:name="The_Target_Contrast_Model"/>
      <w:bookmarkEnd w:id="328"/>
      <w:r>
        <w:t>2.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Contrast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:rsidR="00485016" w:rsidRDefault="00C14774">
      <w:pPr>
        <w:pStyle w:val="BodyText"/>
        <w:tabs>
          <w:tab w:val="left" w:pos="968"/>
        </w:tabs>
        <w:spacing w:before="188"/>
        <w:pPrChange w:id="329" w:author="Hughes, Anna E" w:date="2023-06-19T12:41:00Z">
          <w:pPr>
            <w:pStyle w:val="BodyText"/>
            <w:tabs>
              <w:tab w:val="left" w:pos="848"/>
            </w:tabs>
            <w:spacing w:before="188"/>
          </w:pPr>
        </w:pPrChange>
      </w:pPr>
      <w:r>
        <w:rPr>
          <w:rFonts w:ascii="Trebuchet MS"/>
          <w:spacing w:val="-5"/>
          <w:sz w:val="12"/>
        </w:rPr>
        <w:t>187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8"/>
        </w:rPr>
        <w:t xml:space="preserve"> </w:t>
      </w:r>
      <w:r>
        <w:rPr>
          <w:spacing w:val="-6"/>
        </w:rPr>
        <w:t>first</w:t>
      </w:r>
      <w:r>
        <w:rPr>
          <w:spacing w:val="9"/>
        </w:rPr>
        <w:t xml:space="preserve"> </w:t>
      </w:r>
      <w:r>
        <w:rPr>
          <w:spacing w:val="-6"/>
        </w:rPr>
        <w:t>describe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original</w:t>
      </w:r>
      <w:r>
        <w:rPr>
          <w:spacing w:val="9"/>
        </w:rPr>
        <w:t xml:space="preserve"> </w:t>
      </w:r>
      <w:r>
        <w:rPr>
          <w:spacing w:val="-6"/>
        </w:rPr>
        <w:t>Target</w:t>
      </w:r>
      <w:r>
        <w:rPr>
          <w:spacing w:val="9"/>
        </w:rPr>
        <w:t xml:space="preserve"> </w:t>
      </w:r>
      <w:r>
        <w:rPr>
          <w:spacing w:val="-6"/>
        </w:rPr>
        <w:t>Contrast</w:t>
      </w:r>
      <w:r>
        <w:rPr>
          <w:spacing w:val="9"/>
        </w:rPr>
        <w:t xml:space="preserve"> </w:t>
      </w:r>
      <w:r>
        <w:rPr>
          <w:spacing w:val="-6"/>
        </w:rPr>
        <w:t>Model,</w:t>
      </w:r>
      <w:r>
        <w:rPr>
          <w:spacing w:val="14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presented</w:t>
      </w:r>
      <w:r>
        <w:rPr>
          <w:spacing w:val="9"/>
        </w:rPr>
        <w:t xml:space="preserve"> </w:t>
      </w:r>
      <w:r>
        <w:rPr>
          <w:spacing w:val="-6"/>
        </w:rPr>
        <w:t>in</w:t>
      </w:r>
      <w:r>
        <w:rPr>
          <w:spacing w:val="9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330" w:author="Hughes, Anna E" w:date="2023-06-19T12:41:00Z">
        <w:r w:rsidR="00FE7979">
          <w:delInstrText>bookmark27</w:delInstrText>
        </w:r>
      </w:del>
      <w:ins w:id="331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Buetti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</w:pPr>
      <w:del w:id="332" w:author="Hughes, Anna E" w:date="2023-06-19T12:41:00Z">
        <w:r>
          <w:rPr>
            <w:rFonts w:ascii="Trebuchet MS"/>
            <w:spacing w:val="-2"/>
            <w:sz w:val="12"/>
          </w:rPr>
          <w:delText>188</w:delText>
        </w:r>
        <w:r>
          <w:rPr>
            <w:rFonts w:ascii="Trebuchet MS"/>
            <w:spacing w:val="33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2"/>
          </w:rPr>
          <w:delText>et</w:delText>
        </w:r>
        <w:r>
          <w:rPr>
            <w:spacing w:val="13"/>
          </w:rPr>
          <w:delText xml:space="preserve"> </w:delText>
        </w:r>
        <w:r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>
          <w:rPr>
            <w:spacing w:val="13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2"/>
          </w:rPr>
          <w:delText>(2019)</w:delText>
        </w:r>
        <w:r w:rsidR="00FE7979">
          <w:rPr>
            <w:spacing w:val="-2"/>
          </w:rPr>
          <w:fldChar w:fldCharType="end"/>
        </w:r>
      </w:del>
      <w:ins w:id="333" w:author="Hughes, Anna E" w:date="2023-06-19T12:41:00Z">
        <w:r w:rsidR="00C14774">
          <w:rPr>
            <w:rFonts w:ascii="Trebuchet MS"/>
            <w:spacing w:val="-2"/>
            <w:sz w:val="12"/>
          </w:rPr>
          <w:t>188</w:t>
        </w:r>
        <w:r w:rsidR="00C14774">
          <w:rPr>
            <w:rFonts w:ascii="Trebuchet MS"/>
            <w:spacing w:val="33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2"/>
          </w:rPr>
          <w:t>et</w:t>
        </w:r>
        <w:r w:rsidR="00C14774">
          <w:rPr>
            <w:spacing w:val="13"/>
          </w:rPr>
          <w:t xml:space="preserve"> </w:t>
        </w:r>
        <w:r w:rsidR="00C14774"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  <w:r w:rsidR="00C14774">
          <w:rPr>
            <w:spacing w:val="13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2"/>
          </w:rPr>
          <w:t>(2019)</w:t>
        </w:r>
        <w:r w:rsidR="00FE7979">
          <w:rPr>
            <w:spacing w:val="-2"/>
          </w:rPr>
          <w:fldChar w:fldCharType="end"/>
        </w:r>
      </w:ins>
      <w:r w:rsidR="00C14774">
        <w:rPr>
          <w:spacing w:val="13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verify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that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we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can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succesfully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replicate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14"/>
        </w:rPr>
        <w:t xml:space="preserve"> </w:t>
      </w:r>
      <w:r w:rsidR="00C14774">
        <w:rPr>
          <w:spacing w:val="-2"/>
        </w:rPr>
        <w:t>original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analysis</w:t>
      </w:r>
    </w:p>
    <w:p w:rsidR="00485016" w:rsidRDefault="00C14774">
      <w:pPr>
        <w:spacing w:before="8"/>
        <w:ind w:left="227"/>
        <w:rPr>
          <w:rFonts w:ascii="Times New Roman"/>
          <w:i/>
          <w:sz w:val="24"/>
        </w:rPr>
        <w:pPrChange w:id="334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pacing w:val="-4"/>
          <w:sz w:val="12"/>
        </w:rPr>
        <w:t>189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  <w:sz w:val="24"/>
        </w:rPr>
        <w:t>(both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frequentist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Bayesian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modelling;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see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Supplementary</w:t>
      </w:r>
    </w:p>
    <w:p w:rsidR="00485016" w:rsidRDefault="00C14774">
      <w:pPr>
        <w:spacing w:before="8"/>
        <w:ind w:left="227"/>
        <w:rPr>
          <w:sz w:val="24"/>
        </w:rPr>
        <w:pPrChange w:id="335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t>190</w:t>
      </w:r>
      <w:r>
        <w:rPr>
          <w:rFonts w:ascii="Trebuchet MS"/>
          <w:spacing w:val="56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Verification)</w:t>
      </w:r>
      <w:r>
        <w:rPr>
          <w:spacing w:val="-2"/>
          <w:sz w:val="24"/>
        </w:rPr>
        <w:t>.</w:t>
      </w:r>
    </w:p>
    <w:p w:rsidR="00485016" w:rsidRDefault="00C14774">
      <w:pPr>
        <w:spacing w:before="250"/>
        <w:ind w:left="227"/>
        <w:rPr>
          <w:rFonts w:ascii="Times New Roman"/>
          <w:i/>
          <w:sz w:val="24"/>
        </w:rPr>
        <w:pPrChange w:id="336" w:author="Hughes, Anna E" w:date="2023-06-19T12:41:00Z">
          <w:pPr>
            <w:spacing w:before="250"/>
            <w:ind w:left="107"/>
          </w:pPr>
        </w:pPrChange>
      </w:pPr>
      <w:r>
        <w:rPr>
          <w:rFonts w:ascii="Trebuchet MS"/>
          <w:sz w:val="12"/>
        </w:rPr>
        <w:t>191</w:t>
      </w:r>
      <w:r>
        <w:rPr>
          <w:rFonts w:ascii="Trebuchet MS"/>
          <w:spacing w:val="154"/>
          <w:sz w:val="12"/>
        </w:rPr>
        <w:t xml:space="preserve"> </w:t>
      </w:r>
      <w:bookmarkStart w:id="337" w:name="TCS_modelling_overview"/>
      <w:bookmarkEnd w:id="337"/>
      <w:r>
        <w:rPr>
          <w:rFonts w:ascii="Times New Roman"/>
          <w:i/>
          <w:sz w:val="24"/>
        </w:rPr>
        <w:t>2.1.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Times New Roman"/>
          <w:i/>
          <w:sz w:val="24"/>
        </w:rPr>
        <w:t>TCS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overview</w:t>
      </w:r>
    </w:p>
    <w:p w:rsidR="00485016" w:rsidRDefault="00C14774">
      <w:pPr>
        <w:pStyle w:val="BodyText"/>
        <w:tabs>
          <w:tab w:val="left" w:pos="968"/>
        </w:tabs>
        <w:spacing w:before="69"/>
        <w:pPrChange w:id="338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r>
        <w:rPr>
          <w:rFonts w:ascii="Trebuchet MS"/>
          <w:spacing w:val="-5"/>
          <w:sz w:val="12"/>
        </w:rPr>
        <w:t>192</w:t>
      </w:r>
      <w:r>
        <w:rPr>
          <w:rFonts w:ascii="Trebuchet MS"/>
          <w:sz w:val="12"/>
        </w:rPr>
        <w:tab/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Experiment</w:t>
      </w:r>
      <w:r>
        <w:rPr>
          <w:spacing w:val="12"/>
        </w:rPr>
        <w:t xml:space="preserve"> </w:t>
      </w:r>
      <w:r>
        <w:rPr>
          <w:spacing w:val="-2"/>
        </w:rPr>
        <w:t>1a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del w:id="339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</w:delText>
        </w:r>
        <w:r w:rsidR="00F7725C">
          <w:rPr>
            <w:spacing w:val="12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13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1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(2019),</w:delText>
        </w:r>
        <w:r w:rsidR="00FE7979">
          <w:rPr>
            <w:spacing w:val="-2"/>
          </w:rPr>
          <w:fldChar w:fldCharType="end"/>
        </w:r>
      </w:del>
      <w:ins w:id="340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Buetti</w:t>
        </w:r>
        <w:r>
          <w:rPr>
            <w:spacing w:val="12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  <w:r>
          <w:rPr>
            <w:spacing w:val="1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(2019),</w:t>
        </w:r>
        <w:r w:rsidR="00FE7979">
          <w:rPr>
            <w:spacing w:val="-2"/>
          </w:rPr>
          <w:fldChar w:fldCharType="end"/>
        </w:r>
      </w:ins>
      <w:r>
        <w:rPr>
          <w:spacing w:val="19"/>
        </w:rPr>
        <w:t xml:space="preserve"> </w:t>
      </w:r>
      <w:r>
        <w:rPr>
          <w:spacing w:val="-2"/>
        </w:rPr>
        <w:t>participants</w:t>
      </w:r>
      <w:r>
        <w:rPr>
          <w:spacing w:val="12"/>
        </w:rPr>
        <w:t xml:space="preserve"> </w:t>
      </w:r>
      <w:r>
        <w:rPr>
          <w:spacing w:val="-2"/>
        </w:rPr>
        <w:t>searched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cyan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193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semicircle</w:t>
      </w:r>
      <w:r>
        <w:rPr>
          <w:spacing w:val="-3"/>
        </w:rPr>
        <w:t xml:space="preserve"> </w:t>
      </w:r>
      <w:r>
        <w:rPr>
          <w:spacing w:val="-4"/>
        </w:rPr>
        <w:t>target among blue,</w:t>
      </w:r>
      <w:r>
        <w:rPr>
          <w:spacing w:val="-2"/>
        </w:rPr>
        <w:t xml:space="preserve"> </w:t>
      </w:r>
      <w:r>
        <w:rPr>
          <w:spacing w:val="-4"/>
        </w:rPr>
        <w:t>yellow or</w:t>
      </w:r>
      <w:r>
        <w:rPr>
          <w:spacing w:val="-5"/>
        </w:rPr>
        <w:t xml:space="preserve"> </w:t>
      </w:r>
      <w:r>
        <w:rPr>
          <w:spacing w:val="-4"/>
        </w:rPr>
        <w:t>orange semicircular distractors i.e.</w:t>
      </w:r>
      <w:r>
        <w:rPr>
          <w:spacing w:val="21"/>
        </w:rPr>
        <w:t xml:space="preserve"> </w:t>
      </w:r>
      <w:r>
        <w:rPr>
          <w:spacing w:val="-4"/>
        </w:rPr>
        <w:t>they</w:t>
      </w:r>
    </w:p>
    <w:p w:rsidR="00485016" w:rsidRDefault="00C14774">
      <w:pPr>
        <w:spacing w:before="8"/>
        <w:ind w:left="227"/>
        <w:rPr>
          <w:sz w:val="24"/>
        </w:rPr>
        <w:pPrChange w:id="341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pacing w:val="-6"/>
          <w:sz w:val="12"/>
        </w:rPr>
        <w:t>194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  <w:sz w:val="24"/>
        </w:rPr>
        <w:t>searched 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differed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distractors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single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(colour).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195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experiment</w:t>
      </w:r>
      <w:r>
        <w:rPr>
          <w:spacing w:val="6"/>
        </w:rPr>
        <w:t xml:space="preserve"> </w:t>
      </w:r>
      <w:r>
        <w:rPr>
          <w:spacing w:val="-4"/>
        </w:rPr>
        <w:t>was</w:t>
      </w:r>
      <w:r>
        <w:rPr>
          <w:spacing w:val="6"/>
        </w:rPr>
        <w:t xml:space="preserve"> </w:t>
      </w:r>
      <w:r>
        <w:rPr>
          <w:spacing w:val="-4"/>
        </w:rPr>
        <w:t>then</w:t>
      </w:r>
      <w:r>
        <w:rPr>
          <w:spacing w:val="7"/>
        </w:rPr>
        <w:t xml:space="preserve"> </w:t>
      </w:r>
      <w:r>
        <w:rPr>
          <w:spacing w:val="-4"/>
        </w:rPr>
        <w:t>repeated</w:t>
      </w:r>
      <w:r>
        <w:rPr>
          <w:spacing w:val="6"/>
        </w:rPr>
        <w:t xml:space="preserve"> </w:t>
      </w:r>
      <w:r>
        <w:rPr>
          <w:spacing w:val="-4"/>
        </w:rPr>
        <w:t>(1b)</w:t>
      </w:r>
      <w:r>
        <w:rPr>
          <w:spacing w:val="6"/>
        </w:rPr>
        <w:t xml:space="preserve"> </w:t>
      </w:r>
      <w:r>
        <w:rPr>
          <w:spacing w:val="-4"/>
        </w:rPr>
        <w:t>using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different</w:t>
      </w:r>
      <w:r>
        <w:rPr>
          <w:spacing w:val="6"/>
        </w:rPr>
        <w:t xml:space="preserve"> </w:t>
      </w:r>
      <w:r>
        <w:rPr>
          <w:spacing w:val="-4"/>
        </w:rPr>
        <w:t>single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(shape,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196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participants</w:t>
      </w:r>
      <w:r>
        <w:rPr>
          <w:spacing w:val="10"/>
        </w:rPr>
        <w:t xml:space="preserve"> </w:t>
      </w:r>
      <w:r>
        <w:rPr>
          <w:w w:val="90"/>
        </w:rPr>
        <w:t>searching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semicircular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within</w:t>
      </w:r>
      <w:r>
        <w:rPr>
          <w:spacing w:val="10"/>
        </w:rPr>
        <w:t xml:space="preserve"> </w:t>
      </w:r>
      <w:r>
        <w:rPr>
          <w:w w:val="90"/>
        </w:rPr>
        <w:t>triangle,</w:t>
      </w:r>
      <w:r>
        <w:rPr>
          <w:spacing w:val="11"/>
        </w:rPr>
        <w:t xml:space="preserve"> </w:t>
      </w:r>
      <w:r>
        <w:rPr>
          <w:w w:val="90"/>
        </w:rPr>
        <w:t>circle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spacing w:val="-5"/>
          <w:w w:val="90"/>
        </w:rPr>
        <w:t>di-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197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amond</w:t>
      </w:r>
      <w:r>
        <w:rPr>
          <w:spacing w:val="-7"/>
        </w:rPr>
        <w:t xml:space="preserve"> </w:t>
      </w:r>
      <w:r>
        <w:rPr>
          <w:spacing w:val="-6"/>
        </w:rPr>
        <w:t>distractors).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7"/>
        </w:rPr>
        <w:t xml:space="preserve"> </w:t>
      </w:r>
      <w:r>
        <w:rPr>
          <w:spacing w:val="-6"/>
        </w:rPr>
        <w:t>2a,</w:t>
      </w:r>
      <w:r>
        <w:rPr>
          <w:spacing w:val="-8"/>
        </w:rPr>
        <w:t xml:space="preserve"> </w:t>
      </w:r>
      <w:r>
        <w:rPr>
          <w:spacing w:val="-6"/>
        </w:rPr>
        <w:t>2b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2c,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8"/>
        </w:rPr>
        <w:t xml:space="preserve"> </w:t>
      </w:r>
      <w:r>
        <w:rPr>
          <w:spacing w:val="-6"/>
        </w:rPr>
        <w:t>again</w:t>
      </w:r>
      <w:r>
        <w:rPr>
          <w:spacing w:val="-7"/>
        </w:rPr>
        <w:t xml:space="preserve"> </w:t>
      </w:r>
      <w:r>
        <w:rPr>
          <w:spacing w:val="-6"/>
        </w:rPr>
        <w:t>searched</w:t>
      </w:r>
      <w:r>
        <w:rPr>
          <w:spacing w:val="-7"/>
        </w:rPr>
        <w:t xml:space="preserve"> </w:t>
      </w:r>
      <w:r>
        <w:rPr>
          <w:spacing w:val="-6"/>
        </w:rPr>
        <w:t>for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198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cyan</w:t>
      </w:r>
      <w:r>
        <w:rPr>
          <w:spacing w:val="-1"/>
        </w:rPr>
        <w:t xml:space="preserve"> </w:t>
      </w:r>
      <w:r>
        <w:rPr>
          <w:spacing w:val="-6"/>
        </w:rPr>
        <w:t>semicircle,</w:t>
      </w:r>
      <w:r>
        <w:rPr>
          <w:spacing w:val="-1"/>
        </w:rPr>
        <w:t xml:space="preserve"> </w:t>
      </w:r>
      <w:r>
        <w:rPr>
          <w:spacing w:val="-6"/>
        </w:rPr>
        <w:t>but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distractors</w:t>
      </w:r>
      <w:r>
        <w:rPr>
          <w:spacing w:val="-2"/>
        </w:rPr>
        <w:t xml:space="preserve"> </w:t>
      </w:r>
      <w:r>
        <w:rPr>
          <w:spacing w:val="-6"/>
        </w:rPr>
        <w:t>differed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3"/>
        </w:rPr>
        <w:t xml:space="preserve"> </w:t>
      </w:r>
      <w:r>
        <w:rPr>
          <w:spacing w:val="-6"/>
        </w:rPr>
        <w:t>shape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colour.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342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spacing w:before="238"/>
        <w:ind w:left="227"/>
        <w:rPr>
          <w:sz w:val="24"/>
        </w:rPr>
        <w:pPrChange w:id="343" w:author="Hughes, Anna E" w:date="2023-06-19T12:41:00Z">
          <w:pPr>
            <w:spacing w:before="238"/>
            <w:ind w:left="107"/>
          </w:pPr>
        </w:pPrChange>
      </w:pPr>
      <w:r>
        <w:rPr>
          <w:rFonts w:ascii="Trebuchet MS"/>
          <w:spacing w:val="-4"/>
          <w:sz w:val="12"/>
        </w:rPr>
        <w:t>199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refer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conditions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double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features</w:t>
      </w:r>
      <w:r>
        <w:rPr>
          <w:spacing w:val="-4"/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200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junction</w:t>
      </w:r>
      <w:r>
        <w:rPr>
          <w:spacing w:val="10"/>
        </w:rPr>
        <w:t xml:space="preserve"> </w:t>
      </w:r>
      <w:r>
        <w:rPr>
          <w:w w:val="90"/>
        </w:rPr>
        <w:t>searches,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paradigm,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all</w:t>
      </w:r>
      <w:r>
        <w:rPr>
          <w:spacing w:val="10"/>
        </w:rPr>
        <w:t xml:space="preserve"> </w:t>
      </w:r>
      <w:r>
        <w:rPr>
          <w:w w:val="90"/>
        </w:rPr>
        <w:t>identical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respect</w:t>
      </w:r>
      <w:r>
        <w:rPr>
          <w:spacing w:val="10"/>
        </w:rPr>
        <w:t xml:space="preserve"> </w:t>
      </w:r>
      <w:r>
        <w:rPr>
          <w:spacing w:val="-5"/>
          <w:w w:val="90"/>
        </w:rPr>
        <w:t>to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201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features</w:t>
      </w:r>
      <w:r>
        <w:rPr>
          <w:spacing w:val="-2"/>
        </w:rPr>
        <w:t xml:space="preserve"> </w:t>
      </w:r>
      <w:r>
        <w:rPr>
          <w:spacing w:val="-4"/>
        </w:rPr>
        <w:t>(i.e,</w:t>
      </w:r>
      <w:r>
        <w:rPr>
          <w:spacing w:val="1"/>
        </w:rPr>
        <w:t xml:space="preserve"> </w:t>
      </w:r>
      <w:r>
        <w:rPr>
          <w:spacing w:val="-4"/>
        </w:rPr>
        <w:t>orange</w:t>
      </w:r>
      <w:r>
        <w:rPr>
          <w:spacing w:val="-1"/>
        </w:rPr>
        <w:t xml:space="preserve"> </w:t>
      </w:r>
      <w:r>
        <w:rPr>
          <w:spacing w:val="-4"/>
        </w:rPr>
        <w:t>triangles).</w:t>
      </w:r>
      <w:r>
        <w:rPr>
          <w:spacing w:val="26"/>
        </w:rPr>
        <w:t xml:space="preserve"> </w:t>
      </w:r>
      <w:r>
        <w:rPr>
          <w:spacing w:val="-4"/>
        </w:rPr>
        <w:t>Examples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shown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202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 xml:space="preserve">Figure </w:t>
      </w:r>
      <w:r w:rsidR="00FE7979">
        <w:fldChar w:fldCharType="begin"/>
      </w:r>
      <w:r w:rsidR="00FE7979">
        <w:instrText xml:space="preserve"> HYPERLINK \l "_bookmark2" </w:instrText>
      </w:r>
      <w:r w:rsidR="00FE7979">
        <w:fldChar w:fldCharType="separate"/>
      </w:r>
      <w:r>
        <w:rPr>
          <w:spacing w:val="-2"/>
        </w:rPr>
        <w:t>1.</w:t>
      </w:r>
      <w:r w:rsidR="00FE7979">
        <w:rPr>
          <w:spacing w:val="-2"/>
        </w:rPr>
        <w:fldChar w:fldCharType="end"/>
      </w:r>
      <w:r>
        <w:rPr>
          <w:spacing w:val="28"/>
        </w:rPr>
        <w:t xml:space="preserve"> </w:t>
      </w:r>
      <w:del w:id="344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 et al.</w:delText>
        </w:r>
        <w:r w:rsidR="00FE7979">
          <w:rPr>
            <w:spacing w:val="-2"/>
          </w:rPr>
          <w:fldChar w:fldCharType="end"/>
        </w:r>
        <w:r w:rsidR="00F7725C"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</w:delText>
        </w:r>
        <w:r w:rsidR="00FE7979">
          <w:rPr>
            <w:spacing w:val="-2"/>
          </w:rPr>
          <w:fldChar w:fldCharType="end"/>
        </w:r>
      </w:del>
      <w:ins w:id="345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Buetti et al.</w:t>
        </w:r>
        <w:r w:rsidR="00FE7979">
          <w:rPr>
            <w:spacing w:val="-2"/>
          </w:rPr>
          <w:fldChar w:fldCharType="end"/>
        </w:r>
        <w:r>
          <w:rPr>
            <w:spacing w:val="-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</w:t>
        </w:r>
        <w:r w:rsidR="00FE7979">
          <w:rPr>
            <w:spacing w:val="-2"/>
          </w:rPr>
          <w:fldChar w:fldCharType="end"/>
        </w:r>
      </w:ins>
      <w:r>
        <w:rPr>
          <w:spacing w:val="-2"/>
        </w:rPr>
        <w:t xml:space="preserve"> also</w:t>
      </w:r>
      <w:r>
        <w:rPr>
          <w:spacing w:val="-3"/>
        </w:rPr>
        <w:t xml:space="preserve"> </w:t>
      </w:r>
      <w:r>
        <w:rPr>
          <w:spacing w:val="-2"/>
        </w:rPr>
        <w:t>carried out a replication of</w:t>
      </w:r>
      <w:r>
        <w:rPr>
          <w:spacing w:val="-3"/>
        </w:rPr>
        <w:t xml:space="preserve"> </w:t>
      </w:r>
      <w:r>
        <w:rPr>
          <w:spacing w:val="-2"/>
        </w:rPr>
        <w:t>their basic results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203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using</w:t>
      </w:r>
      <w:r>
        <w:rPr>
          <w:spacing w:val="1"/>
        </w:rPr>
        <w:t xml:space="preserve"> </w:t>
      </w:r>
      <w:r>
        <w:rPr>
          <w:spacing w:val="-8"/>
        </w:rPr>
        <w:t>slightly</w:t>
      </w:r>
      <w: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distractor</w:t>
      </w:r>
      <w:r>
        <w:t xml:space="preserve"> </w:t>
      </w:r>
      <w:r>
        <w:rPr>
          <w:spacing w:val="-8"/>
        </w:rPr>
        <w:t>stimuli</w:t>
      </w:r>
      <w:r>
        <w:t xml:space="preserve"> </w:t>
      </w:r>
      <w:r>
        <w:rPr>
          <w:spacing w:val="-8"/>
        </w:rPr>
        <w:t>(Experiments</w:t>
      </w:r>
      <w:r>
        <w:t xml:space="preserve"> </w:t>
      </w:r>
      <w:r>
        <w:rPr>
          <w:spacing w:val="-8"/>
        </w:rPr>
        <w:t>3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4).</w:t>
      </w:r>
    </w:p>
    <w:p w:rsidR="00485016" w:rsidRDefault="00C14774">
      <w:pPr>
        <w:tabs>
          <w:tab w:val="left" w:pos="968"/>
        </w:tabs>
        <w:spacing w:before="8"/>
        <w:ind w:left="227"/>
        <w:rPr>
          <w:sz w:val="24"/>
        </w:rPr>
        <w:pPrChange w:id="346" w:author="Hughes, Anna E" w:date="2023-06-19T12:41:00Z">
          <w:pPr>
            <w:tabs>
              <w:tab w:val="left" w:pos="848"/>
            </w:tabs>
            <w:spacing w:before="8"/>
            <w:ind w:left="107"/>
          </w:pPr>
        </w:pPrChange>
      </w:pPr>
      <w:r>
        <w:rPr>
          <w:rFonts w:ascii="Trebuchet MS"/>
          <w:spacing w:val="-5"/>
          <w:sz w:val="12"/>
        </w:rPr>
        <w:t>204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Target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Signal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Contrast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8"/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predicting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205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mean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times</w:t>
      </w:r>
      <w:r>
        <w:rPr>
          <w:spacing w:val="2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logarithm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number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distractors</w:t>
      </w:r>
      <w:r>
        <w:rPr>
          <w:spacing w:val="2"/>
        </w:rPr>
        <w:t xml:space="preserve"> </w:t>
      </w:r>
      <w:r>
        <w:rPr>
          <w:w w:val="90"/>
        </w:rPr>
        <w:t>(see</w:t>
      </w:r>
      <w:r>
        <w:rPr>
          <w:spacing w:val="2"/>
        </w:rPr>
        <w:t xml:space="preserve"> </w:t>
      </w:r>
      <w:r>
        <w:rPr>
          <w:spacing w:val="-2"/>
          <w:w w:val="90"/>
        </w:rPr>
        <w:t>Equation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206</w:t>
      </w:r>
      <w:r>
        <w:rPr>
          <w:rFonts w:ascii="Trebuchet MS"/>
          <w:spacing w:val="76"/>
          <w:w w:val="150"/>
          <w:sz w:val="12"/>
        </w:rPr>
        <w:t xml:space="preserve"> </w:t>
      </w:r>
      <w:r w:rsidR="00FE7979">
        <w:fldChar w:fldCharType="begin"/>
      </w:r>
      <w:r w:rsidR="00FE7979">
        <w:instrText xml:space="preserve"> HYPERLINK \l "_bookmark0" </w:instrText>
      </w:r>
      <w:r w:rsidR="00FE7979">
        <w:fldChar w:fldCharType="separate"/>
      </w:r>
      <w:r>
        <w:rPr>
          <w:spacing w:val="-2"/>
        </w:rPr>
        <w:t>1).</w:t>
      </w:r>
      <w:r w:rsidR="00FE7979">
        <w:rPr>
          <w:spacing w:val="-2"/>
        </w:rPr>
        <w:fldChar w:fldCharType="end"/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particular,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0"/>
        </w:rPr>
        <w:t xml:space="preserve"> </w:t>
      </w:r>
      <w:r>
        <w:rPr>
          <w:spacing w:val="-2"/>
        </w:rPr>
        <w:t>theory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predict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logarithmic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207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slope,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spacing w:val="-2"/>
          <w:vertAlign w:val="subscript"/>
        </w:rPr>
        <w:t>c,s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condition based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corresponding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2"/>
        </w:rPr>
        <w:t>feature</w:t>
      </w:r>
    </w:p>
    <w:p w:rsidR="00485016" w:rsidRDefault="00C14774">
      <w:pPr>
        <w:spacing w:before="8"/>
        <w:ind w:left="227"/>
        <w:rPr>
          <w:sz w:val="24"/>
        </w:rPr>
        <w:pPrChange w:id="347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t>208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experiments.</w:t>
      </w:r>
    </w:p>
    <w:p w:rsidR="00485016" w:rsidRDefault="00C14774">
      <w:pPr>
        <w:spacing w:before="250"/>
        <w:ind w:left="227"/>
        <w:rPr>
          <w:rFonts w:ascii="Times New Roman"/>
          <w:i/>
          <w:sz w:val="24"/>
        </w:rPr>
        <w:pPrChange w:id="348" w:author="Hughes, Anna E" w:date="2023-06-19T12:41:00Z">
          <w:pPr>
            <w:spacing w:before="250"/>
            <w:ind w:left="107"/>
          </w:pPr>
        </w:pPrChange>
      </w:pPr>
      <w:r>
        <w:rPr>
          <w:rFonts w:ascii="Trebuchet MS"/>
          <w:sz w:val="12"/>
        </w:rPr>
        <w:t>209</w:t>
      </w:r>
      <w:r>
        <w:rPr>
          <w:rFonts w:ascii="Trebuchet MS"/>
          <w:spacing w:val="137"/>
          <w:sz w:val="12"/>
        </w:rPr>
        <w:t xml:space="preserve"> </w:t>
      </w:r>
      <w:bookmarkStart w:id="349" w:name="Calculating_the_intercept,_a,_and_the_lo"/>
      <w:bookmarkEnd w:id="349"/>
      <w:r>
        <w:rPr>
          <w:rFonts w:ascii="Times New Roman"/>
          <w:i/>
          <w:sz w:val="24"/>
        </w:rPr>
        <w:t>2.1.1.</w:t>
      </w:r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Times New Roman"/>
          <w:i/>
          <w:sz w:val="24"/>
        </w:rPr>
        <w:t>Calculating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intercept,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parameter,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rFonts w:ascii="Times New Roman"/>
          <w:i/>
          <w:spacing w:val="-5"/>
          <w:sz w:val="24"/>
          <w:vertAlign w:val="subscript"/>
        </w:rPr>
        <w:t>i</w:t>
      </w:r>
    </w:p>
    <w:p w:rsidR="00485016" w:rsidRDefault="00C14774">
      <w:pPr>
        <w:pStyle w:val="BodyText"/>
        <w:tabs>
          <w:tab w:val="left" w:pos="968"/>
        </w:tabs>
        <w:spacing w:before="29"/>
        <w:pPrChange w:id="350" w:author="Hughes, Anna E" w:date="2023-06-19T12:41:00Z">
          <w:pPr>
            <w:pStyle w:val="BodyText"/>
            <w:tabs>
              <w:tab w:val="left" w:pos="848"/>
            </w:tabs>
            <w:spacing w:before="29"/>
          </w:pPr>
        </w:pPrChange>
      </w:pPr>
      <w:r>
        <w:rPr>
          <w:rFonts w:ascii="Trebuchet MS"/>
          <w:spacing w:val="-5"/>
          <w:sz w:val="12"/>
        </w:rPr>
        <w:t>210</w:t>
      </w:r>
      <w:r>
        <w:rPr>
          <w:rFonts w:ascii="Trebuchet MS"/>
          <w:sz w:val="12"/>
        </w:rPr>
        <w:tab/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1a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1b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3b</w:t>
      </w:r>
      <w:r>
        <w:rPr>
          <w:spacing w:val="-3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calculate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211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parameter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i</w:t>
      </w:r>
      <w:r>
        <w:rPr>
          <w:spacing w:val="-6"/>
        </w:rPr>
        <w:t>.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experiments,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  <w:r>
        <w:rPr>
          <w:spacing w:val="-7"/>
        </w:rPr>
        <w:t xml:space="preserve"> </w:t>
      </w:r>
      <w:r>
        <w:rPr>
          <w:spacing w:val="-6"/>
        </w:rPr>
        <w:t>varied,</w:t>
      </w:r>
      <w:r>
        <w:rPr>
          <w:spacing w:val="-8"/>
        </w:rPr>
        <w:t xml:space="preserve"> </w:t>
      </w:r>
      <w:r>
        <w:rPr>
          <w:spacing w:val="-6"/>
        </w:rPr>
        <w:t>allowing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212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used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log-linear</w:t>
      </w:r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5"/>
        </w:rPr>
        <w:t xml:space="preserve"> </w:t>
      </w:r>
      <w:r>
        <w:rPr>
          <w:spacing w:val="-2"/>
        </w:rPr>
        <w:t>times,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5"/>
        </w:rPr>
        <w:t xml:space="preserve"> </w:t>
      </w:r>
      <w:r>
        <w:rPr>
          <w:spacing w:val="-2"/>
        </w:rPr>
        <w:t>reaction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213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times</w:t>
      </w:r>
      <w:r>
        <w:rPr>
          <w:spacing w:val="1"/>
        </w:rPr>
        <w:t xml:space="preserve"> </w:t>
      </w:r>
      <w:r>
        <w:rPr>
          <w:spacing w:val="-4"/>
        </w:rPr>
        <w:t>increase</w:t>
      </w:r>
      <w:r>
        <w:t xml:space="preserve"> </w:t>
      </w:r>
      <w:r>
        <w:rPr>
          <w:spacing w:val="-4"/>
        </w:rPr>
        <w:t>logarithmically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distractors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Equation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214</w:t>
      </w:r>
      <w:r>
        <w:rPr>
          <w:rFonts w:ascii="Trebuchet MS"/>
          <w:spacing w:val="77"/>
          <w:w w:val="150"/>
          <w:sz w:val="12"/>
        </w:rPr>
        <w:t xml:space="preserve"> </w:t>
      </w:r>
      <w:r w:rsidR="00FE7979">
        <w:fldChar w:fldCharType="begin"/>
      </w:r>
      <w:r w:rsidR="00FE7979">
        <w:instrText xml:space="preserve"> HYPERLINK \l "_bookmark0" </w:instrText>
      </w:r>
      <w:r w:rsidR="00FE7979">
        <w:fldChar w:fldCharType="separate"/>
      </w:r>
      <w:r>
        <w:rPr>
          <w:spacing w:val="-4"/>
        </w:rPr>
        <w:t>1).</w:t>
      </w:r>
      <w:r w:rsidR="00FE7979">
        <w:rPr>
          <w:spacing w:val="-4"/>
        </w:rPr>
        <w:fldChar w:fldCharType="end"/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assumed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normal.</w:t>
      </w:r>
      <w:r>
        <w:rPr>
          <w:spacing w:val="18"/>
        </w:rPr>
        <w:t xml:space="preserve"> </w:t>
      </w:r>
      <w:r>
        <w:rPr>
          <w:spacing w:val="-4"/>
        </w:rPr>
        <w:t>Thus</w:t>
      </w:r>
    </w:p>
    <w:p w:rsidR="00485016" w:rsidRDefault="00C14774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215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Experiments</w:t>
      </w:r>
      <w:r>
        <w:rPr>
          <w:spacing w:val="7"/>
        </w:rPr>
        <w:t xml:space="preserve"> </w:t>
      </w:r>
      <w:r>
        <w:rPr>
          <w:spacing w:val="-2"/>
        </w:rPr>
        <w:t>1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3</w:t>
      </w:r>
      <w:r>
        <w:rPr>
          <w:spacing w:val="7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calculate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each</w:t>
      </w:r>
      <w:r>
        <w:rPr>
          <w:spacing w:val="7"/>
        </w:rPr>
        <w:t xml:space="preserve"> </w:t>
      </w:r>
      <w:r>
        <w:rPr>
          <w:spacing w:val="-2"/>
        </w:rPr>
        <w:t>type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485016" w:rsidRDefault="00C14774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216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distractor.</w:t>
      </w:r>
      <w:r>
        <w:rPr>
          <w:spacing w:val="15"/>
        </w:rPr>
        <w:t xml:space="preserve"> </w:t>
      </w:r>
      <w:r>
        <w:rPr>
          <w:spacing w:val="-2"/>
        </w:rPr>
        <w:t>When</w:t>
      </w:r>
      <w:r>
        <w:rPr>
          <w:spacing w:val="-8"/>
        </w:rPr>
        <w:t xml:space="preserve"> </w:t>
      </w:r>
      <w:r>
        <w:rPr>
          <w:spacing w:val="-2"/>
        </w:rPr>
        <w:t>colour</w:t>
      </w:r>
      <w:r>
        <w:rPr>
          <w:spacing w:val="-4"/>
        </w:rPr>
        <w:t xml:space="preserve"> </w:t>
      </w:r>
      <w:r>
        <w:rPr>
          <w:spacing w:val="-2"/>
        </w:rPr>
        <w:t>varied,</w:t>
      </w:r>
      <w:r>
        <w:t xml:space="preserve"> </w:t>
      </w:r>
      <w:r>
        <w:rPr>
          <w:spacing w:val="-2"/>
        </w:rPr>
        <w:t>we will</w:t>
      </w:r>
      <w:r>
        <w:rPr>
          <w:spacing w:val="-1"/>
        </w:rPr>
        <w:t xml:space="preserve"> </w:t>
      </w:r>
      <w:r>
        <w:rPr>
          <w:spacing w:val="-2"/>
        </w:rPr>
        <w:t>refer to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c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2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3.</w:t>
      </w:r>
      <w:r>
        <w:rPr>
          <w:spacing w:val="23"/>
        </w:rPr>
        <w:t xml:space="preserve"> </w:t>
      </w:r>
      <w:r>
        <w:rPr>
          <w:spacing w:val="-2"/>
        </w:rPr>
        <w:t>Similarly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:rsidR="00485016" w:rsidRDefault="00C14774">
      <w:pPr>
        <w:pStyle w:val="BodyText"/>
        <w:spacing w:before="0" w:line="292" w:lineRule="exact"/>
      </w:pPr>
      <w:r>
        <w:rPr>
          <w:rFonts w:ascii="Trebuchet MS"/>
          <w:spacing w:val="-8"/>
          <w:sz w:val="12"/>
        </w:rPr>
        <w:t>217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shape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will</w:t>
      </w:r>
      <w:r>
        <w:rPr>
          <w:spacing w:val="-1"/>
        </w:rPr>
        <w:t xml:space="preserve"> </w:t>
      </w:r>
      <w:r>
        <w:rPr>
          <w:spacing w:val="-8"/>
        </w:rPr>
        <w:t>denote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compound</w:t>
      </w:r>
      <w:r>
        <w:rPr>
          <w:spacing w:val="-1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>denoted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Verdana"/>
          <w:i/>
          <w:spacing w:val="-8"/>
          <w:vertAlign w:val="subscript"/>
        </w:rPr>
        <w:t>,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).</w:t>
      </w:r>
    </w:p>
    <w:p w:rsidR="00485016" w:rsidRDefault="00C14774">
      <w:pPr>
        <w:pStyle w:val="BodyText"/>
        <w:tabs>
          <w:tab w:val="left" w:pos="968"/>
        </w:tabs>
        <w:spacing w:before="8"/>
        <w:pPrChange w:id="351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218</w:t>
      </w:r>
      <w:r>
        <w:rPr>
          <w:rFonts w:ascii="Trebuchet MS"/>
          <w:sz w:val="12"/>
        </w:rPr>
        <w:tab/>
      </w:r>
      <w:r>
        <w:rPr>
          <w:spacing w:val="-6"/>
        </w:rPr>
        <w:t>Fitting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specified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r w:rsidR="00FE7979">
        <w:fldChar w:fldCharType="begin"/>
      </w:r>
      <w:r w:rsidR="00FE7979">
        <w:instrText xml:space="preserve"> HYPERLINK \l "_bookmark0" </w:instrText>
      </w:r>
      <w:r w:rsidR="00FE7979">
        <w:fldChar w:fldCharType="separate"/>
      </w:r>
      <w:r>
        <w:rPr>
          <w:spacing w:val="-6"/>
        </w:rPr>
        <w:t>1</w:t>
      </w:r>
      <w:r w:rsidR="00FE7979">
        <w:rPr>
          <w:spacing w:val="-6"/>
        </w:rPr>
        <w:fldChar w:fldCharType="end"/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data,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obtain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values</w:t>
      </w:r>
      <w:r>
        <w:rPr>
          <w:spacing w:val="-5"/>
        </w:rPr>
        <w:t xml:space="preserve"> </w:t>
      </w:r>
      <w:r>
        <w:rPr>
          <w:spacing w:val="-6"/>
        </w:rPr>
        <w:t>for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219</w:t>
      </w:r>
      <w:r>
        <w:rPr>
          <w:rFonts w:ascii="Trebuchet MS"/>
          <w:spacing w:val="48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in Table</w:t>
      </w:r>
      <w:r>
        <w:rPr>
          <w:spacing w:val="-5"/>
        </w:rPr>
        <w:t xml:space="preserve"> </w:t>
      </w:r>
      <w:r w:rsidR="00FE7979">
        <w:fldChar w:fldCharType="begin"/>
      </w:r>
      <w:r w:rsidR="00FE7979">
        <w:instrText xml:space="preserve"> HYPERLINK \l "_bookmark3" </w:instrText>
      </w:r>
      <w:r w:rsidR="00FE7979">
        <w:fldChar w:fldCharType="separate"/>
      </w:r>
      <w:r>
        <w:rPr>
          <w:spacing w:val="-6"/>
        </w:rPr>
        <w:t>2.</w:t>
      </w:r>
      <w:r w:rsidR="00FE7979">
        <w:rPr>
          <w:spacing w:val="-6"/>
        </w:rPr>
        <w:fldChar w:fldCharType="end"/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seen,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similar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 to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220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target,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steeper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parameter</w:t>
      </w:r>
      <w:r>
        <w:rPr>
          <w:spacing w:val="3"/>
        </w:rPr>
        <w:t xml:space="preserve"> </w:t>
      </w:r>
      <w:r>
        <w:rPr>
          <w:spacing w:val="-5"/>
          <w:w w:val="90"/>
        </w:rPr>
        <w:t>is.</w:t>
      </w:r>
    </w:p>
    <w:p w:rsidR="00485016" w:rsidRDefault="00485016">
      <w:pPr>
        <w:pStyle w:val="BodyText"/>
        <w:spacing w:before="0"/>
        <w:ind w:left="0"/>
        <w:rPr>
          <w:sz w:val="22"/>
        </w:rPr>
      </w:pPr>
    </w:p>
    <w:tbl>
      <w:tblPr>
        <w:tblW w:w="0" w:type="auto"/>
        <w:tblInd w:w="27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352" w:author="Hughes, Anna E" w:date="2023-06-19T12:41:00Z">
          <w:tblPr>
            <w:tblW w:w="0" w:type="auto"/>
            <w:tblInd w:w="2647" w:type="dxa"/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907"/>
        <w:gridCol w:w="690"/>
        <w:gridCol w:w="1108"/>
        <w:gridCol w:w="781"/>
        <w:tblGridChange w:id="353">
          <w:tblGrid>
            <w:gridCol w:w="907"/>
            <w:gridCol w:w="690"/>
            <w:gridCol w:w="1108"/>
            <w:gridCol w:w="781"/>
          </w:tblGrid>
        </w:tblGridChange>
      </w:tblGrid>
      <w:tr w:rsidR="00485016">
        <w:trPr>
          <w:trHeight w:val="300"/>
          <w:trPrChange w:id="354" w:author="Hughes, Anna E" w:date="2023-06-19T12:41:00Z">
            <w:trPr>
              <w:trHeight w:val="300"/>
            </w:trPr>
          </w:trPrChange>
        </w:trPr>
        <w:tc>
          <w:tcPr>
            <w:tcW w:w="907" w:type="dxa"/>
            <w:tcBorders>
              <w:bottom w:val="single" w:sz="4" w:space="0" w:color="000000"/>
              <w:right w:val="single" w:sz="4" w:space="0" w:color="000000"/>
            </w:tcBorders>
            <w:tcPrChange w:id="355" w:author="Hughes, Anna E" w:date="2023-06-19T12:41:00Z">
              <w:tcPr>
                <w:tcW w:w="907" w:type="dxa"/>
                <w:tcBorders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4" w:lineRule="exact"/>
              <w:ind w:left="68" w:right="70"/>
              <w:jc w:val="center"/>
              <w:rPr>
                <w:sz w:val="24"/>
              </w:rPr>
              <w:pPrChange w:id="356" w:author="Hughes, Anna E" w:date="2023-06-19T12:41:00Z">
                <w:pPr>
                  <w:pStyle w:val="TableParagraph"/>
                  <w:spacing w:line="274" w:lineRule="exact"/>
                  <w:ind w:left="68" w:right="70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69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  <w:tcPrChange w:id="357" w:author="Hughes, Anna E" w:date="2023-06-19T12:41:00Z">
              <w:tcPr>
                <w:tcW w:w="690" w:type="dxa"/>
                <w:tcBorders>
                  <w:left w:val="single" w:sz="4" w:space="0" w:color="000000"/>
                  <w:bottom w:val="single" w:sz="4" w:space="0" w:color="000000"/>
                  <w:righ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3" w:lineRule="exact"/>
              <w:ind w:left="78" w:right="110"/>
              <w:jc w:val="center"/>
              <w:rPr>
                <w:rFonts w:ascii="Times New Roman"/>
                <w:i/>
                <w:sz w:val="24"/>
              </w:rPr>
              <w:pPrChange w:id="358" w:author="Hughes, Anna E" w:date="2023-06-19T12:41:00Z">
                <w:pPr>
                  <w:pStyle w:val="TableParagraph"/>
                  <w:spacing w:line="273" w:lineRule="exact"/>
                  <w:ind w:left="78" w:right="110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10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  <w:tcPrChange w:id="359" w:author="Hughes, Anna E" w:date="2023-06-19T12:41:00Z">
              <w:tcPr>
                <w:tcW w:w="1108" w:type="dxa"/>
                <w:tcBorders>
                  <w:left w:val="doub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4" w:lineRule="exact"/>
              <w:ind w:left="86" w:right="64"/>
              <w:jc w:val="center"/>
              <w:rPr>
                <w:sz w:val="24"/>
              </w:rPr>
              <w:pPrChange w:id="360" w:author="Hughes, Anna E" w:date="2023-06-19T12:41:00Z">
                <w:pPr>
                  <w:pStyle w:val="TableParagraph"/>
                  <w:spacing w:line="274" w:lineRule="exact"/>
                  <w:ind w:left="86" w:right="64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</w:tcBorders>
            <w:tcPrChange w:id="361" w:author="Hughes, Anna E" w:date="2023-06-19T12:41:00Z">
              <w:tcPr>
                <w:tcW w:w="781" w:type="dxa"/>
                <w:tcBorders>
                  <w:left w:val="single" w:sz="4" w:space="0" w:color="000000"/>
                  <w:bottom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3" w:lineRule="exact"/>
              <w:ind w:left="72" w:right="77"/>
              <w:jc w:val="center"/>
              <w:rPr>
                <w:rFonts w:ascii="Times New Roman"/>
                <w:i/>
                <w:sz w:val="24"/>
              </w:rPr>
              <w:pPrChange w:id="362" w:author="Hughes, Anna E" w:date="2023-06-19T12:41:00Z">
                <w:pPr>
                  <w:pStyle w:val="TableParagraph"/>
                  <w:spacing w:line="273" w:lineRule="exact"/>
                  <w:ind w:left="72" w:right="77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</w:tr>
      <w:tr w:rsidR="00485016">
        <w:trPr>
          <w:trHeight w:val="275"/>
          <w:trPrChange w:id="363" w:author="Hughes, Anna E" w:date="2023-06-19T12:41:00Z">
            <w:trPr>
              <w:trHeight w:val="275"/>
            </w:trPr>
          </w:trPrChange>
        </w:trPr>
        <w:tc>
          <w:tcPr>
            <w:tcW w:w="907" w:type="dxa"/>
            <w:tcBorders>
              <w:top w:val="single" w:sz="4" w:space="0" w:color="000000"/>
              <w:right w:val="single" w:sz="4" w:space="0" w:color="000000"/>
            </w:tcBorders>
            <w:tcPrChange w:id="364" w:author="Hughes, Anna E" w:date="2023-06-19T12:41:00Z">
              <w:tcPr>
                <w:tcW w:w="907" w:type="dxa"/>
                <w:tcBorders>
                  <w:top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68" w:right="70"/>
              <w:jc w:val="center"/>
              <w:rPr>
                <w:sz w:val="24"/>
              </w:rPr>
              <w:pPrChange w:id="365" w:author="Hughes, Anna E" w:date="2023-06-19T12:41:00Z">
                <w:pPr>
                  <w:pStyle w:val="TableParagraph"/>
                  <w:spacing w:line="249" w:lineRule="exact"/>
                  <w:ind w:left="68" w:right="70"/>
                </w:pPr>
              </w:pPrChange>
            </w:pPr>
            <w:r>
              <w:rPr>
                <w:spacing w:val="-4"/>
                <w:sz w:val="24"/>
              </w:rPr>
              <w:t>blue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  <w:tcPrChange w:id="366" w:author="Hughes, Anna E" w:date="2023-06-19T12:41:00Z">
              <w:tcPr>
                <w:tcW w:w="690" w:type="dxa"/>
                <w:tcBorders>
                  <w:top w:val="single" w:sz="4" w:space="0" w:color="000000"/>
                  <w:left w:val="single" w:sz="4" w:space="0" w:color="000000"/>
                  <w:righ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88" w:right="110"/>
              <w:jc w:val="center"/>
              <w:rPr>
                <w:sz w:val="24"/>
              </w:rPr>
              <w:pPrChange w:id="367" w:author="Hughes, Anna E" w:date="2023-06-19T12:41:00Z">
                <w:pPr>
                  <w:pStyle w:val="TableParagraph"/>
                  <w:spacing w:line="249" w:lineRule="exact"/>
                  <w:ind w:left="88" w:right="110"/>
                </w:pPr>
              </w:pPrChange>
            </w:pPr>
            <w:r>
              <w:rPr>
                <w:spacing w:val="-4"/>
                <w:sz w:val="24"/>
              </w:rPr>
              <w:t>76.8</w:t>
            </w:r>
          </w:p>
        </w:tc>
        <w:tc>
          <w:tcPr>
            <w:tcW w:w="110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  <w:tcPrChange w:id="368" w:author="Hughes, Anna E" w:date="2023-06-19T12:41:00Z">
              <w:tcPr>
                <w:tcW w:w="1108" w:type="dxa"/>
                <w:tcBorders>
                  <w:top w:val="single" w:sz="4" w:space="0" w:color="000000"/>
                  <w:left w:val="doub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86" w:right="64"/>
              <w:jc w:val="center"/>
              <w:rPr>
                <w:sz w:val="24"/>
              </w:rPr>
              <w:pPrChange w:id="369" w:author="Hughes, Anna E" w:date="2023-06-19T12:41:00Z">
                <w:pPr>
                  <w:pStyle w:val="TableParagraph"/>
                  <w:spacing w:line="249" w:lineRule="exact"/>
                  <w:ind w:left="86" w:right="64"/>
                </w:pPr>
              </w:pPrChange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</w:tcBorders>
            <w:tcPrChange w:id="370" w:author="Hughes, Anna E" w:date="2023-06-19T12:41:00Z">
              <w:tcPr>
                <w:tcW w:w="781" w:type="dxa"/>
                <w:tcBorders>
                  <w:top w:val="single" w:sz="4" w:space="0" w:color="000000"/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79" w:right="77"/>
              <w:jc w:val="center"/>
              <w:rPr>
                <w:sz w:val="24"/>
              </w:rPr>
              <w:pPrChange w:id="371" w:author="Hughes, Anna E" w:date="2023-06-19T12:41:00Z">
                <w:pPr>
                  <w:pStyle w:val="TableParagraph"/>
                  <w:spacing w:line="249" w:lineRule="exact"/>
                  <w:ind w:left="79" w:right="77"/>
                </w:pPr>
              </w:pPrChange>
            </w:pPr>
            <w:r>
              <w:rPr>
                <w:spacing w:val="-2"/>
                <w:sz w:val="24"/>
              </w:rPr>
              <w:t>141.1</w:t>
            </w:r>
          </w:p>
        </w:tc>
      </w:tr>
      <w:tr w:rsidR="00485016">
        <w:trPr>
          <w:trHeight w:val="288"/>
          <w:trPrChange w:id="372" w:author="Hughes, Anna E" w:date="2023-06-19T12:41:00Z">
            <w:trPr>
              <w:trHeight w:val="288"/>
            </w:trPr>
          </w:trPrChange>
        </w:trPr>
        <w:tc>
          <w:tcPr>
            <w:tcW w:w="907" w:type="dxa"/>
            <w:tcBorders>
              <w:right w:val="single" w:sz="4" w:space="0" w:color="000000"/>
            </w:tcBorders>
            <w:tcPrChange w:id="373" w:author="Hughes, Anna E" w:date="2023-06-19T12:41:00Z">
              <w:tcPr>
                <w:tcW w:w="907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68" w:right="70"/>
              <w:jc w:val="center"/>
              <w:rPr>
                <w:sz w:val="24"/>
              </w:rPr>
              <w:pPrChange w:id="374" w:author="Hughes, Anna E" w:date="2023-06-19T12:41:00Z">
                <w:pPr>
                  <w:pStyle w:val="TableParagraph"/>
                  <w:ind w:left="68" w:right="70"/>
                </w:pPr>
              </w:pPrChange>
            </w:pPr>
            <w:r>
              <w:rPr>
                <w:spacing w:val="-2"/>
                <w:sz w:val="24"/>
              </w:rPr>
              <w:t>yellow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  <w:tcPrChange w:id="375" w:author="Hughes, Anna E" w:date="2023-06-19T12:41:00Z">
              <w:tcPr>
                <w:tcW w:w="690" w:type="dxa"/>
                <w:tcBorders>
                  <w:left w:val="single" w:sz="4" w:space="0" w:color="000000"/>
                  <w:righ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88" w:right="110"/>
              <w:jc w:val="center"/>
              <w:rPr>
                <w:sz w:val="24"/>
              </w:rPr>
              <w:pPrChange w:id="376" w:author="Hughes, Anna E" w:date="2023-06-19T12:41:00Z">
                <w:pPr>
                  <w:pStyle w:val="TableParagraph"/>
                  <w:ind w:left="88" w:right="110"/>
                </w:pPr>
              </w:pPrChange>
            </w:pPr>
            <w:r>
              <w:rPr>
                <w:spacing w:val="-4"/>
                <w:sz w:val="24"/>
              </w:rPr>
              <w:t>16.0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  <w:tcPrChange w:id="377" w:author="Hughes, Anna E" w:date="2023-06-19T12:41:00Z">
              <w:tcPr>
                <w:tcW w:w="1108" w:type="dxa"/>
                <w:tcBorders>
                  <w:left w:val="doub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86" w:right="64"/>
              <w:jc w:val="center"/>
              <w:rPr>
                <w:sz w:val="24"/>
              </w:rPr>
              <w:pPrChange w:id="378" w:author="Hughes, Anna E" w:date="2023-06-19T12:41:00Z">
                <w:pPr>
                  <w:pStyle w:val="TableParagraph"/>
                  <w:ind w:left="86" w:right="64"/>
                </w:pPr>
              </w:pPrChange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1" w:type="dxa"/>
            <w:tcBorders>
              <w:left w:val="single" w:sz="4" w:space="0" w:color="000000"/>
            </w:tcBorders>
            <w:tcPrChange w:id="379" w:author="Hughes, Anna E" w:date="2023-06-19T12:41:00Z">
              <w:tcPr>
                <w:tcW w:w="781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79" w:right="77"/>
              <w:jc w:val="center"/>
              <w:rPr>
                <w:sz w:val="24"/>
              </w:rPr>
              <w:pPrChange w:id="380" w:author="Hughes, Anna E" w:date="2023-06-19T12:41:00Z">
                <w:pPr>
                  <w:pStyle w:val="TableParagraph"/>
                  <w:ind w:left="79" w:right="77"/>
                </w:pPr>
              </w:pPrChange>
            </w:pPr>
            <w:r>
              <w:rPr>
                <w:spacing w:val="-4"/>
                <w:sz w:val="24"/>
              </w:rPr>
              <w:t>77.2</w:t>
            </w:r>
          </w:p>
        </w:tc>
      </w:tr>
      <w:tr w:rsidR="00485016">
        <w:trPr>
          <w:trHeight w:val="308"/>
          <w:trPrChange w:id="381" w:author="Hughes, Anna E" w:date="2023-06-19T12:41:00Z">
            <w:trPr>
              <w:trHeight w:val="308"/>
            </w:trPr>
          </w:trPrChange>
        </w:trPr>
        <w:tc>
          <w:tcPr>
            <w:tcW w:w="907" w:type="dxa"/>
            <w:tcBorders>
              <w:right w:val="single" w:sz="4" w:space="0" w:color="000000"/>
            </w:tcBorders>
            <w:tcPrChange w:id="382" w:author="Hughes, Anna E" w:date="2023-06-19T12:41:00Z">
              <w:tcPr>
                <w:tcW w:w="907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68" w:right="70"/>
              <w:jc w:val="center"/>
              <w:rPr>
                <w:sz w:val="24"/>
              </w:rPr>
              <w:pPrChange w:id="383" w:author="Hughes, Anna E" w:date="2023-06-19T12:41:00Z">
                <w:pPr>
                  <w:pStyle w:val="TableParagraph"/>
                  <w:spacing w:line="275" w:lineRule="exact"/>
                  <w:ind w:left="68" w:right="70"/>
                </w:pPr>
              </w:pPrChange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  <w:tcPrChange w:id="384" w:author="Hughes, Anna E" w:date="2023-06-19T12:41:00Z">
              <w:tcPr>
                <w:tcW w:w="690" w:type="dxa"/>
                <w:tcBorders>
                  <w:left w:val="single" w:sz="4" w:space="0" w:color="000000"/>
                  <w:righ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88" w:right="110"/>
              <w:jc w:val="center"/>
              <w:rPr>
                <w:sz w:val="24"/>
              </w:rPr>
              <w:pPrChange w:id="385" w:author="Hughes, Anna E" w:date="2023-06-19T12:41:00Z">
                <w:pPr>
                  <w:pStyle w:val="TableParagraph"/>
                  <w:spacing w:line="275" w:lineRule="exact"/>
                  <w:ind w:left="88" w:right="110"/>
                </w:pPr>
              </w:pPrChange>
            </w:pPr>
            <w:r>
              <w:rPr>
                <w:spacing w:val="-5"/>
                <w:sz w:val="24"/>
              </w:rPr>
              <w:t>9.8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  <w:tcPrChange w:id="386" w:author="Hughes, Anna E" w:date="2023-06-19T12:41:00Z">
              <w:tcPr>
                <w:tcW w:w="1108" w:type="dxa"/>
                <w:tcBorders>
                  <w:left w:val="doub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86" w:right="64"/>
              <w:jc w:val="center"/>
              <w:rPr>
                <w:sz w:val="24"/>
              </w:rPr>
              <w:pPrChange w:id="387" w:author="Hughes, Anna E" w:date="2023-06-19T12:41:00Z">
                <w:pPr>
                  <w:pStyle w:val="TableParagraph"/>
                  <w:spacing w:line="275" w:lineRule="exact"/>
                  <w:ind w:left="86" w:right="64"/>
                </w:pPr>
              </w:pPrChange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1" w:type="dxa"/>
            <w:tcBorders>
              <w:left w:val="single" w:sz="4" w:space="0" w:color="000000"/>
            </w:tcBorders>
            <w:tcPrChange w:id="388" w:author="Hughes, Anna E" w:date="2023-06-19T12:41:00Z">
              <w:tcPr>
                <w:tcW w:w="781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79" w:right="77"/>
              <w:jc w:val="center"/>
              <w:rPr>
                <w:sz w:val="24"/>
              </w:rPr>
              <w:pPrChange w:id="389" w:author="Hughes, Anna E" w:date="2023-06-19T12:41:00Z">
                <w:pPr>
                  <w:pStyle w:val="TableParagraph"/>
                  <w:spacing w:line="275" w:lineRule="exact"/>
                  <w:ind w:left="79" w:right="77"/>
                </w:pPr>
              </w:pPrChange>
            </w:pPr>
            <w:r>
              <w:rPr>
                <w:spacing w:val="-4"/>
                <w:sz w:val="24"/>
              </w:rPr>
              <w:t>62.1</w:t>
            </w:r>
          </w:p>
        </w:tc>
      </w:tr>
    </w:tbl>
    <w:p w:rsidR="00485016" w:rsidRDefault="00C14774">
      <w:pPr>
        <w:spacing w:before="167" w:line="244" w:lineRule="auto"/>
        <w:ind w:left="617" w:right="293"/>
        <w:rPr>
          <w:sz w:val="20"/>
        </w:rPr>
        <w:pPrChange w:id="390" w:author="Hughes, Anna E" w:date="2023-06-19T12:41:00Z">
          <w:pPr>
            <w:spacing w:before="167" w:line="244" w:lineRule="auto"/>
            <w:ind w:left="497" w:right="129"/>
          </w:pPr>
        </w:pPrChange>
      </w:pPr>
      <w:r>
        <w:rPr>
          <w:spacing w:val="-2"/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2:</w:t>
      </w:r>
      <w:r>
        <w:rPr>
          <w:spacing w:val="-1"/>
          <w:sz w:val="20"/>
        </w:rPr>
        <w:t xml:space="preserve"> </w:t>
      </w:r>
      <w:bookmarkStart w:id="391" w:name="_bookmark3"/>
      <w:bookmarkEnd w:id="391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i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1a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1b.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Computa- </w:t>
      </w:r>
      <w:r>
        <w:rPr>
          <w:rFonts w:ascii="Times New Roman"/>
          <w:i/>
          <w:sz w:val="20"/>
        </w:rPr>
        <w:t>tional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Verification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experiments.</w:t>
      </w:r>
    </w:p>
    <w:p w:rsidR="00485016" w:rsidRDefault="00485016">
      <w:pPr>
        <w:pStyle w:val="BodyText"/>
        <w:spacing w:before="0"/>
        <w:ind w:left="0"/>
      </w:pPr>
    </w:p>
    <w:p w:rsidR="00485016" w:rsidRDefault="00485016">
      <w:pPr>
        <w:pStyle w:val="BodyText"/>
        <w:spacing w:before="3"/>
        <w:ind w:left="0"/>
        <w:rPr>
          <w:sz w:val="19"/>
        </w:rPr>
      </w:pPr>
    </w:p>
    <w:p w:rsidR="00485016" w:rsidRDefault="00C14774">
      <w:pPr>
        <w:ind w:left="227"/>
        <w:rPr>
          <w:rFonts w:ascii="Times New Roman"/>
          <w:i/>
          <w:sz w:val="24"/>
        </w:rPr>
        <w:pPrChange w:id="392" w:author="Hughes, Anna E" w:date="2023-06-19T12:41:00Z">
          <w:pPr>
            <w:ind w:left="107"/>
          </w:pPr>
        </w:pPrChange>
      </w:pPr>
      <w:r>
        <w:rPr>
          <w:rFonts w:ascii="Trebuchet MS"/>
          <w:sz w:val="12"/>
        </w:rPr>
        <w:t>221</w:t>
      </w:r>
      <w:r>
        <w:rPr>
          <w:rFonts w:ascii="Trebuchet MS"/>
          <w:spacing w:val="148"/>
          <w:sz w:val="12"/>
        </w:rPr>
        <w:t xml:space="preserve"> </w:t>
      </w:r>
      <w:bookmarkStart w:id="393" w:name="Estimating_Dc,s,_the_logarithmic_slope_p"/>
      <w:bookmarkEnd w:id="393"/>
      <w:r>
        <w:rPr>
          <w:rFonts w:ascii="Times New Roman"/>
          <w:i/>
          <w:sz w:val="24"/>
        </w:rPr>
        <w:t>2.1.2.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c</w:t>
      </w:r>
      <w:r>
        <w:rPr>
          <w:rFonts w:ascii="Verdana"/>
          <w:i/>
          <w:sz w:val="24"/>
          <w:vertAlign w:val="subscript"/>
        </w:rPr>
        <w:t>,</w:t>
      </w:r>
      <w:r>
        <w:rPr>
          <w:rFonts w:ascii="Times New Roman"/>
          <w:i/>
          <w:sz w:val="24"/>
          <w:vertAlign w:val="subscript"/>
        </w:rPr>
        <w:t>s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485016" w:rsidRDefault="00C14774">
      <w:pPr>
        <w:pStyle w:val="BodyText"/>
        <w:tabs>
          <w:tab w:val="left" w:pos="968"/>
        </w:tabs>
        <w:spacing w:before="29"/>
        <w:pPrChange w:id="394" w:author="Hughes, Anna E" w:date="2023-06-19T12:41:00Z">
          <w:pPr>
            <w:pStyle w:val="BodyText"/>
            <w:tabs>
              <w:tab w:val="left" w:pos="848"/>
            </w:tabs>
            <w:spacing w:before="29"/>
          </w:pPr>
        </w:pPrChange>
      </w:pPr>
      <w:r>
        <w:rPr>
          <w:rFonts w:ascii="Trebuchet MS"/>
          <w:spacing w:val="-5"/>
          <w:sz w:val="12"/>
        </w:rPr>
        <w:t>222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context 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current experiments, the core</w:t>
      </w:r>
      <w:r>
        <w:rPr>
          <w:spacing w:val="-5"/>
        </w:rPr>
        <w:t xml:space="preserve"> </w:t>
      </w:r>
      <w:r>
        <w:rPr>
          <w:spacing w:val="-4"/>
        </w:rPr>
        <w:t>idea of</w:t>
      </w:r>
      <w:r>
        <w:rPr>
          <w:spacing w:val="-5"/>
        </w:rPr>
        <w:t xml:space="preserve"> </w:t>
      </w:r>
      <w:r>
        <w:rPr>
          <w:spacing w:val="-4"/>
        </w:rPr>
        <w:t>TCS theory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223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5"/>
        </w:rPr>
        <w:t xml:space="preserve"> </w:t>
      </w:r>
      <w:r>
        <w:rPr>
          <w:spacing w:val="-4"/>
        </w:rPr>
        <w:t>estimate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(natural)</w:t>
      </w:r>
      <w:r>
        <w:rPr>
          <w:spacing w:val="5"/>
        </w:rPr>
        <w:t xml:space="preserve"> </w:t>
      </w:r>
      <w:r>
        <w:rPr>
          <w:spacing w:val="-4"/>
        </w:rPr>
        <w:t>logarithmic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parameter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double</w:t>
      </w:r>
      <w:r>
        <w:rPr>
          <w:spacing w:val="6"/>
        </w:rPr>
        <w:t xml:space="preserve"> </w:t>
      </w:r>
      <w:r>
        <w:rPr>
          <w:spacing w:val="-4"/>
        </w:rPr>
        <w:t>feature</w:t>
      </w:r>
    </w:p>
    <w:p w:rsidR="00485016" w:rsidRDefault="00C14774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2"/>
        </w:rPr>
        <w:t xml:space="preserve"> </w:t>
      </w:r>
      <w:r>
        <w:rPr>
          <w:spacing w:val="-6"/>
        </w:rPr>
        <w:t>search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parameters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two</w:t>
      </w:r>
      <w:r>
        <w:rPr>
          <w:spacing w:val="12"/>
        </w:rPr>
        <w:t xml:space="preserve"> </w:t>
      </w:r>
      <w:r>
        <w:rPr>
          <w:spacing w:val="-6"/>
        </w:rPr>
        <w:t>independent</w:t>
      </w:r>
      <w:r>
        <w:rPr>
          <w:spacing w:val="12"/>
        </w:rPr>
        <w:t xml:space="preserve"> </w:t>
      </w:r>
      <w:r>
        <w:rPr>
          <w:spacing w:val="-6"/>
        </w:rPr>
        <w:t>single</w:t>
      </w:r>
      <w:r>
        <w:rPr>
          <w:spacing w:val="11"/>
        </w:rPr>
        <w:t xml:space="preserve"> </w:t>
      </w:r>
      <w:r>
        <w:rPr>
          <w:spacing w:val="-6"/>
        </w:rPr>
        <w:t>feature</w:t>
      </w:r>
    </w:p>
    <w:p w:rsidR="00485016" w:rsidRDefault="00C14774">
      <w:pPr>
        <w:spacing w:line="292" w:lineRule="exact"/>
        <w:ind w:left="227"/>
        <w:rPr>
          <w:sz w:val="24"/>
        </w:rPr>
        <w:pPrChange w:id="395" w:author="Hughes, Anna E" w:date="2023-06-19T12:41:00Z">
          <w:pPr>
            <w:spacing w:line="292" w:lineRule="exact"/>
            <w:ind w:left="107"/>
          </w:pPr>
        </w:pPrChange>
      </w:pPr>
      <w:r>
        <w:rPr>
          <w:rFonts w:ascii="Trebuchet MS"/>
          <w:spacing w:val="-2"/>
          <w:sz w:val="12"/>
        </w:rPr>
        <w:t>225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searches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ahoma"/>
          <w:spacing w:val="-2"/>
          <w:sz w:val="24"/>
        </w:rPr>
        <w:t xml:space="preserve">= </w:t>
      </w:r>
      <w:r>
        <w:rPr>
          <w:rFonts w:ascii="Times New Roman"/>
          <w:i/>
          <w:spacing w:val="-2"/>
          <w:sz w:val="24"/>
        </w:rPr>
        <w:t>f</w:t>
      </w:r>
      <w:r>
        <w:rPr>
          <w:rFonts w:ascii="Times New Roman"/>
          <w:i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</w:rPr>
        <w:t>,</w:t>
      </w:r>
      <w:r>
        <w:rPr>
          <w:rFonts w:ascii="Verdana"/>
          <w:i/>
          <w:spacing w:val="-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ahoma"/>
          <w:spacing w:val="-2"/>
          <w:sz w:val="24"/>
        </w:rPr>
        <w:t>)</w:t>
      </w:r>
      <w:r>
        <w:rPr>
          <w:spacing w:val="-2"/>
          <w:sz w:val="24"/>
        </w:rPr>
        <w:t>.</w:t>
      </w:r>
      <w:r>
        <w:rPr>
          <w:spacing w:val="30"/>
          <w:sz w:val="24"/>
        </w:rPr>
        <w:t xml:space="preserve"> </w:t>
      </w:r>
      <w:del w:id="396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  <w:sz w:val="24"/>
          </w:rPr>
          <w:delText>Buetti</w:delText>
        </w:r>
        <w:r w:rsidR="00F7725C">
          <w:rPr>
            <w:spacing w:val="1"/>
            <w:sz w:val="24"/>
          </w:rPr>
          <w:delText xml:space="preserve"> </w:delText>
        </w:r>
        <w:r w:rsidR="00F7725C">
          <w:rPr>
            <w:spacing w:val="-2"/>
            <w:sz w:val="24"/>
          </w:rPr>
          <w:delText>et</w:delText>
        </w:r>
        <w:r w:rsidR="00F7725C">
          <w:rPr>
            <w:spacing w:val="2"/>
            <w:sz w:val="24"/>
          </w:rPr>
          <w:delText xml:space="preserve"> </w:delText>
        </w:r>
        <w:r w:rsidR="00F7725C">
          <w:rPr>
            <w:spacing w:val="-2"/>
            <w:sz w:val="24"/>
          </w:rPr>
          <w:delText>al.</w:delText>
        </w:r>
        <w:r w:rsidR="00FE7979">
          <w:rPr>
            <w:spacing w:val="-2"/>
            <w:sz w:val="24"/>
          </w:rPr>
          <w:fldChar w:fldCharType="end"/>
        </w:r>
        <w:r w:rsidR="00F7725C">
          <w:rPr>
            <w:spacing w:val="2"/>
            <w:sz w:val="2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  <w:sz w:val="24"/>
          </w:rPr>
          <w:delText>(2019)</w:delText>
        </w:r>
        <w:r w:rsidR="00FE7979">
          <w:rPr>
            <w:spacing w:val="-2"/>
            <w:sz w:val="24"/>
          </w:rPr>
          <w:fldChar w:fldCharType="end"/>
        </w:r>
      </w:del>
      <w:ins w:id="397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  <w:sz w:val="24"/>
          </w:rPr>
          <w:t>Buetti</w:t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al.</w:t>
        </w:r>
        <w:r w:rsidR="00FE7979">
          <w:rPr>
            <w:spacing w:val="-2"/>
            <w:sz w:val="24"/>
          </w:rPr>
          <w:fldChar w:fldCharType="end"/>
        </w:r>
        <w:r>
          <w:rPr>
            <w:spacing w:val="2"/>
            <w:sz w:val="24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  <w:sz w:val="24"/>
          </w:rPr>
          <w:t>(2019)</w:t>
        </w:r>
        <w:r w:rsidR="00FE7979">
          <w:rPr>
            <w:spacing w:val="-2"/>
            <w:sz w:val="24"/>
          </w:rPr>
          <w:fldChar w:fldCharType="end"/>
        </w:r>
      </w:ins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lastRenderedPageBreak/>
        <w:t>226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predicting</w:t>
      </w:r>
      <w:r>
        <w:rPr>
          <w:spacing w:val="3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colour-shape</w:t>
      </w:r>
      <w:r>
        <w:rPr>
          <w:spacing w:val="2"/>
        </w:rPr>
        <w:t xml:space="preserve"> </w:t>
      </w:r>
      <w:r>
        <w:rPr>
          <w:spacing w:val="-4"/>
        </w:rPr>
        <w:t>stimuli.</w:t>
      </w:r>
      <w:r>
        <w:rPr>
          <w:spacing w:val="38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best</w:t>
      </w:r>
      <w:r>
        <w:rPr>
          <w:spacing w:val="2"/>
        </w:rPr>
        <w:t xml:space="preserve"> </w:t>
      </w:r>
      <w:r>
        <w:rPr>
          <w:spacing w:val="-4"/>
        </w:rPr>
        <w:t>feature</w:t>
      </w:r>
      <w:r>
        <w:rPr>
          <w:spacing w:val="2"/>
        </w:rPr>
        <w:t xml:space="preserve"> </w:t>
      </w:r>
      <w:r>
        <w:rPr>
          <w:spacing w:val="-4"/>
        </w:rPr>
        <w:t>guidance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398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/>
          <w:spacing w:val="-4"/>
          <w:sz w:val="12"/>
        </w:rPr>
        <w:t>227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(Equation</w:t>
      </w:r>
      <w:r>
        <w:rPr>
          <w:spacing w:val="-6"/>
        </w:rPr>
        <w:t xml:space="preserve"> </w:t>
      </w:r>
      <w:r w:rsidR="00FE7979">
        <w:fldChar w:fldCharType="begin"/>
      </w:r>
      <w:r w:rsidR="00FE7979">
        <w:instrText xml:space="preserve"> HYPERLINK \l "_bookmark4" </w:instrText>
      </w:r>
      <w:r w:rsidR="00FE7979">
        <w:fldChar w:fldCharType="separate"/>
      </w:r>
      <w:r>
        <w:rPr>
          <w:spacing w:val="-4"/>
        </w:rPr>
        <w:t>2)</w:t>
      </w:r>
      <w:r w:rsidR="00FE7979">
        <w:rPr>
          <w:spacing w:val="-4"/>
        </w:rPr>
        <w:fldChar w:fldCharType="end"/>
      </w:r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target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lures</w:t>
      </w:r>
      <w:r>
        <w:rPr>
          <w:spacing w:val="-5"/>
        </w:rPr>
        <w:t xml:space="preserve"> </w:t>
      </w:r>
      <w:r>
        <w:rPr>
          <w:spacing w:val="-4"/>
        </w:rPr>
        <w:t>differ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dimen-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228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sions,</w:t>
      </w:r>
      <w:r>
        <w:rPr>
          <w:spacing w:val="17"/>
        </w:rPr>
        <w:t xml:space="preserve"> </w:t>
      </w:r>
      <w:r>
        <w:rPr>
          <w:spacing w:val="-4"/>
        </w:rPr>
        <w:t>participants</w:t>
      </w:r>
      <w:r>
        <w:rPr>
          <w:spacing w:val="12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choose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attend</w:t>
      </w:r>
      <w:r>
        <w:rPr>
          <w:spacing w:val="12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whichever</w:t>
      </w:r>
      <w:r>
        <w:rPr>
          <w:spacing w:val="11"/>
        </w:rPr>
        <w:t xml:space="preserve"> </w:t>
      </w:r>
      <w:r>
        <w:rPr>
          <w:spacing w:val="-4"/>
        </w:rPr>
        <w:t>feature</w:t>
      </w:r>
      <w:r>
        <w:rPr>
          <w:spacing w:val="11"/>
        </w:rPr>
        <w:t xml:space="preserve"> </w:t>
      </w:r>
      <w:r>
        <w:rPr>
          <w:spacing w:val="-4"/>
        </w:rPr>
        <w:t>dimension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2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229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most</w:t>
      </w:r>
      <w:r>
        <w:rPr>
          <w:spacing w:val="-8"/>
        </w:rPr>
        <w:t xml:space="preserve"> </w:t>
      </w:r>
      <w:r>
        <w:rPr>
          <w:spacing w:val="-4"/>
        </w:rPr>
        <w:t>discriminable</w:t>
      </w:r>
      <w:r>
        <w:rPr>
          <w:spacing w:val="-8"/>
        </w:rPr>
        <w:t xml:space="preserve"> </w:t>
      </w:r>
      <w:r>
        <w:rPr>
          <w:spacing w:val="-4"/>
        </w:rPr>
        <w:t>(i.e.</w:t>
      </w:r>
      <w:r>
        <w:rPr>
          <w:spacing w:val="3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smallest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value):</w:t>
      </w:r>
    </w:p>
    <w:p w:rsidR="00485016" w:rsidRDefault="00485016">
      <w:pPr>
        <w:pStyle w:val="BodyText"/>
        <w:spacing w:before="2"/>
        <w:ind w:left="0"/>
      </w:pPr>
    </w:p>
    <w:p w:rsidR="00485016" w:rsidRDefault="00C14774">
      <w:pPr>
        <w:tabs>
          <w:tab w:val="left" w:pos="8109"/>
        </w:tabs>
        <w:ind w:left="3572"/>
        <w:rPr>
          <w:sz w:val="24"/>
        </w:rPr>
        <w:pPrChange w:id="399" w:author="Hughes, Anna E" w:date="2023-06-19T12:41:00Z">
          <w:pPr>
            <w:tabs>
              <w:tab w:val="left" w:pos="7989"/>
            </w:tabs>
            <w:ind w:left="3452"/>
          </w:pPr>
        </w:pPrChange>
      </w:pPr>
      <w:bookmarkStart w:id="400" w:name="_bookmark4"/>
      <w:bookmarkEnd w:id="400"/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c,s</w:t>
      </w:r>
      <w:r>
        <w:rPr>
          <w:spacing w:val="16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6"/>
          <w:sz w:val="24"/>
        </w:rPr>
        <w:t xml:space="preserve"> </w:t>
      </w:r>
      <w:r>
        <w:rPr>
          <w:sz w:val="24"/>
        </w:rPr>
        <w:t>min</w:t>
      </w:r>
      <w:r>
        <w:rPr>
          <w:rFonts w:ascii="Tahoma"/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5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spacing w:val="-5"/>
          <w:sz w:val="24"/>
          <w:vertAlign w:val="subscript"/>
        </w:rPr>
        <w:t>s</w:t>
      </w:r>
      <w:r>
        <w:rPr>
          <w:rFonts w:ascii="Tahoma"/>
          <w:spacing w:val="-5"/>
          <w:sz w:val="24"/>
        </w:rPr>
        <w:t>)</w:t>
      </w:r>
      <w:r>
        <w:rPr>
          <w:rFonts w:ascii="Tahoma"/>
          <w:sz w:val="24"/>
        </w:rPr>
        <w:tab/>
      </w:r>
      <w:r>
        <w:rPr>
          <w:spacing w:val="-5"/>
          <w:sz w:val="24"/>
        </w:rPr>
        <w:t>(2)</w:t>
      </w:r>
    </w:p>
    <w:p w:rsidR="00485016" w:rsidRDefault="00C14774">
      <w:pPr>
        <w:pStyle w:val="BodyText"/>
        <w:tabs>
          <w:tab w:val="left" w:pos="968"/>
        </w:tabs>
        <w:spacing w:before="137"/>
        <w:pPrChange w:id="401" w:author="Hughes, Anna E" w:date="2023-06-19T12:41:00Z">
          <w:pPr>
            <w:pStyle w:val="BodyText"/>
            <w:tabs>
              <w:tab w:val="left" w:pos="848"/>
            </w:tabs>
            <w:spacing w:before="137"/>
          </w:pPr>
        </w:pPrChange>
      </w:pPr>
      <w:r>
        <w:rPr>
          <w:rFonts w:ascii="Trebuchet MS"/>
          <w:spacing w:val="-5"/>
          <w:sz w:val="12"/>
        </w:rPr>
        <w:t>230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orthogonal</w:t>
      </w:r>
      <w:r>
        <w:rPr>
          <w:spacing w:val="12"/>
        </w:rPr>
        <w:t xml:space="preserve"> </w:t>
      </w:r>
      <w:r>
        <w:rPr>
          <w:w w:val="90"/>
        </w:rPr>
        <w:t>contrast</w:t>
      </w:r>
      <w:r>
        <w:rPr>
          <w:spacing w:val="10"/>
        </w:rPr>
        <w:t xml:space="preserve">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instead</w:t>
      </w:r>
      <w:r>
        <w:rPr>
          <w:spacing w:val="10"/>
        </w:rPr>
        <w:t xml:space="preserve"> </w:t>
      </w:r>
      <w:r>
        <w:rPr>
          <w:w w:val="90"/>
        </w:rPr>
        <w:t>suggests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spacing w:val="-2"/>
          <w:w w:val="90"/>
        </w:rPr>
        <w:t>independent</w:t>
      </w:r>
    </w:p>
    <w:p w:rsidR="00485016" w:rsidRDefault="00C14774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9"/>
        </w:rPr>
        <w:t xml:space="preserve"> </w:t>
      </w:r>
      <w:r>
        <w:rPr>
          <w:spacing w:val="-6"/>
        </w:rPr>
        <w:t>dimensions</w:t>
      </w:r>
      <w:r>
        <w:rPr>
          <w:spacing w:val="10"/>
        </w:rPr>
        <w:t xml:space="preserve"> </w:t>
      </w:r>
      <w:r>
        <w:rPr>
          <w:spacing w:val="-6"/>
        </w:rPr>
        <w:t>comprise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10"/>
        </w:rPr>
        <w:t xml:space="preserve"> </w:t>
      </w:r>
      <w:r>
        <w:rPr>
          <w:spacing w:val="-6"/>
        </w:rPr>
        <w:t>multidimensional</w:t>
      </w:r>
      <w:r>
        <w:rPr>
          <w:spacing w:val="9"/>
        </w:rPr>
        <w:t xml:space="preserve"> </w:t>
      </w:r>
      <w:r>
        <w:rPr>
          <w:spacing w:val="-6"/>
        </w:rPr>
        <w:t>space,</w:t>
      </w:r>
      <w:r>
        <w:rPr>
          <w:spacing w:val="14"/>
        </w:rPr>
        <w:t xml:space="preserve"> </w:t>
      </w:r>
      <w:r>
        <w:rPr>
          <w:spacing w:val="-6"/>
        </w:rPr>
        <w:t>where</w:t>
      </w:r>
      <w:r>
        <w:rPr>
          <w:spacing w:val="10"/>
        </w:rPr>
        <w:t xml:space="preserve"> </w:t>
      </w:r>
      <w:r>
        <w:rPr>
          <w:spacing w:val="-6"/>
        </w:rPr>
        <w:t>an</w:t>
      </w:r>
      <w:r>
        <w:rPr>
          <w:spacing w:val="9"/>
        </w:rPr>
        <w:t xml:space="preserve"> </w:t>
      </w:r>
      <w:r>
        <w:rPr>
          <w:spacing w:val="-6"/>
        </w:rPr>
        <w:t>object</w:t>
      </w:r>
      <w:r>
        <w:rPr>
          <w:spacing w:val="10"/>
        </w:rPr>
        <w:t xml:space="preserve"> </w:t>
      </w:r>
      <w:r>
        <w:rPr>
          <w:spacing w:val="-6"/>
        </w:rPr>
        <w:t>can</w:t>
      </w:r>
      <w:r>
        <w:rPr>
          <w:spacing w:val="9"/>
        </w:rPr>
        <w:t xml:space="preserve"> </w:t>
      </w:r>
      <w:r>
        <w:rPr>
          <w:spacing w:val="-6"/>
        </w:rPr>
        <w:t>be</w:t>
      </w:r>
    </w:p>
    <w:p w:rsidR="00485016" w:rsidRDefault="00C14774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232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described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overall</w:t>
      </w:r>
      <w:r>
        <w:rPr>
          <w:spacing w:val="-7"/>
        </w:rPr>
        <w:t xml:space="preserve"> </w:t>
      </w:r>
      <w:r>
        <w:rPr>
          <w:spacing w:val="-6"/>
        </w:rPr>
        <w:t>vector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space,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D</w:t>
      </w:r>
      <w:r>
        <w:rPr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spacing w:val="-6"/>
          <w:vertAlign w:val="subscript"/>
        </w:rPr>
        <w:t>s</w:t>
      </w:r>
      <w: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represented</w:t>
      </w:r>
      <w:r>
        <w:rPr>
          <w:spacing w:val="-7"/>
        </w:rPr>
        <w:t xml:space="preserve"> </w:t>
      </w:r>
      <w:r>
        <w:rPr>
          <w:spacing w:val="-6"/>
        </w:rPr>
        <w:t>as:</w:t>
      </w:r>
    </w:p>
    <w:p w:rsidR="00485016" w:rsidRDefault="00C14774">
      <w:pPr>
        <w:pStyle w:val="BodyText"/>
        <w:spacing w:before="188" w:line="169" w:lineRule="exact"/>
        <w:ind w:left="753"/>
        <w:jc w:val="center"/>
        <w:pPrChange w:id="402" w:author="Hughes, Anna E" w:date="2023-06-19T12:41:00Z">
          <w:pPr>
            <w:pStyle w:val="BodyText"/>
            <w:spacing w:before="188" w:line="169" w:lineRule="exact"/>
            <w:ind w:left="633"/>
            <w:jc w:val="center"/>
          </w:pPr>
        </w:pPrChange>
      </w:pPr>
      <w:bookmarkStart w:id="403" w:name="_bookmark5"/>
      <w:bookmarkEnd w:id="403"/>
      <w:r>
        <w:rPr>
          <w:w w:val="89"/>
        </w:rPr>
        <w:t>1</w:t>
      </w:r>
    </w:p>
    <w:p w:rsidR="00485016" w:rsidRDefault="00485016">
      <w:pPr>
        <w:spacing w:line="169" w:lineRule="exact"/>
        <w:jc w:val="center"/>
        <w:sectPr w:rsidR="00485016">
          <w:pgSz w:w="12240" w:h="15840"/>
          <w:pgMar w:top="1820" w:right="1720" w:bottom="2000" w:left="1600" w:header="0" w:footer="1818" w:gutter="0"/>
          <w:cols w:space="720"/>
          <w:sectPrChange w:id="404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2F7126">
      <w:pPr>
        <w:jc w:val="right"/>
        <w:rPr>
          <w:sz w:val="18"/>
        </w:rPr>
      </w:pPr>
      <w:del w:id="405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36480" behindDoc="1" locked="0" layoutInCell="1" allowOverlap="1" wp14:anchorId="4A18EA5D" wp14:editId="38E3BDB0">
                  <wp:simplePos x="0" y="0"/>
                  <wp:positionH relativeFrom="page">
                    <wp:posOffset>3594735</wp:posOffset>
                  </wp:positionH>
                  <wp:positionV relativeFrom="paragraph">
                    <wp:posOffset>114300</wp:posOffset>
                  </wp:positionV>
                  <wp:extent cx="986155" cy="36195"/>
                  <wp:effectExtent l="0" t="0" r="0" b="0"/>
                  <wp:wrapNone/>
                  <wp:docPr id="544" name="docshapegroup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86155" cy="36195"/>
                            <a:chOff x="5661" y="180"/>
                            <a:chExt cx="1553" cy="57"/>
                          </a:xfrm>
                        </wpg:grpSpPr>
                        <wps:wsp>
                          <wps:cNvPr id="545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184"/>
                              <a:ext cx="1552" cy="0"/>
                            </a:xfrm>
                            <a:prstGeom prst="line">
                              <a:avLst/>
                            </a:prstGeom>
                            <a:noFill/>
                            <a:ln w="607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6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0" y="232"/>
                              <a:ext cx="1313" cy="0"/>
                            </a:xfrm>
                            <a:prstGeom prst="line">
                              <a:avLst/>
                            </a:prstGeom>
                            <a:noFill/>
                            <a:ln w="591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6A7C3C" id="docshapegroup6" o:spid="_x0000_s1026" style="position:absolute;margin-left:283.05pt;margin-top:9pt;width:77.65pt;height:2.85pt;z-index:-17232896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">
                  <v:line id="Line 532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" strokeweight=".16864mm"/>
                  <v:line id="Line 531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" strokeweight=".16439mm"/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37504" behindDoc="1" locked="0" layoutInCell="1" allowOverlap="1" wp14:anchorId="13F0E2DB" wp14:editId="1B3B9DD7">
                  <wp:simplePos x="0" y="0"/>
                  <wp:positionH relativeFrom="page">
                    <wp:posOffset>3820795</wp:posOffset>
                  </wp:positionH>
                  <wp:positionV relativeFrom="paragraph">
                    <wp:posOffset>282575</wp:posOffset>
                  </wp:positionV>
                  <wp:extent cx="127635" cy="0"/>
                  <wp:effectExtent l="0" t="0" r="0" b="0"/>
                  <wp:wrapNone/>
                  <wp:docPr id="547" name="Line 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7A9AC03" id="Line 529" o:spid="_x0000_s1026" style="position:absolute;z-index:-17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O2IA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38528" behindDoc="1" locked="0" layoutInCell="1" allowOverlap="1" wp14:anchorId="5922F002" wp14:editId="2C5E71B1">
                  <wp:simplePos x="0" y="0"/>
                  <wp:positionH relativeFrom="page">
                    <wp:posOffset>3746500</wp:posOffset>
                  </wp:positionH>
                  <wp:positionV relativeFrom="paragraph">
                    <wp:posOffset>206375</wp:posOffset>
                  </wp:positionV>
                  <wp:extent cx="276225" cy="208280"/>
                  <wp:effectExtent l="0" t="0" r="0" b="0"/>
                  <wp:wrapNone/>
                  <wp:docPr id="548" name="docshape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622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line="177" w:lineRule="auto"/>
                                <w:rPr>
                                  <w:del w:id="406" w:author="Hughes, Anna E" w:date="2023-06-19T12:41:00Z"/>
                                  <w:rFonts w:ascii="Tahoma"/>
                                  <w:sz w:val="24"/>
                                </w:rPr>
                              </w:pPr>
                              <w:del w:id="407" w:author="Hughes, Anna E" w:date="2023-06-19T12:41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(</w:delTex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delText>c</w:delText>
                                </w:r>
                                <w:r>
                                  <w:rPr>
                                    <w:spacing w:val="1"/>
                                    <w:position w:val="-1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delText>)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922F002" id="_x0000_t202" coordsize="21600,21600" o:spt="202" path="m,l,21600r21600,l21600,xe">
                  <v:stroke joinstyle="miter"/>
                  <v:path gradientshapeok="t" o:connecttype="rect"/>
                </v:shapetype>
                <v:shape id="docshape7" o:spid="_x0000_s1026" type="#_x0000_t202" style="position:absolute;left:0;text-align:left;margin-left:295pt;margin-top:16.25pt;width:21.75pt;height:16.4pt;z-index:-156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" filled="f" stroked="f">
                  <v:textbox inset="0,0,0,0">
                    <w:txbxContent>
                      <w:p w14:paraId="34E77FEC" w14:textId="77777777" w:rsidR="00701245" w:rsidRDefault="00F7725C">
                        <w:pPr>
                          <w:spacing w:line="177" w:lineRule="auto"/>
                          <w:rPr>
                            <w:del w:id="410" w:author="Hughes, Anna E" w:date="2023-06-19T12:41:00Z"/>
                            <w:rFonts w:ascii="Tahoma"/>
                            <w:sz w:val="24"/>
                          </w:rPr>
                        </w:pPr>
                        <w:del w:id="411" w:author="Hughes, Anna E" w:date="2023-06-19T12:41:00Z">
                          <w:r>
                            <w:rPr>
                              <w:rFonts w:ascii="Tahoma"/>
                              <w:sz w:val="24"/>
                            </w:rPr>
                            <w:delText>(</w:delTex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delText>D</w:delText>
                          </w:r>
                          <w:r>
                            <w:rPr>
                              <w:position w:val="-10"/>
                              <w:sz w:val="14"/>
                            </w:rPr>
                            <w:delText>c</w:delText>
                          </w:r>
                          <w:r>
                            <w:rPr>
                              <w:spacing w:val="1"/>
                              <w:position w:val="-1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delText>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408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35616" behindDoc="1" locked="0" layoutInCell="1" allowOverlap="1">
                  <wp:simplePos x="0" y="0"/>
                  <wp:positionH relativeFrom="page">
                    <wp:posOffset>3594735</wp:posOffset>
                  </wp:positionH>
                  <wp:positionV relativeFrom="paragraph">
                    <wp:posOffset>114300</wp:posOffset>
                  </wp:positionV>
                  <wp:extent cx="986155" cy="36195"/>
                  <wp:effectExtent l="0" t="0" r="0" b="0"/>
                  <wp:wrapNone/>
                  <wp:docPr id="538" name="docshapegroup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86155" cy="36195"/>
                            <a:chOff x="5661" y="180"/>
                            <a:chExt cx="1553" cy="57"/>
                          </a:xfrm>
                        </wpg:grpSpPr>
                        <wps:wsp>
                          <wps:cNvPr id="539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61" y="184"/>
                              <a:ext cx="1552" cy="0"/>
                            </a:xfrm>
                            <a:prstGeom prst="line">
                              <a:avLst/>
                            </a:prstGeom>
                            <a:noFill/>
                            <a:ln w="6071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Line 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0" y="232"/>
                              <a:ext cx="1313" cy="0"/>
                            </a:xfrm>
                            <a:prstGeom prst="line">
                              <a:avLst/>
                            </a:prstGeom>
                            <a:noFill/>
                            <a:ln w="591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F146E6" id="docshapegroup6" o:spid="_x0000_s1026" style="position:absolute;margin-left:283.05pt;margin-top:9pt;width:77.65pt;height:2.85pt;z-index:-17380864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">
                  <v:line id="Line 531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" strokeweight=".16864mm"/>
                  <v:line id="Line 530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" strokeweight=".16439mm"/>
                  <w10:wrap anchorx="page"/>
                </v:group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6128" behindDoc="1" locked="0" layoutInCell="1" allowOverlap="1">
                  <wp:simplePos x="0" y="0"/>
                  <wp:positionH relativeFrom="page">
                    <wp:posOffset>3820795</wp:posOffset>
                  </wp:positionH>
                  <wp:positionV relativeFrom="paragraph">
                    <wp:posOffset>282575</wp:posOffset>
                  </wp:positionV>
                  <wp:extent cx="127635" cy="0"/>
                  <wp:effectExtent l="0" t="0" r="0" b="0"/>
                  <wp:wrapNone/>
                  <wp:docPr id="537" name="Line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EC58C5D" id="Line 528" o:spid="_x0000_s1026" style="position:absolute;z-index:-173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c+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" strokeweight=".16864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8688" behindDoc="1" locked="0" layoutInCell="1" allowOverlap="1">
                  <wp:simplePos x="0" y="0"/>
                  <wp:positionH relativeFrom="page">
                    <wp:posOffset>3746500</wp:posOffset>
                  </wp:positionH>
                  <wp:positionV relativeFrom="paragraph">
                    <wp:posOffset>206375</wp:posOffset>
                  </wp:positionV>
                  <wp:extent cx="276225" cy="208280"/>
                  <wp:effectExtent l="0" t="0" r="0" b="0"/>
                  <wp:wrapNone/>
                  <wp:docPr id="536" name="docshape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7622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line="177" w:lineRule="auto"/>
                                <w:rPr>
                                  <w:ins w:id="409" w:author="Hughes, Anna E" w:date="2023-06-19T12:41:00Z"/>
                                  <w:rFonts w:ascii="Tahoma"/>
                                  <w:sz w:val="24"/>
                                </w:rPr>
                              </w:pPr>
                              <w:ins w:id="410" w:author="Hughes, Anna E" w:date="2023-06-19T12:41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t>c</w:t>
                                </w:r>
                                <w:r>
                                  <w:rPr>
                                    <w:spacing w:val="1"/>
                                    <w:position w:val="-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t>)</w:t>
                                </w:r>
                              </w:ins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27" type="#_x0000_t202" style="position:absolute;left:0;text-align:left;margin-left:295pt;margin-top:16.25pt;width:21.75pt;height:16.4pt;z-index:-173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" filled="f" stroked="f">
                  <v:textbox inset="0,0,0,0">
                    <w:txbxContent>
                      <w:p w14:paraId="5DCB8664" w14:textId="77777777" w:rsidR="00485016" w:rsidRDefault="00C14774">
                        <w:pPr>
                          <w:spacing w:line="177" w:lineRule="auto"/>
                          <w:rPr>
                            <w:ins w:id="415" w:author="Hughes, Anna E" w:date="2023-06-19T12:41:00Z"/>
                            <w:rFonts w:ascii="Tahoma"/>
                            <w:sz w:val="24"/>
                          </w:rPr>
                        </w:pPr>
                        <w:ins w:id="416" w:author="Hughes, Anna E" w:date="2023-06-19T12:41:00Z">
                          <w:r>
                            <w:rPr>
                              <w:rFonts w:ascii="Tahoma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t>D</w:t>
                          </w:r>
                          <w:r>
                            <w:rPr>
                              <w:position w:val="-10"/>
                              <w:sz w:val="14"/>
                            </w:rPr>
                            <w:t>c</w:t>
                          </w:r>
                          <w:r>
                            <w:rPr>
                              <w:spacing w:val="1"/>
                              <w:position w:val="-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t>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C14774">
        <w:rPr>
          <w:rFonts w:ascii="Times New Roman"/>
          <w:i/>
          <w:w w:val="110"/>
          <w:position w:val="4"/>
          <w:sz w:val="24"/>
        </w:rPr>
        <w:t>D</w:t>
      </w:r>
      <w:r w:rsidR="00C14774">
        <w:rPr>
          <w:w w:val="110"/>
          <w:sz w:val="18"/>
        </w:rPr>
        <w:t>c,s</w:t>
      </w:r>
      <w:r w:rsidR="00C14774">
        <w:rPr>
          <w:spacing w:val="-4"/>
          <w:w w:val="110"/>
          <w:sz w:val="18"/>
        </w:rPr>
        <w:t xml:space="preserve"> </w:t>
      </w:r>
      <w:r w:rsidR="00C14774">
        <w:rPr>
          <w:rFonts w:ascii="Tahoma"/>
          <w:w w:val="110"/>
          <w:position w:val="4"/>
          <w:sz w:val="24"/>
        </w:rPr>
        <w:t>=</w:t>
      </w:r>
      <w:r w:rsidR="00C14774">
        <w:rPr>
          <w:rFonts w:ascii="Tahoma"/>
          <w:spacing w:val="-19"/>
          <w:w w:val="110"/>
          <w:position w:val="4"/>
          <w:sz w:val="24"/>
        </w:rPr>
        <w:t xml:space="preserve"> </w:t>
      </w:r>
      <w:r w:rsidR="00C14774">
        <w:rPr>
          <w:rFonts w:ascii="Arial"/>
          <w:w w:val="425"/>
          <w:position w:val="4"/>
          <w:sz w:val="24"/>
        </w:rPr>
        <w:t>j</w:t>
      </w:r>
      <w:r w:rsidR="00C14774">
        <w:rPr>
          <w:rFonts w:ascii="Arial"/>
          <w:spacing w:val="-112"/>
          <w:w w:val="425"/>
          <w:position w:val="4"/>
          <w:sz w:val="24"/>
        </w:rPr>
        <w:t xml:space="preserve"> </w:t>
      </w:r>
      <w:r w:rsidR="00C14774">
        <w:rPr>
          <w:w w:val="110"/>
          <w:position w:val="-12"/>
          <w:sz w:val="18"/>
        </w:rPr>
        <w:t>1</w:t>
      </w:r>
      <w:r w:rsidR="00C14774">
        <w:rPr>
          <w:spacing w:val="32"/>
          <w:w w:val="110"/>
          <w:position w:val="-12"/>
          <w:sz w:val="18"/>
        </w:rPr>
        <w:t xml:space="preserve">  </w:t>
      </w:r>
      <w:r w:rsidR="00C14774">
        <w:rPr>
          <w:spacing w:val="-10"/>
          <w:w w:val="110"/>
          <w:position w:val="-15"/>
          <w:sz w:val="18"/>
        </w:rPr>
        <w:t>2</w:t>
      </w:r>
    </w:p>
    <w:p w:rsidR="00485016" w:rsidRDefault="00C14774">
      <w:pPr>
        <w:spacing w:line="245" w:lineRule="exact"/>
        <w:ind w:left="3244"/>
        <w:rPr>
          <w:sz w:val="24"/>
        </w:rPr>
      </w:pPr>
      <w:r>
        <w:br w:type="column"/>
      </w:r>
      <w:r>
        <w:rPr>
          <w:spacing w:val="-5"/>
          <w:sz w:val="24"/>
        </w:rPr>
        <w:t>(3)</w:t>
      </w:r>
    </w:p>
    <w:p w:rsidR="00485016" w:rsidRDefault="002F7126">
      <w:pPr>
        <w:spacing w:line="212" w:lineRule="exact"/>
        <w:ind w:left="390"/>
        <w:rPr>
          <w:sz w:val="18"/>
        </w:rPr>
      </w:pPr>
      <w:del w:id="411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0576" behindDoc="1" locked="0" layoutInCell="1" allowOverlap="1" wp14:anchorId="603DDDA7" wp14:editId="406D3160">
                  <wp:simplePos x="0" y="0"/>
                  <wp:positionH relativeFrom="page">
                    <wp:posOffset>4319905</wp:posOffset>
                  </wp:positionH>
                  <wp:positionV relativeFrom="paragraph">
                    <wp:posOffset>111760</wp:posOffset>
                  </wp:positionV>
                  <wp:extent cx="123190" cy="0"/>
                  <wp:effectExtent l="0" t="0" r="0" b="0"/>
                  <wp:wrapNone/>
                  <wp:docPr id="549" name="Line 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319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6B963C2" id="Line 527" o:spid="_x0000_s1026" style="position:absolute;z-index:-172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/9Hw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A1LC/9HwIAAEQEAAAOAAAAAAAAAAAAAAAAAC4CAABkcnMvZTJvRG9jLnhtbFBL&#10;AQItABQABgAIAAAAIQDuAfM3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1600" behindDoc="1" locked="0" layoutInCell="1" allowOverlap="1" wp14:anchorId="380C0452" wp14:editId="400E8C77">
                  <wp:simplePos x="0" y="0"/>
                  <wp:positionH relativeFrom="page">
                    <wp:posOffset>4106545</wp:posOffset>
                  </wp:positionH>
                  <wp:positionV relativeFrom="paragraph">
                    <wp:posOffset>36195</wp:posOffset>
                  </wp:positionV>
                  <wp:extent cx="410845" cy="208280"/>
                  <wp:effectExtent l="0" t="0" r="0" b="0"/>
                  <wp:wrapNone/>
                  <wp:docPr id="550" name="docshape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084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line="177" w:lineRule="auto"/>
                                <w:rPr>
                                  <w:del w:id="412" w:author="Hughes, Anna E" w:date="2023-06-19T12:41:00Z"/>
                                  <w:rFonts w:ascii="Tahoma"/>
                                  <w:sz w:val="24"/>
                                </w:rPr>
                              </w:pPr>
                              <w:del w:id="413" w:author="Hughes, Anna E" w:date="2023-06-19T12:41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+</w:delText>
                                </w:r>
                                <w:r>
                                  <w:rPr>
                                    <w:rFonts w:ascii="Tahoma"/>
                                    <w:spacing w:val="-41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delText>(</w:delTex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delText>s</w:delText>
                                </w:r>
                                <w:r>
                                  <w:rPr>
                                    <w:spacing w:val="5"/>
                                    <w:position w:val="-1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delText>)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80C0452" id="docshape8" o:spid="_x0000_s1028" type="#_x0000_t202" style="position:absolute;left:0;text-align:left;margin-left:323.35pt;margin-top:2.85pt;width:32.35pt;height:16.4pt;z-index:-156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7EjoLLICAACwBQAA&#10;DgAAAAAAAAAAAAAAAAAuAgAAZHJzL2Uyb0RvYy54bWxQSwECLQAUAAYACAAAACEAg8cWN98AAAAI&#10;AQAADwAAAAAAAAAAAAAAAAAMBQAAZHJzL2Rvd25yZXYueG1sUEsFBgAAAAAEAAQA8wAAABgGAAAA&#10;AA==&#10;" filled="f" stroked="f">
                  <v:textbox inset="0,0,0,0">
                    <w:txbxContent>
                      <w:p w14:paraId="3E3C5B88" w14:textId="77777777" w:rsidR="00701245" w:rsidRDefault="00F7725C">
                        <w:pPr>
                          <w:spacing w:line="177" w:lineRule="auto"/>
                          <w:rPr>
                            <w:del w:id="420" w:author="Hughes, Anna E" w:date="2023-06-19T12:41:00Z"/>
                            <w:rFonts w:ascii="Tahoma"/>
                            <w:sz w:val="24"/>
                          </w:rPr>
                        </w:pPr>
                        <w:del w:id="421" w:author="Hughes, Anna E" w:date="2023-06-19T12:41:00Z">
                          <w:r>
                            <w:rPr>
                              <w:rFonts w:ascii="Tahoma"/>
                              <w:sz w:val="24"/>
                            </w:rPr>
                            <w:delText>+</w:delText>
                          </w:r>
                          <w:r>
                            <w:rPr>
                              <w:rFonts w:ascii="Tahoma"/>
                              <w:spacing w:val="-41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z w:val="24"/>
                            </w:rPr>
                            <w:delText>(</w:delTex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delText>D</w:delText>
                          </w:r>
                          <w:r>
                            <w:rPr>
                              <w:position w:val="-10"/>
                              <w:sz w:val="14"/>
                            </w:rPr>
                            <w:delText>s</w:delText>
                          </w:r>
                          <w:r>
                            <w:rPr>
                              <w:spacing w:val="5"/>
                              <w:position w:val="-1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delText>)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414" w:author="Hughes, Anna E" w:date="2023-06-19T12:41:00Z"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6640" behindDoc="1" locked="0" layoutInCell="1" allowOverlap="1">
                  <wp:simplePos x="0" y="0"/>
                  <wp:positionH relativeFrom="page">
                    <wp:posOffset>4319905</wp:posOffset>
                  </wp:positionH>
                  <wp:positionV relativeFrom="paragraph">
                    <wp:posOffset>111760</wp:posOffset>
                  </wp:positionV>
                  <wp:extent cx="123190" cy="0"/>
                  <wp:effectExtent l="0" t="0" r="0" b="0"/>
                  <wp:wrapNone/>
                  <wp:docPr id="535" name="Line 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2319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37F1654" id="Line 526" o:spid="_x0000_s1026" style="position:absolute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C3g/tJHwIAAEQEAAAOAAAAAAAAAAAAAAAAAC4CAABkcnMvZTJvRG9jLnhtbFBL&#10;AQItABQABgAIAAAAIQDuAfM3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9200" behindDoc="1" locked="0" layoutInCell="1" allowOverlap="1">
                  <wp:simplePos x="0" y="0"/>
                  <wp:positionH relativeFrom="page">
                    <wp:posOffset>4106545</wp:posOffset>
                  </wp:positionH>
                  <wp:positionV relativeFrom="paragraph">
                    <wp:posOffset>36195</wp:posOffset>
                  </wp:positionV>
                  <wp:extent cx="410845" cy="208280"/>
                  <wp:effectExtent l="0" t="0" r="0" b="0"/>
                  <wp:wrapNone/>
                  <wp:docPr id="534" name="docshape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084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line="177" w:lineRule="auto"/>
                                <w:rPr>
                                  <w:ins w:id="415" w:author="Hughes, Anna E" w:date="2023-06-19T12:41:00Z"/>
                                  <w:rFonts w:ascii="Tahoma"/>
                                  <w:sz w:val="24"/>
                                </w:rPr>
                              </w:pPr>
                              <w:ins w:id="416" w:author="Hughes, Anna E" w:date="2023-06-19T12:41:00Z"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+</w:t>
                                </w:r>
                                <w:r>
                                  <w:rPr>
                                    <w:rFonts w:ascii="Tahoma"/>
                                    <w:spacing w:val="-4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ahoma"/>
                                    <w:spacing w:val="-5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7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position w:val="-10"/>
                                    <w:sz w:val="14"/>
                                  </w:rPr>
                                  <w:t>s</w:t>
                                </w:r>
                                <w:r>
                                  <w:rPr>
                                    <w:spacing w:val="5"/>
                                    <w:position w:val="-1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spacing w:val="-10"/>
                                    <w:sz w:val="24"/>
                                  </w:rPr>
                                  <w:t>)</w:t>
                                </w:r>
                              </w:ins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29" type="#_x0000_t202" style="position:absolute;left:0;text-align:left;margin-left:323.35pt;margin-top:2.85pt;width:32.35pt;height:16.4pt;z-index:-173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qMihvbICAACwBQAA&#10;DgAAAAAAAAAAAAAAAAAuAgAAZHJzL2Uyb0RvYy54bWxQSwECLQAUAAYACAAAACEAg8cWN98AAAAI&#10;AQAADwAAAAAAAAAAAAAAAAAMBQAAZHJzL2Rvd25yZXYueG1sUEsFBgAAAAAEAAQA8wAAABgGAAAA&#10;AA==&#10;" filled="f" stroked="f">
                  <v:textbox inset="0,0,0,0">
                    <w:txbxContent>
                      <w:p w14:paraId="78D8FE54" w14:textId="77777777" w:rsidR="00485016" w:rsidRDefault="00C14774">
                        <w:pPr>
                          <w:spacing w:line="177" w:lineRule="auto"/>
                          <w:rPr>
                            <w:ins w:id="425" w:author="Hughes, Anna E" w:date="2023-06-19T12:41:00Z"/>
                            <w:rFonts w:ascii="Tahoma"/>
                            <w:sz w:val="24"/>
                          </w:rPr>
                        </w:pPr>
                        <w:ins w:id="426" w:author="Hughes, Anna E" w:date="2023-06-19T12:41:00Z">
                          <w:r>
                            <w:rPr>
                              <w:rFonts w:ascii="Tahoma"/>
                              <w:sz w:val="24"/>
                            </w:rPr>
                            <w:t>+</w:t>
                          </w:r>
                          <w:r>
                            <w:rPr>
                              <w:rFonts w:ascii="Tahoma"/>
                              <w:spacing w:val="-4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ahoma"/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position w:val="-7"/>
                              <w:sz w:val="18"/>
                            </w:rPr>
                            <w:t>D</w:t>
                          </w:r>
                          <w:r>
                            <w:rPr>
                              <w:position w:val="-10"/>
                              <w:sz w:val="14"/>
                            </w:rPr>
                            <w:t>s</w:t>
                          </w:r>
                          <w:r>
                            <w:rPr>
                              <w:spacing w:val="5"/>
                              <w:position w:val="-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24"/>
                            </w:rPr>
                            <w:t>)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C14774">
        <w:rPr>
          <w:sz w:val="18"/>
        </w:rPr>
        <w:t>1</w:t>
      </w:r>
      <w:r w:rsidR="00C14774">
        <w:rPr>
          <w:spacing w:val="38"/>
          <w:sz w:val="18"/>
        </w:rPr>
        <w:t xml:space="preserve">  </w:t>
      </w:r>
      <w:r w:rsidR="00C14774">
        <w:rPr>
          <w:spacing w:val="-10"/>
          <w:position w:val="-2"/>
          <w:sz w:val="18"/>
        </w:rPr>
        <w:t>2</w:t>
      </w:r>
    </w:p>
    <w:p w:rsidR="00485016" w:rsidRDefault="00485016">
      <w:pPr>
        <w:spacing w:line="212" w:lineRule="exact"/>
        <w:rPr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825" w:space="40"/>
            <w:col w:w="4055"/>
          </w:cols>
          <w:sectPrChange w:id="417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4"/>
        <w:ind w:left="0"/>
        <w:rPr>
          <w:sz w:val="12"/>
        </w:rPr>
      </w:pPr>
    </w:p>
    <w:p w:rsidR="00485016" w:rsidRDefault="00C14774">
      <w:pPr>
        <w:pStyle w:val="BodyText"/>
        <w:tabs>
          <w:tab w:val="left" w:pos="968"/>
        </w:tabs>
        <w:spacing w:before="94"/>
        <w:pPrChange w:id="418" w:author="Hughes, Anna E" w:date="2023-06-19T12:41:00Z">
          <w:pPr>
            <w:pStyle w:val="BodyText"/>
            <w:tabs>
              <w:tab w:val="left" w:pos="848"/>
            </w:tabs>
            <w:spacing w:before="94"/>
          </w:pPr>
        </w:pPrChange>
      </w:pPr>
      <w:r>
        <w:rPr>
          <w:rFonts w:ascii="Trebuchet MS"/>
          <w:spacing w:val="-5"/>
          <w:sz w:val="12"/>
        </w:rPr>
        <w:t>233</w:t>
      </w:r>
      <w:r>
        <w:rPr>
          <w:rFonts w:ascii="Trebuchet MS"/>
          <w:sz w:val="12"/>
        </w:rPr>
        <w:tab/>
      </w:r>
      <w:r>
        <w:rPr>
          <w:w w:val="90"/>
        </w:rPr>
        <w:t>Finally,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collinear</w:t>
      </w:r>
      <w:r>
        <w:rPr>
          <w:spacing w:val="13"/>
        </w:rPr>
        <w:t xml:space="preserve"> </w:t>
      </w:r>
      <w:r>
        <w:rPr>
          <w:w w:val="90"/>
        </w:rPr>
        <w:t>contrast</w:t>
      </w:r>
      <w:r>
        <w:rPr>
          <w:spacing w:val="11"/>
        </w:rPr>
        <w:t xml:space="preserve"> </w:t>
      </w:r>
      <w:r>
        <w:rPr>
          <w:w w:val="90"/>
        </w:rPr>
        <w:t>integration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also</w:t>
      </w:r>
      <w:r>
        <w:rPr>
          <w:spacing w:val="13"/>
        </w:rPr>
        <w:t xml:space="preserve"> </w:t>
      </w:r>
      <w:r>
        <w:rPr>
          <w:w w:val="90"/>
        </w:rPr>
        <w:t>assumes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1"/>
        </w:rPr>
        <w:t xml:space="preserve"> </w:t>
      </w:r>
      <w:r>
        <w:rPr>
          <w:spacing w:val="-5"/>
          <w:w w:val="90"/>
        </w:rPr>
        <w:t>of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234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dimensions,</w:t>
      </w:r>
      <w:r>
        <w:rPr>
          <w:spacing w:val="4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assumes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visual</w:t>
      </w:r>
      <w:r>
        <w:t xml:space="preserve"> </w:t>
      </w:r>
      <w:r>
        <w:rPr>
          <w:spacing w:val="-4"/>
        </w:rPr>
        <w:t>features</w:t>
      </w:r>
      <w:r>
        <w:t xml:space="preserve"> </w:t>
      </w:r>
      <w:r>
        <w:rPr>
          <w:spacing w:val="-4"/>
        </w:rPr>
        <w:t>create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multidi-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mensional</w:t>
      </w:r>
      <w:r>
        <w:rPr>
          <w:spacing w:val="-5"/>
        </w:rPr>
        <w:t xml:space="preserve"> </w:t>
      </w:r>
      <w:r>
        <w:rPr>
          <w:spacing w:val="-4"/>
        </w:rPr>
        <w:t>space,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contrast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unidimensional.</w:t>
      </w:r>
      <w:r>
        <w:rPr>
          <w:spacing w:val="12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assumed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236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inversely</w:t>
      </w:r>
      <w:r>
        <w:rPr>
          <w:spacing w:val="7"/>
        </w:rPr>
        <w:t xml:space="preserve"> </w:t>
      </w:r>
      <w:r>
        <w:rPr>
          <w:w w:val="90"/>
        </w:rPr>
        <w:t>proportional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contrast,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equation</w:t>
      </w:r>
      <w:r>
        <w:rPr>
          <w:spacing w:val="7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written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spacing w:val="-2"/>
          <w:w w:val="90"/>
        </w:rPr>
        <w:t>follows:</w:t>
      </w:r>
    </w:p>
    <w:p w:rsidR="00485016" w:rsidRDefault="002F7126">
      <w:pPr>
        <w:pStyle w:val="BodyText"/>
        <w:tabs>
          <w:tab w:val="left" w:pos="4524"/>
          <w:tab w:val="left" w:pos="5082"/>
        </w:tabs>
        <w:spacing w:before="188" w:line="169" w:lineRule="exact"/>
        <w:ind w:left="3865"/>
        <w:pPrChange w:id="419" w:author="Hughes, Anna E" w:date="2023-06-19T12:41:00Z">
          <w:pPr>
            <w:pStyle w:val="BodyText"/>
            <w:tabs>
              <w:tab w:val="left" w:pos="4404"/>
              <w:tab w:val="left" w:pos="4962"/>
            </w:tabs>
            <w:spacing w:before="188" w:line="169" w:lineRule="exact"/>
            <w:ind w:left="3745"/>
          </w:pPr>
        </w:pPrChange>
      </w:pPr>
      <w:del w:id="420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3648" behindDoc="1" locked="0" layoutInCell="1" allowOverlap="1" wp14:anchorId="7E5ED592" wp14:editId="17344B89">
                  <wp:simplePos x="0" y="0"/>
                  <wp:positionH relativeFrom="page">
                    <wp:posOffset>3388995</wp:posOffset>
                  </wp:positionH>
                  <wp:positionV relativeFrom="paragraph">
                    <wp:posOffset>328930</wp:posOffset>
                  </wp:positionV>
                  <wp:extent cx="239395" cy="0"/>
                  <wp:effectExtent l="0" t="0" r="0" b="0"/>
                  <wp:wrapNone/>
                  <wp:docPr id="551" name="Line 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3939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F8C61B5" id="Line 525" o:spid="_x0000_s1026" style="position:absolute;z-index:-17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Vg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HCNF&#10;WljSViiOJqNJ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m4+1YB8CAABEBAAADgAAAAAAAAAAAAAAAAAuAgAAZHJzL2Uyb0RvYy54bWxQ&#10;SwECLQAUAAYACAAAACEAWkB1Qt8AAAAJAQAADwAAAAAAAAAAAAAAAAB5BAAAZHJzL2Rvd25yZXYu&#10;eG1sUEsFBgAAAAAEAAQA8wAAAIUFAAAAAA==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4672" behindDoc="1" locked="0" layoutInCell="1" allowOverlap="1" wp14:anchorId="4C42863C" wp14:editId="2F247FDE">
                  <wp:simplePos x="0" y="0"/>
                  <wp:positionH relativeFrom="page">
                    <wp:posOffset>3844290</wp:posOffset>
                  </wp:positionH>
                  <wp:positionV relativeFrom="paragraph">
                    <wp:posOffset>328930</wp:posOffset>
                  </wp:positionV>
                  <wp:extent cx="166370" cy="0"/>
                  <wp:effectExtent l="0" t="0" r="0" b="0"/>
                  <wp:wrapNone/>
                  <wp:docPr id="552" name="Line 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2604756" id="Line 524" o:spid="_x0000_s1026" style="position:absolute;z-index:-172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6qIAIAAEQ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" strokeweight=".16864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45696" behindDoc="1" locked="0" layoutInCell="1" allowOverlap="1" wp14:anchorId="264A39D9" wp14:editId="0899F747">
                  <wp:simplePos x="0" y="0"/>
                  <wp:positionH relativeFrom="page">
                    <wp:posOffset>4201160</wp:posOffset>
                  </wp:positionH>
                  <wp:positionV relativeFrom="paragraph">
                    <wp:posOffset>328930</wp:posOffset>
                  </wp:positionV>
                  <wp:extent cx="160020" cy="0"/>
                  <wp:effectExtent l="0" t="0" r="0" b="0"/>
                  <wp:wrapNone/>
                  <wp:docPr id="553" name="Line 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002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BFE7434" id="Line 523" o:spid="_x0000_s1026" style="position:absolute;z-index:-17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" strokeweight=".16864mm">
                  <w10:wrap anchorx="page"/>
                </v:line>
              </w:pict>
            </mc:Fallback>
          </mc:AlternateContent>
        </w:r>
      </w:del>
      <w:ins w:id="421" w:author="Hughes, Anna E" w:date="2023-06-19T12:41:00Z"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7152" behindDoc="1" locked="0" layoutInCell="1" allowOverlap="1">
                  <wp:simplePos x="0" y="0"/>
                  <wp:positionH relativeFrom="page">
                    <wp:posOffset>3388995</wp:posOffset>
                  </wp:positionH>
                  <wp:positionV relativeFrom="paragraph">
                    <wp:posOffset>328930</wp:posOffset>
                  </wp:positionV>
                  <wp:extent cx="239395" cy="0"/>
                  <wp:effectExtent l="0" t="0" r="0" b="0"/>
                  <wp:wrapNone/>
                  <wp:docPr id="533" name="Line 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39395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011A1B2" id="Line 524" o:spid="_x0000_s1026" style="position:absolute;z-index:-173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F2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MUaK&#10;tLCkrVAcTUZ5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rNnxdh8CAABEBAAADgAAAAAAAAAAAAAAAAAuAgAAZHJzL2Uyb0RvYy54bWxQ&#10;SwECLQAUAAYACAAAACEAWkB1Qt8AAAAJAQAADwAAAAAAAAAAAAAAAAB5BAAAZHJzL2Rvd25yZXYu&#10;eG1sUEsFBgAAAAAEAAQA8wAAAIUFAAAAAA==&#10;" strokeweight=".16864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7664" behindDoc="1" locked="0" layoutInCell="1" allowOverlap="1">
                  <wp:simplePos x="0" y="0"/>
                  <wp:positionH relativeFrom="page">
                    <wp:posOffset>3844290</wp:posOffset>
                  </wp:positionH>
                  <wp:positionV relativeFrom="paragraph">
                    <wp:posOffset>328930</wp:posOffset>
                  </wp:positionV>
                  <wp:extent cx="166370" cy="0"/>
                  <wp:effectExtent l="0" t="0" r="0" b="0"/>
                  <wp:wrapNone/>
                  <wp:docPr id="532" name="Line 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72753D8" id="Line 523" o:spid="_x0000_s1026" style="position:absolute;z-index:-17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OM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38176" behindDoc="1" locked="0" layoutInCell="1" allowOverlap="1">
                  <wp:simplePos x="0" y="0"/>
                  <wp:positionH relativeFrom="page">
                    <wp:posOffset>4201160</wp:posOffset>
                  </wp:positionH>
                  <wp:positionV relativeFrom="paragraph">
                    <wp:posOffset>328930</wp:posOffset>
                  </wp:positionV>
                  <wp:extent cx="160020" cy="0"/>
                  <wp:effectExtent l="0" t="0" r="0" b="0"/>
                  <wp:wrapNone/>
                  <wp:docPr id="531" name="Line 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160020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C5FCCBE" id="Line 522" o:spid="_x0000_s1026" style="position:absolute;z-index:-173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" strokeweight=".16864mm">
                  <w10:wrap anchorx="page"/>
                </v:line>
              </w:pict>
            </mc:Fallback>
          </mc:AlternateContent>
        </w:r>
      </w:ins>
      <w:bookmarkStart w:id="422" w:name="_bookmark6"/>
      <w:bookmarkEnd w:id="422"/>
      <w:r w:rsidR="00C14774">
        <w:rPr>
          <w:spacing w:val="-10"/>
        </w:rPr>
        <w:t>1</w:t>
      </w:r>
      <w:r w:rsidR="00C14774">
        <w:tab/>
      </w:r>
      <w:r w:rsidR="00C14774">
        <w:rPr>
          <w:spacing w:val="-10"/>
        </w:rPr>
        <w:t>1</w:t>
      </w:r>
      <w:r w:rsidR="00C14774">
        <w:tab/>
      </w:r>
      <w:r w:rsidR="00C14774">
        <w:rPr>
          <w:spacing w:val="-10"/>
        </w:rPr>
        <w:t>1</w:t>
      </w:r>
    </w:p>
    <w:p w:rsidR="00485016" w:rsidRDefault="00485016">
      <w:pPr>
        <w:spacing w:line="169" w:lineRule="exact"/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423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12"/>
        </w:rPr>
      </w:pPr>
    </w:p>
    <w:p w:rsidR="00485016" w:rsidRDefault="00485016">
      <w:pPr>
        <w:pStyle w:val="BodyText"/>
        <w:spacing w:before="0"/>
        <w:ind w:left="0"/>
        <w:rPr>
          <w:sz w:val="12"/>
        </w:rPr>
      </w:pPr>
    </w:p>
    <w:p w:rsidR="00485016" w:rsidRDefault="00485016">
      <w:pPr>
        <w:pStyle w:val="BodyText"/>
        <w:spacing w:before="0"/>
        <w:ind w:left="0"/>
        <w:rPr>
          <w:sz w:val="12"/>
        </w:rPr>
      </w:pPr>
    </w:p>
    <w:p w:rsidR="00485016" w:rsidRDefault="00485016">
      <w:pPr>
        <w:pStyle w:val="BodyText"/>
        <w:spacing w:before="0"/>
        <w:ind w:left="0"/>
        <w:rPr>
          <w:sz w:val="12"/>
        </w:rPr>
      </w:pPr>
    </w:p>
    <w:p w:rsidR="00485016" w:rsidRDefault="00C14774">
      <w:pPr>
        <w:spacing w:before="83"/>
        <w:ind w:left="227"/>
        <w:rPr>
          <w:rFonts w:ascii="Trebuchet MS"/>
          <w:sz w:val="12"/>
        </w:rPr>
        <w:pPrChange w:id="424" w:author="Hughes, Anna E" w:date="2023-06-19T12:41:00Z">
          <w:pPr>
            <w:spacing w:before="83"/>
            <w:ind w:left="107"/>
          </w:pPr>
        </w:pPrChange>
      </w:pPr>
      <w:r>
        <w:rPr>
          <w:rFonts w:ascii="Trebuchet MS"/>
          <w:spacing w:val="-5"/>
          <w:sz w:val="12"/>
        </w:rPr>
        <w:t>237</w:t>
      </w:r>
    </w:p>
    <w:p w:rsidR="00485016" w:rsidRDefault="00C14774">
      <w:pPr>
        <w:tabs>
          <w:tab w:val="left" w:pos="7368"/>
        </w:tabs>
        <w:spacing w:line="218" w:lineRule="auto"/>
        <w:ind w:left="2995"/>
        <w:rPr>
          <w:sz w:val="24"/>
        </w:rPr>
        <w:pPrChange w:id="425" w:author="Hughes, Anna E" w:date="2023-06-19T12:41:00Z">
          <w:pPr>
            <w:tabs>
              <w:tab w:val="left" w:pos="7248"/>
            </w:tabs>
            <w:spacing w:line="218" w:lineRule="auto"/>
            <w:ind w:left="2875"/>
          </w:pPr>
        </w:pPrChange>
      </w:pPr>
      <w:r>
        <w:br w:type="column"/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c,s</w:t>
      </w:r>
      <w:r>
        <w:rPr>
          <w:spacing w:val="51"/>
          <w:position w:val="-19"/>
          <w:sz w:val="18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6"/>
          <w:sz w:val="24"/>
        </w:rPr>
        <w:t xml:space="preserve"> </w:t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</w:t>
      </w:r>
      <w:r>
        <w:rPr>
          <w:spacing w:val="31"/>
          <w:position w:val="-19"/>
          <w:sz w:val="18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Times New Roman"/>
          <w:i/>
          <w:spacing w:val="-7"/>
          <w:position w:val="-15"/>
          <w:sz w:val="24"/>
        </w:rPr>
        <w:t>D</w:t>
      </w:r>
      <w:r>
        <w:rPr>
          <w:spacing w:val="-7"/>
          <w:position w:val="-19"/>
          <w:sz w:val="18"/>
        </w:rPr>
        <w:t>s</w:t>
      </w:r>
      <w:r>
        <w:rPr>
          <w:position w:val="-19"/>
          <w:sz w:val="18"/>
        </w:rPr>
        <w:tab/>
      </w:r>
      <w:r>
        <w:rPr>
          <w:spacing w:val="-5"/>
          <w:sz w:val="24"/>
        </w:rPr>
        <w:t>(4)</w:t>
      </w:r>
    </w:p>
    <w:p w:rsidR="00485016" w:rsidRDefault="00FE7979">
      <w:pPr>
        <w:pStyle w:val="BodyText"/>
        <w:spacing w:before="73" w:line="270" w:lineRule="exact"/>
      </w:pPr>
      <w:del w:id="426" w:author="Hughes, Anna E" w:date="2023-06-19T12:41:00Z"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spacing w:val="-6"/>
          </w:rPr>
          <w:delText>Buetti</w:delText>
        </w:r>
        <w:r w:rsidR="00F7725C">
          <w:rPr>
            <w:spacing w:val="5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6"/>
          </w:rPr>
          <w:delText xml:space="preserve"> </w:delText>
        </w:r>
        <w:r w:rsidR="00F7725C">
          <w:rPr>
            <w:spacing w:val="-6"/>
          </w:rPr>
          <w:delText>al.</w:delText>
        </w:r>
        <w:r>
          <w:rPr>
            <w:spacing w:val="-6"/>
          </w:rPr>
          <w:fldChar w:fldCharType="end"/>
        </w:r>
        <w:r w:rsidR="00F7725C">
          <w:rPr>
            <w:spacing w:val="6"/>
          </w:rPr>
          <w:delText xml:space="preserve"> </w:delText>
        </w:r>
        <w:r>
          <w:fldChar w:fldCharType="begin"/>
        </w:r>
        <w:r>
          <w:delInstrText xml:space="preserve"> HYPERLINK \l "_bookmark27" </w:delInstrText>
        </w:r>
        <w:r>
          <w:fldChar w:fldCharType="separate"/>
        </w:r>
        <w:r w:rsidR="00F7725C">
          <w:rPr>
            <w:spacing w:val="-6"/>
          </w:rPr>
          <w:delText>(2019)</w:delText>
        </w:r>
        <w:r>
          <w:rPr>
            <w:spacing w:val="-6"/>
          </w:rPr>
          <w:fldChar w:fldCharType="end"/>
        </w:r>
      </w:del>
      <w:ins w:id="427" w:author="Hughes, Anna E" w:date="2023-06-19T12:41:00Z"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spacing w:val="-6"/>
          </w:rPr>
          <w:t>Buetti</w:t>
        </w:r>
        <w:r w:rsidR="00C14774">
          <w:rPr>
            <w:spacing w:val="5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6"/>
          </w:rPr>
          <w:t xml:space="preserve"> </w:t>
        </w:r>
        <w:r w:rsidR="00C14774">
          <w:rPr>
            <w:spacing w:val="-6"/>
          </w:rPr>
          <w:t>al.</w:t>
        </w:r>
        <w:r>
          <w:rPr>
            <w:spacing w:val="-6"/>
          </w:rPr>
          <w:fldChar w:fldCharType="end"/>
        </w:r>
        <w:r w:rsidR="00C14774">
          <w:rPr>
            <w:spacing w:val="6"/>
          </w:rPr>
          <w:t xml:space="preserve"> </w:t>
        </w:r>
        <w:r>
          <w:fldChar w:fldCharType="begin"/>
        </w:r>
        <w:r>
          <w:instrText xml:space="preserve"> HYPERLINK \l "_bookmark29" </w:instrText>
        </w:r>
        <w:r>
          <w:fldChar w:fldCharType="separate"/>
        </w:r>
        <w:r w:rsidR="00C14774">
          <w:rPr>
            <w:spacing w:val="-6"/>
          </w:rPr>
          <w:t>(2019)</w:t>
        </w:r>
        <w:r>
          <w:rPr>
            <w:spacing w:val="-6"/>
          </w:rPr>
          <w:fldChar w:fldCharType="end"/>
        </w:r>
      </w:ins>
      <w:r w:rsidR="00C14774">
        <w:rPr>
          <w:spacing w:val="6"/>
        </w:rPr>
        <w:t xml:space="preserve"> </w:t>
      </w:r>
      <w:r w:rsidR="00C14774">
        <w:rPr>
          <w:spacing w:val="-6"/>
        </w:rPr>
        <w:t>found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their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dataset,</w:t>
      </w:r>
      <w:r w:rsidR="00C14774">
        <w:rPr>
          <w:spacing w:val="10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collinear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contrast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inte-</w:t>
      </w:r>
    </w:p>
    <w:p w:rsidR="00485016" w:rsidRDefault="00C14774">
      <w:pPr>
        <w:spacing w:line="26" w:lineRule="exact"/>
        <w:ind w:right="1465"/>
        <w:jc w:val="right"/>
        <w:rPr>
          <w:sz w:val="18"/>
        </w:rPr>
      </w:pPr>
      <w:r>
        <w:rPr>
          <w:w w:val="89"/>
          <w:sz w:val="18"/>
        </w:rPr>
        <w:t>2</w:t>
      </w:r>
    </w:p>
    <w:p w:rsidR="00485016" w:rsidRDefault="00485016">
      <w:pPr>
        <w:spacing w:line="26" w:lineRule="exact"/>
        <w:jc w:val="right"/>
        <w:rPr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  <w:sectPrChange w:id="428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3"/>
        <w:ind w:left="0"/>
        <w:rPr>
          <w:sz w:val="9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29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238</w:t>
      </w:r>
    </w:p>
    <w:p w:rsidR="00485016" w:rsidRDefault="00C14774">
      <w:pPr>
        <w:pStyle w:val="BodyText"/>
        <w:spacing w:before="0" w:line="275" w:lineRule="exact"/>
        <w:ind w:left="159"/>
        <w:pPrChange w:id="430" w:author="Hughes, Anna E" w:date="2023-06-19T12:41:00Z">
          <w:pPr>
            <w:pStyle w:val="BodyText"/>
            <w:spacing w:before="0" w:line="275" w:lineRule="exact"/>
          </w:pPr>
        </w:pPrChange>
      </w:pPr>
      <w:r>
        <w:br w:type="column"/>
      </w:r>
      <w:r>
        <w:t>gration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Verdana"/>
          <w:i/>
          <w:vertAlign w:val="subscript"/>
        </w:rPr>
        <w:t>,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7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8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915.</w:t>
      </w:r>
    </w:p>
    <w:p w:rsidR="00485016" w:rsidRDefault="00485016">
      <w:pPr>
        <w:spacing w:line="275" w:lineRule="exact"/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431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5"/>
        <w:ind w:left="0"/>
        <w:rPr>
          <w:sz w:val="10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32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239</w:t>
      </w:r>
    </w:p>
    <w:p w:rsidR="00485016" w:rsidRDefault="00C14774">
      <w:pPr>
        <w:pStyle w:val="BodyText"/>
        <w:spacing w:line="270" w:lineRule="exact"/>
        <w:ind w:left="159"/>
        <w:pPrChange w:id="433" w:author="Hughes, Anna E" w:date="2023-06-19T12:41:00Z">
          <w:pPr>
            <w:pStyle w:val="BodyText"/>
            <w:spacing w:line="270" w:lineRule="exact"/>
          </w:pPr>
        </w:pPrChange>
      </w:pPr>
      <w:r>
        <w:br w:type="column"/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verified</w:t>
      </w:r>
      <w:r>
        <w:rPr>
          <w:spacing w:val="11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were</w:t>
      </w:r>
      <w:r>
        <w:rPr>
          <w:spacing w:val="12"/>
        </w:rPr>
        <w:t xml:space="preserve"> </w:t>
      </w:r>
      <w:r>
        <w:rPr>
          <w:spacing w:val="-6"/>
        </w:rPr>
        <w:t>able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replicate</w:t>
      </w:r>
      <w:r>
        <w:rPr>
          <w:spacing w:val="11"/>
        </w:rPr>
        <w:t xml:space="preserve"> </w:t>
      </w:r>
      <w:r>
        <w:rPr>
          <w:spacing w:val="-6"/>
        </w:rPr>
        <w:t>this</w:t>
      </w:r>
      <w:r>
        <w:rPr>
          <w:spacing w:val="12"/>
        </w:rPr>
        <w:t xml:space="preserve"> </w:t>
      </w:r>
      <w:r>
        <w:rPr>
          <w:spacing w:val="-6"/>
        </w:rPr>
        <w:t>result</w:t>
      </w:r>
      <w:r>
        <w:rPr>
          <w:spacing w:val="11"/>
        </w:rPr>
        <w:t xml:space="preserve"> </w:t>
      </w:r>
      <w:r>
        <w:rPr>
          <w:spacing w:val="-6"/>
        </w:rPr>
        <w:t>using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dataset</w:t>
      </w:r>
      <w:r>
        <w:rPr>
          <w:spacing w:val="11"/>
        </w:rPr>
        <w:t xml:space="preserve"> </w:t>
      </w:r>
      <w:r>
        <w:rPr>
          <w:spacing w:val="-6"/>
        </w:rPr>
        <w:t>available</w:t>
      </w:r>
      <w:r>
        <w:rPr>
          <w:spacing w:val="11"/>
        </w:rPr>
        <w:t xml:space="preserve"> </w:t>
      </w:r>
      <w:r>
        <w:rPr>
          <w:spacing w:val="-6"/>
        </w:rPr>
        <w:t>on</w:t>
      </w:r>
    </w:p>
    <w:p w:rsidR="00485016" w:rsidRDefault="00FE7979">
      <w:pPr>
        <w:spacing w:line="26" w:lineRule="exact"/>
        <w:ind w:left="2800"/>
        <w:rPr>
          <w:sz w:val="18"/>
        </w:rPr>
        <w:pPrChange w:id="434" w:author="Hughes, Anna E" w:date="2023-06-19T12:41:00Z">
          <w:pPr>
            <w:spacing w:line="26" w:lineRule="exact"/>
            <w:ind w:left="2748"/>
          </w:pPr>
        </w:pPrChange>
      </w:pPr>
      <w:r>
        <w:fldChar w:fldCharType="begin"/>
      </w:r>
      <w:r>
        <w:instrText xml:space="preserve"> HYPERLINK \l "_bookmark7" </w:instrText>
      </w:r>
      <w:r>
        <w:fldChar w:fldCharType="separate"/>
      </w:r>
      <w:r w:rsidR="00C14774">
        <w:rPr>
          <w:w w:val="89"/>
          <w:sz w:val="18"/>
        </w:rPr>
        <w:t>1</w:t>
      </w:r>
      <w:r>
        <w:rPr>
          <w:w w:val="89"/>
          <w:sz w:val="18"/>
        </w:rPr>
        <w:fldChar w:fldCharType="end"/>
      </w:r>
    </w:p>
    <w:p w:rsidR="00485016" w:rsidRDefault="00485016">
      <w:pPr>
        <w:spacing w:line="26" w:lineRule="exact"/>
        <w:rPr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435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3"/>
        <w:ind w:left="0"/>
        <w:rPr>
          <w:sz w:val="9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36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240</w:t>
      </w:r>
    </w:p>
    <w:p w:rsidR="00485016" w:rsidRDefault="00C14774">
      <w:pPr>
        <w:pStyle w:val="BodyText"/>
        <w:spacing w:before="0" w:line="275" w:lineRule="exact"/>
        <w:ind w:left="159"/>
        <w:pPrChange w:id="437" w:author="Hughes, Anna E" w:date="2023-06-19T12:41:00Z">
          <w:pPr>
            <w:pStyle w:val="BodyText"/>
            <w:spacing w:before="0" w:line="275" w:lineRule="exact"/>
          </w:pPr>
        </w:pPrChange>
      </w:pPr>
      <w:r>
        <w:br w:type="column"/>
      </w:r>
      <w:r>
        <w:rPr>
          <w:w w:val="90"/>
        </w:rPr>
        <w:t>OSF</w:t>
      </w:r>
      <w:r>
        <w:rPr>
          <w:spacing w:val="31"/>
        </w:rPr>
        <w:t xml:space="preserve"> </w:t>
      </w:r>
      <w:r>
        <w:rPr>
          <w:w w:val="90"/>
        </w:rPr>
        <w:t>(https://osf.io/f3m24/)</w:t>
      </w:r>
      <w:r>
        <w:rPr>
          <w:spacing w:val="41"/>
        </w:rPr>
        <w:t xml:space="preserve">  </w:t>
      </w:r>
      <w:r>
        <w:rPr>
          <w:w w:val="90"/>
        </w:rPr>
        <w:t>and</w:t>
      </w:r>
      <w:r>
        <w:rPr>
          <w:spacing w:val="33"/>
        </w:rPr>
        <w:t xml:space="preserve"> </w:t>
      </w:r>
      <w:r>
        <w:rPr>
          <w:w w:val="90"/>
        </w:rPr>
        <w:t>using</w:t>
      </w:r>
      <w:r>
        <w:rPr>
          <w:spacing w:val="31"/>
        </w:rPr>
        <w:t xml:space="preserve"> </w:t>
      </w:r>
      <w:r>
        <w:rPr>
          <w:w w:val="90"/>
        </w:rPr>
        <w:t>the</w:t>
      </w:r>
      <w:r>
        <w:rPr>
          <w:spacing w:val="32"/>
        </w:rPr>
        <w:t xml:space="preserve"> </w:t>
      </w:r>
      <w:r>
        <w:rPr>
          <w:w w:val="90"/>
        </w:rPr>
        <w:t>exclusion</w:t>
      </w:r>
      <w:r>
        <w:rPr>
          <w:spacing w:val="32"/>
        </w:rPr>
        <w:t xml:space="preserve"> </w:t>
      </w:r>
      <w:r>
        <w:rPr>
          <w:w w:val="90"/>
        </w:rPr>
        <w:t>criteria</w:t>
      </w:r>
      <w:r>
        <w:rPr>
          <w:spacing w:val="32"/>
        </w:rPr>
        <w:t xml:space="preserve"> </w:t>
      </w:r>
      <w:r>
        <w:rPr>
          <w:w w:val="90"/>
        </w:rPr>
        <w:t>originally</w:t>
      </w:r>
      <w:r>
        <w:rPr>
          <w:spacing w:val="32"/>
        </w:rPr>
        <w:t xml:space="preserve"> </w:t>
      </w:r>
      <w:r>
        <w:rPr>
          <w:spacing w:val="-2"/>
          <w:w w:val="90"/>
        </w:rPr>
        <w:t>applied;</w:t>
      </w:r>
    </w:p>
    <w:p w:rsidR="00485016" w:rsidRDefault="00485016">
      <w:pPr>
        <w:spacing w:line="275" w:lineRule="exact"/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438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C14774">
      <w:pPr>
        <w:spacing w:before="7"/>
        <w:ind w:left="227"/>
        <w:rPr>
          <w:rFonts w:ascii="Times New Roman"/>
          <w:i/>
          <w:sz w:val="24"/>
        </w:rPr>
        <w:pPrChange w:id="439" w:author="Hughes, Anna E" w:date="2023-06-19T12:41:00Z">
          <w:pPr>
            <w:spacing w:before="7"/>
            <w:ind w:left="107"/>
          </w:pPr>
        </w:pPrChange>
      </w:pPr>
      <w:r>
        <w:rPr>
          <w:rFonts w:ascii="Trebuchet MS"/>
          <w:sz w:val="12"/>
        </w:rPr>
        <w:t>241</w:t>
      </w:r>
      <w:r>
        <w:rPr>
          <w:rFonts w:ascii="Trebuchet MS"/>
          <w:spacing w:val="33"/>
          <w:sz w:val="12"/>
        </w:rPr>
        <w:t xml:space="preserve"> 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r w:rsidR="00FE7979">
        <w:fldChar w:fldCharType="begin"/>
      </w:r>
      <w:r w:rsidR="00FE7979">
        <w:instrText xml:space="preserve"> HYPERLINK \l "_bookmark8" </w:instrText>
      </w:r>
      <w:r w:rsidR="00FE7979">
        <w:fldChar w:fldCharType="separate"/>
      </w:r>
      <w:r>
        <w:rPr>
          <w:sz w:val="24"/>
        </w:rPr>
        <w:t>2</w:t>
      </w:r>
      <w:r w:rsidR="00FE7979">
        <w:rPr>
          <w:sz w:val="24"/>
        </w:rPr>
        <w:fldChar w:fldCharType="end"/>
      </w:r>
      <w:r>
        <w:rPr>
          <w:spacing w:val="-5"/>
          <w:sz w:val="24"/>
        </w:rPr>
        <w:t xml:space="preserve"> </w:t>
      </w:r>
      <w:r>
        <w:rPr>
          <w:sz w:val="24"/>
        </w:rPr>
        <w:t>(left</w:t>
      </w:r>
      <w:r>
        <w:rPr>
          <w:spacing w:val="-4"/>
          <w:sz w:val="24"/>
        </w:rPr>
        <w:t xml:space="preserve"> </w:t>
      </w:r>
      <w:r>
        <w:rPr>
          <w:sz w:val="24"/>
        </w:rPr>
        <w:t>panel)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242</w:t>
      </w:r>
      <w:r>
        <w:rPr>
          <w:rFonts w:ascii="Trebuchet MS"/>
          <w:spacing w:val="34"/>
          <w:sz w:val="12"/>
        </w:rPr>
        <w:t xml:space="preserve">  </w:t>
      </w:r>
      <w:r>
        <w:rPr>
          <w:rFonts w:ascii="Times New Roman"/>
          <w:i/>
          <w:spacing w:val="-2"/>
        </w:rPr>
        <w:t xml:space="preserve">tion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details.</w:t>
      </w:r>
      <w:r>
        <w:rPr>
          <w:spacing w:val="44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show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able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do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frequentist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243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modelling approaches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original</w:t>
      </w:r>
      <w:r>
        <w:rPr>
          <w:spacing w:val="-7"/>
        </w:rPr>
        <w:t xml:space="preserve"> </w:t>
      </w:r>
      <w:r>
        <w:rPr>
          <w:spacing w:val="-6"/>
        </w:rPr>
        <w:t>paper,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Bayesian</w:t>
      </w:r>
      <w:r>
        <w:rPr>
          <w:spacing w:val="-7"/>
        </w:rPr>
        <w:t xml:space="preserve"> </w:t>
      </w:r>
      <w:r>
        <w:rPr>
          <w:spacing w:val="-6"/>
        </w:rPr>
        <w:t>modelling.</w:t>
      </w:r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440" w:author="Hughes, Anna E" w:date="2023-06-19T12:41:00Z">
          <w:pPr>
            <w:spacing w:before="251"/>
            <w:ind w:left="107"/>
          </w:pPr>
        </w:pPrChange>
      </w:pPr>
      <w:r>
        <w:rPr>
          <w:rFonts w:ascii="Trebuchet MS"/>
          <w:sz w:val="12"/>
        </w:rPr>
        <w:t>244</w:t>
      </w:r>
      <w:r>
        <w:rPr>
          <w:rFonts w:ascii="Trebuchet MS"/>
          <w:spacing w:val="144"/>
          <w:sz w:val="12"/>
        </w:rPr>
        <w:t xml:space="preserve"> </w:t>
      </w:r>
      <w:bookmarkStart w:id="441" w:name="Estimating_a,_the_intercept_parameter_fo"/>
      <w:bookmarkEnd w:id="441"/>
      <w:r>
        <w:rPr>
          <w:rFonts w:ascii="Times New Roman"/>
          <w:i/>
          <w:sz w:val="24"/>
        </w:rPr>
        <w:t>2.1.3.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intercept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485016" w:rsidRDefault="00C14774">
      <w:pPr>
        <w:pStyle w:val="BodyText"/>
        <w:tabs>
          <w:tab w:val="left" w:pos="968"/>
        </w:tabs>
        <w:spacing w:before="29" w:line="279" w:lineRule="exact"/>
        <w:pPrChange w:id="442" w:author="Hughes, Anna E" w:date="2023-06-19T12:41:00Z">
          <w:pPr>
            <w:pStyle w:val="BodyText"/>
            <w:tabs>
              <w:tab w:val="left" w:pos="848"/>
            </w:tabs>
            <w:spacing w:before="29" w:line="279" w:lineRule="exact"/>
          </w:pPr>
        </w:pPrChange>
      </w:pPr>
      <w:r>
        <w:rPr>
          <w:rFonts w:ascii="Trebuchet MS"/>
          <w:spacing w:val="-5"/>
          <w:sz w:val="12"/>
        </w:rPr>
        <w:t>245</w:t>
      </w:r>
      <w:r>
        <w:rPr>
          <w:rFonts w:ascii="Trebuchet MS"/>
          <w:sz w:val="12"/>
        </w:rPr>
        <w:tab/>
      </w:r>
      <w:r>
        <w:rPr>
          <w:w w:val="90"/>
        </w:rPr>
        <w:t>As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a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intercept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model,</w:t>
      </w:r>
      <w:r>
        <w:rPr>
          <w:spacing w:val="5"/>
        </w:rPr>
        <w:t xml:space="preserve"> </w:t>
      </w:r>
      <w:r>
        <w:rPr>
          <w:w w:val="90"/>
        </w:rPr>
        <w:t>it</w:t>
      </w:r>
      <w:r>
        <w:rPr>
          <w:spacing w:val="4"/>
        </w:rPr>
        <w:t xml:space="preserve"> </w:t>
      </w:r>
      <w:r>
        <w:rPr>
          <w:w w:val="90"/>
        </w:rPr>
        <w:t>represents</w:t>
      </w:r>
      <w:r>
        <w:rPr>
          <w:spacing w:val="4"/>
        </w:rPr>
        <w:t xml:space="preserve"> </w:t>
      </w:r>
      <w:r>
        <w:rPr>
          <w:w w:val="90"/>
        </w:rPr>
        <w:t>how</w:t>
      </w:r>
      <w:r>
        <w:rPr>
          <w:spacing w:val="4"/>
        </w:rPr>
        <w:t xml:space="preserve"> </w:t>
      </w:r>
      <w:r>
        <w:rPr>
          <w:w w:val="90"/>
        </w:rPr>
        <w:t>long</w:t>
      </w:r>
      <w:r>
        <w:rPr>
          <w:spacing w:val="5"/>
        </w:rPr>
        <w:t xml:space="preserve"> </w:t>
      </w:r>
      <w:r>
        <w:rPr>
          <w:w w:val="90"/>
        </w:rPr>
        <w:t>observers</w:t>
      </w:r>
      <w:r>
        <w:rPr>
          <w:spacing w:val="4"/>
        </w:rPr>
        <w:t xml:space="preserve"> </w:t>
      </w:r>
      <w:r>
        <w:rPr>
          <w:w w:val="90"/>
        </w:rPr>
        <w:t>take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spacing w:val="-4"/>
          <w:w w:val="90"/>
        </w:rPr>
        <w:t>find</w:t>
      </w:r>
    </w:p>
    <w:p w:rsidR="00485016" w:rsidRDefault="00C14774">
      <w:pPr>
        <w:pStyle w:val="BodyText"/>
        <w:spacing w:before="0" w:line="291" w:lineRule="exact"/>
      </w:pPr>
      <w:r>
        <w:rPr>
          <w:rFonts w:ascii="Trebuchet MS"/>
          <w:sz w:val="12"/>
        </w:rPr>
        <w:t>246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vertAlign w:val="subscript"/>
        </w:rPr>
        <w:t>T</w:t>
      </w:r>
      <w:r>
        <w:rPr>
          <w:rFonts w:ascii="Times New Roman"/>
          <w:i/>
          <w:spacing w:val="4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9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there are no distractors.</w:t>
      </w:r>
      <w:r>
        <w:rPr>
          <w:spacing w:val="3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such,</w:t>
      </w:r>
      <w:r>
        <w:rPr>
          <w:spacing w:val="3"/>
        </w:rPr>
        <w:t xml:space="preserve"> </w:t>
      </w:r>
      <w:r>
        <w:t xml:space="preserve">it should be </w:t>
      </w:r>
      <w:r>
        <w:rPr>
          <w:spacing w:val="-2"/>
        </w:rPr>
        <w:t>inde-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247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pendent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colour,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thought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role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non-search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248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processes</w:t>
      </w:r>
      <w:r>
        <w:rPr>
          <w:spacing w:val="-3"/>
        </w:rPr>
        <w:t xml:space="preserve"> </w:t>
      </w:r>
      <w:r>
        <w:rPr>
          <w:w w:val="90"/>
        </w:rPr>
        <w:t>(such</w:t>
      </w:r>
      <w:r>
        <w:rPr>
          <w:spacing w:val="-4"/>
        </w:rPr>
        <w:t xml:space="preserve"> </w:t>
      </w:r>
      <w:r>
        <w:rPr>
          <w:w w:val="90"/>
        </w:rPr>
        <w:t>as</w:t>
      </w:r>
      <w:r>
        <w:rPr>
          <w:spacing w:val="-6"/>
        </w:rPr>
        <w:t xml:space="preserve"> </w:t>
      </w:r>
      <w:r>
        <w:rPr>
          <w:w w:val="90"/>
        </w:rPr>
        <w:t>motivation,</w:t>
      </w:r>
      <w:r>
        <w:rPr>
          <w:spacing w:val="-2"/>
        </w:rPr>
        <w:t xml:space="preserve"> </w:t>
      </w:r>
      <w:r>
        <w:rPr>
          <w:w w:val="90"/>
        </w:rPr>
        <w:t>motor</w:t>
      </w:r>
      <w:r>
        <w:rPr>
          <w:spacing w:val="-5"/>
        </w:rPr>
        <w:t xml:space="preserve"> </w:t>
      </w:r>
      <w:r>
        <w:rPr>
          <w:w w:val="90"/>
        </w:rPr>
        <w:t>preparation</w:t>
      </w:r>
      <w:r>
        <w:rPr>
          <w:spacing w:val="-4"/>
        </w:rPr>
        <w:t xml:space="preserve"> </w:t>
      </w:r>
      <w:r>
        <w:rPr>
          <w:w w:val="90"/>
        </w:rPr>
        <w:t>etc.)</w:t>
      </w:r>
      <w:r>
        <w:rPr>
          <w:spacing w:val="20"/>
        </w:rPr>
        <w:t xml:space="preserve"> </w:t>
      </w:r>
      <w:r>
        <w:rPr>
          <w:w w:val="90"/>
        </w:rPr>
        <w:t>that</w:t>
      </w:r>
      <w:r>
        <w:rPr>
          <w:spacing w:val="-5"/>
        </w:rPr>
        <w:t xml:space="preserve"> </w:t>
      </w:r>
      <w:r>
        <w:rPr>
          <w:w w:val="90"/>
        </w:rPr>
        <w:t>influence</w:t>
      </w:r>
      <w:r>
        <w:rPr>
          <w:spacing w:val="-4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249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In</w:t>
      </w:r>
      <w:r>
        <w:rPr>
          <w:spacing w:val="-4"/>
        </w:rPr>
        <w:t xml:space="preserve"> </w:t>
      </w:r>
      <w:del w:id="443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Buetti et</w:delText>
        </w:r>
        <w:r w:rsidR="00F7725C">
          <w:rPr>
            <w:spacing w:val="-4"/>
          </w:rPr>
          <w:delText xml:space="preserve"> </w:delText>
        </w:r>
        <w:r w:rsidR="00F7725C"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  <w:r w:rsidR="00F7725C">
          <w:rPr>
            <w:spacing w:val="-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(2019),</w:delText>
        </w:r>
        <w:r w:rsidR="00FE7979">
          <w:rPr>
            <w:spacing w:val="-6"/>
          </w:rPr>
          <w:fldChar w:fldCharType="end"/>
        </w:r>
      </w:del>
      <w:ins w:id="444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 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>
          <w:rPr>
            <w:spacing w:val="-5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(2019),</w:t>
        </w:r>
        <w:r w:rsidR="00FE7979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a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calculated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 sub-experiment.</w:t>
      </w:r>
      <w:r>
        <w:rPr>
          <w:spacing w:val="11"/>
        </w:rPr>
        <w:t xml:space="preserve"> </w:t>
      </w:r>
      <w:r>
        <w:rPr>
          <w:spacing w:val="-6"/>
        </w:rPr>
        <w:t>Here,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follow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lastRenderedPageBreak/>
        <w:t>250</w:t>
      </w:r>
      <w:r>
        <w:rPr>
          <w:rFonts w:ascii="Trebuchet MS"/>
          <w:spacing w:val="59"/>
          <w:sz w:val="12"/>
        </w:rPr>
        <w:t xml:space="preserve"> 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method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order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replicate</w:t>
      </w:r>
      <w:r>
        <w:rPr>
          <w:spacing w:val="4"/>
        </w:rPr>
        <w:t xml:space="preserve"> </w:t>
      </w:r>
      <w:r>
        <w:rPr>
          <w:w w:val="90"/>
        </w:rPr>
        <w:t>their</w:t>
      </w:r>
      <w:r>
        <w:rPr>
          <w:spacing w:val="4"/>
        </w:rPr>
        <w:t xml:space="preserve"> </w:t>
      </w:r>
      <w:r>
        <w:rPr>
          <w:w w:val="90"/>
        </w:rPr>
        <w:t>results</w:t>
      </w:r>
      <w:r>
        <w:rPr>
          <w:spacing w:val="4"/>
        </w:rPr>
        <w:t xml:space="preserve"> </w:t>
      </w:r>
      <w:r>
        <w:rPr>
          <w:spacing w:val="-2"/>
          <w:w w:val="90"/>
        </w:rPr>
        <w:t>exactly.</w:t>
      </w: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DA2490">
      <w:pPr>
        <w:pStyle w:val="BodyText"/>
        <w:spacing w:before="10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118745</wp:posOffset>
                </wp:positionV>
                <wp:extent cx="1974215" cy="1270"/>
                <wp:effectExtent l="0" t="0" r="0" b="0"/>
                <wp:wrapTopAndBottom/>
                <wp:docPr id="530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72098" id="docshape9" o:spid="_x0000_s1026" style="position:absolute;margin-left:110.85pt;margin-top:9.35pt;width:155.4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485016" w:rsidRDefault="00C14774">
      <w:pPr>
        <w:spacing w:before="21"/>
        <w:ind w:left="892"/>
        <w:rPr>
          <w:sz w:val="20"/>
        </w:rPr>
        <w:pPrChange w:id="445" w:author="Hughes, Anna E" w:date="2023-06-19T12:41:00Z">
          <w:pPr>
            <w:spacing w:before="21"/>
            <w:ind w:left="772"/>
          </w:pPr>
        </w:pPrChange>
      </w:pPr>
      <w:r>
        <w:rPr>
          <w:w w:val="90"/>
          <w:position w:val="7"/>
          <w:sz w:val="14"/>
        </w:rPr>
        <w:t>1</w:t>
      </w:r>
      <w:bookmarkStart w:id="446" w:name="_bookmark7"/>
      <w:bookmarkEnd w:id="446"/>
      <w:r>
        <w:rPr>
          <w:w w:val="90"/>
          <w:sz w:val="20"/>
        </w:rPr>
        <w:t>downloaded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28th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August</w:t>
      </w:r>
      <w:r>
        <w:rPr>
          <w:spacing w:val="17"/>
          <w:sz w:val="20"/>
        </w:rPr>
        <w:t xml:space="preserve"> </w:t>
      </w:r>
      <w:r>
        <w:rPr>
          <w:spacing w:val="-4"/>
          <w:w w:val="90"/>
          <w:sz w:val="20"/>
        </w:rPr>
        <w:t>2020</w:t>
      </w:r>
    </w:p>
    <w:p w:rsidR="00485016" w:rsidRDefault="00485016">
      <w:pPr>
        <w:rPr>
          <w:sz w:val="20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447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8"/>
        <w:ind w:left="0"/>
        <w:rPr>
          <w:sz w:val="29"/>
        </w:rPr>
      </w:pPr>
    </w:p>
    <w:p w:rsidR="00485016" w:rsidRDefault="00485016">
      <w:pPr>
        <w:rPr>
          <w:sz w:val="29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448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14"/>
        </w:rPr>
      </w:pPr>
    </w:p>
    <w:p w:rsidR="00485016" w:rsidRDefault="00485016">
      <w:pPr>
        <w:pStyle w:val="BodyText"/>
        <w:spacing w:before="10"/>
        <w:ind w:left="0"/>
        <w:rPr>
          <w:sz w:val="12"/>
        </w:rPr>
      </w:pPr>
    </w:p>
    <w:p w:rsidR="00485016" w:rsidRDefault="002F7126">
      <w:pPr>
        <w:spacing w:before="1"/>
        <w:ind w:left="941"/>
        <w:rPr>
          <w:rFonts w:ascii="Arial"/>
          <w:sz w:val="12"/>
        </w:rPr>
        <w:pPrChange w:id="449" w:author="Hughes, Anna E" w:date="2023-06-19T12:41:00Z">
          <w:pPr>
            <w:spacing w:before="1"/>
            <w:ind w:left="821"/>
          </w:pPr>
        </w:pPrChange>
      </w:pPr>
      <w:del w:id="450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47744" behindDoc="0" locked="0" layoutInCell="1" allowOverlap="1" wp14:anchorId="3F69B945" wp14:editId="55F56DB2">
                  <wp:simplePos x="0" y="0"/>
                  <wp:positionH relativeFrom="page">
                    <wp:posOffset>1718310</wp:posOffset>
                  </wp:positionH>
                  <wp:positionV relativeFrom="paragraph">
                    <wp:posOffset>-187325</wp:posOffset>
                  </wp:positionV>
                  <wp:extent cx="1161415" cy="1464310"/>
                  <wp:effectExtent l="0" t="0" r="0" b="0"/>
                  <wp:wrapNone/>
                  <wp:docPr id="554" name="docshapegroup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61415" cy="1464310"/>
                            <a:chOff x="2706" y="-295"/>
                            <a:chExt cx="1829" cy="2306"/>
                          </a:xfrm>
                        </wpg:grpSpPr>
                        <wps:wsp>
                          <wps:cNvPr id="555" name="docshape11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840 -288"/>
                                <a:gd name="T3" fmla="*/ 1840 h 2262"/>
                                <a:gd name="T4" fmla="+- 0 4527 2743"/>
                                <a:gd name="T5" fmla="*/ T4 w 1785"/>
                                <a:gd name="T6" fmla="+- 0 1840 -288"/>
                                <a:gd name="T7" fmla="*/ 1840 h 2262"/>
                                <a:gd name="T8" fmla="+- 0 2743 2743"/>
                                <a:gd name="T9" fmla="*/ T8 w 1785"/>
                                <a:gd name="T10" fmla="+- 0 1446 -288"/>
                                <a:gd name="T11" fmla="*/ 1446 h 2262"/>
                                <a:gd name="T12" fmla="+- 0 4527 2743"/>
                                <a:gd name="T13" fmla="*/ T12 w 1785"/>
                                <a:gd name="T14" fmla="+- 0 1446 -288"/>
                                <a:gd name="T15" fmla="*/ 1446 h 2262"/>
                                <a:gd name="T16" fmla="+- 0 2743 2743"/>
                                <a:gd name="T17" fmla="*/ T16 w 1785"/>
                                <a:gd name="T18" fmla="+- 0 1053 -288"/>
                                <a:gd name="T19" fmla="*/ 1053 h 2262"/>
                                <a:gd name="T20" fmla="+- 0 4527 2743"/>
                                <a:gd name="T21" fmla="*/ T20 w 1785"/>
                                <a:gd name="T22" fmla="+- 0 1053 -288"/>
                                <a:gd name="T23" fmla="*/ 1053 h 2262"/>
                                <a:gd name="T24" fmla="+- 0 2743 2743"/>
                                <a:gd name="T25" fmla="*/ T24 w 1785"/>
                                <a:gd name="T26" fmla="+- 0 660 -288"/>
                                <a:gd name="T27" fmla="*/ 660 h 2262"/>
                                <a:gd name="T28" fmla="+- 0 4527 2743"/>
                                <a:gd name="T29" fmla="*/ T28 w 1785"/>
                                <a:gd name="T30" fmla="+- 0 660 -288"/>
                                <a:gd name="T31" fmla="*/ 660 h 2262"/>
                                <a:gd name="T32" fmla="+- 0 2743 2743"/>
                                <a:gd name="T33" fmla="*/ T32 w 1785"/>
                                <a:gd name="T34" fmla="+- 0 267 -288"/>
                                <a:gd name="T35" fmla="*/ 267 h 2262"/>
                                <a:gd name="T36" fmla="+- 0 4527 2743"/>
                                <a:gd name="T37" fmla="*/ T36 w 1785"/>
                                <a:gd name="T38" fmla="+- 0 267 -288"/>
                                <a:gd name="T39" fmla="*/ 267 h 2262"/>
                                <a:gd name="T40" fmla="+- 0 2743 2743"/>
                                <a:gd name="T41" fmla="*/ T40 w 1785"/>
                                <a:gd name="T42" fmla="+- 0 -127 -288"/>
                                <a:gd name="T43" fmla="*/ -127 h 2262"/>
                                <a:gd name="T44" fmla="+- 0 4527 2743"/>
                                <a:gd name="T45" fmla="*/ T44 w 1785"/>
                                <a:gd name="T46" fmla="+- 0 -127 -288"/>
                                <a:gd name="T47" fmla="*/ -127 h 2262"/>
                                <a:gd name="T48" fmla="+- 0 3080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080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473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473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3866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3866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259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259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2128"/>
                                  </a:moveTo>
                                  <a:lnTo>
                                    <a:pt x="1784" y="2128"/>
                                  </a:lnTo>
                                  <a:moveTo>
                                    <a:pt x="0" y="1734"/>
                                  </a:moveTo>
                                  <a:lnTo>
                                    <a:pt x="1784" y="1734"/>
                                  </a:lnTo>
                                  <a:moveTo>
                                    <a:pt x="0" y="1341"/>
                                  </a:moveTo>
                                  <a:lnTo>
                                    <a:pt x="1784" y="1341"/>
                                  </a:lnTo>
                                  <a:moveTo>
                                    <a:pt x="0" y="948"/>
                                  </a:moveTo>
                                  <a:lnTo>
                                    <a:pt x="1784" y="948"/>
                                  </a:lnTo>
                                  <a:moveTo>
                                    <a:pt x="0" y="555"/>
                                  </a:moveTo>
                                  <a:lnTo>
                                    <a:pt x="1784" y="555"/>
                                  </a:lnTo>
                                  <a:moveTo>
                                    <a:pt x="0" y="161"/>
                                  </a:moveTo>
                                  <a:lnTo>
                                    <a:pt x="1784" y="161"/>
                                  </a:lnTo>
                                  <a:moveTo>
                                    <a:pt x="337" y="2262"/>
                                  </a:moveTo>
                                  <a:lnTo>
                                    <a:pt x="337" y="0"/>
                                  </a:lnTo>
                                  <a:moveTo>
                                    <a:pt x="730" y="2262"/>
                                  </a:moveTo>
                                  <a:lnTo>
                                    <a:pt x="730" y="0"/>
                                  </a:lnTo>
                                  <a:moveTo>
                                    <a:pt x="1123" y="2262"/>
                                  </a:moveTo>
                                  <a:lnTo>
                                    <a:pt x="1123" y="0"/>
                                  </a:lnTo>
                                  <a:moveTo>
                                    <a:pt x="1516" y="2262"/>
                                  </a:moveTo>
                                  <a:lnTo>
                                    <a:pt x="1516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docshape12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643 -288"/>
                                <a:gd name="T3" fmla="*/ 1643 h 2262"/>
                                <a:gd name="T4" fmla="+- 0 4527 2743"/>
                                <a:gd name="T5" fmla="*/ T4 w 1785"/>
                                <a:gd name="T6" fmla="+- 0 1643 -288"/>
                                <a:gd name="T7" fmla="*/ 1643 h 2262"/>
                                <a:gd name="T8" fmla="+- 0 2743 2743"/>
                                <a:gd name="T9" fmla="*/ T8 w 1785"/>
                                <a:gd name="T10" fmla="+- 0 1250 -288"/>
                                <a:gd name="T11" fmla="*/ 1250 h 2262"/>
                                <a:gd name="T12" fmla="+- 0 4527 2743"/>
                                <a:gd name="T13" fmla="*/ T12 w 1785"/>
                                <a:gd name="T14" fmla="+- 0 1250 -288"/>
                                <a:gd name="T15" fmla="*/ 1250 h 2262"/>
                                <a:gd name="T16" fmla="+- 0 2743 2743"/>
                                <a:gd name="T17" fmla="*/ T16 w 1785"/>
                                <a:gd name="T18" fmla="+- 0 857 -288"/>
                                <a:gd name="T19" fmla="*/ 857 h 2262"/>
                                <a:gd name="T20" fmla="+- 0 4527 2743"/>
                                <a:gd name="T21" fmla="*/ T20 w 1785"/>
                                <a:gd name="T22" fmla="+- 0 857 -288"/>
                                <a:gd name="T23" fmla="*/ 857 h 2262"/>
                                <a:gd name="T24" fmla="+- 0 2743 2743"/>
                                <a:gd name="T25" fmla="*/ T24 w 1785"/>
                                <a:gd name="T26" fmla="+- 0 463 -288"/>
                                <a:gd name="T27" fmla="*/ 463 h 2262"/>
                                <a:gd name="T28" fmla="+- 0 4527 2743"/>
                                <a:gd name="T29" fmla="*/ T28 w 1785"/>
                                <a:gd name="T30" fmla="+- 0 463 -288"/>
                                <a:gd name="T31" fmla="*/ 463 h 2262"/>
                                <a:gd name="T32" fmla="+- 0 2743 2743"/>
                                <a:gd name="T33" fmla="*/ T32 w 1785"/>
                                <a:gd name="T34" fmla="+- 0 70 -288"/>
                                <a:gd name="T35" fmla="*/ 70 h 2262"/>
                                <a:gd name="T36" fmla="+- 0 4527 2743"/>
                                <a:gd name="T37" fmla="*/ T36 w 1785"/>
                                <a:gd name="T38" fmla="+- 0 70 -288"/>
                                <a:gd name="T39" fmla="*/ 70 h 2262"/>
                                <a:gd name="T40" fmla="+- 0 2883 2743"/>
                                <a:gd name="T41" fmla="*/ T40 w 1785"/>
                                <a:gd name="T42" fmla="+- 0 1974 -288"/>
                                <a:gd name="T43" fmla="*/ 1974 h 2262"/>
                                <a:gd name="T44" fmla="+- 0 2883 2743"/>
                                <a:gd name="T45" fmla="*/ T44 w 1785"/>
                                <a:gd name="T46" fmla="+- 0 -288 -288"/>
                                <a:gd name="T47" fmla="*/ -288 h 2262"/>
                                <a:gd name="T48" fmla="+- 0 3276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276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670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670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4063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4063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456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456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1931"/>
                                  </a:moveTo>
                                  <a:lnTo>
                                    <a:pt x="1784" y="1931"/>
                                  </a:lnTo>
                                  <a:moveTo>
                                    <a:pt x="0" y="1538"/>
                                  </a:moveTo>
                                  <a:lnTo>
                                    <a:pt x="1784" y="1538"/>
                                  </a:lnTo>
                                  <a:moveTo>
                                    <a:pt x="0" y="1145"/>
                                  </a:moveTo>
                                  <a:lnTo>
                                    <a:pt x="1784" y="1145"/>
                                  </a:lnTo>
                                  <a:moveTo>
                                    <a:pt x="0" y="751"/>
                                  </a:moveTo>
                                  <a:lnTo>
                                    <a:pt x="1784" y="751"/>
                                  </a:lnTo>
                                  <a:moveTo>
                                    <a:pt x="0" y="358"/>
                                  </a:moveTo>
                                  <a:lnTo>
                                    <a:pt x="1784" y="358"/>
                                  </a:lnTo>
                                  <a:moveTo>
                                    <a:pt x="140" y="2262"/>
                                  </a:moveTo>
                                  <a:lnTo>
                                    <a:pt x="140" y="0"/>
                                  </a:lnTo>
                                  <a:moveTo>
                                    <a:pt x="533" y="2262"/>
                                  </a:moveTo>
                                  <a:lnTo>
                                    <a:pt x="533" y="0"/>
                                  </a:lnTo>
                                  <a:moveTo>
                                    <a:pt x="927" y="2262"/>
                                  </a:moveTo>
                                  <a:lnTo>
                                    <a:pt x="927" y="0"/>
                                  </a:lnTo>
                                  <a:moveTo>
                                    <a:pt x="1320" y="2262"/>
                                  </a:moveTo>
                                  <a:lnTo>
                                    <a:pt x="1320" y="0"/>
                                  </a:lnTo>
                                  <a:moveTo>
                                    <a:pt x="1713" y="2262"/>
                                  </a:moveTo>
                                  <a:lnTo>
                                    <a:pt x="1713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docshape13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55 3814"/>
                                <a:gd name="T1" fmla="*/ T0 w 53"/>
                                <a:gd name="T2" fmla="+- 0 783 783"/>
                                <a:gd name="T3" fmla="*/ 783 h 53"/>
                                <a:gd name="T4" fmla="+- 0 3826 3814"/>
                                <a:gd name="T5" fmla="*/ T4 w 53"/>
                                <a:gd name="T6" fmla="+- 0 783 783"/>
                                <a:gd name="T7" fmla="*/ 783 h 53"/>
                                <a:gd name="T8" fmla="+- 0 3814 3814"/>
                                <a:gd name="T9" fmla="*/ T8 w 53"/>
                                <a:gd name="T10" fmla="+- 0 795 783"/>
                                <a:gd name="T11" fmla="*/ 795 h 53"/>
                                <a:gd name="T12" fmla="+- 0 3814 3814"/>
                                <a:gd name="T13" fmla="*/ T12 w 53"/>
                                <a:gd name="T14" fmla="+- 0 809 783"/>
                                <a:gd name="T15" fmla="*/ 809 h 53"/>
                                <a:gd name="T16" fmla="+- 0 3814 3814"/>
                                <a:gd name="T17" fmla="*/ T16 w 53"/>
                                <a:gd name="T18" fmla="+- 0 824 783"/>
                                <a:gd name="T19" fmla="*/ 824 h 53"/>
                                <a:gd name="T20" fmla="+- 0 3826 3814"/>
                                <a:gd name="T21" fmla="*/ T20 w 53"/>
                                <a:gd name="T22" fmla="+- 0 836 783"/>
                                <a:gd name="T23" fmla="*/ 836 h 53"/>
                                <a:gd name="T24" fmla="+- 0 3855 3814"/>
                                <a:gd name="T25" fmla="*/ T24 w 53"/>
                                <a:gd name="T26" fmla="+- 0 836 783"/>
                                <a:gd name="T27" fmla="*/ 836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67 3814"/>
                                <a:gd name="T33" fmla="*/ T32 w 53"/>
                                <a:gd name="T34" fmla="+- 0 795 783"/>
                                <a:gd name="T35" fmla="*/ 795 h 53"/>
                                <a:gd name="T36" fmla="+- 0 3855 3814"/>
                                <a:gd name="T37" fmla="*/ T36 w 53"/>
                                <a:gd name="T38" fmla="+- 0 783 783"/>
                                <a:gd name="T39" fmla="*/ 78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docshape14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14 3814"/>
                                <a:gd name="T1" fmla="*/ T0 w 53"/>
                                <a:gd name="T2" fmla="+- 0 809 783"/>
                                <a:gd name="T3" fmla="*/ 809 h 53"/>
                                <a:gd name="T4" fmla="+- 0 3814 3814"/>
                                <a:gd name="T5" fmla="*/ T4 w 53"/>
                                <a:gd name="T6" fmla="+- 0 795 783"/>
                                <a:gd name="T7" fmla="*/ 795 h 53"/>
                                <a:gd name="T8" fmla="+- 0 3826 3814"/>
                                <a:gd name="T9" fmla="*/ T8 w 53"/>
                                <a:gd name="T10" fmla="+- 0 783 783"/>
                                <a:gd name="T11" fmla="*/ 783 h 53"/>
                                <a:gd name="T12" fmla="+- 0 3841 3814"/>
                                <a:gd name="T13" fmla="*/ T12 w 53"/>
                                <a:gd name="T14" fmla="+- 0 783 783"/>
                                <a:gd name="T15" fmla="*/ 783 h 53"/>
                                <a:gd name="T16" fmla="+- 0 3855 3814"/>
                                <a:gd name="T17" fmla="*/ T16 w 53"/>
                                <a:gd name="T18" fmla="+- 0 783 783"/>
                                <a:gd name="T19" fmla="*/ 783 h 53"/>
                                <a:gd name="T20" fmla="+- 0 3867 3814"/>
                                <a:gd name="T21" fmla="*/ T20 w 53"/>
                                <a:gd name="T22" fmla="+- 0 795 783"/>
                                <a:gd name="T23" fmla="*/ 795 h 53"/>
                                <a:gd name="T24" fmla="+- 0 3867 3814"/>
                                <a:gd name="T25" fmla="*/ T24 w 53"/>
                                <a:gd name="T26" fmla="+- 0 809 783"/>
                                <a:gd name="T27" fmla="*/ 809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55 3814"/>
                                <a:gd name="T33" fmla="*/ T32 w 53"/>
                                <a:gd name="T34" fmla="+- 0 836 783"/>
                                <a:gd name="T35" fmla="*/ 836 h 53"/>
                                <a:gd name="T36" fmla="+- 0 3841 3814"/>
                                <a:gd name="T37" fmla="*/ T36 w 53"/>
                                <a:gd name="T38" fmla="+- 0 836 783"/>
                                <a:gd name="T39" fmla="*/ 836 h 53"/>
                                <a:gd name="T40" fmla="+- 0 3826 3814"/>
                                <a:gd name="T41" fmla="*/ T40 w 53"/>
                                <a:gd name="T42" fmla="+- 0 836 783"/>
                                <a:gd name="T43" fmla="*/ 836 h 53"/>
                                <a:gd name="T44" fmla="+- 0 3814 3814"/>
                                <a:gd name="T45" fmla="*/ T44 w 53"/>
                                <a:gd name="T46" fmla="+- 0 824 783"/>
                                <a:gd name="T47" fmla="*/ 824 h 53"/>
                                <a:gd name="T48" fmla="+- 0 3814 3814"/>
                                <a:gd name="T49" fmla="*/ T48 w 53"/>
                                <a:gd name="T50" fmla="+- 0 809 783"/>
                                <a:gd name="T51" fmla="*/ 80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docshape15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47 2807"/>
                                <a:gd name="T1" fmla="*/ T0 w 53"/>
                                <a:gd name="T2" fmla="+- 0 1739 1739"/>
                                <a:gd name="T3" fmla="*/ 1739 h 53"/>
                                <a:gd name="T4" fmla="+- 0 2818 2807"/>
                                <a:gd name="T5" fmla="*/ T4 w 53"/>
                                <a:gd name="T6" fmla="+- 0 1739 1739"/>
                                <a:gd name="T7" fmla="*/ 1739 h 53"/>
                                <a:gd name="T8" fmla="+- 0 2807 2807"/>
                                <a:gd name="T9" fmla="*/ T8 w 53"/>
                                <a:gd name="T10" fmla="+- 0 1751 1739"/>
                                <a:gd name="T11" fmla="*/ 1751 h 53"/>
                                <a:gd name="T12" fmla="+- 0 2807 2807"/>
                                <a:gd name="T13" fmla="*/ T12 w 53"/>
                                <a:gd name="T14" fmla="+- 0 1766 1739"/>
                                <a:gd name="T15" fmla="*/ 1766 h 53"/>
                                <a:gd name="T16" fmla="+- 0 2807 2807"/>
                                <a:gd name="T17" fmla="*/ T16 w 53"/>
                                <a:gd name="T18" fmla="+- 0 1780 1739"/>
                                <a:gd name="T19" fmla="*/ 1780 h 53"/>
                                <a:gd name="T20" fmla="+- 0 2818 2807"/>
                                <a:gd name="T21" fmla="*/ T20 w 53"/>
                                <a:gd name="T22" fmla="+- 0 1792 1739"/>
                                <a:gd name="T23" fmla="*/ 1792 h 53"/>
                                <a:gd name="T24" fmla="+- 0 2847 2807"/>
                                <a:gd name="T25" fmla="*/ T24 w 53"/>
                                <a:gd name="T26" fmla="+- 0 1792 1739"/>
                                <a:gd name="T27" fmla="*/ 1792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59 2807"/>
                                <a:gd name="T33" fmla="*/ T32 w 53"/>
                                <a:gd name="T34" fmla="+- 0 1751 1739"/>
                                <a:gd name="T35" fmla="*/ 1751 h 53"/>
                                <a:gd name="T36" fmla="+- 0 2847 2807"/>
                                <a:gd name="T37" fmla="*/ T36 w 53"/>
                                <a:gd name="T38" fmla="+- 0 1739 1739"/>
                                <a:gd name="T39" fmla="*/ 173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docshape16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07 2807"/>
                                <a:gd name="T1" fmla="*/ T0 w 53"/>
                                <a:gd name="T2" fmla="+- 0 1766 1739"/>
                                <a:gd name="T3" fmla="*/ 1766 h 53"/>
                                <a:gd name="T4" fmla="+- 0 2807 2807"/>
                                <a:gd name="T5" fmla="*/ T4 w 53"/>
                                <a:gd name="T6" fmla="+- 0 1751 1739"/>
                                <a:gd name="T7" fmla="*/ 1751 h 53"/>
                                <a:gd name="T8" fmla="+- 0 2818 2807"/>
                                <a:gd name="T9" fmla="*/ T8 w 53"/>
                                <a:gd name="T10" fmla="+- 0 1739 1739"/>
                                <a:gd name="T11" fmla="*/ 1739 h 53"/>
                                <a:gd name="T12" fmla="+- 0 2833 2807"/>
                                <a:gd name="T13" fmla="*/ T12 w 53"/>
                                <a:gd name="T14" fmla="+- 0 1739 1739"/>
                                <a:gd name="T15" fmla="*/ 1739 h 53"/>
                                <a:gd name="T16" fmla="+- 0 2847 2807"/>
                                <a:gd name="T17" fmla="*/ T16 w 53"/>
                                <a:gd name="T18" fmla="+- 0 1739 1739"/>
                                <a:gd name="T19" fmla="*/ 1739 h 53"/>
                                <a:gd name="T20" fmla="+- 0 2859 2807"/>
                                <a:gd name="T21" fmla="*/ T20 w 53"/>
                                <a:gd name="T22" fmla="+- 0 1751 1739"/>
                                <a:gd name="T23" fmla="*/ 1751 h 53"/>
                                <a:gd name="T24" fmla="+- 0 2859 2807"/>
                                <a:gd name="T25" fmla="*/ T24 w 53"/>
                                <a:gd name="T26" fmla="+- 0 1766 1739"/>
                                <a:gd name="T27" fmla="*/ 1766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47 2807"/>
                                <a:gd name="T33" fmla="*/ T32 w 53"/>
                                <a:gd name="T34" fmla="+- 0 1792 1739"/>
                                <a:gd name="T35" fmla="*/ 1792 h 53"/>
                                <a:gd name="T36" fmla="+- 0 2833 2807"/>
                                <a:gd name="T37" fmla="*/ T36 w 53"/>
                                <a:gd name="T38" fmla="+- 0 1792 1739"/>
                                <a:gd name="T39" fmla="*/ 1792 h 53"/>
                                <a:gd name="T40" fmla="+- 0 2818 2807"/>
                                <a:gd name="T41" fmla="*/ T40 w 53"/>
                                <a:gd name="T42" fmla="+- 0 1792 1739"/>
                                <a:gd name="T43" fmla="*/ 1792 h 53"/>
                                <a:gd name="T44" fmla="+- 0 2807 2807"/>
                                <a:gd name="T45" fmla="*/ T44 w 53"/>
                                <a:gd name="T46" fmla="+- 0 1780 1739"/>
                                <a:gd name="T47" fmla="*/ 1780 h 53"/>
                                <a:gd name="T48" fmla="+- 0 2807 2807"/>
                                <a:gd name="T49" fmla="*/ T48 w 53"/>
                                <a:gd name="T50" fmla="+- 0 1766 1739"/>
                                <a:gd name="T51" fmla="*/ 17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docshape17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70 3029"/>
                                <a:gd name="T1" fmla="*/ T0 w 53"/>
                                <a:gd name="T2" fmla="+- 0 1670 1670"/>
                                <a:gd name="T3" fmla="*/ 1670 h 53"/>
                                <a:gd name="T4" fmla="+- 0 3041 3029"/>
                                <a:gd name="T5" fmla="*/ T4 w 53"/>
                                <a:gd name="T6" fmla="+- 0 1670 1670"/>
                                <a:gd name="T7" fmla="*/ 1670 h 53"/>
                                <a:gd name="T8" fmla="+- 0 3029 3029"/>
                                <a:gd name="T9" fmla="*/ T8 w 53"/>
                                <a:gd name="T10" fmla="+- 0 1682 1670"/>
                                <a:gd name="T11" fmla="*/ 1682 h 53"/>
                                <a:gd name="T12" fmla="+- 0 3029 3029"/>
                                <a:gd name="T13" fmla="*/ T12 w 53"/>
                                <a:gd name="T14" fmla="+- 0 1697 1670"/>
                                <a:gd name="T15" fmla="*/ 1697 h 53"/>
                                <a:gd name="T16" fmla="+- 0 3029 3029"/>
                                <a:gd name="T17" fmla="*/ T16 w 53"/>
                                <a:gd name="T18" fmla="+- 0 1711 1670"/>
                                <a:gd name="T19" fmla="*/ 1711 h 53"/>
                                <a:gd name="T20" fmla="+- 0 3041 3029"/>
                                <a:gd name="T21" fmla="*/ T20 w 53"/>
                                <a:gd name="T22" fmla="+- 0 1723 1670"/>
                                <a:gd name="T23" fmla="*/ 1723 h 53"/>
                                <a:gd name="T24" fmla="+- 0 3070 3029"/>
                                <a:gd name="T25" fmla="*/ T24 w 53"/>
                                <a:gd name="T26" fmla="+- 0 1723 1670"/>
                                <a:gd name="T27" fmla="*/ 1723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81 3029"/>
                                <a:gd name="T33" fmla="*/ T32 w 53"/>
                                <a:gd name="T34" fmla="+- 0 1682 1670"/>
                                <a:gd name="T35" fmla="*/ 1682 h 53"/>
                                <a:gd name="T36" fmla="+- 0 3070 3029"/>
                                <a:gd name="T37" fmla="*/ T36 w 53"/>
                                <a:gd name="T38" fmla="+- 0 1670 1670"/>
                                <a:gd name="T39" fmla="*/ 167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docshape18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9 3029"/>
                                <a:gd name="T1" fmla="*/ T0 w 53"/>
                                <a:gd name="T2" fmla="+- 0 1697 1670"/>
                                <a:gd name="T3" fmla="*/ 1697 h 53"/>
                                <a:gd name="T4" fmla="+- 0 3029 3029"/>
                                <a:gd name="T5" fmla="*/ T4 w 53"/>
                                <a:gd name="T6" fmla="+- 0 1682 1670"/>
                                <a:gd name="T7" fmla="*/ 1682 h 53"/>
                                <a:gd name="T8" fmla="+- 0 3041 3029"/>
                                <a:gd name="T9" fmla="*/ T8 w 53"/>
                                <a:gd name="T10" fmla="+- 0 1670 1670"/>
                                <a:gd name="T11" fmla="*/ 1670 h 53"/>
                                <a:gd name="T12" fmla="+- 0 3055 3029"/>
                                <a:gd name="T13" fmla="*/ T12 w 53"/>
                                <a:gd name="T14" fmla="+- 0 1670 1670"/>
                                <a:gd name="T15" fmla="*/ 1670 h 53"/>
                                <a:gd name="T16" fmla="+- 0 3070 3029"/>
                                <a:gd name="T17" fmla="*/ T16 w 53"/>
                                <a:gd name="T18" fmla="+- 0 1670 1670"/>
                                <a:gd name="T19" fmla="*/ 1670 h 53"/>
                                <a:gd name="T20" fmla="+- 0 3081 3029"/>
                                <a:gd name="T21" fmla="*/ T20 w 53"/>
                                <a:gd name="T22" fmla="+- 0 1682 1670"/>
                                <a:gd name="T23" fmla="*/ 1682 h 53"/>
                                <a:gd name="T24" fmla="+- 0 3081 3029"/>
                                <a:gd name="T25" fmla="*/ T24 w 53"/>
                                <a:gd name="T26" fmla="+- 0 1697 1670"/>
                                <a:gd name="T27" fmla="*/ 1697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70 3029"/>
                                <a:gd name="T33" fmla="*/ T32 w 53"/>
                                <a:gd name="T34" fmla="+- 0 1723 1670"/>
                                <a:gd name="T35" fmla="*/ 1723 h 53"/>
                                <a:gd name="T36" fmla="+- 0 3055 3029"/>
                                <a:gd name="T37" fmla="*/ T36 w 53"/>
                                <a:gd name="T38" fmla="+- 0 1723 1670"/>
                                <a:gd name="T39" fmla="*/ 1723 h 53"/>
                                <a:gd name="T40" fmla="+- 0 3041 3029"/>
                                <a:gd name="T41" fmla="*/ T40 w 53"/>
                                <a:gd name="T42" fmla="+- 0 1723 1670"/>
                                <a:gd name="T43" fmla="*/ 1723 h 53"/>
                                <a:gd name="T44" fmla="+- 0 3029 3029"/>
                                <a:gd name="T45" fmla="*/ T44 w 53"/>
                                <a:gd name="T46" fmla="+- 0 1711 1670"/>
                                <a:gd name="T47" fmla="*/ 1711 h 53"/>
                                <a:gd name="T48" fmla="+- 0 3029 3029"/>
                                <a:gd name="T49" fmla="*/ T48 w 53"/>
                                <a:gd name="T50" fmla="+- 0 1697 1670"/>
                                <a:gd name="T51" fmla="*/ 169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docshape19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61 4420"/>
                                <a:gd name="T1" fmla="*/ T0 w 53"/>
                                <a:gd name="T2" fmla="+- 0 -179 -179"/>
                                <a:gd name="T3" fmla="*/ -179 h 53"/>
                                <a:gd name="T4" fmla="+- 0 4432 4420"/>
                                <a:gd name="T5" fmla="*/ T4 w 53"/>
                                <a:gd name="T6" fmla="+- 0 -179 -179"/>
                                <a:gd name="T7" fmla="*/ -179 h 53"/>
                                <a:gd name="T8" fmla="+- 0 4420 4420"/>
                                <a:gd name="T9" fmla="*/ T8 w 53"/>
                                <a:gd name="T10" fmla="+- 0 -167 -179"/>
                                <a:gd name="T11" fmla="*/ -167 h 53"/>
                                <a:gd name="T12" fmla="+- 0 4420 4420"/>
                                <a:gd name="T13" fmla="*/ T12 w 53"/>
                                <a:gd name="T14" fmla="+- 0 -152 -179"/>
                                <a:gd name="T15" fmla="*/ -152 h 53"/>
                                <a:gd name="T16" fmla="+- 0 4420 4420"/>
                                <a:gd name="T17" fmla="*/ T16 w 53"/>
                                <a:gd name="T18" fmla="+- 0 -138 -179"/>
                                <a:gd name="T19" fmla="*/ -138 h 53"/>
                                <a:gd name="T20" fmla="+- 0 4432 4420"/>
                                <a:gd name="T21" fmla="*/ T20 w 53"/>
                                <a:gd name="T22" fmla="+- 0 -126 -179"/>
                                <a:gd name="T23" fmla="*/ -126 h 53"/>
                                <a:gd name="T24" fmla="+- 0 4461 4420"/>
                                <a:gd name="T25" fmla="*/ T24 w 53"/>
                                <a:gd name="T26" fmla="+- 0 -126 -179"/>
                                <a:gd name="T27" fmla="*/ -126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73 4420"/>
                                <a:gd name="T33" fmla="*/ T32 w 53"/>
                                <a:gd name="T34" fmla="+- 0 -167 -179"/>
                                <a:gd name="T35" fmla="*/ -167 h 53"/>
                                <a:gd name="T36" fmla="+- 0 4461 4420"/>
                                <a:gd name="T37" fmla="*/ T36 w 53"/>
                                <a:gd name="T38" fmla="+- 0 -179 -179"/>
                                <a:gd name="T39" fmla="*/ -17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docshape20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20 4420"/>
                                <a:gd name="T1" fmla="*/ T0 w 53"/>
                                <a:gd name="T2" fmla="+- 0 -152 -179"/>
                                <a:gd name="T3" fmla="*/ -152 h 53"/>
                                <a:gd name="T4" fmla="+- 0 4420 4420"/>
                                <a:gd name="T5" fmla="*/ T4 w 53"/>
                                <a:gd name="T6" fmla="+- 0 -167 -179"/>
                                <a:gd name="T7" fmla="*/ -167 h 53"/>
                                <a:gd name="T8" fmla="+- 0 4432 4420"/>
                                <a:gd name="T9" fmla="*/ T8 w 53"/>
                                <a:gd name="T10" fmla="+- 0 -179 -179"/>
                                <a:gd name="T11" fmla="*/ -179 h 53"/>
                                <a:gd name="T12" fmla="+- 0 4446 4420"/>
                                <a:gd name="T13" fmla="*/ T12 w 53"/>
                                <a:gd name="T14" fmla="+- 0 -179 -179"/>
                                <a:gd name="T15" fmla="*/ -179 h 53"/>
                                <a:gd name="T16" fmla="+- 0 4461 4420"/>
                                <a:gd name="T17" fmla="*/ T16 w 53"/>
                                <a:gd name="T18" fmla="+- 0 -179 -179"/>
                                <a:gd name="T19" fmla="*/ -179 h 53"/>
                                <a:gd name="T20" fmla="+- 0 4473 4420"/>
                                <a:gd name="T21" fmla="*/ T20 w 53"/>
                                <a:gd name="T22" fmla="+- 0 -167 -179"/>
                                <a:gd name="T23" fmla="*/ -167 h 53"/>
                                <a:gd name="T24" fmla="+- 0 4473 4420"/>
                                <a:gd name="T25" fmla="*/ T24 w 53"/>
                                <a:gd name="T26" fmla="+- 0 -152 -179"/>
                                <a:gd name="T27" fmla="*/ -152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61 4420"/>
                                <a:gd name="T33" fmla="*/ T32 w 53"/>
                                <a:gd name="T34" fmla="+- 0 -126 -179"/>
                                <a:gd name="T35" fmla="*/ -126 h 53"/>
                                <a:gd name="T36" fmla="+- 0 4446 4420"/>
                                <a:gd name="T37" fmla="*/ T36 w 53"/>
                                <a:gd name="T38" fmla="+- 0 -126 -179"/>
                                <a:gd name="T39" fmla="*/ -126 h 53"/>
                                <a:gd name="T40" fmla="+- 0 4432 4420"/>
                                <a:gd name="T41" fmla="*/ T40 w 53"/>
                                <a:gd name="T42" fmla="+- 0 -126 -179"/>
                                <a:gd name="T43" fmla="*/ -126 h 53"/>
                                <a:gd name="T44" fmla="+- 0 4420 4420"/>
                                <a:gd name="T45" fmla="*/ T44 w 53"/>
                                <a:gd name="T46" fmla="+- 0 -138 -179"/>
                                <a:gd name="T47" fmla="*/ -138 h 53"/>
                                <a:gd name="T48" fmla="+- 0 4420 4420"/>
                                <a:gd name="T49" fmla="*/ T48 w 53"/>
                                <a:gd name="T50" fmla="+- 0 -152 -179"/>
                                <a:gd name="T51" fmla="*/ -1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docshape21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8 2797"/>
                                <a:gd name="T1" fmla="*/ T0 w 53"/>
                                <a:gd name="T2" fmla="+- 0 1741 1741"/>
                                <a:gd name="T3" fmla="*/ 1741 h 53"/>
                                <a:gd name="T4" fmla="+- 0 2809 2797"/>
                                <a:gd name="T5" fmla="*/ T4 w 53"/>
                                <a:gd name="T6" fmla="+- 0 1741 1741"/>
                                <a:gd name="T7" fmla="*/ 1741 h 53"/>
                                <a:gd name="T8" fmla="+- 0 2797 2797"/>
                                <a:gd name="T9" fmla="*/ T8 w 53"/>
                                <a:gd name="T10" fmla="+- 0 1753 1741"/>
                                <a:gd name="T11" fmla="*/ 1753 h 53"/>
                                <a:gd name="T12" fmla="+- 0 2797 2797"/>
                                <a:gd name="T13" fmla="*/ T12 w 53"/>
                                <a:gd name="T14" fmla="+- 0 1768 1741"/>
                                <a:gd name="T15" fmla="*/ 1768 h 53"/>
                                <a:gd name="T16" fmla="+- 0 2797 2797"/>
                                <a:gd name="T17" fmla="*/ T16 w 53"/>
                                <a:gd name="T18" fmla="+- 0 1782 1741"/>
                                <a:gd name="T19" fmla="*/ 1782 h 53"/>
                                <a:gd name="T20" fmla="+- 0 2809 2797"/>
                                <a:gd name="T21" fmla="*/ T20 w 53"/>
                                <a:gd name="T22" fmla="+- 0 1794 1741"/>
                                <a:gd name="T23" fmla="*/ 1794 h 53"/>
                                <a:gd name="T24" fmla="+- 0 2838 2797"/>
                                <a:gd name="T25" fmla="*/ T24 w 53"/>
                                <a:gd name="T26" fmla="+- 0 1794 1741"/>
                                <a:gd name="T27" fmla="*/ 1794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50 2797"/>
                                <a:gd name="T33" fmla="*/ T32 w 53"/>
                                <a:gd name="T34" fmla="+- 0 1753 1741"/>
                                <a:gd name="T35" fmla="*/ 1753 h 53"/>
                                <a:gd name="T36" fmla="+- 0 2838 2797"/>
                                <a:gd name="T37" fmla="*/ T36 w 53"/>
                                <a:gd name="T38" fmla="+- 0 1741 1741"/>
                                <a:gd name="T39" fmla="*/ 174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docshape22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797 2797"/>
                                <a:gd name="T1" fmla="*/ T0 w 53"/>
                                <a:gd name="T2" fmla="+- 0 1768 1741"/>
                                <a:gd name="T3" fmla="*/ 1768 h 53"/>
                                <a:gd name="T4" fmla="+- 0 2797 2797"/>
                                <a:gd name="T5" fmla="*/ T4 w 53"/>
                                <a:gd name="T6" fmla="+- 0 1753 1741"/>
                                <a:gd name="T7" fmla="*/ 1753 h 53"/>
                                <a:gd name="T8" fmla="+- 0 2809 2797"/>
                                <a:gd name="T9" fmla="*/ T8 w 53"/>
                                <a:gd name="T10" fmla="+- 0 1741 1741"/>
                                <a:gd name="T11" fmla="*/ 1741 h 53"/>
                                <a:gd name="T12" fmla="+- 0 2824 2797"/>
                                <a:gd name="T13" fmla="*/ T12 w 53"/>
                                <a:gd name="T14" fmla="+- 0 1741 1741"/>
                                <a:gd name="T15" fmla="*/ 1741 h 53"/>
                                <a:gd name="T16" fmla="+- 0 2838 2797"/>
                                <a:gd name="T17" fmla="*/ T16 w 53"/>
                                <a:gd name="T18" fmla="+- 0 1741 1741"/>
                                <a:gd name="T19" fmla="*/ 1741 h 53"/>
                                <a:gd name="T20" fmla="+- 0 2850 2797"/>
                                <a:gd name="T21" fmla="*/ T20 w 53"/>
                                <a:gd name="T22" fmla="+- 0 1753 1741"/>
                                <a:gd name="T23" fmla="*/ 1753 h 53"/>
                                <a:gd name="T24" fmla="+- 0 2850 2797"/>
                                <a:gd name="T25" fmla="*/ T24 w 53"/>
                                <a:gd name="T26" fmla="+- 0 1768 1741"/>
                                <a:gd name="T27" fmla="*/ 1768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38 2797"/>
                                <a:gd name="T33" fmla="*/ T32 w 53"/>
                                <a:gd name="T34" fmla="+- 0 1794 1741"/>
                                <a:gd name="T35" fmla="*/ 1794 h 53"/>
                                <a:gd name="T36" fmla="+- 0 2824 2797"/>
                                <a:gd name="T37" fmla="*/ T36 w 53"/>
                                <a:gd name="T38" fmla="+- 0 1794 1741"/>
                                <a:gd name="T39" fmla="*/ 1794 h 53"/>
                                <a:gd name="T40" fmla="+- 0 2809 2797"/>
                                <a:gd name="T41" fmla="*/ T40 w 53"/>
                                <a:gd name="T42" fmla="+- 0 1794 1741"/>
                                <a:gd name="T43" fmla="*/ 1794 h 53"/>
                                <a:gd name="T44" fmla="+- 0 2797 2797"/>
                                <a:gd name="T45" fmla="*/ T44 w 53"/>
                                <a:gd name="T46" fmla="+- 0 1782 1741"/>
                                <a:gd name="T47" fmla="*/ 1782 h 53"/>
                                <a:gd name="T48" fmla="+- 0 2797 2797"/>
                                <a:gd name="T49" fmla="*/ T48 w 53"/>
                                <a:gd name="T50" fmla="+- 0 1768 1741"/>
                                <a:gd name="T51" fmla="*/ 17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docshape23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6 2985"/>
                                <a:gd name="T1" fmla="*/ T0 w 53"/>
                                <a:gd name="T2" fmla="+- 0 1551 1551"/>
                                <a:gd name="T3" fmla="*/ 1551 h 53"/>
                                <a:gd name="T4" fmla="+- 0 2997 2985"/>
                                <a:gd name="T5" fmla="*/ T4 w 53"/>
                                <a:gd name="T6" fmla="+- 0 1551 1551"/>
                                <a:gd name="T7" fmla="*/ 1551 h 53"/>
                                <a:gd name="T8" fmla="+- 0 2985 2985"/>
                                <a:gd name="T9" fmla="*/ T8 w 53"/>
                                <a:gd name="T10" fmla="+- 0 1563 1551"/>
                                <a:gd name="T11" fmla="*/ 1563 h 53"/>
                                <a:gd name="T12" fmla="+- 0 2985 2985"/>
                                <a:gd name="T13" fmla="*/ T12 w 53"/>
                                <a:gd name="T14" fmla="+- 0 1578 1551"/>
                                <a:gd name="T15" fmla="*/ 1578 h 53"/>
                                <a:gd name="T16" fmla="+- 0 2985 2985"/>
                                <a:gd name="T17" fmla="*/ T16 w 53"/>
                                <a:gd name="T18" fmla="+- 0 1592 1551"/>
                                <a:gd name="T19" fmla="*/ 1592 h 53"/>
                                <a:gd name="T20" fmla="+- 0 2997 2985"/>
                                <a:gd name="T21" fmla="*/ T20 w 53"/>
                                <a:gd name="T22" fmla="+- 0 1604 1551"/>
                                <a:gd name="T23" fmla="*/ 1604 h 53"/>
                                <a:gd name="T24" fmla="+- 0 3026 2985"/>
                                <a:gd name="T25" fmla="*/ T24 w 53"/>
                                <a:gd name="T26" fmla="+- 0 1604 1551"/>
                                <a:gd name="T27" fmla="*/ 1604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37 2985"/>
                                <a:gd name="T33" fmla="*/ T32 w 53"/>
                                <a:gd name="T34" fmla="+- 0 1563 1551"/>
                                <a:gd name="T35" fmla="*/ 1563 h 53"/>
                                <a:gd name="T36" fmla="+- 0 3026 2985"/>
                                <a:gd name="T37" fmla="*/ T36 w 53"/>
                                <a:gd name="T38" fmla="+- 0 1551 1551"/>
                                <a:gd name="T39" fmla="*/ 155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docshape24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5 2985"/>
                                <a:gd name="T1" fmla="*/ T0 w 53"/>
                                <a:gd name="T2" fmla="+- 0 1578 1551"/>
                                <a:gd name="T3" fmla="*/ 1578 h 53"/>
                                <a:gd name="T4" fmla="+- 0 2985 2985"/>
                                <a:gd name="T5" fmla="*/ T4 w 53"/>
                                <a:gd name="T6" fmla="+- 0 1563 1551"/>
                                <a:gd name="T7" fmla="*/ 1563 h 53"/>
                                <a:gd name="T8" fmla="+- 0 2997 2985"/>
                                <a:gd name="T9" fmla="*/ T8 w 53"/>
                                <a:gd name="T10" fmla="+- 0 1551 1551"/>
                                <a:gd name="T11" fmla="*/ 1551 h 53"/>
                                <a:gd name="T12" fmla="+- 0 3011 2985"/>
                                <a:gd name="T13" fmla="*/ T12 w 53"/>
                                <a:gd name="T14" fmla="+- 0 1551 1551"/>
                                <a:gd name="T15" fmla="*/ 1551 h 53"/>
                                <a:gd name="T16" fmla="+- 0 3026 2985"/>
                                <a:gd name="T17" fmla="*/ T16 w 53"/>
                                <a:gd name="T18" fmla="+- 0 1551 1551"/>
                                <a:gd name="T19" fmla="*/ 1551 h 53"/>
                                <a:gd name="T20" fmla="+- 0 3037 2985"/>
                                <a:gd name="T21" fmla="*/ T20 w 53"/>
                                <a:gd name="T22" fmla="+- 0 1563 1551"/>
                                <a:gd name="T23" fmla="*/ 1563 h 53"/>
                                <a:gd name="T24" fmla="+- 0 3037 2985"/>
                                <a:gd name="T25" fmla="*/ T24 w 53"/>
                                <a:gd name="T26" fmla="+- 0 1578 1551"/>
                                <a:gd name="T27" fmla="*/ 1578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26 2985"/>
                                <a:gd name="T33" fmla="*/ T32 w 53"/>
                                <a:gd name="T34" fmla="+- 0 1604 1551"/>
                                <a:gd name="T35" fmla="*/ 1604 h 53"/>
                                <a:gd name="T36" fmla="+- 0 3011 2985"/>
                                <a:gd name="T37" fmla="*/ T36 w 53"/>
                                <a:gd name="T38" fmla="+- 0 1604 1551"/>
                                <a:gd name="T39" fmla="*/ 1604 h 53"/>
                                <a:gd name="T40" fmla="+- 0 2997 2985"/>
                                <a:gd name="T41" fmla="*/ T40 w 53"/>
                                <a:gd name="T42" fmla="+- 0 1604 1551"/>
                                <a:gd name="T43" fmla="*/ 1604 h 53"/>
                                <a:gd name="T44" fmla="+- 0 2985 2985"/>
                                <a:gd name="T45" fmla="*/ T44 w 53"/>
                                <a:gd name="T46" fmla="+- 0 1592 1551"/>
                                <a:gd name="T47" fmla="*/ 1592 h 53"/>
                                <a:gd name="T48" fmla="+- 0 2985 2985"/>
                                <a:gd name="T49" fmla="*/ T48 w 53"/>
                                <a:gd name="T50" fmla="+- 0 1578 1551"/>
                                <a:gd name="T51" fmla="*/ 15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docshape25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19 3978"/>
                                <a:gd name="T1" fmla="*/ T0 w 53"/>
                                <a:gd name="T2" fmla="+- 0 266 266"/>
                                <a:gd name="T3" fmla="*/ 266 h 53"/>
                                <a:gd name="T4" fmla="+- 0 3990 3978"/>
                                <a:gd name="T5" fmla="*/ T4 w 53"/>
                                <a:gd name="T6" fmla="+- 0 266 266"/>
                                <a:gd name="T7" fmla="*/ 266 h 53"/>
                                <a:gd name="T8" fmla="+- 0 3978 3978"/>
                                <a:gd name="T9" fmla="*/ T8 w 53"/>
                                <a:gd name="T10" fmla="+- 0 278 266"/>
                                <a:gd name="T11" fmla="*/ 278 h 53"/>
                                <a:gd name="T12" fmla="+- 0 3978 3978"/>
                                <a:gd name="T13" fmla="*/ T12 w 53"/>
                                <a:gd name="T14" fmla="+- 0 293 266"/>
                                <a:gd name="T15" fmla="*/ 293 h 53"/>
                                <a:gd name="T16" fmla="+- 0 3978 3978"/>
                                <a:gd name="T17" fmla="*/ T16 w 53"/>
                                <a:gd name="T18" fmla="+- 0 307 266"/>
                                <a:gd name="T19" fmla="*/ 307 h 53"/>
                                <a:gd name="T20" fmla="+- 0 3990 3978"/>
                                <a:gd name="T21" fmla="*/ T20 w 53"/>
                                <a:gd name="T22" fmla="+- 0 319 266"/>
                                <a:gd name="T23" fmla="*/ 319 h 53"/>
                                <a:gd name="T24" fmla="+- 0 4019 3978"/>
                                <a:gd name="T25" fmla="*/ T24 w 53"/>
                                <a:gd name="T26" fmla="+- 0 319 266"/>
                                <a:gd name="T27" fmla="*/ 319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31 3978"/>
                                <a:gd name="T33" fmla="*/ T32 w 53"/>
                                <a:gd name="T34" fmla="+- 0 278 266"/>
                                <a:gd name="T35" fmla="*/ 278 h 53"/>
                                <a:gd name="T36" fmla="+- 0 4019 3978"/>
                                <a:gd name="T37" fmla="*/ T36 w 53"/>
                                <a:gd name="T38" fmla="+- 0 266 266"/>
                                <a:gd name="T39" fmla="*/ 2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docshape26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78 3978"/>
                                <a:gd name="T1" fmla="*/ T0 w 53"/>
                                <a:gd name="T2" fmla="+- 0 293 266"/>
                                <a:gd name="T3" fmla="*/ 293 h 53"/>
                                <a:gd name="T4" fmla="+- 0 3978 3978"/>
                                <a:gd name="T5" fmla="*/ T4 w 53"/>
                                <a:gd name="T6" fmla="+- 0 278 266"/>
                                <a:gd name="T7" fmla="*/ 278 h 53"/>
                                <a:gd name="T8" fmla="+- 0 3990 3978"/>
                                <a:gd name="T9" fmla="*/ T8 w 53"/>
                                <a:gd name="T10" fmla="+- 0 266 266"/>
                                <a:gd name="T11" fmla="*/ 266 h 53"/>
                                <a:gd name="T12" fmla="+- 0 4004 3978"/>
                                <a:gd name="T13" fmla="*/ T12 w 53"/>
                                <a:gd name="T14" fmla="+- 0 266 266"/>
                                <a:gd name="T15" fmla="*/ 266 h 53"/>
                                <a:gd name="T16" fmla="+- 0 4019 3978"/>
                                <a:gd name="T17" fmla="*/ T16 w 53"/>
                                <a:gd name="T18" fmla="+- 0 266 266"/>
                                <a:gd name="T19" fmla="*/ 266 h 53"/>
                                <a:gd name="T20" fmla="+- 0 4031 3978"/>
                                <a:gd name="T21" fmla="*/ T20 w 53"/>
                                <a:gd name="T22" fmla="+- 0 278 266"/>
                                <a:gd name="T23" fmla="*/ 278 h 53"/>
                                <a:gd name="T24" fmla="+- 0 4031 3978"/>
                                <a:gd name="T25" fmla="*/ T24 w 53"/>
                                <a:gd name="T26" fmla="+- 0 293 266"/>
                                <a:gd name="T27" fmla="*/ 293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19 3978"/>
                                <a:gd name="T33" fmla="*/ T32 w 53"/>
                                <a:gd name="T34" fmla="+- 0 319 266"/>
                                <a:gd name="T35" fmla="*/ 319 h 53"/>
                                <a:gd name="T36" fmla="+- 0 4004 3978"/>
                                <a:gd name="T37" fmla="*/ T36 w 53"/>
                                <a:gd name="T38" fmla="+- 0 319 266"/>
                                <a:gd name="T39" fmla="*/ 319 h 53"/>
                                <a:gd name="T40" fmla="+- 0 3990 3978"/>
                                <a:gd name="T41" fmla="*/ T40 w 53"/>
                                <a:gd name="T42" fmla="+- 0 319 266"/>
                                <a:gd name="T43" fmla="*/ 319 h 53"/>
                                <a:gd name="T44" fmla="+- 0 3978 3978"/>
                                <a:gd name="T45" fmla="*/ T44 w 53"/>
                                <a:gd name="T46" fmla="+- 0 307 266"/>
                                <a:gd name="T47" fmla="*/ 307 h 53"/>
                                <a:gd name="T48" fmla="+- 0 3978 3978"/>
                                <a:gd name="T49" fmla="*/ T48 w 53"/>
                                <a:gd name="T50" fmla="+- 0 293 266"/>
                                <a:gd name="T51" fmla="*/ 2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docshape27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66 2825"/>
                                <a:gd name="T1" fmla="*/ T0 w 53"/>
                                <a:gd name="T2" fmla="+- 0 1352 1352"/>
                                <a:gd name="T3" fmla="*/ 1352 h 53"/>
                                <a:gd name="T4" fmla="+- 0 2837 2825"/>
                                <a:gd name="T5" fmla="*/ T4 w 53"/>
                                <a:gd name="T6" fmla="+- 0 1352 1352"/>
                                <a:gd name="T7" fmla="*/ 1352 h 53"/>
                                <a:gd name="T8" fmla="+- 0 2825 2825"/>
                                <a:gd name="T9" fmla="*/ T8 w 53"/>
                                <a:gd name="T10" fmla="+- 0 1364 1352"/>
                                <a:gd name="T11" fmla="*/ 1364 h 53"/>
                                <a:gd name="T12" fmla="+- 0 2825 2825"/>
                                <a:gd name="T13" fmla="*/ T12 w 53"/>
                                <a:gd name="T14" fmla="+- 0 1378 1352"/>
                                <a:gd name="T15" fmla="*/ 1378 h 53"/>
                                <a:gd name="T16" fmla="+- 0 2825 2825"/>
                                <a:gd name="T17" fmla="*/ T16 w 53"/>
                                <a:gd name="T18" fmla="+- 0 1393 1352"/>
                                <a:gd name="T19" fmla="*/ 1393 h 53"/>
                                <a:gd name="T20" fmla="+- 0 2837 2825"/>
                                <a:gd name="T21" fmla="*/ T20 w 53"/>
                                <a:gd name="T22" fmla="+- 0 1405 1352"/>
                                <a:gd name="T23" fmla="*/ 1405 h 53"/>
                                <a:gd name="T24" fmla="+- 0 2866 2825"/>
                                <a:gd name="T25" fmla="*/ T24 w 53"/>
                                <a:gd name="T26" fmla="+- 0 1405 1352"/>
                                <a:gd name="T27" fmla="*/ 1405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78 2825"/>
                                <a:gd name="T33" fmla="*/ T32 w 53"/>
                                <a:gd name="T34" fmla="+- 0 1364 1352"/>
                                <a:gd name="T35" fmla="*/ 1364 h 53"/>
                                <a:gd name="T36" fmla="+- 0 2866 2825"/>
                                <a:gd name="T37" fmla="*/ T36 w 53"/>
                                <a:gd name="T38" fmla="+- 0 1352 1352"/>
                                <a:gd name="T39" fmla="*/ 13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docshape28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25 2825"/>
                                <a:gd name="T1" fmla="*/ T0 w 53"/>
                                <a:gd name="T2" fmla="+- 0 1378 1352"/>
                                <a:gd name="T3" fmla="*/ 1378 h 53"/>
                                <a:gd name="T4" fmla="+- 0 2825 2825"/>
                                <a:gd name="T5" fmla="*/ T4 w 53"/>
                                <a:gd name="T6" fmla="+- 0 1364 1352"/>
                                <a:gd name="T7" fmla="*/ 1364 h 53"/>
                                <a:gd name="T8" fmla="+- 0 2837 2825"/>
                                <a:gd name="T9" fmla="*/ T8 w 53"/>
                                <a:gd name="T10" fmla="+- 0 1352 1352"/>
                                <a:gd name="T11" fmla="*/ 1352 h 53"/>
                                <a:gd name="T12" fmla="+- 0 2851 2825"/>
                                <a:gd name="T13" fmla="*/ T12 w 53"/>
                                <a:gd name="T14" fmla="+- 0 1352 1352"/>
                                <a:gd name="T15" fmla="*/ 1352 h 53"/>
                                <a:gd name="T16" fmla="+- 0 2866 2825"/>
                                <a:gd name="T17" fmla="*/ T16 w 53"/>
                                <a:gd name="T18" fmla="+- 0 1352 1352"/>
                                <a:gd name="T19" fmla="*/ 1352 h 53"/>
                                <a:gd name="T20" fmla="+- 0 2878 2825"/>
                                <a:gd name="T21" fmla="*/ T20 w 53"/>
                                <a:gd name="T22" fmla="+- 0 1364 1352"/>
                                <a:gd name="T23" fmla="*/ 1364 h 53"/>
                                <a:gd name="T24" fmla="+- 0 2878 2825"/>
                                <a:gd name="T25" fmla="*/ T24 w 53"/>
                                <a:gd name="T26" fmla="+- 0 1378 1352"/>
                                <a:gd name="T27" fmla="*/ 1378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66 2825"/>
                                <a:gd name="T33" fmla="*/ T32 w 53"/>
                                <a:gd name="T34" fmla="+- 0 1405 1352"/>
                                <a:gd name="T35" fmla="*/ 1405 h 53"/>
                                <a:gd name="T36" fmla="+- 0 2851 2825"/>
                                <a:gd name="T37" fmla="*/ T36 w 53"/>
                                <a:gd name="T38" fmla="+- 0 1405 1352"/>
                                <a:gd name="T39" fmla="*/ 1405 h 53"/>
                                <a:gd name="T40" fmla="+- 0 2837 2825"/>
                                <a:gd name="T41" fmla="*/ T40 w 53"/>
                                <a:gd name="T42" fmla="+- 0 1405 1352"/>
                                <a:gd name="T43" fmla="*/ 1405 h 53"/>
                                <a:gd name="T44" fmla="+- 0 2825 2825"/>
                                <a:gd name="T45" fmla="*/ T44 w 53"/>
                                <a:gd name="T46" fmla="+- 0 1393 1352"/>
                                <a:gd name="T47" fmla="*/ 1393 h 53"/>
                                <a:gd name="T48" fmla="+- 0 2825 2825"/>
                                <a:gd name="T49" fmla="*/ T48 w 53"/>
                                <a:gd name="T50" fmla="+- 0 1378 1352"/>
                                <a:gd name="T51" fmla="*/ 13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docshape29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05 2964"/>
                                <a:gd name="T1" fmla="*/ T0 w 53"/>
                                <a:gd name="T2" fmla="+- 0 1384 1384"/>
                                <a:gd name="T3" fmla="*/ 1384 h 53"/>
                                <a:gd name="T4" fmla="+- 0 2976 2964"/>
                                <a:gd name="T5" fmla="*/ T4 w 53"/>
                                <a:gd name="T6" fmla="+- 0 1384 1384"/>
                                <a:gd name="T7" fmla="*/ 1384 h 53"/>
                                <a:gd name="T8" fmla="+- 0 2964 2964"/>
                                <a:gd name="T9" fmla="*/ T8 w 53"/>
                                <a:gd name="T10" fmla="+- 0 1396 1384"/>
                                <a:gd name="T11" fmla="*/ 1396 h 53"/>
                                <a:gd name="T12" fmla="+- 0 2964 2964"/>
                                <a:gd name="T13" fmla="*/ T12 w 53"/>
                                <a:gd name="T14" fmla="+- 0 1411 1384"/>
                                <a:gd name="T15" fmla="*/ 1411 h 53"/>
                                <a:gd name="T16" fmla="+- 0 2964 2964"/>
                                <a:gd name="T17" fmla="*/ T16 w 53"/>
                                <a:gd name="T18" fmla="+- 0 1425 1384"/>
                                <a:gd name="T19" fmla="*/ 1425 h 53"/>
                                <a:gd name="T20" fmla="+- 0 2976 2964"/>
                                <a:gd name="T21" fmla="*/ T20 w 53"/>
                                <a:gd name="T22" fmla="+- 0 1437 1384"/>
                                <a:gd name="T23" fmla="*/ 1437 h 53"/>
                                <a:gd name="T24" fmla="+- 0 3005 2964"/>
                                <a:gd name="T25" fmla="*/ T24 w 53"/>
                                <a:gd name="T26" fmla="+- 0 1437 1384"/>
                                <a:gd name="T27" fmla="*/ 1437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17 2964"/>
                                <a:gd name="T33" fmla="*/ T32 w 53"/>
                                <a:gd name="T34" fmla="+- 0 1396 1384"/>
                                <a:gd name="T35" fmla="*/ 1396 h 53"/>
                                <a:gd name="T36" fmla="+- 0 3005 2964"/>
                                <a:gd name="T37" fmla="*/ T36 w 53"/>
                                <a:gd name="T38" fmla="+- 0 1384 1384"/>
                                <a:gd name="T39" fmla="*/ 138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docshape30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T0 w 53"/>
                                <a:gd name="T2" fmla="+- 0 1411 1384"/>
                                <a:gd name="T3" fmla="*/ 1411 h 53"/>
                                <a:gd name="T4" fmla="+- 0 2964 2964"/>
                                <a:gd name="T5" fmla="*/ T4 w 53"/>
                                <a:gd name="T6" fmla="+- 0 1396 1384"/>
                                <a:gd name="T7" fmla="*/ 1396 h 53"/>
                                <a:gd name="T8" fmla="+- 0 2976 2964"/>
                                <a:gd name="T9" fmla="*/ T8 w 53"/>
                                <a:gd name="T10" fmla="+- 0 1384 1384"/>
                                <a:gd name="T11" fmla="*/ 1384 h 53"/>
                                <a:gd name="T12" fmla="+- 0 2990 2964"/>
                                <a:gd name="T13" fmla="*/ T12 w 53"/>
                                <a:gd name="T14" fmla="+- 0 1384 1384"/>
                                <a:gd name="T15" fmla="*/ 1384 h 53"/>
                                <a:gd name="T16" fmla="+- 0 3005 2964"/>
                                <a:gd name="T17" fmla="*/ T16 w 53"/>
                                <a:gd name="T18" fmla="+- 0 1384 1384"/>
                                <a:gd name="T19" fmla="*/ 1384 h 53"/>
                                <a:gd name="T20" fmla="+- 0 3017 2964"/>
                                <a:gd name="T21" fmla="*/ T20 w 53"/>
                                <a:gd name="T22" fmla="+- 0 1396 1384"/>
                                <a:gd name="T23" fmla="*/ 1396 h 53"/>
                                <a:gd name="T24" fmla="+- 0 3017 2964"/>
                                <a:gd name="T25" fmla="*/ T24 w 53"/>
                                <a:gd name="T26" fmla="+- 0 1411 1384"/>
                                <a:gd name="T27" fmla="*/ 1411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05 2964"/>
                                <a:gd name="T33" fmla="*/ T32 w 53"/>
                                <a:gd name="T34" fmla="+- 0 1437 1384"/>
                                <a:gd name="T35" fmla="*/ 1437 h 53"/>
                                <a:gd name="T36" fmla="+- 0 2990 2964"/>
                                <a:gd name="T37" fmla="*/ T36 w 53"/>
                                <a:gd name="T38" fmla="+- 0 1437 1384"/>
                                <a:gd name="T39" fmla="*/ 1437 h 53"/>
                                <a:gd name="T40" fmla="+- 0 2976 2964"/>
                                <a:gd name="T41" fmla="*/ T40 w 53"/>
                                <a:gd name="T42" fmla="+- 0 1437 1384"/>
                                <a:gd name="T43" fmla="*/ 1437 h 53"/>
                                <a:gd name="T44" fmla="+- 0 2964 2964"/>
                                <a:gd name="T45" fmla="*/ T44 w 53"/>
                                <a:gd name="T46" fmla="+- 0 1425 1384"/>
                                <a:gd name="T47" fmla="*/ 1425 h 53"/>
                                <a:gd name="T48" fmla="+- 0 2964 2964"/>
                                <a:gd name="T49" fmla="*/ T48 w 53"/>
                                <a:gd name="T50" fmla="+- 0 1411 1384"/>
                                <a:gd name="T51" fmla="*/ 141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docshape31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72 2831"/>
                                <a:gd name="T1" fmla="*/ T0 w 53"/>
                                <a:gd name="T2" fmla="+- 0 1845 1845"/>
                                <a:gd name="T3" fmla="*/ 1845 h 53"/>
                                <a:gd name="T4" fmla="+- 0 2843 2831"/>
                                <a:gd name="T5" fmla="*/ T4 w 53"/>
                                <a:gd name="T6" fmla="+- 0 1845 1845"/>
                                <a:gd name="T7" fmla="*/ 1845 h 53"/>
                                <a:gd name="T8" fmla="+- 0 2831 2831"/>
                                <a:gd name="T9" fmla="*/ T8 w 53"/>
                                <a:gd name="T10" fmla="+- 0 1857 1845"/>
                                <a:gd name="T11" fmla="*/ 1857 h 53"/>
                                <a:gd name="T12" fmla="+- 0 2831 2831"/>
                                <a:gd name="T13" fmla="*/ T12 w 53"/>
                                <a:gd name="T14" fmla="+- 0 1871 1845"/>
                                <a:gd name="T15" fmla="*/ 1871 h 53"/>
                                <a:gd name="T16" fmla="+- 0 2831 2831"/>
                                <a:gd name="T17" fmla="*/ T16 w 53"/>
                                <a:gd name="T18" fmla="+- 0 1886 1845"/>
                                <a:gd name="T19" fmla="*/ 1886 h 53"/>
                                <a:gd name="T20" fmla="+- 0 2843 2831"/>
                                <a:gd name="T21" fmla="*/ T20 w 53"/>
                                <a:gd name="T22" fmla="+- 0 1897 1845"/>
                                <a:gd name="T23" fmla="*/ 1897 h 53"/>
                                <a:gd name="T24" fmla="+- 0 2872 2831"/>
                                <a:gd name="T25" fmla="*/ T24 w 53"/>
                                <a:gd name="T26" fmla="+- 0 1897 1845"/>
                                <a:gd name="T27" fmla="*/ 1897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84 2831"/>
                                <a:gd name="T33" fmla="*/ T32 w 53"/>
                                <a:gd name="T34" fmla="+- 0 1857 1845"/>
                                <a:gd name="T35" fmla="*/ 1857 h 53"/>
                                <a:gd name="T36" fmla="+- 0 2872 2831"/>
                                <a:gd name="T37" fmla="*/ T36 w 53"/>
                                <a:gd name="T38" fmla="+- 0 1845 1845"/>
                                <a:gd name="T39" fmla="*/ 184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docshape32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1 2831"/>
                                <a:gd name="T1" fmla="*/ T0 w 53"/>
                                <a:gd name="T2" fmla="+- 0 1871 1845"/>
                                <a:gd name="T3" fmla="*/ 1871 h 53"/>
                                <a:gd name="T4" fmla="+- 0 2831 2831"/>
                                <a:gd name="T5" fmla="*/ T4 w 53"/>
                                <a:gd name="T6" fmla="+- 0 1857 1845"/>
                                <a:gd name="T7" fmla="*/ 1857 h 53"/>
                                <a:gd name="T8" fmla="+- 0 2843 2831"/>
                                <a:gd name="T9" fmla="*/ T8 w 53"/>
                                <a:gd name="T10" fmla="+- 0 1845 1845"/>
                                <a:gd name="T11" fmla="*/ 1845 h 53"/>
                                <a:gd name="T12" fmla="+- 0 2858 2831"/>
                                <a:gd name="T13" fmla="*/ T12 w 53"/>
                                <a:gd name="T14" fmla="+- 0 1845 1845"/>
                                <a:gd name="T15" fmla="*/ 1845 h 53"/>
                                <a:gd name="T16" fmla="+- 0 2872 2831"/>
                                <a:gd name="T17" fmla="*/ T16 w 53"/>
                                <a:gd name="T18" fmla="+- 0 1845 1845"/>
                                <a:gd name="T19" fmla="*/ 1845 h 53"/>
                                <a:gd name="T20" fmla="+- 0 2884 2831"/>
                                <a:gd name="T21" fmla="*/ T20 w 53"/>
                                <a:gd name="T22" fmla="+- 0 1857 1845"/>
                                <a:gd name="T23" fmla="*/ 1857 h 53"/>
                                <a:gd name="T24" fmla="+- 0 2884 2831"/>
                                <a:gd name="T25" fmla="*/ T24 w 53"/>
                                <a:gd name="T26" fmla="+- 0 1871 1845"/>
                                <a:gd name="T27" fmla="*/ 1871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72 2831"/>
                                <a:gd name="T33" fmla="*/ T32 w 53"/>
                                <a:gd name="T34" fmla="+- 0 1897 1845"/>
                                <a:gd name="T35" fmla="*/ 1897 h 53"/>
                                <a:gd name="T36" fmla="+- 0 2858 2831"/>
                                <a:gd name="T37" fmla="*/ T36 w 53"/>
                                <a:gd name="T38" fmla="+- 0 1897 1845"/>
                                <a:gd name="T39" fmla="*/ 1897 h 53"/>
                                <a:gd name="T40" fmla="+- 0 2843 2831"/>
                                <a:gd name="T41" fmla="*/ T40 w 53"/>
                                <a:gd name="T42" fmla="+- 0 1897 1845"/>
                                <a:gd name="T43" fmla="*/ 1897 h 53"/>
                                <a:gd name="T44" fmla="+- 0 2831 2831"/>
                                <a:gd name="T45" fmla="*/ T44 w 53"/>
                                <a:gd name="T46" fmla="+- 0 1886 1845"/>
                                <a:gd name="T47" fmla="*/ 1886 h 53"/>
                                <a:gd name="T48" fmla="+- 0 2831 2831"/>
                                <a:gd name="T49" fmla="*/ T48 w 53"/>
                                <a:gd name="T50" fmla="+- 0 1871 1845"/>
                                <a:gd name="T51" fmla="*/ 187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docshape33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82 3541"/>
                                <a:gd name="T1" fmla="*/ T0 w 53"/>
                                <a:gd name="T2" fmla="+- 0 1168 1168"/>
                                <a:gd name="T3" fmla="*/ 1168 h 53"/>
                                <a:gd name="T4" fmla="+- 0 3553 3541"/>
                                <a:gd name="T5" fmla="*/ T4 w 53"/>
                                <a:gd name="T6" fmla="+- 0 1168 1168"/>
                                <a:gd name="T7" fmla="*/ 1168 h 53"/>
                                <a:gd name="T8" fmla="+- 0 3541 3541"/>
                                <a:gd name="T9" fmla="*/ T8 w 53"/>
                                <a:gd name="T10" fmla="+- 0 1180 1168"/>
                                <a:gd name="T11" fmla="*/ 1180 h 53"/>
                                <a:gd name="T12" fmla="+- 0 3541 3541"/>
                                <a:gd name="T13" fmla="*/ T12 w 53"/>
                                <a:gd name="T14" fmla="+- 0 1194 1168"/>
                                <a:gd name="T15" fmla="*/ 1194 h 53"/>
                                <a:gd name="T16" fmla="+- 0 3541 3541"/>
                                <a:gd name="T17" fmla="*/ T16 w 53"/>
                                <a:gd name="T18" fmla="+- 0 1209 1168"/>
                                <a:gd name="T19" fmla="*/ 1209 h 53"/>
                                <a:gd name="T20" fmla="+- 0 3553 3541"/>
                                <a:gd name="T21" fmla="*/ T20 w 53"/>
                                <a:gd name="T22" fmla="+- 0 1220 1168"/>
                                <a:gd name="T23" fmla="*/ 1220 h 53"/>
                                <a:gd name="T24" fmla="+- 0 3582 3541"/>
                                <a:gd name="T25" fmla="*/ T24 w 53"/>
                                <a:gd name="T26" fmla="+- 0 1220 1168"/>
                                <a:gd name="T27" fmla="*/ 1220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94 3541"/>
                                <a:gd name="T33" fmla="*/ T32 w 53"/>
                                <a:gd name="T34" fmla="+- 0 1180 1168"/>
                                <a:gd name="T35" fmla="*/ 1180 h 53"/>
                                <a:gd name="T36" fmla="+- 0 3582 3541"/>
                                <a:gd name="T37" fmla="*/ T36 w 53"/>
                                <a:gd name="T38" fmla="+- 0 1168 1168"/>
                                <a:gd name="T39" fmla="*/ 11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docshape34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41 3541"/>
                                <a:gd name="T1" fmla="*/ T0 w 53"/>
                                <a:gd name="T2" fmla="+- 0 1194 1168"/>
                                <a:gd name="T3" fmla="*/ 1194 h 53"/>
                                <a:gd name="T4" fmla="+- 0 3541 3541"/>
                                <a:gd name="T5" fmla="*/ T4 w 53"/>
                                <a:gd name="T6" fmla="+- 0 1180 1168"/>
                                <a:gd name="T7" fmla="*/ 1180 h 53"/>
                                <a:gd name="T8" fmla="+- 0 3553 3541"/>
                                <a:gd name="T9" fmla="*/ T8 w 53"/>
                                <a:gd name="T10" fmla="+- 0 1168 1168"/>
                                <a:gd name="T11" fmla="*/ 1168 h 53"/>
                                <a:gd name="T12" fmla="+- 0 3568 3541"/>
                                <a:gd name="T13" fmla="*/ T12 w 53"/>
                                <a:gd name="T14" fmla="+- 0 1168 1168"/>
                                <a:gd name="T15" fmla="*/ 1168 h 53"/>
                                <a:gd name="T16" fmla="+- 0 3582 3541"/>
                                <a:gd name="T17" fmla="*/ T16 w 53"/>
                                <a:gd name="T18" fmla="+- 0 1168 1168"/>
                                <a:gd name="T19" fmla="*/ 1168 h 53"/>
                                <a:gd name="T20" fmla="+- 0 3594 3541"/>
                                <a:gd name="T21" fmla="*/ T20 w 53"/>
                                <a:gd name="T22" fmla="+- 0 1180 1168"/>
                                <a:gd name="T23" fmla="*/ 1180 h 53"/>
                                <a:gd name="T24" fmla="+- 0 3594 3541"/>
                                <a:gd name="T25" fmla="*/ T24 w 53"/>
                                <a:gd name="T26" fmla="+- 0 1194 1168"/>
                                <a:gd name="T27" fmla="*/ 1194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82 3541"/>
                                <a:gd name="T33" fmla="*/ T32 w 53"/>
                                <a:gd name="T34" fmla="+- 0 1220 1168"/>
                                <a:gd name="T35" fmla="*/ 1220 h 53"/>
                                <a:gd name="T36" fmla="+- 0 3568 3541"/>
                                <a:gd name="T37" fmla="*/ T36 w 53"/>
                                <a:gd name="T38" fmla="+- 0 1220 1168"/>
                                <a:gd name="T39" fmla="*/ 1220 h 53"/>
                                <a:gd name="T40" fmla="+- 0 3553 3541"/>
                                <a:gd name="T41" fmla="*/ T40 w 53"/>
                                <a:gd name="T42" fmla="+- 0 1220 1168"/>
                                <a:gd name="T43" fmla="*/ 1220 h 53"/>
                                <a:gd name="T44" fmla="+- 0 3541 3541"/>
                                <a:gd name="T45" fmla="*/ T44 w 53"/>
                                <a:gd name="T46" fmla="+- 0 1209 1168"/>
                                <a:gd name="T47" fmla="*/ 1209 h 53"/>
                                <a:gd name="T48" fmla="+- 0 3541 3541"/>
                                <a:gd name="T49" fmla="*/ T48 w 53"/>
                                <a:gd name="T50" fmla="+- 0 1194 1168"/>
                                <a:gd name="T51" fmla="*/ 119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docshape35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73 3232"/>
                                <a:gd name="T1" fmla="*/ T0 w 53"/>
                                <a:gd name="T2" fmla="+- 0 1289 1289"/>
                                <a:gd name="T3" fmla="*/ 1289 h 53"/>
                                <a:gd name="T4" fmla="+- 0 3244 3232"/>
                                <a:gd name="T5" fmla="*/ T4 w 53"/>
                                <a:gd name="T6" fmla="+- 0 1289 1289"/>
                                <a:gd name="T7" fmla="*/ 1289 h 53"/>
                                <a:gd name="T8" fmla="+- 0 3232 3232"/>
                                <a:gd name="T9" fmla="*/ T8 w 53"/>
                                <a:gd name="T10" fmla="+- 0 1301 1289"/>
                                <a:gd name="T11" fmla="*/ 1301 h 53"/>
                                <a:gd name="T12" fmla="+- 0 3232 3232"/>
                                <a:gd name="T13" fmla="*/ T12 w 53"/>
                                <a:gd name="T14" fmla="+- 0 1316 1289"/>
                                <a:gd name="T15" fmla="*/ 1316 h 53"/>
                                <a:gd name="T16" fmla="+- 0 3232 3232"/>
                                <a:gd name="T17" fmla="*/ T16 w 53"/>
                                <a:gd name="T18" fmla="+- 0 1330 1289"/>
                                <a:gd name="T19" fmla="*/ 1330 h 53"/>
                                <a:gd name="T20" fmla="+- 0 3244 3232"/>
                                <a:gd name="T21" fmla="*/ T20 w 53"/>
                                <a:gd name="T22" fmla="+- 0 1342 1289"/>
                                <a:gd name="T23" fmla="*/ 1342 h 53"/>
                                <a:gd name="T24" fmla="+- 0 3273 3232"/>
                                <a:gd name="T25" fmla="*/ T24 w 53"/>
                                <a:gd name="T26" fmla="+- 0 1342 1289"/>
                                <a:gd name="T27" fmla="*/ 1342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85 3232"/>
                                <a:gd name="T33" fmla="*/ T32 w 53"/>
                                <a:gd name="T34" fmla="+- 0 1301 1289"/>
                                <a:gd name="T35" fmla="*/ 1301 h 53"/>
                                <a:gd name="T36" fmla="+- 0 3273 3232"/>
                                <a:gd name="T37" fmla="*/ T36 w 53"/>
                                <a:gd name="T38" fmla="+- 0 1289 1289"/>
                                <a:gd name="T39" fmla="*/ 128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docshape36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32 3232"/>
                                <a:gd name="T1" fmla="*/ T0 w 53"/>
                                <a:gd name="T2" fmla="+- 0 1316 1289"/>
                                <a:gd name="T3" fmla="*/ 1316 h 53"/>
                                <a:gd name="T4" fmla="+- 0 3232 3232"/>
                                <a:gd name="T5" fmla="*/ T4 w 53"/>
                                <a:gd name="T6" fmla="+- 0 1301 1289"/>
                                <a:gd name="T7" fmla="*/ 1301 h 53"/>
                                <a:gd name="T8" fmla="+- 0 3244 3232"/>
                                <a:gd name="T9" fmla="*/ T8 w 53"/>
                                <a:gd name="T10" fmla="+- 0 1289 1289"/>
                                <a:gd name="T11" fmla="*/ 1289 h 53"/>
                                <a:gd name="T12" fmla="+- 0 3258 3232"/>
                                <a:gd name="T13" fmla="*/ T12 w 53"/>
                                <a:gd name="T14" fmla="+- 0 1289 1289"/>
                                <a:gd name="T15" fmla="*/ 1289 h 53"/>
                                <a:gd name="T16" fmla="+- 0 3273 3232"/>
                                <a:gd name="T17" fmla="*/ T16 w 53"/>
                                <a:gd name="T18" fmla="+- 0 1289 1289"/>
                                <a:gd name="T19" fmla="*/ 1289 h 53"/>
                                <a:gd name="T20" fmla="+- 0 3285 3232"/>
                                <a:gd name="T21" fmla="*/ T20 w 53"/>
                                <a:gd name="T22" fmla="+- 0 1301 1289"/>
                                <a:gd name="T23" fmla="*/ 1301 h 53"/>
                                <a:gd name="T24" fmla="+- 0 3285 3232"/>
                                <a:gd name="T25" fmla="*/ T24 w 53"/>
                                <a:gd name="T26" fmla="+- 0 1316 1289"/>
                                <a:gd name="T27" fmla="*/ 1316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73 3232"/>
                                <a:gd name="T33" fmla="*/ T32 w 53"/>
                                <a:gd name="T34" fmla="+- 0 1342 1289"/>
                                <a:gd name="T35" fmla="*/ 1342 h 53"/>
                                <a:gd name="T36" fmla="+- 0 3258 3232"/>
                                <a:gd name="T37" fmla="*/ T36 w 53"/>
                                <a:gd name="T38" fmla="+- 0 1342 1289"/>
                                <a:gd name="T39" fmla="*/ 1342 h 53"/>
                                <a:gd name="T40" fmla="+- 0 3244 3232"/>
                                <a:gd name="T41" fmla="*/ T40 w 53"/>
                                <a:gd name="T42" fmla="+- 0 1342 1289"/>
                                <a:gd name="T43" fmla="*/ 1342 h 53"/>
                                <a:gd name="T44" fmla="+- 0 3232 3232"/>
                                <a:gd name="T45" fmla="*/ T44 w 53"/>
                                <a:gd name="T46" fmla="+- 0 1330 1289"/>
                                <a:gd name="T47" fmla="*/ 1330 h 53"/>
                                <a:gd name="T48" fmla="+- 0 3232 3232"/>
                                <a:gd name="T49" fmla="*/ T48 w 53"/>
                                <a:gd name="T50" fmla="+- 0 1316 1289"/>
                                <a:gd name="T51" fmla="*/ 131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docshape37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57 3016"/>
                                <a:gd name="T1" fmla="*/ T0 w 53"/>
                                <a:gd name="T2" fmla="+- 0 1361 1361"/>
                                <a:gd name="T3" fmla="*/ 1361 h 53"/>
                                <a:gd name="T4" fmla="+- 0 3028 3016"/>
                                <a:gd name="T5" fmla="*/ T4 w 53"/>
                                <a:gd name="T6" fmla="+- 0 1361 1361"/>
                                <a:gd name="T7" fmla="*/ 1361 h 53"/>
                                <a:gd name="T8" fmla="+- 0 3016 3016"/>
                                <a:gd name="T9" fmla="*/ T8 w 53"/>
                                <a:gd name="T10" fmla="+- 0 1373 1361"/>
                                <a:gd name="T11" fmla="*/ 1373 h 53"/>
                                <a:gd name="T12" fmla="+- 0 3016 3016"/>
                                <a:gd name="T13" fmla="*/ T12 w 53"/>
                                <a:gd name="T14" fmla="+- 0 1388 1361"/>
                                <a:gd name="T15" fmla="*/ 1388 h 53"/>
                                <a:gd name="T16" fmla="+- 0 3016 3016"/>
                                <a:gd name="T17" fmla="*/ T16 w 53"/>
                                <a:gd name="T18" fmla="+- 0 1402 1361"/>
                                <a:gd name="T19" fmla="*/ 1402 h 53"/>
                                <a:gd name="T20" fmla="+- 0 3028 3016"/>
                                <a:gd name="T21" fmla="*/ T20 w 53"/>
                                <a:gd name="T22" fmla="+- 0 1414 1361"/>
                                <a:gd name="T23" fmla="*/ 1414 h 53"/>
                                <a:gd name="T24" fmla="+- 0 3057 3016"/>
                                <a:gd name="T25" fmla="*/ T24 w 53"/>
                                <a:gd name="T26" fmla="+- 0 1414 1361"/>
                                <a:gd name="T27" fmla="*/ 1414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68 3016"/>
                                <a:gd name="T33" fmla="*/ T32 w 53"/>
                                <a:gd name="T34" fmla="+- 0 1373 1361"/>
                                <a:gd name="T35" fmla="*/ 1373 h 53"/>
                                <a:gd name="T36" fmla="+- 0 3057 3016"/>
                                <a:gd name="T37" fmla="*/ T36 w 53"/>
                                <a:gd name="T38" fmla="+- 0 1361 1361"/>
                                <a:gd name="T39" fmla="*/ 136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docshape38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16 3016"/>
                                <a:gd name="T1" fmla="*/ T0 w 53"/>
                                <a:gd name="T2" fmla="+- 0 1388 1361"/>
                                <a:gd name="T3" fmla="*/ 1388 h 53"/>
                                <a:gd name="T4" fmla="+- 0 3016 3016"/>
                                <a:gd name="T5" fmla="*/ T4 w 53"/>
                                <a:gd name="T6" fmla="+- 0 1373 1361"/>
                                <a:gd name="T7" fmla="*/ 1373 h 53"/>
                                <a:gd name="T8" fmla="+- 0 3028 3016"/>
                                <a:gd name="T9" fmla="*/ T8 w 53"/>
                                <a:gd name="T10" fmla="+- 0 1361 1361"/>
                                <a:gd name="T11" fmla="*/ 1361 h 53"/>
                                <a:gd name="T12" fmla="+- 0 3042 3016"/>
                                <a:gd name="T13" fmla="*/ T12 w 53"/>
                                <a:gd name="T14" fmla="+- 0 1361 1361"/>
                                <a:gd name="T15" fmla="*/ 1361 h 53"/>
                                <a:gd name="T16" fmla="+- 0 3057 3016"/>
                                <a:gd name="T17" fmla="*/ T16 w 53"/>
                                <a:gd name="T18" fmla="+- 0 1361 1361"/>
                                <a:gd name="T19" fmla="*/ 1361 h 53"/>
                                <a:gd name="T20" fmla="+- 0 3068 3016"/>
                                <a:gd name="T21" fmla="*/ T20 w 53"/>
                                <a:gd name="T22" fmla="+- 0 1373 1361"/>
                                <a:gd name="T23" fmla="*/ 1373 h 53"/>
                                <a:gd name="T24" fmla="+- 0 3068 3016"/>
                                <a:gd name="T25" fmla="*/ T24 w 53"/>
                                <a:gd name="T26" fmla="+- 0 1388 1361"/>
                                <a:gd name="T27" fmla="*/ 1388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57 3016"/>
                                <a:gd name="T33" fmla="*/ T32 w 53"/>
                                <a:gd name="T34" fmla="+- 0 1414 1361"/>
                                <a:gd name="T35" fmla="*/ 1414 h 53"/>
                                <a:gd name="T36" fmla="+- 0 3042 3016"/>
                                <a:gd name="T37" fmla="*/ T36 w 53"/>
                                <a:gd name="T38" fmla="+- 0 1414 1361"/>
                                <a:gd name="T39" fmla="*/ 1414 h 53"/>
                                <a:gd name="T40" fmla="+- 0 3028 3016"/>
                                <a:gd name="T41" fmla="*/ T40 w 53"/>
                                <a:gd name="T42" fmla="+- 0 1414 1361"/>
                                <a:gd name="T43" fmla="*/ 1414 h 53"/>
                                <a:gd name="T44" fmla="+- 0 3016 3016"/>
                                <a:gd name="T45" fmla="*/ T44 w 53"/>
                                <a:gd name="T46" fmla="+- 0 1402 1361"/>
                                <a:gd name="T47" fmla="*/ 1402 h 53"/>
                                <a:gd name="T48" fmla="+- 0 3016 3016"/>
                                <a:gd name="T49" fmla="*/ T48 w 53"/>
                                <a:gd name="T50" fmla="+- 0 1388 1361"/>
                                <a:gd name="T51" fmla="*/ 138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docshape39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0 3099"/>
                                <a:gd name="T1" fmla="*/ T0 w 53"/>
                                <a:gd name="T2" fmla="+- 0 1421 1421"/>
                                <a:gd name="T3" fmla="*/ 1421 h 53"/>
                                <a:gd name="T4" fmla="+- 0 3111 3099"/>
                                <a:gd name="T5" fmla="*/ T4 w 53"/>
                                <a:gd name="T6" fmla="+- 0 1421 1421"/>
                                <a:gd name="T7" fmla="*/ 1421 h 53"/>
                                <a:gd name="T8" fmla="+- 0 3099 3099"/>
                                <a:gd name="T9" fmla="*/ T8 w 53"/>
                                <a:gd name="T10" fmla="+- 0 1433 1421"/>
                                <a:gd name="T11" fmla="*/ 1433 h 53"/>
                                <a:gd name="T12" fmla="+- 0 3099 3099"/>
                                <a:gd name="T13" fmla="*/ T12 w 53"/>
                                <a:gd name="T14" fmla="+- 0 1448 1421"/>
                                <a:gd name="T15" fmla="*/ 1448 h 53"/>
                                <a:gd name="T16" fmla="+- 0 3099 3099"/>
                                <a:gd name="T17" fmla="*/ T16 w 53"/>
                                <a:gd name="T18" fmla="+- 0 1462 1421"/>
                                <a:gd name="T19" fmla="*/ 1462 h 53"/>
                                <a:gd name="T20" fmla="+- 0 3111 3099"/>
                                <a:gd name="T21" fmla="*/ T20 w 53"/>
                                <a:gd name="T22" fmla="+- 0 1474 1421"/>
                                <a:gd name="T23" fmla="*/ 1474 h 53"/>
                                <a:gd name="T24" fmla="+- 0 3140 3099"/>
                                <a:gd name="T25" fmla="*/ T24 w 53"/>
                                <a:gd name="T26" fmla="+- 0 1474 1421"/>
                                <a:gd name="T27" fmla="*/ 1474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52 3099"/>
                                <a:gd name="T33" fmla="*/ T32 w 53"/>
                                <a:gd name="T34" fmla="+- 0 1433 1421"/>
                                <a:gd name="T35" fmla="*/ 1433 h 53"/>
                                <a:gd name="T36" fmla="+- 0 3140 3099"/>
                                <a:gd name="T37" fmla="*/ T36 w 53"/>
                                <a:gd name="T38" fmla="+- 0 1421 1421"/>
                                <a:gd name="T39" fmla="*/ 142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docshape40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99 3099"/>
                                <a:gd name="T1" fmla="*/ T0 w 53"/>
                                <a:gd name="T2" fmla="+- 0 1448 1421"/>
                                <a:gd name="T3" fmla="*/ 1448 h 53"/>
                                <a:gd name="T4" fmla="+- 0 3099 3099"/>
                                <a:gd name="T5" fmla="*/ T4 w 53"/>
                                <a:gd name="T6" fmla="+- 0 1433 1421"/>
                                <a:gd name="T7" fmla="*/ 1433 h 53"/>
                                <a:gd name="T8" fmla="+- 0 3111 3099"/>
                                <a:gd name="T9" fmla="*/ T8 w 53"/>
                                <a:gd name="T10" fmla="+- 0 1421 1421"/>
                                <a:gd name="T11" fmla="*/ 1421 h 53"/>
                                <a:gd name="T12" fmla="+- 0 3126 3099"/>
                                <a:gd name="T13" fmla="*/ T12 w 53"/>
                                <a:gd name="T14" fmla="+- 0 1421 1421"/>
                                <a:gd name="T15" fmla="*/ 1421 h 53"/>
                                <a:gd name="T16" fmla="+- 0 3140 3099"/>
                                <a:gd name="T17" fmla="*/ T16 w 53"/>
                                <a:gd name="T18" fmla="+- 0 1421 1421"/>
                                <a:gd name="T19" fmla="*/ 1421 h 53"/>
                                <a:gd name="T20" fmla="+- 0 3152 3099"/>
                                <a:gd name="T21" fmla="*/ T20 w 53"/>
                                <a:gd name="T22" fmla="+- 0 1433 1421"/>
                                <a:gd name="T23" fmla="*/ 1433 h 53"/>
                                <a:gd name="T24" fmla="+- 0 3152 3099"/>
                                <a:gd name="T25" fmla="*/ T24 w 53"/>
                                <a:gd name="T26" fmla="+- 0 1448 1421"/>
                                <a:gd name="T27" fmla="*/ 1448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40 3099"/>
                                <a:gd name="T33" fmla="*/ T32 w 53"/>
                                <a:gd name="T34" fmla="+- 0 1474 1421"/>
                                <a:gd name="T35" fmla="*/ 1474 h 53"/>
                                <a:gd name="T36" fmla="+- 0 3126 3099"/>
                                <a:gd name="T37" fmla="*/ T36 w 53"/>
                                <a:gd name="T38" fmla="+- 0 1474 1421"/>
                                <a:gd name="T39" fmla="*/ 1474 h 53"/>
                                <a:gd name="T40" fmla="+- 0 3111 3099"/>
                                <a:gd name="T41" fmla="*/ T40 w 53"/>
                                <a:gd name="T42" fmla="+- 0 1474 1421"/>
                                <a:gd name="T43" fmla="*/ 1474 h 53"/>
                                <a:gd name="T44" fmla="+- 0 3099 3099"/>
                                <a:gd name="T45" fmla="*/ T44 w 53"/>
                                <a:gd name="T46" fmla="+- 0 1462 1421"/>
                                <a:gd name="T47" fmla="*/ 1462 h 53"/>
                                <a:gd name="T48" fmla="+- 0 3099 3099"/>
                                <a:gd name="T49" fmla="*/ T48 w 53"/>
                                <a:gd name="T50" fmla="+- 0 1448 1421"/>
                                <a:gd name="T51" fmla="*/ 144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docshape41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4 3103"/>
                                <a:gd name="T1" fmla="*/ T0 w 53"/>
                                <a:gd name="T2" fmla="+- 0 1520 1520"/>
                                <a:gd name="T3" fmla="*/ 1520 h 53"/>
                                <a:gd name="T4" fmla="+- 0 3115 3103"/>
                                <a:gd name="T5" fmla="*/ T4 w 53"/>
                                <a:gd name="T6" fmla="+- 0 1520 1520"/>
                                <a:gd name="T7" fmla="*/ 1520 h 53"/>
                                <a:gd name="T8" fmla="+- 0 3103 3103"/>
                                <a:gd name="T9" fmla="*/ T8 w 53"/>
                                <a:gd name="T10" fmla="+- 0 1532 1520"/>
                                <a:gd name="T11" fmla="*/ 1532 h 53"/>
                                <a:gd name="T12" fmla="+- 0 3103 3103"/>
                                <a:gd name="T13" fmla="*/ T12 w 53"/>
                                <a:gd name="T14" fmla="+- 0 1546 1520"/>
                                <a:gd name="T15" fmla="*/ 1546 h 53"/>
                                <a:gd name="T16" fmla="+- 0 3103 3103"/>
                                <a:gd name="T17" fmla="*/ T16 w 53"/>
                                <a:gd name="T18" fmla="+- 0 1561 1520"/>
                                <a:gd name="T19" fmla="*/ 1561 h 53"/>
                                <a:gd name="T20" fmla="+- 0 3115 3103"/>
                                <a:gd name="T21" fmla="*/ T20 w 53"/>
                                <a:gd name="T22" fmla="+- 0 1572 1520"/>
                                <a:gd name="T23" fmla="*/ 1572 h 53"/>
                                <a:gd name="T24" fmla="+- 0 3144 3103"/>
                                <a:gd name="T25" fmla="*/ T24 w 53"/>
                                <a:gd name="T26" fmla="+- 0 1572 1520"/>
                                <a:gd name="T27" fmla="*/ 1572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56 3103"/>
                                <a:gd name="T33" fmla="*/ T32 w 53"/>
                                <a:gd name="T34" fmla="+- 0 1532 1520"/>
                                <a:gd name="T35" fmla="*/ 1532 h 53"/>
                                <a:gd name="T36" fmla="+- 0 3144 3103"/>
                                <a:gd name="T37" fmla="*/ T36 w 53"/>
                                <a:gd name="T38" fmla="+- 0 1520 1520"/>
                                <a:gd name="T39" fmla="*/ 152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docshape42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03 3103"/>
                                <a:gd name="T1" fmla="*/ T0 w 53"/>
                                <a:gd name="T2" fmla="+- 0 1546 1520"/>
                                <a:gd name="T3" fmla="*/ 1546 h 53"/>
                                <a:gd name="T4" fmla="+- 0 3103 3103"/>
                                <a:gd name="T5" fmla="*/ T4 w 53"/>
                                <a:gd name="T6" fmla="+- 0 1532 1520"/>
                                <a:gd name="T7" fmla="*/ 1532 h 53"/>
                                <a:gd name="T8" fmla="+- 0 3115 3103"/>
                                <a:gd name="T9" fmla="*/ T8 w 53"/>
                                <a:gd name="T10" fmla="+- 0 1520 1520"/>
                                <a:gd name="T11" fmla="*/ 1520 h 53"/>
                                <a:gd name="T12" fmla="+- 0 3129 3103"/>
                                <a:gd name="T13" fmla="*/ T12 w 53"/>
                                <a:gd name="T14" fmla="+- 0 1520 1520"/>
                                <a:gd name="T15" fmla="*/ 1520 h 53"/>
                                <a:gd name="T16" fmla="+- 0 3144 3103"/>
                                <a:gd name="T17" fmla="*/ T16 w 53"/>
                                <a:gd name="T18" fmla="+- 0 1520 1520"/>
                                <a:gd name="T19" fmla="*/ 1520 h 53"/>
                                <a:gd name="T20" fmla="+- 0 3156 3103"/>
                                <a:gd name="T21" fmla="*/ T20 w 53"/>
                                <a:gd name="T22" fmla="+- 0 1532 1520"/>
                                <a:gd name="T23" fmla="*/ 1532 h 53"/>
                                <a:gd name="T24" fmla="+- 0 3156 3103"/>
                                <a:gd name="T25" fmla="*/ T24 w 53"/>
                                <a:gd name="T26" fmla="+- 0 1546 1520"/>
                                <a:gd name="T27" fmla="*/ 1546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44 3103"/>
                                <a:gd name="T33" fmla="*/ T32 w 53"/>
                                <a:gd name="T34" fmla="+- 0 1572 1520"/>
                                <a:gd name="T35" fmla="*/ 1572 h 53"/>
                                <a:gd name="T36" fmla="+- 0 3129 3103"/>
                                <a:gd name="T37" fmla="*/ T36 w 53"/>
                                <a:gd name="T38" fmla="+- 0 1572 1520"/>
                                <a:gd name="T39" fmla="*/ 1572 h 53"/>
                                <a:gd name="T40" fmla="+- 0 3115 3103"/>
                                <a:gd name="T41" fmla="*/ T40 w 53"/>
                                <a:gd name="T42" fmla="+- 0 1572 1520"/>
                                <a:gd name="T43" fmla="*/ 1572 h 53"/>
                                <a:gd name="T44" fmla="+- 0 3103 3103"/>
                                <a:gd name="T45" fmla="*/ T44 w 53"/>
                                <a:gd name="T46" fmla="+- 0 1561 1520"/>
                                <a:gd name="T47" fmla="*/ 1561 h 53"/>
                                <a:gd name="T48" fmla="+- 0 3103 3103"/>
                                <a:gd name="T49" fmla="*/ T48 w 53"/>
                                <a:gd name="T50" fmla="+- 0 1546 1520"/>
                                <a:gd name="T51" fmla="*/ 154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docshape43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7 2946"/>
                                <a:gd name="T1" fmla="*/ T0 w 53"/>
                                <a:gd name="T2" fmla="+- 0 1505 1505"/>
                                <a:gd name="T3" fmla="*/ 1505 h 53"/>
                                <a:gd name="T4" fmla="+- 0 2958 2946"/>
                                <a:gd name="T5" fmla="*/ T4 w 53"/>
                                <a:gd name="T6" fmla="+- 0 1505 1505"/>
                                <a:gd name="T7" fmla="*/ 1505 h 53"/>
                                <a:gd name="T8" fmla="+- 0 2946 2946"/>
                                <a:gd name="T9" fmla="*/ T8 w 53"/>
                                <a:gd name="T10" fmla="+- 0 1517 1505"/>
                                <a:gd name="T11" fmla="*/ 1517 h 53"/>
                                <a:gd name="T12" fmla="+- 0 2946 2946"/>
                                <a:gd name="T13" fmla="*/ T12 w 53"/>
                                <a:gd name="T14" fmla="+- 0 1532 1505"/>
                                <a:gd name="T15" fmla="*/ 1532 h 53"/>
                                <a:gd name="T16" fmla="+- 0 2946 2946"/>
                                <a:gd name="T17" fmla="*/ T16 w 53"/>
                                <a:gd name="T18" fmla="+- 0 1546 1505"/>
                                <a:gd name="T19" fmla="*/ 1546 h 53"/>
                                <a:gd name="T20" fmla="+- 0 2958 2946"/>
                                <a:gd name="T21" fmla="*/ T20 w 53"/>
                                <a:gd name="T22" fmla="+- 0 1558 1505"/>
                                <a:gd name="T23" fmla="*/ 1558 h 53"/>
                                <a:gd name="T24" fmla="+- 0 2987 2946"/>
                                <a:gd name="T25" fmla="*/ T24 w 53"/>
                                <a:gd name="T26" fmla="+- 0 1558 1505"/>
                                <a:gd name="T27" fmla="*/ 1558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99 2946"/>
                                <a:gd name="T33" fmla="*/ T32 w 53"/>
                                <a:gd name="T34" fmla="+- 0 1517 1505"/>
                                <a:gd name="T35" fmla="*/ 1517 h 53"/>
                                <a:gd name="T36" fmla="+- 0 2987 2946"/>
                                <a:gd name="T37" fmla="*/ T36 w 53"/>
                                <a:gd name="T38" fmla="+- 0 1505 1505"/>
                                <a:gd name="T39" fmla="*/ 150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docshape44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46 2946"/>
                                <a:gd name="T1" fmla="*/ T0 w 53"/>
                                <a:gd name="T2" fmla="+- 0 1532 1505"/>
                                <a:gd name="T3" fmla="*/ 1532 h 53"/>
                                <a:gd name="T4" fmla="+- 0 2946 2946"/>
                                <a:gd name="T5" fmla="*/ T4 w 53"/>
                                <a:gd name="T6" fmla="+- 0 1517 1505"/>
                                <a:gd name="T7" fmla="*/ 1517 h 53"/>
                                <a:gd name="T8" fmla="+- 0 2958 2946"/>
                                <a:gd name="T9" fmla="*/ T8 w 53"/>
                                <a:gd name="T10" fmla="+- 0 1505 1505"/>
                                <a:gd name="T11" fmla="*/ 1505 h 53"/>
                                <a:gd name="T12" fmla="+- 0 2972 2946"/>
                                <a:gd name="T13" fmla="*/ T12 w 53"/>
                                <a:gd name="T14" fmla="+- 0 1505 1505"/>
                                <a:gd name="T15" fmla="*/ 1505 h 53"/>
                                <a:gd name="T16" fmla="+- 0 2987 2946"/>
                                <a:gd name="T17" fmla="*/ T16 w 53"/>
                                <a:gd name="T18" fmla="+- 0 1505 1505"/>
                                <a:gd name="T19" fmla="*/ 1505 h 53"/>
                                <a:gd name="T20" fmla="+- 0 2999 2946"/>
                                <a:gd name="T21" fmla="*/ T20 w 53"/>
                                <a:gd name="T22" fmla="+- 0 1517 1505"/>
                                <a:gd name="T23" fmla="*/ 1517 h 53"/>
                                <a:gd name="T24" fmla="+- 0 2999 2946"/>
                                <a:gd name="T25" fmla="*/ T24 w 53"/>
                                <a:gd name="T26" fmla="+- 0 1532 1505"/>
                                <a:gd name="T27" fmla="*/ 1532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87 2946"/>
                                <a:gd name="T33" fmla="*/ T32 w 53"/>
                                <a:gd name="T34" fmla="+- 0 1558 1505"/>
                                <a:gd name="T35" fmla="*/ 1558 h 53"/>
                                <a:gd name="T36" fmla="+- 0 2972 2946"/>
                                <a:gd name="T37" fmla="*/ T36 w 53"/>
                                <a:gd name="T38" fmla="+- 0 1558 1505"/>
                                <a:gd name="T39" fmla="*/ 1558 h 53"/>
                                <a:gd name="T40" fmla="+- 0 2958 2946"/>
                                <a:gd name="T41" fmla="*/ T40 w 53"/>
                                <a:gd name="T42" fmla="+- 0 1558 1505"/>
                                <a:gd name="T43" fmla="*/ 1558 h 53"/>
                                <a:gd name="T44" fmla="+- 0 2946 2946"/>
                                <a:gd name="T45" fmla="*/ T44 w 53"/>
                                <a:gd name="T46" fmla="+- 0 1546 1505"/>
                                <a:gd name="T47" fmla="*/ 1546 h 53"/>
                                <a:gd name="T48" fmla="+- 0 2946 2946"/>
                                <a:gd name="T49" fmla="*/ T48 w 53"/>
                                <a:gd name="T50" fmla="+- 0 1532 1505"/>
                                <a:gd name="T51" fmla="*/ 153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docshape45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07 3966"/>
                                <a:gd name="T1" fmla="*/ T0 w 53"/>
                                <a:gd name="T2" fmla="+- 0 667 667"/>
                                <a:gd name="T3" fmla="*/ 667 h 53"/>
                                <a:gd name="T4" fmla="+- 0 3978 3966"/>
                                <a:gd name="T5" fmla="*/ T4 w 53"/>
                                <a:gd name="T6" fmla="+- 0 667 667"/>
                                <a:gd name="T7" fmla="*/ 667 h 53"/>
                                <a:gd name="T8" fmla="+- 0 3966 3966"/>
                                <a:gd name="T9" fmla="*/ T8 w 53"/>
                                <a:gd name="T10" fmla="+- 0 678 667"/>
                                <a:gd name="T11" fmla="*/ 678 h 53"/>
                                <a:gd name="T12" fmla="+- 0 3966 3966"/>
                                <a:gd name="T13" fmla="*/ T12 w 53"/>
                                <a:gd name="T14" fmla="+- 0 693 667"/>
                                <a:gd name="T15" fmla="*/ 693 h 53"/>
                                <a:gd name="T16" fmla="+- 0 3966 3966"/>
                                <a:gd name="T17" fmla="*/ T16 w 53"/>
                                <a:gd name="T18" fmla="+- 0 707 667"/>
                                <a:gd name="T19" fmla="*/ 707 h 53"/>
                                <a:gd name="T20" fmla="+- 0 3978 3966"/>
                                <a:gd name="T21" fmla="*/ T20 w 53"/>
                                <a:gd name="T22" fmla="+- 0 719 667"/>
                                <a:gd name="T23" fmla="*/ 719 h 53"/>
                                <a:gd name="T24" fmla="+- 0 4007 3966"/>
                                <a:gd name="T25" fmla="*/ T24 w 53"/>
                                <a:gd name="T26" fmla="+- 0 719 667"/>
                                <a:gd name="T27" fmla="*/ 719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19 3966"/>
                                <a:gd name="T33" fmla="*/ T32 w 53"/>
                                <a:gd name="T34" fmla="+- 0 678 667"/>
                                <a:gd name="T35" fmla="*/ 678 h 53"/>
                                <a:gd name="T36" fmla="+- 0 4007 3966"/>
                                <a:gd name="T37" fmla="*/ T36 w 53"/>
                                <a:gd name="T38" fmla="+- 0 667 667"/>
                                <a:gd name="T39" fmla="*/ 66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docshape46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66 3966"/>
                                <a:gd name="T1" fmla="*/ T0 w 53"/>
                                <a:gd name="T2" fmla="+- 0 693 667"/>
                                <a:gd name="T3" fmla="*/ 693 h 53"/>
                                <a:gd name="T4" fmla="+- 0 3966 3966"/>
                                <a:gd name="T5" fmla="*/ T4 w 53"/>
                                <a:gd name="T6" fmla="+- 0 678 667"/>
                                <a:gd name="T7" fmla="*/ 678 h 53"/>
                                <a:gd name="T8" fmla="+- 0 3978 3966"/>
                                <a:gd name="T9" fmla="*/ T8 w 53"/>
                                <a:gd name="T10" fmla="+- 0 667 667"/>
                                <a:gd name="T11" fmla="*/ 667 h 53"/>
                                <a:gd name="T12" fmla="+- 0 3992 3966"/>
                                <a:gd name="T13" fmla="*/ T12 w 53"/>
                                <a:gd name="T14" fmla="+- 0 667 667"/>
                                <a:gd name="T15" fmla="*/ 667 h 53"/>
                                <a:gd name="T16" fmla="+- 0 4007 3966"/>
                                <a:gd name="T17" fmla="*/ T16 w 53"/>
                                <a:gd name="T18" fmla="+- 0 667 667"/>
                                <a:gd name="T19" fmla="*/ 667 h 53"/>
                                <a:gd name="T20" fmla="+- 0 4019 3966"/>
                                <a:gd name="T21" fmla="*/ T20 w 53"/>
                                <a:gd name="T22" fmla="+- 0 678 667"/>
                                <a:gd name="T23" fmla="*/ 678 h 53"/>
                                <a:gd name="T24" fmla="+- 0 4019 3966"/>
                                <a:gd name="T25" fmla="*/ T24 w 53"/>
                                <a:gd name="T26" fmla="+- 0 693 667"/>
                                <a:gd name="T27" fmla="*/ 693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07 3966"/>
                                <a:gd name="T33" fmla="*/ T32 w 53"/>
                                <a:gd name="T34" fmla="+- 0 719 667"/>
                                <a:gd name="T35" fmla="*/ 719 h 53"/>
                                <a:gd name="T36" fmla="+- 0 3992 3966"/>
                                <a:gd name="T37" fmla="*/ T36 w 53"/>
                                <a:gd name="T38" fmla="+- 0 719 667"/>
                                <a:gd name="T39" fmla="*/ 719 h 53"/>
                                <a:gd name="T40" fmla="+- 0 3978 3966"/>
                                <a:gd name="T41" fmla="*/ T40 w 53"/>
                                <a:gd name="T42" fmla="+- 0 719 667"/>
                                <a:gd name="T43" fmla="*/ 719 h 53"/>
                                <a:gd name="T44" fmla="+- 0 3966 3966"/>
                                <a:gd name="T45" fmla="*/ T44 w 53"/>
                                <a:gd name="T46" fmla="+- 0 707 667"/>
                                <a:gd name="T47" fmla="*/ 707 h 53"/>
                                <a:gd name="T48" fmla="+- 0 3966 3966"/>
                                <a:gd name="T49" fmla="*/ T48 w 53"/>
                                <a:gd name="T50" fmla="+- 0 693 667"/>
                                <a:gd name="T51" fmla="*/ 6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docshape47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57 2916"/>
                                <a:gd name="T1" fmla="*/ T0 w 53"/>
                                <a:gd name="T2" fmla="+- 0 1577 1577"/>
                                <a:gd name="T3" fmla="*/ 1577 h 53"/>
                                <a:gd name="T4" fmla="+- 0 2928 2916"/>
                                <a:gd name="T5" fmla="*/ T4 w 53"/>
                                <a:gd name="T6" fmla="+- 0 1577 1577"/>
                                <a:gd name="T7" fmla="*/ 1577 h 53"/>
                                <a:gd name="T8" fmla="+- 0 2916 2916"/>
                                <a:gd name="T9" fmla="*/ T8 w 53"/>
                                <a:gd name="T10" fmla="+- 0 1589 1577"/>
                                <a:gd name="T11" fmla="*/ 1589 h 53"/>
                                <a:gd name="T12" fmla="+- 0 2916 2916"/>
                                <a:gd name="T13" fmla="*/ T12 w 53"/>
                                <a:gd name="T14" fmla="+- 0 1603 1577"/>
                                <a:gd name="T15" fmla="*/ 1603 h 53"/>
                                <a:gd name="T16" fmla="+- 0 2916 2916"/>
                                <a:gd name="T17" fmla="*/ T16 w 53"/>
                                <a:gd name="T18" fmla="+- 0 1618 1577"/>
                                <a:gd name="T19" fmla="*/ 1618 h 53"/>
                                <a:gd name="T20" fmla="+- 0 2928 2916"/>
                                <a:gd name="T21" fmla="*/ T20 w 53"/>
                                <a:gd name="T22" fmla="+- 0 1630 1577"/>
                                <a:gd name="T23" fmla="*/ 1630 h 53"/>
                                <a:gd name="T24" fmla="+- 0 2957 2916"/>
                                <a:gd name="T25" fmla="*/ T24 w 53"/>
                                <a:gd name="T26" fmla="+- 0 1630 1577"/>
                                <a:gd name="T27" fmla="*/ 1630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69 2916"/>
                                <a:gd name="T33" fmla="*/ T32 w 53"/>
                                <a:gd name="T34" fmla="+- 0 1589 1577"/>
                                <a:gd name="T35" fmla="*/ 1589 h 53"/>
                                <a:gd name="T36" fmla="+- 0 2957 2916"/>
                                <a:gd name="T37" fmla="*/ T36 w 53"/>
                                <a:gd name="T38" fmla="+- 0 1577 1577"/>
                                <a:gd name="T39" fmla="*/ 157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docshape48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16 2916"/>
                                <a:gd name="T1" fmla="*/ T0 w 53"/>
                                <a:gd name="T2" fmla="+- 0 1603 1577"/>
                                <a:gd name="T3" fmla="*/ 1603 h 53"/>
                                <a:gd name="T4" fmla="+- 0 2916 2916"/>
                                <a:gd name="T5" fmla="*/ T4 w 53"/>
                                <a:gd name="T6" fmla="+- 0 1589 1577"/>
                                <a:gd name="T7" fmla="*/ 1589 h 53"/>
                                <a:gd name="T8" fmla="+- 0 2928 2916"/>
                                <a:gd name="T9" fmla="*/ T8 w 53"/>
                                <a:gd name="T10" fmla="+- 0 1577 1577"/>
                                <a:gd name="T11" fmla="*/ 1577 h 53"/>
                                <a:gd name="T12" fmla="+- 0 2942 2916"/>
                                <a:gd name="T13" fmla="*/ T12 w 53"/>
                                <a:gd name="T14" fmla="+- 0 1577 1577"/>
                                <a:gd name="T15" fmla="*/ 1577 h 53"/>
                                <a:gd name="T16" fmla="+- 0 2957 2916"/>
                                <a:gd name="T17" fmla="*/ T16 w 53"/>
                                <a:gd name="T18" fmla="+- 0 1577 1577"/>
                                <a:gd name="T19" fmla="*/ 1577 h 53"/>
                                <a:gd name="T20" fmla="+- 0 2969 2916"/>
                                <a:gd name="T21" fmla="*/ T20 w 53"/>
                                <a:gd name="T22" fmla="+- 0 1589 1577"/>
                                <a:gd name="T23" fmla="*/ 1589 h 53"/>
                                <a:gd name="T24" fmla="+- 0 2969 2916"/>
                                <a:gd name="T25" fmla="*/ T24 w 53"/>
                                <a:gd name="T26" fmla="+- 0 1603 1577"/>
                                <a:gd name="T27" fmla="*/ 1603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57 2916"/>
                                <a:gd name="T33" fmla="*/ T32 w 53"/>
                                <a:gd name="T34" fmla="+- 0 1630 1577"/>
                                <a:gd name="T35" fmla="*/ 1630 h 53"/>
                                <a:gd name="T36" fmla="+- 0 2942 2916"/>
                                <a:gd name="T37" fmla="*/ T36 w 53"/>
                                <a:gd name="T38" fmla="+- 0 1630 1577"/>
                                <a:gd name="T39" fmla="*/ 1630 h 53"/>
                                <a:gd name="T40" fmla="+- 0 2928 2916"/>
                                <a:gd name="T41" fmla="*/ T40 w 53"/>
                                <a:gd name="T42" fmla="+- 0 1630 1577"/>
                                <a:gd name="T43" fmla="*/ 1630 h 53"/>
                                <a:gd name="T44" fmla="+- 0 2916 2916"/>
                                <a:gd name="T45" fmla="*/ T44 w 53"/>
                                <a:gd name="T46" fmla="+- 0 1618 1577"/>
                                <a:gd name="T47" fmla="*/ 1618 h 53"/>
                                <a:gd name="T48" fmla="+- 0 2916 2916"/>
                                <a:gd name="T49" fmla="*/ T48 w 53"/>
                                <a:gd name="T50" fmla="+- 0 1603 1577"/>
                                <a:gd name="T51" fmla="*/ 160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Line 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3" y="1783"/>
                              <a:ext cx="1784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docshape49"/>
                          <wps:cNvSpPr>
                            <a:spLocks/>
                          </wps:cNvSpPr>
                          <wps:spPr bwMode="auto">
                            <a:xfrm>
                              <a:off x="2823" y="-185"/>
                              <a:ext cx="1623" cy="2047"/>
                            </a:xfrm>
                            <a:custGeom>
                              <a:avLst/>
                              <a:gdLst>
                                <a:gd name="T0" fmla="+- 0 4446 2824"/>
                                <a:gd name="T1" fmla="*/ T0 w 1623"/>
                                <a:gd name="T2" fmla="+- 0 -185 -185"/>
                                <a:gd name="T3" fmla="*/ -185 h 2047"/>
                                <a:gd name="T4" fmla="+- 0 4220 2824"/>
                                <a:gd name="T5" fmla="*/ T4 w 1623"/>
                                <a:gd name="T6" fmla="+- 0 90 -185"/>
                                <a:gd name="T7" fmla="*/ 90 h 2047"/>
                                <a:gd name="T8" fmla="+- 0 3933 2824"/>
                                <a:gd name="T9" fmla="*/ T8 w 1623"/>
                                <a:gd name="T10" fmla="+- 0 436 -185"/>
                                <a:gd name="T11" fmla="*/ 436 h 2047"/>
                                <a:gd name="T12" fmla="+- 0 3727 2824"/>
                                <a:gd name="T13" fmla="*/ T12 w 1623"/>
                                <a:gd name="T14" fmla="+- 0 681 -185"/>
                                <a:gd name="T15" fmla="*/ 681 h 2047"/>
                                <a:gd name="T16" fmla="+- 0 3625 2824"/>
                                <a:gd name="T17" fmla="*/ T16 w 1623"/>
                                <a:gd name="T18" fmla="+- 0 801 -185"/>
                                <a:gd name="T19" fmla="*/ 801 h 2047"/>
                                <a:gd name="T20" fmla="+- 0 3563 2824"/>
                                <a:gd name="T21" fmla="*/ T20 w 1623"/>
                                <a:gd name="T22" fmla="+- 0 872 -185"/>
                                <a:gd name="T23" fmla="*/ 872 h 2047"/>
                                <a:gd name="T24" fmla="+- 0 3460 2824"/>
                                <a:gd name="T25" fmla="*/ T24 w 1623"/>
                                <a:gd name="T26" fmla="+- 0 989 -185"/>
                                <a:gd name="T27" fmla="*/ 989 h 2047"/>
                                <a:gd name="T28" fmla="+- 0 3378 2824"/>
                                <a:gd name="T29" fmla="*/ T28 w 1623"/>
                                <a:gd name="T30" fmla="+- 0 1080 -185"/>
                                <a:gd name="T31" fmla="*/ 1080 h 2047"/>
                                <a:gd name="T32" fmla="+- 0 3317 2824"/>
                                <a:gd name="T33" fmla="*/ T32 w 1623"/>
                                <a:gd name="T34" fmla="+- 0 1147 -185"/>
                                <a:gd name="T35" fmla="*/ 1147 h 2047"/>
                                <a:gd name="T36" fmla="+- 0 3255 2824"/>
                                <a:gd name="T37" fmla="*/ T36 w 1623"/>
                                <a:gd name="T38" fmla="+- 0 1213 -185"/>
                                <a:gd name="T39" fmla="*/ 1213 h 2047"/>
                                <a:gd name="T40" fmla="+- 0 3173 2824"/>
                                <a:gd name="T41" fmla="*/ T40 w 1623"/>
                                <a:gd name="T42" fmla="+- 0 1298 -185"/>
                                <a:gd name="T43" fmla="*/ 1298 h 2047"/>
                                <a:gd name="T44" fmla="+- 0 3091 2824"/>
                                <a:gd name="T45" fmla="*/ T44 w 1623"/>
                                <a:gd name="T46" fmla="+- 0 1382 -185"/>
                                <a:gd name="T47" fmla="*/ 1382 h 2047"/>
                                <a:gd name="T48" fmla="+- 0 3009 2824"/>
                                <a:gd name="T49" fmla="*/ T48 w 1623"/>
                                <a:gd name="T50" fmla="+- 0 1463 -185"/>
                                <a:gd name="T51" fmla="*/ 1463 h 2047"/>
                                <a:gd name="T52" fmla="+- 0 2906 2824"/>
                                <a:gd name="T53" fmla="*/ T52 w 1623"/>
                                <a:gd name="T54" fmla="+- 0 1562 -185"/>
                                <a:gd name="T55" fmla="*/ 1562 h 2047"/>
                                <a:gd name="T56" fmla="+- 0 2824 2824"/>
                                <a:gd name="T57" fmla="*/ T56 w 1623"/>
                                <a:gd name="T58" fmla="+- 0 1640 -185"/>
                                <a:gd name="T59" fmla="*/ 1640 h 2047"/>
                                <a:gd name="T60" fmla="+- 0 2824 2824"/>
                                <a:gd name="T61" fmla="*/ T60 w 1623"/>
                                <a:gd name="T62" fmla="+- 0 1862 -185"/>
                                <a:gd name="T63" fmla="*/ 1862 h 2047"/>
                                <a:gd name="T64" fmla="+- 0 2967 2824"/>
                                <a:gd name="T65" fmla="*/ T64 w 1623"/>
                                <a:gd name="T66" fmla="+- 0 1695 -185"/>
                                <a:gd name="T67" fmla="*/ 1695 h 2047"/>
                                <a:gd name="T68" fmla="+- 0 3050 2824"/>
                                <a:gd name="T69" fmla="*/ T68 w 1623"/>
                                <a:gd name="T70" fmla="+- 0 1601 -185"/>
                                <a:gd name="T71" fmla="*/ 1601 h 2047"/>
                                <a:gd name="T72" fmla="+- 0 3132 2824"/>
                                <a:gd name="T73" fmla="*/ T72 w 1623"/>
                                <a:gd name="T74" fmla="+- 0 1509 -185"/>
                                <a:gd name="T75" fmla="*/ 1509 h 2047"/>
                                <a:gd name="T76" fmla="+- 0 3214 2824"/>
                                <a:gd name="T77" fmla="*/ T76 w 1623"/>
                                <a:gd name="T78" fmla="+- 0 1420 -185"/>
                                <a:gd name="T79" fmla="*/ 1420 h 2047"/>
                                <a:gd name="T80" fmla="+- 0 3276 2824"/>
                                <a:gd name="T81" fmla="*/ T80 w 1623"/>
                                <a:gd name="T82" fmla="+- 0 1354 -185"/>
                                <a:gd name="T83" fmla="*/ 1354 h 2047"/>
                                <a:gd name="T84" fmla="+- 0 3337 2824"/>
                                <a:gd name="T85" fmla="*/ T84 w 1623"/>
                                <a:gd name="T86" fmla="+- 0 1290 -185"/>
                                <a:gd name="T87" fmla="*/ 1290 h 2047"/>
                                <a:gd name="T88" fmla="+- 0 3399 2824"/>
                                <a:gd name="T89" fmla="*/ T88 w 1623"/>
                                <a:gd name="T90" fmla="+- 0 1227 -185"/>
                                <a:gd name="T91" fmla="*/ 1227 h 2047"/>
                                <a:gd name="T92" fmla="+- 0 3460 2824"/>
                                <a:gd name="T93" fmla="*/ T92 w 1623"/>
                                <a:gd name="T94" fmla="+- 0 1165 -185"/>
                                <a:gd name="T95" fmla="*/ 1165 h 2047"/>
                                <a:gd name="T96" fmla="+- 0 3522 2824"/>
                                <a:gd name="T97" fmla="*/ T96 w 1623"/>
                                <a:gd name="T98" fmla="+- 0 1104 -185"/>
                                <a:gd name="T99" fmla="*/ 1104 h 2047"/>
                                <a:gd name="T100" fmla="+- 0 3604 2824"/>
                                <a:gd name="T101" fmla="*/ T100 w 1623"/>
                                <a:gd name="T102" fmla="+- 0 1025 -185"/>
                                <a:gd name="T103" fmla="*/ 1025 h 2047"/>
                                <a:gd name="T104" fmla="+- 0 3666 2824"/>
                                <a:gd name="T105" fmla="*/ T104 w 1623"/>
                                <a:gd name="T106" fmla="+- 0 966 -185"/>
                                <a:gd name="T107" fmla="*/ 966 h 2047"/>
                                <a:gd name="T108" fmla="+- 0 3748 2824"/>
                                <a:gd name="T109" fmla="*/ T108 w 1623"/>
                                <a:gd name="T110" fmla="+- 0 889 -185"/>
                                <a:gd name="T111" fmla="*/ 889 h 2047"/>
                                <a:gd name="T112" fmla="+- 0 3871 2824"/>
                                <a:gd name="T113" fmla="*/ T112 w 1623"/>
                                <a:gd name="T114" fmla="+- 0 774 -185"/>
                                <a:gd name="T115" fmla="*/ 774 h 2047"/>
                                <a:gd name="T116" fmla="+- 0 4118 2824"/>
                                <a:gd name="T117" fmla="*/ T116 w 1623"/>
                                <a:gd name="T118" fmla="+- 0 549 -185"/>
                                <a:gd name="T119" fmla="*/ 549 h 2047"/>
                                <a:gd name="T120" fmla="+- 0 4446 2824"/>
                                <a:gd name="T121" fmla="*/ T120 w 1623"/>
                                <a:gd name="T122" fmla="+- 0 252 -185"/>
                                <a:gd name="T123" fmla="*/ 252 h 2047"/>
                                <a:gd name="T124" fmla="+- 0 4446 2824"/>
                                <a:gd name="T125" fmla="*/ T124 w 1623"/>
                                <a:gd name="T126" fmla="+- 0 -185 -185"/>
                                <a:gd name="T127" fmla="*/ -185 h 20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623" h="2047">
                                  <a:moveTo>
                                    <a:pt x="1622" y="0"/>
                                  </a:moveTo>
                                  <a:lnTo>
                                    <a:pt x="1396" y="275"/>
                                  </a:lnTo>
                                  <a:lnTo>
                                    <a:pt x="1109" y="621"/>
                                  </a:lnTo>
                                  <a:lnTo>
                                    <a:pt x="903" y="866"/>
                                  </a:lnTo>
                                  <a:lnTo>
                                    <a:pt x="801" y="986"/>
                                  </a:lnTo>
                                  <a:lnTo>
                                    <a:pt x="739" y="1057"/>
                                  </a:lnTo>
                                  <a:lnTo>
                                    <a:pt x="636" y="1174"/>
                                  </a:lnTo>
                                  <a:lnTo>
                                    <a:pt x="554" y="1265"/>
                                  </a:lnTo>
                                  <a:lnTo>
                                    <a:pt x="493" y="1332"/>
                                  </a:lnTo>
                                  <a:lnTo>
                                    <a:pt x="431" y="1398"/>
                                  </a:lnTo>
                                  <a:lnTo>
                                    <a:pt x="349" y="1483"/>
                                  </a:lnTo>
                                  <a:lnTo>
                                    <a:pt x="267" y="1567"/>
                                  </a:lnTo>
                                  <a:lnTo>
                                    <a:pt x="185" y="1648"/>
                                  </a:lnTo>
                                  <a:lnTo>
                                    <a:pt x="82" y="1747"/>
                                  </a:lnTo>
                                  <a:lnTo>
                                    <a:pt x="0" y="1825"/>
                                  </a:lnTo>
                                  <a:lnTo>
                                    <a:pt x="0" y="2047"/>
                                  </a:lnTo>
                                  <a:lnTo>
                                    <a:pt x="143" y="1880"/>
                                  </a:lnTo>
                                  <a:lnTo>
                                    <a:pt x="226" y="1786"/>
                                  </a:lnTo>
                                  <a:lnTo>
                                    <a:pt x="308" y="1694"/>
                                  </a:lnTo>
                                  <a:lnTo>
                                    <a:pt x="390" y="1605"/>
                                  </a:lnTo>
                                  <a:lnTo>
                                    <a:pt x="452" y="1539"/>
                                  </a:lnTo>
                                  <a:lnTo>
                                    <a:pt x="513" y="1475"/>
                                  </a:lnTo>
                                  <a:lnTo>
                                    <a:pt x="575" y="1412"/>
                                  </a:lnTo>
                                  <a:lnTo>
                                    <a:pt x="636" y="1350"/>
                                  </a:lnTo>
                                  <a:lnTo>
                                    <a:pt x="698" y="1289"/>
                                  </a:lnTo>
                                  <a:lnTo>
                                    <a:pt x="780" y="1210"/>
                                  </a:lnTo>
                                  <a:lnTo>
                                    <a:pt x="842" y="1151"/>
                                  </a:lnTo>
                                  <a:lnTo>
                                    <a:pt x="924" y="1074"/>
                                  </a:lnTo>
                                  <a:lnTo>
                                    <a:pt x="1047" y="959"/>
                                  </a:lnTo>
                                  <a:lnTo>
                                    <a:pt x="1294" y="734"/>
                                  </a:lnTo>
                                  <a:lnTo>
                                    <a:pt x="1622" y="437"/>
                                  </a:lnTo>
                                  <a:lnTo>
                                    <a:pt x="16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docshape50"/>
                          <wps:cNvSpPr>
                            <a:spLocks/>
                          </wps:cNvSpPr>
                          <wps:spPr bwMode="auto">
                            <a:xfrm>
                              <a:off x="2823" y="33"/>
                              <a:ext cx="1623" cy="1718"/>
                            </a:xfrm>
                            <a:custGeom>
                              <a:avLst/>
                              <a:gdLst>
                                <a:gd name="T0" fmla="+- 0 2844 2824"/>
                                <a:gd name="T1" fmla="*/ T0 w 1623"/>
                                <a:gd name="T2" fmla="+- 0 1729 33"/>
                                <a:gd name="T3" fmla="*/ 1729 h 1718"/>
                                <a:gd name="T4" fmla="+- 0 2885 2824"/>
                                <a:gd name="T5" fmla="*/ T4 w 1623"/>
                                <a:gd name="T6" fmla="+- 0 1686 33"/>
                                <a:gd name="T7" fmla="*/ 1686 h 1718"/>
                                <a:gd name="T8" fmla="+- 0 2926 2824"/>
                                <a:gd name="T9" fmla="*/ T8 w 1623"/>
                                <a:gd name="T10" fmla="+- 0 1642 33"/>
                                <a:gd name="T11" fmla="*/ 1642 h 1718"/>
                                <a:gd name="T12" fmla="+- 0 2967 2824"/>
                                <a:gd name="T13" fmla="*/ T12 w 1623"/>
                                <a:gd name="T14" fmla="+- 0 1599 33"/>
                                <a:gd name="T15" fmla="*/ 1599 h 1718"/>
                                <a:gd name="T16" fmla="+- 0 3009 2824"/>
                                <a:gd name="T17" fmla="*/ T16 w 1623"/>
                                <a:gd name="T18" fmla="+- 0 1555 33"/>
                                <a:gd name="T19" fmla="*/ 1555 h 1718"/>
                                <a:gd name="T20" fmla="+- 0 3050 2824"/>
                                <a:gd name="T21" fmla="*/ T20 w 1623"/>
                                <a:gd name="T22" fmla="+- 0 1512 33"/>
                                <a:gd name="T23" fmla="*/ 1512 h 1718"/>
                                <a:gd name="T24" fmla="+- 0 3091 2824"/>
                                <a:gd name="T25" fmla="*/ T24 w 1623"/>
                                <a:gd name="T26" fmla="+- 0 1468 33"/>
                                <a:gd name="T27" fmla="*/ 1468 h 1718"/>
                                <a:gd name="T28" fmla="+- 0 3132 2824"/>
                                <a:gd name="T29" fmla="*/ T28 w 1623"/>
                                <a:gd name="T30" fmla="+- 0 1425 33"/>
                                <a:gd name="T31" fmla="*/ 1425 h 1718"/>
                                <a:gd name="T32" fmla="+- 0 3173 2824"/>
                                <a:gd name="T33" fmla="*/ T32 w 1623"/>
                                <a:gd name="T34" fmla="+- 0 1381 33"/>
                                <a:gd name="T35" fmla="*/ 1381 h 1718"/>
                                <a:gd name="T36" fmla="+- 0 3214 2824"/>
                                <a:gd name="T37" fmla="*/ T36 w 1623"/>
                                <a:gd name="T38" fmla="+- 0 1338 33"/>
                                <a:gd name="T39" fmla="*/ 1338 h 1718"/>
                                <a:gd name="T40" fmla="+- 0 3255 2824"/>
                                <a:gd name="T41" fmla="*/ T40 w 1623"/>
                                <a:gd name="T42" fmla="+- 0 1294 33"/>
                                <a:gd name="T43" fmla="*/ 1294 h 1718"/>
                                <a:gd name="T44" fmla="+- 0 3296 2824"/>
                                <a:gd name="T45" fmla="*/ T44 w 1623"/>
                                <a:gd name="T46" fmla="+- 0 1251 33"/>
                                <a:gd name="T47" fmla="*/ 1251 h 1718"/>
                                <a:gd name="T48" fmla="+- 0 3337 2824"/>
                                <a:gd name="T49" fmla="*/ T48 w 1623"/>
                                <a:gd name="T50" fmla="+- 0 1207 33"/>
                                <a:gd name="T51" fmla="*/ 1207 h 1718"/>
                                <a:gd name="T52" fmla="+- 0 3378 2824"/>
                                <a:gd name="T53" fmla="*/ T52 w 1623"/>
                                <a:gd name="T54" fmla="+- 0 1164 33"/>
                                <a:gd name="T55" fmla="*/ 1164 h 1718"/>
                                <a:gd name="T56" fmla="+- 0 3419 2824"/>
                                <a:gd name="T57" fmla="*/ T56 w 1623"/>
                                <a:gd name="T58" fmla="+- 0 1120 33"/>
                                <a:gd name="T59" fmla="*/ 1120 h 1718"/>
                                <a:gd name="T60" fmla="+- 0 3460 2824"/>
                                <a:gd name="T61" fmla="*/ T60 w 1623"/>
                                <a:gd name="T62" fmla="+- 0 1077 33"/>
                                <a:gd name="T63" fmla="*/ 1077 h 1718"/>
                                <a:gd name="T64" fmla="+- 0 3501 2824"/>
                                <a:gd name="T65" fmla="*/ T64 w 1623"/>
                                <a:gd name="T66" fmla="+- 0 1034 33"/>
                                <a:gd name="T67" fmla="*/ 1034 h 1718"/>
                                <a:gd name="T68" fmla="+- 0 3543 2824"/>
                                <a:gd name="T69" fmla="*/ T68 w 1623"/>
                                <a:gd name="T70" fmla="+- 0 990 33"/>
                                <a:gd name="T71" fmla="*/ 990 h 1718"/>
                                <a:gd name="T72" fmla="+- 0 3584 2824"/>
                                <a:gd name="T73" fmla="*/ T72 w 1623"/>
                                <a:gd name="T74" fmla="+- 0 946 33"/>
                                <a:gd name="T75" fmla="*/ 946 h 1718"/>
                                <a:gd name="T76" fmla="+- 0 3625 2824"/>
                                <a:gd name="T77" fmla="*/ T76 w 1623"/>
                                <a:gd name="T78" fmla="+- 0 903 33"/>
                                <a:gd name="T79" fmla="*/ 903 h 1718"/>
                                <a:gd name="T80" fmla="+- 0 3666 2824"/>
                                <a:gd name="T81" fmla="*/ T80 w 1623"/>
                                <a:gd name="T82" fmla="+- 0 859 33"/>
                                <a:gd name="T83" fmla="*/ 859 h 1718"/>
                                <a:gd name="T84" fmla="+- 0 3707 2824"/>
                                <a:gd name="T85" fmla="*/ T84 w 1623"/>
                                <a:gd name="T86" fmla="+- 0 816 33"/>
                                <a:gd name="T87" fmla="*/ 816 h 1718"/>
                                <a:gd name="T88" fmla="+- 0 3748 2824"/>
                                <a:gd name="T89" fmla="*/ T88 w 1623"/>
                                <a:gd name="T90" fmla="+- 0 773 33"/>
                                <a:gd name="T91" fmla="*/ 773 h 1718"/>
                                <a:gd name="T92" fmla="+- 0 3789 2824"/>
                                <a:gd name="T93" fmla="*/ T92 w 1623"/>
                                <a:gd name="T94" fmla="+- 0 729 33"/>
                                <a:gd name="T95" fmla="*/ 729 h 1718"/>
                                <a:gd name="T96" fmla="+- 0 3830 2824"/>
                                <a:gd name="T97" fmla="*/ T96 w 1623"/>
                                <a:gd name="T98" fmla="+- 0 686 33"/>
                                <a:gd name="T99" fmla="*/ 686 h 1718"/>
                                <a:gd name="T100" fmla="+- 0 3871 2824"/>
                                <a:gd name="T101" fmla="*/ T100 w 1623"/>
                                <a:gd name="T102" fmla="+- 0 642 33"/>
                                <a:gd name="T103" fmla="*/ 642 h 1718"/>
                                <a:gd name="T104" fmla="+- 0 3912 2824"/>
                                <a:gd name="T105" fmla="*/ T104 w 1623"/>
                                <a:gd name="T106" fmla="+- 0 599 33"/>
                                <a:gd name="T107" fmla="*/ 599 h 1718"/>
                                <a:gd name="T108" fmla="+- 0 3953 2824"/>
                                <a:gd name="T109" fmla="*/ T108 w 1623"/>
                                <a:gd name="T110" fmla="+- 0 555 33"/>
                                <a:gd name="T111" fmla="*/ 555 h 1718"/>
                                <a:gd name="T112" fmla="+- 0 3994 2824"/>
                                <a:gd name="T113" fmla="*/ T112 w 1623"/>
                                <a:gd name="T114" fmla="+- 0 512 33"/>
                                <a:gd name="T115" fmla="*/ 512 h 1718"/>
                                <a:gd name="T116" fmla="+- 0 4035 2824"/>
                                <a:gd name="T117" fmla="*/ T116 w 1623"/>
                                <a:gd name="T118" fmla="+- 0 468 33"/>
                                <a:gd name="T119" fmla="*/ 468 h 1718"/>
                                <a:gd name="T120" fmla="+- 0 4076 2824"/>
                                <a:gd name="T121" fmla="*/ T120 w 1623"/>
                                <a:gd name="T122" fmla="+- 0 425 33"/>
                                <a:gd name="T123" fmla="*/ 425 h 1718"/>
                                <a:gd name="T124" fmla="+- 0 4118 2824"/>
                                <a:gd name="T125" fmla="*/ T124 w 1623"/>
                                <a:gd name="T126" fmla="+- 0 381 33"/>
                                <a:gd name="T127" fmla="*/ 381 h 1718"/>
                                <a:gd name="T128" fmla="+- 0 4159 2824"/>
                                <a:gd name="T129" fmla="*/ T128 w 1623"/>
                                <a:gd name="T130" fmla="+- 0 338 33"/>
                                <a:gd name="T131" fmla="*/ 338 h 1718"/>
                                <a:gd name="T132" fmla="+- 0 4200 2824"/>
                                <a:gd name="T133" fmla="*/ T132 w 1623"/>
                                <a:gd name="T134" fmla="+- 0 294 33"/>
                                <a:gd name="T135" fmla="*/ 294 h 1718"/>
                                <a:gd name="T136" fmla="+- 0 4241 2824"/>
                                <a:gd name="T137" fmla="*/ T136 w 1623"/>
                                <a:gd name="T138" fmla="+- 0 251 33"/>
                                <a:gd name="T139" fmla="*/ 251 h 1718"/>
                                <a:gd name="T140" fmla="+- 0 4282 2824"/>
                                <a:gd name="T141" fmla="*/ T140 w 1623"/>
                                <a:gd name="T142" fmla="+- 0 207 33"/>
                                <a:gd name="T143" fmla="*/ 207 h 1718"/>
                                <a:gd name="T144" fmla="+- 0 4323 2824"/>
                                <a:gd name="T145" fmla="*/ T144 w 1623"/>
                                <a:gd name="T146" fmla="+- 0 164 33"/>
                                <a:gd name="T147" fmla="*/ 164 h 1718"/>
                                <a:gd name="T148" fmla="+- 0 4364 2824"/>
                                <a:gd name="T149" fmla="*/ T148 w 1623"/>
                                <a:gd name="T150" fmla="+- 0 120 33"/>
                                <a:gd name="T151" fmla="*/ 120 h 1718"/>
                                <a:gd name="T152" fmla="+- 0 4405 2824"/>
                                <a:gd name="T153" fmla="*/ T152 w 1623"/>
                                <a:gd name="T154" fmla="+- 0 77 33"/>
                                <a:gd name="T155" fmla="*/ 77 h 1718"/>
                                <a:gd name="T156" fmla="+- 0 4446 2824"/>
                                <a:gd name="T157" fmla="*/ T156 w 1623"/>
                                <a:gd name="T158" fmla="+- 0 33 33"/>
                                <a:gd name="T159" fmla="*/ 33 h 17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623" h="1718">
                                  <a:moveTo>
                                    <a:pt x="0" y="1718"/>
                                  </a:moveTo>
                                  <a:lnTo>
                                    <a:pt x="20" y="1696"/>
                                  </a:lnTo>
                                  <a:lnTo>
                                    <a:pt x="41" y="1675"/>
                                  </a:lnTo>
                                  <a:lnTo>
                                    <a:pt x="61" y="1653"/>
                                  </a:lnTo>
                                  <a:lnTo>
                                    <a:pt x="82" y="1631"/>
                                  </a:lnTo>
                                  <a:lnTo>
                                    <a:pt x="102" y="1609"/>
                                  </a:lnTo>
                                  <a:lnTo>
                                    <a:pt x="123" y="1588"/>
                                  </a:lnTo>
                                  <a:lnTo>
                                    <a:pt x="143" y="1566"/>
                                  </a:lnTo>
                                  <a:lnTo>
                                    <a:pt x="164" y="1544"/>
                                  </a:lnTo>
                                  <a:lnTo>
                                    <a:pt x="185" y="1522"/>
                                  </a:lnTo>
                                  <a:lnTo>
                                    <a:pt x="205" y="1501"/>
                                  </a:lnTo>
                                  <a:lnTo>
                                    <a:pt x="226" y="1479"/>
                                  </a:lnTo>
                                  <a:lnTo>
                                    <a:pt x="246" y="1457"/>
                                  </a:lnTo>
                                  <a:lnTo>
                                    <a:pt x="267" y="1435"/>
                                  </a:lnTo>
                                  <a:lnTo>
                                    <a:pt x="287" y="1414"/>
                                  </a:lnTo>
                                  <a:lnTo>
                                    <a:pt x="308" y="1392"/>
                                  </a:lnTo>
                                  <a:lnTo>
                                    <a:pt x="328" y="1370"/>
                                  </a:lnTo>
                                  <a:lnTo>
                                    <a:pt x="349" y="1348"/>
                                  </a:lnTo>
                                  <a:lnTo>
                                    <a:pt x="369" y="1327"/>
                                  </a:lnTo>
                                  <a:lnTo>
                                    <a:pt x="390" y="1305"/>
                                  </a:lnTo>
                                  <a:lnTo>
                                    <a:pt x="410" y="1283"/>
                                  </a:lnTo>
                                  <a:lnTo>
                                    <a:pt x="431" y="1261"/>
                                  </a:lnTo>
                                  <a:lnTo>
                                    <a:pt x="452" y="1240"/>
                                  </a:lnTo>
                                  <a:lnTo>
                                    <a:pt x="472" y="1218"/>
                                  </a:lnTo>
                                  <a:lnTo>
                                    <a:pt x="493" y="1196"/>
                                  </a:lnTo>
                                  <a:lnTo>
                                    <a:pt x="513" y="1174"/>
                                  </a:lnTo>
                                  <a:lnTo>
                                    <a:pt x="534" y="1153"/>
                                  </a:lnTo>
                                  <a:lnTo>
                                    <a:pt x="554" y="1131"/>
                                  </a:lnTo>
                                  <a:lnTo>
                                    <a:pt x="575" y="1109"/>
                                  </a:lnTo>
                                  <a:lnTo>
                                    <a:pt x="595" y="1087"/>
                                  </a:lnTo>
                                  <a:lnTo>
                                    <a:pt x="616" y="1066"/>
                                  </a:lnTo>
                                  <a:lnTo>
                                    <a:pt x="636" y="1044"/>
                                  </a:lnTo>
                                  <a:lnTo>
                                    <a:pt x="657" y="1022"/>
                                  </a:lnTo>
                                  <a:lnTo>
                                    <a:pt x="677" y="1001"/>
                                  </a:lnTo>
                                  <a:lnTo>
                                    <a:pt x="698" y="979"/>
                                  </a:lnTo>
                                  <a:lnTo>
                                    <a:pt x="719" y="957"/>
                                  </a:lnTo>
                                  <a:lnTo>
                                    <a:pt x="739" y="935"/>
                                  </a:lnTo>
                                  <a:lnTo>
                                    <a:pt x="760" y="913"/>
                                  </a:lnTo>
                                  <a:lnTo>
                                    <a:pt x="780" y="892"/>
                                  </a:lnTo>
                                  <a:lnTo>
                                    <a:pt x="801" y="870"/>
                                  </a:lnTo>
                                  <a:lnTo>
                                    <a:pt x="821" y="848"/>
                                  </a:lnTo>
                                  <a:lnTo>
                                    <a:pt x="842" y="826"/>
                                  </a:lnTo>
                                  <a:lnTo>
                                    <a:pt x="862" y="805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3" y="761"/>
                                  </a:lnTo>
                                  <a:lnTo>
                                    <a:pt x="924" y="740"/>
                                  </a:lnTo>
                                  <a:lnTo>
                                    <a:pt x="944" y="718"/>
                                  </a:lnTo>
                                  <a:lnTo>
                                    <a:pt x="965" y="696"/>
                                  </a:lnTo>
                                  <a:lnTo>
                                    <a:pt x="986" y="674"/>
                                  </a:lnTo>
                                  <a:lnTo>
                                    <a:pt x="1006" y="653"/>
                                  </a:lnTo>
                                  <a:lnTo>
                                    <a:pt x="1027" y="631"/>
                                  </a:lnTo>
                                  <a:lnTo>
                                    <a:pt x="1047" y="609"/>
                                  </a:lnTo>
                                  <a:lnTo>
                                    <a:pt x="1068" y="587"/>
                                  </a:lnTo>
                                  <a:lnTo>
                                    <a:pt x="1088" y="566"/>
                                  </a:lnTo>
                                  <a:lnTo>
                                    <a:pt x="1109" y="544"/>
                                  </a:lnTo>
                                  <a:lnTo>
                                    <a:pt x="1129" y="522"/>
                                  </a:lnTo>
                                  <a:lnTo>
                                    <a:pt x="1150" y="500"/>
                                  </a:lnTo>
                                  <a:lnTo>
                                    <a:pt x="1170" y="479"/>
                                  </a:lnTo>
                                  <a:lnTo>
                                    <a:pt x="1191" y="457"/>
                                  </a:lnTo>
                                  <a:lnTo>
                                    <a:pt x="1211" y="435"/>
                                  </a:lnTo>
                                  <a:lnTo>
                                    <a:pt x="1232" y="413"/>
                                  </a:lnTo>
                                  <a:lnTo>
                                    <a:pt x="1252" y="392"/>
                                  </a:lnTo>
                                  <a:lnTo>
                                    <a:pt x="1273" y="370"/>
                                  </a:lnTo>
                                  <a:lnTo>
                                    <a:pt x="1294" y="348"/>
                                  </a:lnTo>
                                  <a:lnTo>
                                    <a:pt x="1314" y="326"/>
                                  </a:lnTo>
                                  <a:lnTo>
                                    <a:pt x="1335" y="305"/>
                                  </a:lnTo>
                                  <a:lnTo>
                                    <a:pt x="1355" y="283"/>
                                  </a:lnTo>
                                  <a:lnTo>
                                    <a:pt x="1376" y="261"/>
                                  </a:lnTo>
                                  <a:lnTo>
                                    <a:pt x="1396" y="239"/>
                                  </a:lnTo>
                                  <a:lnTo>
                                    <a:pt x="1417" y="218"/>
                                  </a:lnTo>
                                  <a:lnTo>
                                    <a:pt x="1437" y="196"/>
                                  </a:lnTo>
                                  <a:lnTo>
                                    <a:pt x="1458" y="174"/>
                                  </a:lnTo>
                                  <a:lnTo>
                                    <a:pt x="1478" y="152"/>
                                  </a:lnTo>
                                  <a:lnTo>
                                    <a:pt x="1499" y="131"/>
                                  </a:lnTo>
                                  <a:lnTo>
                                    <a:pt x="1519" y="109"/>
                                  </a:lnTo>
                                  <a:lnTo>
                                    <a:pt x="1540" y="87"/>
                                  </a:lnTo>
                                  <a:lnTo>
                                    <a:pt x="1561" y="65"/>
                                  </a:lnTo>
                                  <a:lnTo>
                                    <a:pt x="1581" y="44"/>
                                  </a:lnTo>
                                  <a:lnTo>
                                    <a:pt x="1602" y="22"/>
                                  </a:lnTo>
                                  <a:lnTo>
                                    <a:pt x="1622" y="0"/>
                                  </a:lnTo>
                                </a:path>
                              </a:pathLst>
                            </a:custGeom>
                            <a:noFill/>
                            <a:ln w="18247">
                              <a:solidFill>
                                <a:srgbClr val="CD327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docshape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docshape52"/>
                          <wps:cNvSpPr>
                            <a:spLocks/>
                          </wps:cNvSpPr>
                          <wps:spPr bwMode="auto">
                            <a:xfrm>
                              <a:off x="2705" y="69"/>
                              <a:ext cx="1751" cy="1941"/>
                            </a:xfrm>
                            <a:custGeom>
                              <a:avLst/>
                              <a:gdLst>
                                <a:gd name="T0" fmla="+- 0 2706 2706"/>
                                <a:gd name="T1" fmla="*/ T0 w 1751"/>
                                <a:gd name="T2" fmla="+- 0 1643 70"/>
                                <a:gd name="T3" fmla="*/ 1643 h 1941"/>
                                <a:gd name="T4" fmla="+- 0 2743 2706"/>
                                <a:gd name="T5" fmla="*/ T4 w 1751"/>
                                <a:gd name="T6" fmla="+- 0 1643 70"/>
                                <a:gd name="T7" fmla="*/ 1643 h 1941"/>
                                <a:gd name="T8" fmla="+- 0 2706 2706"/>
                                <a:gd name="T9" fmla="*/ T8 w 1751"/>
                                <a:gd name="T10" fmla="+- 0 1250 70"/>
                                <a:gd name="T11" fmla="*/ 1250 h 1941"/>
                                <a:gd name="T12" fmla="+- 0 2743 2706"/>
                                <a:gd name="T13" fmla="*/ T12 w 1751"/>
                                <a:gd name="T14" fmla="+- 0 1250 70"/>
                                <a:gd name="T15" fmla="*/ 1250 h 1941"/>
                                <a:gd name="T16" fmla="+- 0 2706 2706"/>
                                <a:gd name="T17" fmla="*/ T16 w 1751"/>
                                <a:gd name="T18" fmla="+- 0 857 70"/>
                                <a:gd name="T19" fmla="*/ 857 h 1941"/>
                                <a:gd name="T20" fmla="+- 0 2743 2706"/>
                                <a:gd name="T21" fmla="*/ T20 w 1751"/>
                                <a:gd name="T22" fmla="+- 0 857 70"/>
                                <a:gd name="T23" fmla="*/ 857 h 1941"/>
                                <a:gd name="T24" fmla="+- 0 2706 2706"/>
                                <a:gd name="T25" fmla="*/ T24 w 1751"/>
                                <a:gd name="T26" fmla="+- 0 463 70"/>
                                <a:gd name="T27" fmla="*/ 463 h 1941"/>
                                <a:gd name="T28" fmla="+- 0 2743 2706"/>
                                <a:gd name="T29" fmla="*/ T28 w 1751"/>
                                <a:gd name="T30" fmla="+- 0 463 70"/>
                                <a:gd name="T31" fmla="*/ 463 h 1941"/>
                                <a:gd name="T32" fmla="+- 0 2706 2706"/>
                                <a:gd name="T33" fmla="*/ T32 w 1751"/>
                                <a:gd name="T34" fmla="+- 0 70 70"/>
                                <a:gd name="T35" fmla="*/ 70 h 1941"/>
                                <a:gd name="T36" fmla="+- 0 2743 2706"/>
                                <a:gd name="T37" fmla="*/ T36 w 1751"/>
                                <a:gd name="T38" fmla="+- 0 70 70"/>
                                <a:gd name="T39" fmla="*/ 70 h 1941"/>
                                <a:gd name="T40" fmla="+- 0 2883 2706"/>
                                <a:gd name="T41" fmla="*/ T40 w 1751"/>
                                <a:gd name="T42" fmla="+- 0 2011 70"/>
                                <a:gd name="T43" fmla="*/ 2011 h 1941"/>
                                <a:gd name="T44" fmla="+- 0 2883 2706"/>
                                <a:gd name="T45" fmla="*/ T44 w 1751"/>
                                <a:gd name="T46" fmla="+- 0 1974 70"/>
                                <a:gd name="T47" fmla="*/ 1974 h 1941"/>
                                <a:gd name="T48" fmla="+- 0 3276 2706"/>
                                <a:gd name="T49" fmla="*/ T48 w 1751"/>
                                <a:gd name="T50" fmla="+- 0 2011 70"/>
                                <a:gd name="T51" fmla="*/ 2011 h 1941"/>
                                <a:gd name="T52" fmla="+- 0 3276 2706"/>
                                <a:gd name="T53" fmla="*/ T52 w 1751"/>
                                <a:gd name="T54" fmla="+- 0 1974 70"/>
                                <a:gd name="T55" fmla="*/ 1974 h 1941"/>
                                <a:gd name="T56" fmla="+- 0 3670 2706"/>
                                <a:gd name="T57" fmla="*/ T56 w 1751"/>
                                <a:gd name="T58" fmla="+- 0 2011 70"/>
                                <a:gd name="T59" fmla="*/ 2011 h 1941"/>
                                <a:gd name="T60" fmla="+- 0 3670 2706"/>
                                <a:gd name="T61" fmla="*/ T60 w 1751"/>
                                <a:gd name="T62" fmla="+- 0 1974 70"/>
                                <a:gd name="T63" fmla="*/ 1974 h 1941"/>
                                <a:gd name="T64" fmla="+- 0 4063 2706"/>
                                <a:gd name="T65" fmla="*/ T64 w 1751"/>
                                <a:gd name="T66" fmla="+- 0 2011 70"/>
                                <a:gd name="T67" fmla="*/ 2011 h 1941"/>
                                <a:gd name="T68" fmla="+- 0 4063 2706"/>
                                <a:gd name="T69" fmla="*/ T68 w 1751"/>
                                <a:gd name="T70" fmla="+- 0 1974 70"/>
                                <a:gd name="T71" fmla="*/ 1974 h 1941"/>
                                <a:gd name="T72" fmla="+- 0 4456 2706"/>
                                <a:gd name="T73" fmla="*/ T72 w 1751"/>
                                <a:gd name="T74" fmla="+- 0 2011 70"/>
                                <a:gd name="T75" fmla="*/ 2011 h 1941"/>
                                <a:gd name="T76" fmla="+- 0 4456 2706"/>
                                <a:gd name="T77" fmla="*/ T76 w 1751"/>
                                <a:gd name="T78" fmla="+- 0 1974 70"/>
                                <a:gd name="T79" fmla="*/ 1974 h 19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51" h="1941">
                                  <a:moveTo>
                                    <a:pt x="0" y="1573"/>
                                  </a:moveTo>
                                  <a:lnTo>
                                    <a:pt x="37" y="1573"/>
                                  </a:lnTo>
                                  <a:moveTo>
                                    <a:pt x="0" y="1180"/>
                                  </a:moveTo>
                                  <a:lnTo>
                                    <a:pt x="37" y="1180"/>
                                  </a:lnTo>
                                  <a:moveTo>
                                    <a:pt x="0" y="787"/>
                                  </a:moveTo>
                                  <a:lnTo>
                                    <a:pt x="37" y="787"/>
                                  </a:lnTo>
                                  <a:moveTo>
                                    <a:pt x="0" y="393"/>
                                  </a:moveTo>
                                  <a:lnTo>
                                    <a:pt x="37" y="39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77" y="1941"/>
                                  </a:moveTo>
                                  <a:lnTo>
                                    <a:pt x="177" y="1904"/>
                                  </a:lnTo>
                                  <a:moveTo>
                                    <a:pt x="570" y="1941"/>
                                  </a:moveTo>
                                  <a:lnTo>
                                    <a:pt x="570" y="1904"/>
                                  </a:lnTo>
                                  <a:moveTo>
                                    <a:pt x="964" y="1941"/>
                                  </a:moveTo>
                                  <a:lnTo>
                                    <a:pt x="964" y="1904"/>
                                  </a:lnTo>
                                  <a:moveTo>
                                    <a:pt x="1357" y="1941"/>
                                  </a:moveTo>
                                  <a:lnTo>
                                    <a:pt x="1357" y="1904"/>
                                  </a:lnTo>
                                  <a:moveTo>
                                    <a:pt x="1750" y="1941"/>
                                  </a:moveTo>
                                  <a:lnTo>
                                    <a:pt x="1750" y="1904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CE9A7D3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">
  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" path="m,2128r1784,m,1734r1784,m,1341r1784,m,948r1784,m,555r1784,m,161r1784,m337,2262l337,m730,2262l730,t393,2262l1123,t393,2262l1516,e" filled="f" strokecolor="#ebebeb" strokeweight=".1261mm">
  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  </v:shape>
  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" path="m,1931r1784,m,1538r1784,m,1145r1784,m,751r1784,m,358r1784,m140,2262l140,m533,2262l533,m927,2262l927,t393,2262l1320,t393,2262l1713,e" filled="f" strokecolor="#ebebeb" strokeweight=".25461mm">
  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  </v:shape>
  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" path="m41,l12,,,12,,26,,41,12,53r29,l53,41r,-29l41,xe" fillcolor="#00008b" stroked="f">
                    <v:fill opacity="32896f"/>
                    <v:path arrowok="t" o:connecttype="custom" o:connectlocs="41,783;12,783;0,795;0,809;0,824;12,836;41,836;53,824;53,795;41,783" o:connectangles="0,0,0,0,0,0,0,0,0,0"/>
                  </v:shape>
  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" path="m,26l,12,12,,27,,41,,53,12r,14l53,41,41,53r-14,l12,53,,41,,26e" filled="f" strokecolor="#00008b" strokeweight=".16894mm">
                    <v:path arrowok="t" o:connecttype="custom" o:connectlocs="0,809;0,795;12,783;27,783;41,783;53,795;53,809;53,824;41,836;27,836;12,836;0,824;0,809" o:connectangles="0,0,0,0,0,0,0,0,0,0,0,0,0"/>
                  </v:shape>
  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" path="m40,l11,,,12,,27,,41,11,53r29,l52,41r,-29l40,xe" fillcolor="#00008b" stroked="f">
                    <v:fill opacity="32896f"/>
                    <v:path arrowok="t" o:connecttype="custom" o:connectlocs="40,1739;11,1739;0,1751;0,1766;0,1780;11,1792;40,1792;52,1780;52,1751;40,1739" o:connectangles="0,0,0,0,0,0,0,0,0,0"/>
                  </v:shape>
  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" path="m,27l,12,11,,26,,40,,52,12r,15l52,41,40,53r-14,l11,53,,41,,27e" filled="f" strokecolor="#00008b" strokeweight=".16894mm">
                    <v:path arrowok="t" o:connecttype="custom" o:connectlocs="0,1766;0,1751;11,1739;26,1739;40,1739;52,1751;52,1766;52,1780;40,1792;26,1792;11,1792;0,1780;0,1766" o:connectangles="0,0,0,0,0,0,0,0,0,0,0,0,0"/>
                  </v:shape>
  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" path="m41,l12,,,12,,27,,41,12,53r29,l52,41r,-29l41,xe" fillcolor="#00008b" stroked="f">
                    <v:fill opacity="32896f"/>
                    <v:path arrowok="t" o:connecttype="custom" o:connectlocs="41,1670;12,1670;0,1682;0,1697;0,1711;12,1723;41,1723;52,1711;52,1682;41,1670" o:connectangles="0,0,0,0,0,0,0,0,0,0"/>
                  </v:shape>
  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" path="m,27l,12,12,,26,,41,,52,12r,15l52,41,41,53r-15,l12,53,,41,,27e" filled="f" strokecolor="#00008b" strokeweight=".16894mm">
                    <v:path arrowok="t" o:connecttype="custom" o:connectlocs="0,1697;0,1682;12,1670;26,1670;41,1670;52,1682;52,1697;52,1711;41,1723;26,1723;12,1723;0,1711;0,1697" o:connectangles="0,0,0,0,0,0,0,0,0,0,0,0,0"/>
                  </v:shape>
  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-179;12,-179;0,-167;0,-152;0,-138;12,-126;41,-126;53,-138;53,-167;41,-179" o:connectangles="0,0,0,0,0,0,0,0,0,0"/>
                  </v:shape>
  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-152;0,-167;12,-179;26,-179;41,-179;53,-167;53,-152;53,-138;41,-126;26,-126;12,-126;0,-138;0,-152" o:connectangles="0,0,0,0,0,0,0,0,0,0,0,0,0"/>
                  </v:shape>
  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" path="m41,l12,,,12,,27,,41,12,53r29,l53,41r,-29l41,xe" fillcolor="#00008b" stroked="f">
                    <v:fill opacity="32896f"/>
                    <v:path arrowok="t" o:connecttype="custom" o:connectlocs="41,1741;12,1741;0,1753;0,1768;0,1782;12,1794;41,1794;53,1782;53,1753;41,1741" o:connectangles="0,0,0,0,0,0,0,0,0,0"/>
                  </v:shape>
  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" path="m,27l,12,12,,27,,41,,53,12r,15l53,41,41,53r-14,l12,53,,41,,27e" filled="f" strokecolor="#00008b" strokeweight=".16894mm">
                    <v:path arrowok="t" o:connecttype="custom" o:connectlocs="0,1768;0,1753;12,1741;27,1741;41,1741;53,1753;53,1768;53,1782;41,1794;27,1794;12,1794;0,1782;0,1768" o:connectangles="0,0,0,0,0,0,0,0,0,0,0,0,0"/>
                  </v:shape>
  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" path="m41,l12,,,12,,27,,41,12,53r29,l52,41r,-29l41,xe" fillcolor="#00008b" stroked="f">
                    <v:fill opacity="32896f"/>
                    <v:path arrowok="t" o:connecttype="custom" o:connectlocs="41,1551;12,1551;0,1563;0,1578;0,1592;12,1604;41,1604;52,1592;52,1563;41,1551" o:connectangles="0,0,0,0,0,0,0,0,0,0"/>
                  </v:shape>
  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" path="m,27l,12,12,,26,,41,,52,12r,15l52,41,41,53r-15,l12,53,,41,,27e" filled="f" strokecolor="#00008b" strokeweight=".16894mm">
                    <v:path arrowok="t" o:connecttype="custom" o:connectlocs="0,1578;0,1563;12,1551;26,1551;41,1551;52,1563;52,1578;52,1592;41,1604;26,1604;12,1604;0,1592;0,1578" o:connectangles="0,0,0,0,0,0,0,0,0,0,0,0,0"/>
                  </v:shape>
  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BQxAAAANwAAAAPAAAAZHJzL2Rvd25yZXYueG1sRI9BawIx&#10;FITvQv9DeEIvUpMKimyNYgtCDyrWluLxsXluFjcvS5Lq9t8bQfA4zMw3zGzRuUacKcTas4bXoQJB&#10;XHpTc6Xh53v1MgURE7LBxjNp+KcIi/lTb4aF8Rf+ovM+VSJDOBaowabUFlLG0pLDOPQtcfaOPjhM&#10;WYZKmoCXDHeNHCk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BpqMFDEAAAA3AAAAA8A&#10;AAAAAAAAAAAAAAAABwIAAGRycy9kb3ducmV2LnhtbFBLBQYAAAAAAwADALcAAAD4AgAAAAA=&#10;" path="m41,l12,,,12,,27,,41,12,53r29,l53,41r,-29l41,xe" fillcolor="#00008b" stroked="f">
                    <v:fill opacity="32896f"/>
                    <v:path arrowok="t" o:connecttype="custom" o:connectlocs="41,266;12,266;0,278;0,293;0,307;12,319;41,319;53,307;53,278;41,266" o:connectangles="0,0,0,0,0,0,0,0,0,0"/>
                  </v:shape>
  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3WxQAAANwAAAAPAAAAZHJzL2Rvd25yZXYueG1sRI9PawIx&#10;FMTvBb9DeIVeima1VH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B0ZV3W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293;0,278;12,266;26,266;41,266;53,278;53,293;53,307;41,319;26,319;12,319;0,307;0,293" o:connectangles="0,0,0,0,0,0,0,0,0,0,0,0,0"/>
                  </v:shape>
  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w2/xQAAANwAAAAPAAAAZHJzL2Rvd25yZXYueG1sRI9PawIx&#10;FMTvBb9DeIIXqUml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D6zw2/xQAAANwAAAAP&#10;AAAAAAAAAAAAAAAAAAcCAABkcnMvZG93bnJldi54bWxQSwUGAAAAAAMAAwC3AAAA+QIAAAAA&#10;" path="m41,l12,,,12,,26,,41,12,53r29,l53,41r,-29l41,xe" fillcolor="#00008b" stroked="f">
                    <v:fill opacity="32896f"/>
                    <v:path arrowok="t" o:connecttype="custom" o:connectlocs="41,1352;12,1352;0,1364;0,1378;0,1393;12,1405;41,1405;53,1393;53,1364;41,1352" o:connectangles="0,0,0,0,0,0,0,0,0,0"/>
                  </v:shape>
  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" path="m,26l,12,12,,26,,41,,53,12r,14l53,41,41,53r-15,l12,53,,41,,26e" filled="f" strokecolor="#00008b" strokeweight=".16894mm">
                    <v:path arrowok="t" o:connecttype="custom" o:connectlocs="0,1378;0,1364;12,1352;26,1352;41,1352;53,1364;53,1378;53,1393;41,1405;26,1405;12,1405;0,1393;0,1378" o:connectangles="0,0,0,0,0,0,0,0,0,0,0,0,0"/>
                  </v:shape>
  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384;12,1384;0,1396;0,1411;0,1425;12,1437;41,1437;53,1425;53,1396;41,1384" o:connectangles="0,0,0,0,0,0,0,0,0,0"/>
                  </v:shape>
  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1411;0,1396;12,1384;26,1384;41,1384;53,1396;53,1411;53,1425;41,1437;26,1437;12,1437;0,1425;0,1411" o:connectangles="0,0,0,0,0,0,0,0,0,0,0,0,0"/>
                  </v:shape>
  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" path="m41,l12,,,12,,26,,41,12,52r29,l53,41r,-29l41,xe" fillcolor="#00008b" stroked="f">
                    <v:fill opacity="32896f"/>
                    <v:path arrowok="t" o:connecttype="custom" o:connectlocs="41,1845;12,1845;0,1857;0,1871;0,1886;12,1897;41,1897;53,1886;53,1857;41,1845" o:connectangles="0,0,0,0,0,0,0,0,0,0"/>
                  </v:shape>
  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" path="m,26l,12,12,,27,,41,,53,12r,14l53,41,41,52r-14,l12,52,,41,,26e" filled="f" strokecolor="#00008b" strokeweight=".16894mm">
                    <v:path arrowok="t" o:connecttype="custom" o:connectlocs="0,1871;0,1857;12,1845;27,1845;41,1845;53,1857;53,1871;53,1886;41,1897;27,1897;12,1897;0,1886;0,1871" o:connectangles="0,0,0,0,0,0,0,0,0,0,0,0,0"/>
                  </v:shape>
  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" path="m41,l12,,,12,,26,,41,12,52r29,l53,41r,-29l41,xe" fillcolor="#00008b" stroked="f">
                    <v:fill opacity="32896f"/>
                    <v:path arrowok="t" o:connecttype="custom" o:connectlocs="41,1168;12,1168;0,1180;0,1194;0,1209;12,1220;41,1220;53,1209;53,1180;41,1168" o:connectangles="0,0,0,0,0,0,0,0,0,0"/>
                  </v:shape>
  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" path="m,26l,12,12,,27,,41,,53,12r,14l53,41,41,52r-14,l12,52,,41,,26e" filled="f" strokecolor="#00008b" strokeweight=".16894mm">
                    <v:path arrowok="t" o:connecttype="custom" o:connectlocs="0,1194;0,1180;12,1168;27,1168;41,1168;53,1180;53,1194;53,1209;41,1220;27,1220;12,1220;0,1209;0,1194" o:connectangles="0,0,0,0,0,0,0,0,0,0,0,0,0"/>
                  </v:shape>
  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6aN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bTGfydSUdAlr8AAAD//wMAUEsBAi0AFAAGAAgAAAAhANvh9svuAAAAhQEAABMAAAAAAAAA&#10;AAAAAAAAAAAAAFtDb250ZW50X1R5cGVzXS54bWxQSwECLQAUAAYACAAAACEAWvQsW78AAAAVAQAA&#10;CwAAAAAAAAAAAAAAAAAfAQAAX3JlbHMvLnJlbHNQSwECLQAUAAYACAAAACEAn7Omjc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1289;12,1289;0,1301;0,1316;0,1330;12,1342;41,1342;53,1330;53,1301;41,1289" o:connectangles="0,0,0,0,0,0,0,0,0,0"/>
                  </v:shape>
  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sLxQAAANwAAAAPAAAAZHJzL2Rvd25yZXYueG1sRI9BawIx&#10;FITvBf9DeIKXUrNbsb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DxvMsL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1316;0,1301;12,1289;26,1289;41,1289;53,1301;53,1316;53,1330;41,1342;26,1342;12,1342;0,1330;0,1316" o:connectangles="0,0,0,0,0,0,0,0,0,0,0,0,0"/>
                  </v:shape>
  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tixgAAANwAAAAPAAAAZHJzL2Rvd25yZXYueG1sRI9BawIx&#10;FITvhf6H8ApepJtVq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fxabYs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361;12,1361;0,1373;0,1388;0,1402;12,1414;41,1414;52,1402;52,1373;41,1361" o:connectangles="0,0,0,0,0,0,0,0,0,0"/>
                  </v:shape>
  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" path="m,27l,12,12,,26,,41,,52,12r,15l52,41,41,53r-15,l12,53,,41,,27e" filled="f" strokecolor="#00008b" strokeweight=".16894mm">
                    <v:path arrowok="t" o:connecttype="custom" o:connectlocs="0,1388;0,1373;12,1361;26,1361;41,1361;52,1373;52,1388;52,1402;41,1414;26,1414;12,1414;0,1402;0,1388" o:connectangles="0,0,0,0,0,0,0,0,0,0,0,0,0"/>
                  </v:shape>
  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421;12,1421;0,1433;0,1448;0,1462;12,1474;41,1474;53,1462;53,1433;41,1421" o:connectangles="0,0,0,0,0,0,0,0,0,0"/>
                  </v:shape>
  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" path="m,27l,12,12,,27,,41,,53,12r,15l53,41,41,53r-14,l12,53,,41,,27e" filled="f" strokecolor="#00008b" strokeweight=".16894mm">
                    <v:path arrowok="t" o:connecttype="custom" o:connectlocs="0,1448;0,1433;12,1421;27,1421;41,1421;53,1433;53,1448;53,1462;41,1474;27,1474;12,1474;0,1462;0,1448" o:connectangles="0,0,0,0,0,0,0,0,0,0,0,0,0"/>
                  </v:shape>
  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" path="m41,l12,,,12,,26,,41,12,52r29,l53,41r,-29l41,xe" fillcolor="#00008b" stroked="f">
                    <v:fill opacity="32896f"/>
                    <v:path arrowok="t" o:connecttype="custom" o:connectlocs="41,1520;12,1520;0,1532;0,1546;0,1561;12,1572;41,1572;53,1561;53,1532;41,1520" o:connectangles="0,0,0,0,0,0,0,0,0,0"/>
                  </v:shape>
  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" path="m,26l,12,12,,26,,41,,53,12r,14l53,41,41,52r-15,l12,52,,41,,26e" filled="f" strokecolor="#00008b" strokeweight=".16894mm">
                    <v:path arrowok="t" o:connecttype="custom" o:connectlocs="0,1546;0,1532;12,1520;26,1520;41,1520;53,1532;53,1546;53,1561;41,1572;26,1572;12,1572;0,1561;0,1546" o:connectangles="0,0,0,0,0,0,0,0,0,0,0,0,0"/>
                  </v:shape>
  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" path="m41,l12,,,12,,27,,41,12,53r29,l53,41r,-29l41,xe" fillcolor="#00008b" stroked="f">
                    <v:fill opacity="32896f"/>
                    <v:path arrowok="t" o:connecttype="custom" o:connectlocs="41,1505;12,1505;0,1517;0,1532;0,1546;12,1558;41,1558;53,1546;53,1517;41,1505" o:connectangles="0,0,0,0,0,0,0,0,0,0"/>
                  </v:shape>
  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pa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9McbmfSEZDLKwAAAP//AwBQSwECLQAUAAYACAAAACEA2+H2y+4AAACFAQAAEwAAAAAAAAAA&#10;AAAAAAAAAAAAW0NvbnRlbnRfVHlwZXNdLnhtbFBLAQItABQABgAIAAAAIQBa9CxbvwAAABUBAAAL&#10;AAAAAAAAAAAAAAAAAB8BAABfcmVscy8ucmVsc1BLAQItABQABgAIAAAAIQCgTjpa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1532;0,1517;12,1505;26,1505;41,1505;53,1517;53,1532;53,1546;41,1558;26,1558;12,1558;0,1546;0,1532" o:connectangles="0,0,0,0,0,0,0,0,0,0,0,0,0"/>
                  </v:shape>
  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" path="m41,l12,,,11,,26,,40,12,52r29,l53,40r,-29l41,xe" fillcolor="#00008b" stroked="f">
                    <v:fill opacity="32896f"/>
                    <v:path arrowok="t" o:connecttype="custom" o:connectlocs="41,667;12,667;0,678;0,693;0,707;12,719;41,719;53,707;53,678;41,667" o:connectangles="0,0,0,0,0,0,0,0,0,0"/>
                  </v:shape>
  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AG2xQAAANwAAAAPAAAAZHJzL2Rvd25yZXYueG1sRI9PawIx&#10;FMTvhX6H8Aq9FM1qa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A/0AG2xQAAANwAAAAP&#10;AAAAAAAAAAAAAAAAAAcCAABkcnMvZG93bnJldi54bWxQSwUGAAAAAAMAAwC3AAAA+QIAAAAA&#10;" path="m,26l,11,12,,26,,41,,53,11r,15l53,40,41,52r-15,l12,52,,40,,26e" filled="f" strokecolor="#00008b" strokeweight=".16894mm">
                    <v:path arrowok="t" o:connecttype="custom" o:connectlocs="0,693;0,678;12,667;26,667;41,667;53,678;53,693;53,707;41,719;26,719;12,719;0,707;0,693" o:connectangles="0,0,0,0,0,0,0,0,0,0,0,0,0"/>
                  </v:shape>
  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HfxgAAANwAAAAPAAAAZHJzL2Rvd25yZXYueG1sRI9BawIx&#10;FITvBf9DeEIvxc1WVG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sXpR38YAAADcAAAA&#10;DwAAAAAAAAAAAAAAAAAHAgAAZHJzL2Rvd25yZXYueG1sUEsFBgAAAAADAAMAtwAAAPoCAAAAAA==&#10;" path="m41,l12,,,12,,26,,41,12,53r29,l53,41r,-29l41,xe" fillcolor="#00008b" stroked="f">
                    <v:fill opacity="32896f"/>
                    <v:path arrowok="t" o:connecttype="custom" o:connectlocs="41,1577;12,1577;0,1589;0,1603;0,1618;12,1630;41,1630;53,1618;53,1589;41,1577" o:connectangles="0,0,0,0,0,0,0,0,0,0"/>
                  </v:shape>
  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" path="m,26l,12,12,,26,,41,,53,12r,14l53,41,41,53r-15,l12,53,,41,,26e" filled="f" strokecolor="#00008b" strokeweight=".16894mm">
                    <v:path arrowok="t" o:connecttype="custom" o:connectlocs="0,1603;0,1589;12,1577;26,1577;41,1577;53,1589;53,1603;53,1618;41,1630;26,1630;12,1630;0,1618;0,1603" o:connectangles="0,0,0,0,0,0,0,0,0,0,0,0,0"/>
                  </v:shape>
                  <v:line id="Line 483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" strokeweight=".25461mm">
                    <v:stroke dashstyle="dash"/>
                  </v:line>
  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  <v:fill opacity="26214f"/>
  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  </v:shape>
  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  </v:shape>
  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" filled="f" strokecolor="#333" strokeweight=".25461mm"/>
  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  </v:shape>
                  <w10:wrap anchorx="page"/>
                </v:group>
              </w:pict>
            </mc:Fallback>
          </mc:AlternateContent>
        </w:r>
      </w:del>
      <w:ins w:id="451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15736320" behindDoc="0" locked="0" layoutInCell="1" allowOverlap="1">
                  <wp:simplePos x="0" y="0"/>
                  <wp:positionH relativeFrom="page">
                    <wp:posOffset>1718310</wp:posOffset>
                  </wp:positionH>
                  <wp:positionV relativeFrom="paragraph">
                    <wp:posOffset>-187325</wp:posOffset>
                  </wp:positionV>
                  <wp:extent cx="1161415" cy="1464310"/>
                  <wp:effectExtent l="0" t="0" r="0" b="0"/>
                  <wp:wrapNone/>
                  <wp:docPr id="486" name="docshapegroup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61415" cy="1464310"/>
                            <a:chOff x="2706" y="-295"/>
                            <a:chExt cx="1829" cy="2306"/>
                          </a:xfrm>
                        </wpg:grpSpPr>
                        <wps:wsp>
                          <wps:cNvPr id="487" name="docshape11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840 -288"/>
                                <a:gd name="T3" fmla="*/ 1840 h 2262"/>
                                <a:gd name="T4" fmla="+- 0 4527 2743"/>
                                <a:gd name="T5" fmla="*/ T4 w 1785"/>
                                <a:gd name="T6" fmla="+- 0 1840 -288"/>
                                <a:gd name="T7" fmla="*/ 1840 h 2262"/>
                                <a:gd name="T8" fmla="+- 0 2743 2743"/>
                                <a:gd name="T9" fmla="*/ T8 w 1785"/>
                                <a:gd name="T10" fmla="+- 0 1446 -288"/>
                                <a:gd name="T11" fmla="*/ 1446 h 2262"/>
                                <a:gd name="T12" fmla="+- 0 4527 2743"/>
                                <a:gd name="T13" fmla="*/ T12 w 1785"/>
                                <a:gd name="T14" fmla="+- 0 1446 -288"/>
                                <a:gd name="T15" fmla="*/ 1446 h 2262"/>
                                <a:gd name="T16" fmla="+- 0 2743 2743"/>
                                <a:gd name="T17" fmla="*/ T16 w 1785"/>
                                <a:gd name="T18" fmla="+- 0 1053 -288"/>
                                <a:gd name="T19" fmla="*/ 1053 h 2262"/>
                                <a:gd name="T20" fmla="+- 0 4527 2743"/>
                                <a:gd name="T21" fmla="*/ T20 w 1785"/>
                                <a:gd name="T22" fmla="+- 0 1053 -288"/>
                                <a:gd name="T23" fmla="*/ 1053 h 2262"/>
                                <a:gd name="T24" fmla="+- 0 2743 2743"/>
                                <a:gd name="T25" fmla="*/ T24 w 1785"/>
                                <a:gd name="T26" fmla="+- 0 660 -288"/>
                                <a:gd name="T27" fmla="*/ 660 h 2262"/>
                                <a:gd name="T28" fmla="+- 0 4527 2743"/>
                                <a:gd name="T29" fmla="*/ T28 w 1785"/>
                                <a:gd name="T30" fmla="+- 0 660 -288"/>
                                <a:gd name="T31" fmla="*/ 660 h 2262"/>
                                <a:gd name="T32" fmla="+- 0 2743 2743"/>
                                <a:gd name="T33" fmla="*/ T32 w 1785"/>
                                <a:gd name="T34" fmla="+- 0 267 -288"/>
                                <a:gd name="T35" fmla="*/ 267 h 2262"/>
                                <a:gd name="T36" fmla="+- 0 4527 2743"/>
                                <a:gd name="T37" fmla="*/ T36 w 1785"/>
                                <a:gd name="T38" fmla="+- 0 267 -288"/>
                                <a:gd name="T39" fmla="*/ 267 h 2262"/>
                                <a:gd name="T40" fmla="+- 0 2743 2743"/>
                                <a:gd name="T41" fmla="*/ T40 w 1785"/>
                                <a:gd name="T42" fmla="+- 0 -127 -288"/>
                                <a:gd name="T43" fmla="*/ -127 h 2262"/>
                                <a:gd name="T44" fmla="+- 0 4527 2743"/>
                                <a:gd name="T45" fmla="*/ T44 w 1785"/>
                                <a:gd name="T46" fmla="+- 0 -127 -288"/>
                                <a:gd name="T47" fmla="*/ -127 h 2262"/>
                                <a:gd name="T48" fmla="+- 0 3080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080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473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473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3866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3866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259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259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2128"/>
                                  </a:moveTo>
                                  <a:lnTo>
                                    <a:pt x="1784" y="2128"/>
                                  </a:lnTo>
                                  <a:moveTo>
                                    <a:pt x="0" y="1734"/>
                                  </a:moveTo>
                                  <a:lnTo>
                                    <a:pt x="1784" y="1734"/>
                                  </a:lnTo>
                                  <a:moveTo>
                                    <a:pt x="0" y="1341"/>
                                  </a:moveTo>
                                  <a:lnTo>
                                    <a:pt x="1784" y="1341"/>
                                  </a:lnTo>
                                  <a:moveTo>
                                    <a:pt x="0" y="948"/>
                                  </a:moveTo>
                                  <a:lnTo>
                                    <a:pt x="1784" y="948"/>
                                  </a:lnTo>
                                  <a:moveTo>
                                    <a:pt x="0" y="555"/>
                                  </a:moveTo>
                                  <a:lnTo>
                                    <a:pt x="1784" y="555"/>
                                  </a:lnTo>
                                  <a:moveTo>
                                    <a:pt x="0" y="161"/>
                                  </a:moveTo>
                                  <a:lnTo>
                                    <a:pt x="1784" y="161"/>
                                  </a:lnTo>
                                  <a:moveTo>
                                    <a:pt x="337" y="2262"/>
                                  </a:moveTo>
                                  <a:lnTo>
                                    <a:pt x="337" y="0"/>
                                  </a:lnTo>
                                  <a:moveTo>
                                    <a:pt x="730" y="2262"/>
                                  </a:moveTo>
                                  <a:lnTo>
                                    <a:pt x="730" y="0"/>
                                  </a:lnTo>
                                  <a:moveTo>
                                    <a:pt x="1123" y="2262"/>
                                  </a:moveTo>
                                  <a:lnTo>
                                    <a:pt x="1123" y="0"/>
                                  </a:lnTo>
                                  <a:moveTo>
                                    <a:pt x="1516" y="2262"/>
                                  </a:moveTo>
                                  <a:lnTo>
                                    <a:pt x="1516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docshape12"/>
                          <wps:cNvSpPr>
                            <a:spLocks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custGeom>
                              <a:avLst/>
                              <a:gdLst>
                                <a:gd name="T0" fmla="+- 0 2743 2743"/>
                                <a:gd name="T1" fmla="*/ T0 w 1785"/>
                                <a:gd name="T2" fmla="+- 0 1643 -288"/>
                                <a:gd name="T3" fmla="*/ 1643 h 2262"/>
                                <a:gd name="T4" fmla="+- 0 4527 2743"/>
                                <a:gd name="T5" fmla="*/ T4 w 1785"/>
                                <a:gd name="T6" fmla="+- 0 1643 -288"/>
                                <a:gd name="T7" fmla="*/ 1643 h 2262"/>
                                <a:gd name="T8" fmla="+- 0 2743 2743"/>
                                <a:gd name="T9" fmla="*/ T8 w 1785"/>
                                <a:gd name="T10" fmla="+- 0 1250 -288"/>
                                <a:gd name="T11" fmla="*/ 1250 h 2262"/>
                                <a:gd name="T12" fmla="+- 0 4527 2743"/>
                                <a:gd name="T13" fmla="*/ T12 w 1785"/>
                                <a:gd name="T14" fmla="+- 0 1250 -288"/>
                                <a:gd name="T15" fmla="*/ 1250 h 2262"/>
                                <a:gd name="T16" fmla="+- 0 2743 2743"/>
                                <a:gd name="T17" fmla="*/ T16 w 1785"/>
                                <a:gd name="T18" fmla="+- 0 857 -288"/>
                                <a:gd name="T19" fmla="*/ 857 h 2262"/>
                                <a:gd name="T20" fmla="+- 0 4527 2743"/>
                                <a:gd name="T21" fmla="*/ T20 w 1785"/>
                                <a:gd name="T22" fmla="+- 0 857 -288"/>
                                <a:gd name="T23" fmla="*/ 857 h 2262"/>
                                <a:gd name="T24" fmla="+- 0 2743 2743"/>
                                <a:gd name="T25" fmla="*/ T24 w 1785"/>
                                <a:gd name="T26" fmla="+- 0 463 -288"/>
                                <a:gd name="T27" fmla="*/ 463 h 2262"/>
                                <a:gd name="T28" fmla="+- 0 4527 2743"/>
                                <a:gd name="T29" fmla="*/ T28 w 1785"/>
                                <a:gd name="T30" fmla="+- 0 463 -288"/>
                                <a:gd name="T31" fmla="*/ 463 h 2262"/>
                                <a:gd name="T32" fmla="+- 0 2743 2743"/>
                                <a:gd name="T33" fmla="*/ T32 w 1785"/>
                                <a:gd name="T34" fmla="+- 0 70 -288"/>
                                <a:gd name="T35" fmla="*/ 70 h 2262"/>
                                <a:gd name="T36" fmla="+- 0 4527 2743"/>
                                <a:gd name="T37" fmla="*/ T36 w 1785"/>
                                <a:gd name="T38" fmla="+- 0 70 -288"/>
                                <a:gd name="T39" fmla="*/ 70 h 2262"/>
                                <a:gd name="T40" fmla="+- 0 2883 2743"/>
                                <a:gd name="T41" fmla="*/ T40 w 1785"/>
                                <a:gd name="T42" fmla="+- 0 1974 -288"/>
                                <a:gd name="T43" fmla="*/ 1974 h 2262"/>
                                <a:gd name="T44" fmla="+- 0 2883 2743"/>
                                <a:gd name="T45" fmla="*/ T44 w 1785"/>
                                <a:gd name="T46" fmla="+- 0 -288 -288"/>
                                <a:gd name="T47" fmla="*/ -288 h 2262"/>
                                <a:gd name="T48" fmla="+- 0 3276 2743"/>
                                <a:gd name="T49" fmla="*/ T48 w 1785"/>
                                <a:gd name="T50" fmla="+- 0 1974 -288"/>
                                <a:gd name="T51" fmla="*/ 1974 h 2262"/>
                                <a:gd name="T52" fmla="+- 0 3276 2743"/>
                                <a:gd name="T53" fmla="*/ T52 w 1785"/>
                                <a:gd name="T54" fmla="+- 0 -288 -288"/>
                                <a:gd name="T55" fmla="*/ -288 h 2262"/>
                                <a:gd name="T56" fmla="+- 0 3670 2743"/>
                                <a:gd name="T57" fmla="*/ T56 w 1785"/>
                                <a:gd name="T58" fmla="+- 0 1974 -288"/>
                                <a:gd name="T59" fmla="*/ 1974 h 2262"/>
                                <a:gd name="T60" fmla="+- 0 3670 2743"/>
                                <a:gd name="T61" fmla="*/ T60 w 1785"/>
                                <a:gd name="T62" fmla="+- 0 -288 -288"/>
                                <a:gd name="T63" fmla="*/ -288 h 2262"/>
                                <a:gd name="T64" fmla="+- 0 4063 2743"/>
                                <a:gd name="T65" fmla="*/ T64 w 1785"/>
                                <a:gd name="T66" fmla="+- 0 1974 -288"/>
                                <a:gd name="T67" fmla="*/ 1974 h 2262"/>
                                <a:gd name="T68" fmla="+- 0 4063 2743"/>
                                <a:gd name="T69" fmla="*/ T68 w 1785"/>
                                <a:gd name="T70" fmla="+- 0 -288 -288"/>
                                <a:gd name="T71" fmla="*/ -288 h 2262"/>
                                <a:gd name="T72" fmla="+- 0 4456 2743"/>
                                <a:gd name="T73" fmla="*/ T72 w 1785"/>
                                <a:gd name="T74" fmla="+- 0 1974 -288"/>
                                <a:gd name="T75" fmla="*/ 1974 h 2262"/>
                                <a:gd name="T76" fmla="+- 0 4456 2743"/>
                                <a:gd name="T77" fmla="*/ T76 w 1785"/>
                                <a:gd name="T78" fmla="+- 0 -288 -288"/>
                                <a:gd name="T79" fmla="*/ -288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85" h="2262">
                                  <a:moveTo>
                                    <a:pt x="0" y="1931"/>
                                  </a:moveTo>
                                  <a:lnTo>
                                    <a:pt x="1784" y="1931"/>
                                  </a:lnTo>
                                  <a:moveTo>
                                    <a:pt x="0" y="1538"/>
                                  </a:moveTo>
                                  <a:lnTo>
                                    <a:pt x="1784" y="1538"/>
                                  </a:lnTo>
                                  <a:moveTo>
                                    <a:pt x="0" y="1145"/>
                                  </a:moveTo>
                                  <a:lnTo>
                                    <a:pt x="1784" y="1145"/>
                                  </a:lnTo>
                                  <a:moveTo>
                                    <a:pt x="0" y="751"/>
                                  </a:moveTo>
                                  <a:lnTo>
                                    <a:pt x="1784" y="751"/>
                                  </a:lnTo>
                                  <a:moveTo>
                                    <a:pt x="0" y="358"/>
                                  </a:moveTo>
                                  <a:lnTo>
                                    <a:pt x="1784" y="358"/>
                                  </a:lnTo>
                                  <a:moveTo>
                                    <a:pt x="140" y="2262"/>
                                  </a:moveTo>
                                  <a:lnTo>
                                    <a:pt x="140" y="0"/>
                                  </a:lnTo>
                                  <a:moveTo>
                                    <a:pt x="533" y="2262"/>
                                  </a:moveTo>
                                  <a:lnTo>
                                    <a:pt x="533" y="0"/>
                                  </a:lnTo>
                                  <a:moveTo>
                                    <a:pt x="927" y="2262"/>
                                  </a:moveTo>
                                  <a:lnTo>
                                    <a:pt x="927" y="0"/>
                                  </a:lnTo>
                                  <a:moveTo>
                                    <a:pt x="1320" y="2262"/>
                                  </a:moveTo>
                                  <a:lnTo>
                                    <a:pt x="1320" y="0"/>
                                  </a:lnTo>
                                  <a:moveTo>
                                    <a:pt x="1713" y="2262"/>
                                  </a:moveTo>
                                  <a:lnTo>
                                    <a:pt x="1713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docshape13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55 3814"/>
                                <a:gd name="T1" fmla="*/ T0 w 53"/>
                                <a:gd name="T2" fmla="+- 0 783 783"/>
                                <a:gd name="T3" fmla="*/ 783 h 53"/>
                                <a:gd name="T4" fmla="+- 0 3826 3814"/>
                                <a:gd name="T5" fmla="*/ T4 w 53"/>
                                <a:gd name="T6" fmla="+- 0 783 783"/>
                                <a:gd name="T7" fmla="*/ 783 h 53"/>
                                <a:gd name="T8" fmla="+- 0 3814 3814"/>
                                <a:gd name="T9" fmla="*/ T8 w 53"/>
                                <a:gd name="T10" fmla="+- 0 795 783"/>
                                <a:gd name="T11" fmla="*/ 795 h 53"/>
                                <a:gd name="T12" fmla="+- 0 3814 3814"/>
                                <a:gd name="T13" fmla="*/ T12 w 53"/>
                                <a:gd name="T14" fmla="+- 0 809 783"/>
                                <a:gd name="T15" fmla="*/ 809 h 53"/>
                                <a:gd name="T16" fmla="+- 0 3814 3814"/>
                                <a:gd name="T17" fmla="*/ T16 w 53"/>
                                <a:gd name="T18" fmla="+- 0 824 783"/>
                                <a:gd name="T19" fmla="*/ 824 h 53"/>
                                <a:gd name="T20" fmla="+- 0 3826 3814"/>
                                <a:gd name="T21" fmla="*/ T20 w 53"/>
                                <a:gd name="T22" fmla="+- 0 836 783"/>
                                <a:gd name="T23" fmla="*/ 836 h 53"/>
                                <a:gd name="T24" fmla="+- 0 3855 3814"/>
                                <a:gd name="T25" fmla="*/ T24 w 53"/>
                                <a:gd name="T26" fmla="+- 0 836 783"/>
                                <a:gd name="T27" fmla="*/ 836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67 3814"/>
                                <a:gd name="T33" fmla="*/ T32 w 53"/>
                                <a:gd name="T34" fmla="+- 0 795 783"/>
                                <a:gd name="T35" fmla="*/ 795 h 53"/>
                                <a:gd name="T36" fmla="+- 0 3855 3814"/>
                                <a:gd name="T37" fmla="*/ T36 w 53"/>
                                <a:gd name="T38" fmla="+- 0 783 783"/>
                                <a:gd name="T39" fmla="*/ 78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docshape14"/>
                          <wps:cNvSpPr>
                            <a:spLocks/>
                          </wps:cNvSpPr>
                          <wps:spPr bwMode="auto">
                            <a:xfrm>
                              <a:off x="3814" y="782"/>
                              <a:ext cx="53" cy="53"/>
                            </a:xfrm>
                            <a:custGeom>
                              <a:avLst/>
                              <a:gdLst>
                                <a:gd name="T0" fmla="+- 0 3814 3814"/>
                                <a:gd name="T1" fmla="*/ T0 w 53"/>
                                <a:gd name="T2" fmla="+- 0 809 783"/>
                                <a:gd name="T3" fmla="*/ 809 h 53"/>
                                <a:gd name="T4" fmla="+- 0 3814 3814"/>
                                <a:gd name="T5" fmla="*/ T4 w 53"/>
                                <a:gd name="T6" fmla="+- 0 795 783"/>
                                <a:gd name="T7" fmla="*/ 795 h 53"/>
                                <a:gd name="T8" fmla="+- 0 3826 3814"/>
                                <a:gd name="T9" fmla="*/ T8 w 53"/>
                                <a:gd name="T10" fmla="+- 0 783 783"/>
                                <a:gd name="T11" fmla="*/ 783 h 53"/>
                                <a:gd name="T12" fmla="+- 0 3841 3814"/>
                                <a:gd name="T13" fmla="*/ T12 w 53"/>
                                <a:gd name="T14" fmla="+- 0 783 783"/>
                                <a:gd name="T15" fmla="*/ 783 h 53"/>
                                <a:gd name="T16" fmla="+- 0 3855 3814"/>
                                <a:gd name="T17" fmla="*/ T16 w 53"/>
                                <a:gd name="T18" fmla="+- 0 783 783"/>
                                <a:gd name="T19" fmla="*/ 783 h 53"/>
                                <a:gd name="T20" fmla="+- 0 3867 3814"/>
                                <a:gd name="T21" fmla="*/ T20 w 53"/>
                                <a:gd name="T22" fmla="+- 0 795 783"/>
                                <a:gd name="T23" fmla="*/ 795 h 53"/>
                                <a:gd name="T24" fmla="+- 0 3867 3814"/>
                                <a:gd name="T25" fmla="*/ T24 w 53"/>
                                <a:gd name="T26" fmla="+- 0 809 783"/>
                                <a:gd name="T27" fmla="*/ 809 h 53"/>
                                <a:gd name="T28" fmla="+- 0 3867 3814"/>
                                <a:gd name="T29" fmla="*/ T28 w 53"/>
                                <a:gd name="T30" fmla="+- 0 824 783"/>
                                <a:gd name="T31" fmla="*/ 824 h 53"/>
                                <a:gd name="T32" fmla="+- 0 3855 3814"/>
                                <a:gd name="T33" fmla="*/ T32 w 53"/>
                                <a:gd name="T34" fmla="+- 0 836 783"/>
                                <a:gd name="T35" fmla="*/ 836 h 53"/>
                                <a:gd name="T36" fmla="+- 0 3841 3814"/>
                                <a:gd name="T37" fmla="*/ T36 w 53"/>
                                <a:gd name="T38" fmla="+- 0 836 783"/>
                                <a:gd name="T39" fmla="*/ 836 h 53"/>
                                <a:gd name="T40" fmla="+- 0 3826 3814"/>
                                <a:gd name="T41" fmla="*/ T40 w 53"/>
                                <a:gd name="T42" fmla="+- 0 836 783"/>
                                <a:gd name="T43" fmla="*/ 836 h 53"/>
                                <a:gd name="T44" fmla="+- 0 3814 3814"/>
                                <a:gd name="T45" fmla="*/ T44 w 53"/>
                                <a:gd name="T46" fmla="+- 0 824 783"/>
                                <a:gd name="T47" fmla="*/ 824 h 53"/>
                                <a:gd name="T48" fmla="+- 0 3814 3814"/>
                                <a:gd name="T49" fmla="*/ T48 w 53"/>
                                <a:gd name="T50" fmla="+- 0 809 783"/>
                                <a:gd name="T51" fmla="*/ 80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docshape15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47 2807"/>
                                <a:gd name="T1" fmla="*/ T0 w 53"/>
                                <a:gd name="T2" fmla="+- 0 1739 1739"/>
                                <a:gd name="T3" fmla="*/ 1739 h 53"/>
                                <a:gd name="T4" fmla="+- 0 2818 2807"/>
                                <a:gd name="T5" fmla="*/ T4 w 53"/>
                                <a:gd name="T6" fmla="+- 0 1739 1739"/>
                                <a:gd name="T7" fmla="*/ 1739 h 53"/>
                                <a:gd name="T8" fmla="+- 0 2807 2807"/>
                                <a:gd name="T9" fmla="*/ T8 w 53"/>
                                <a:gd name="T10" fmla="+- 0 1751 1739"/>
                                <a:gd name="T11" fmla="*/ 1751 h 53"/>
                                <a:gd name="T12" fmla="+- 0 2807 2807"/>
                                <a:gd name="T13" fmla="*/ T12 w 53"/>
                                <a:gd name="T14" fmla="+- 0 1766 1739"/>
                                <a:gd name="T15" fmla="*/ 1766 h 53"/>
                                <a:gd name="T16" fmla="+- 0 2807 2807"/>
                                <a:gd name="T17" fmla="*/ T16 w 53"/>
                                <a:gd name="T18" fmla="+- 0 1780 1739"/>
                                <a:gd name="T19" fmla="*/ 1780 h 53"/>
                                <a:gd name="T20" fmla="+- 0 2818 2807"/>
                                <a:gd name="T21" fmla="*/ T20 w 53"/>
                                <a:gd name="T22" fmla="+- 0 1792 1739"/>
                                <a:gd name="T23" fmla="*/ 1792 h 53"/>
                                <a:gd name="T24" fmla="+- 0 2847 2807"/>
                                <a:gd name="T25" fmla="*/ T24 w 53"/>
                                <a:gd name="T26" fmla="+- 0 1792 1739"/>
                                <a:gd name="T27" fmla="*/ 1792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59 2807"/>
                                <a:gd name="T33" fmla="*/ T32 w 53"/>
                                <a:gd name="T34" fmla="+- 0 1751 1739"/>
                                <a:gd name="T35" fmla="*/ 1751 h 53"/>
                                <a:gd name="T36" fmla="+- 0 2847 2807"/>
                                <a:gd name="T37" fmla="*/ T36 w 53"/>
                                <a:gd name="T38" fmla="+- 0 1739 1739"/>
                                <a:gd name="T39" fmla="*/ 173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docshape16"/>
                          <wps:cNvSpPr>
                            <a:spLocks/>
                          </wps:cNvSpPr>
                          <wps:spPr bwMode="auto">
                            <a:xfrm>
                              <a:off x="2806" y="1739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07 2807"/>
                                <a:gd name="T1" fmla="*/ T0 w 53"/>
                                <a:gd name="T2" fmla="+- 0 1766 1739"/>
                                <a:gd name="T3" fmla="*/ 1766 h 53"/>
                                <a:gd name="T4" fmla="+- 0 2807 2807"/>
                                <a:gd name="T5" fmla="*/ T4 w 53"/>
                                <a:gd name="T6" fmla="+- 0 1751 1739"/>
                                <a:gd name="T7" fmla="*/ 1751 h 53"/>
                                <a:gd name="T8" fmla="+- 0 2818 2807"/>
                                <a:gd name="T9" fmla="*/ T8 w 53"/>
                                <a:gd name="T10" fmla="+- 0 1739 1739"/>
                                <a:gd name="T11" fmla="*/ 1739 h 53"/>
                                <a:gd name="T12" fmla="+- 0 2833 2807"/>
                                <a:gd name="T13" fmla="*/ T12 w 53"/>
                                <a:gd name="T14" fmla="+- 0 1739 1739"/>
                                <a:gd name="T15" fmla="*/ 1739 h 53"/>
                                <a:gd name="T16" fmla="+- 0 2847 2807"/>
                                <a:gd name="T17" fmla="*/ T16 w 53"/>
                                <a:gd name="T18" fmla="+- 0 1739 1739"/>
                                <a:gd name="T19" fmla="*/ 1739 h 53"/>
                                <a:gd name="T20" fmla="+- 0 2859 2807"/>
                                <a:gd name="T21" fmla="*/ T20 w 53"/>
                                <a:gd name="T22" fmla="+- 0 1751 1739"/>
                                <a:gd name="T23" fmla="*/ 1751 h 53"/>
                                <a:gd name="T24" fmla="+- 0 2859 2807"/>
                                <a:gd name="T25" fmla="*/ T24 w 53"/>
                                <a:gd name="T26" fmla="+- 0 1766 1739"/>
                                <a:gd name="T27" fmla="*/ 1766 h 53"/>
                                <a:gd name="T28" fmla="+- 0 2859 2807"/>
                                <a:gd name="T29" fmla="*/ T28 w 53"/>
                                <a:gd name="T30" fmla="+- 0 1780 1739"/>
                                <a:gd name="T31" fmla="*/ 1780 h 53"/>
                                <a:gd name="T32" fmla="+- 0 2847 2807"/>
                                <a:gd name="T33" fmla="*/ T32 w 53"/>
                                <a:gd name="T34" fmla="+- 0 1792 1739"/>
                                <a:gd name="T35" fmla="*/ 1792 h 53"/>
                                <a:gd name="T36" fmla="+- 0 2833 2807"/>
                                <a:gd name="T37" fmla="*/ T36 w 53"/>
                                <a:gd name="T38" fmla="+- 0 1792 1739"/>
                                <a:gd name="T39" fmla="*/ 1792 h 53"/>
                                <a:gd name="T40" fmla="+- 0 2818 2807"/>
                                <a:gd name="T41" fmla="*/ T40 w 53"/>
                                <a:gd name="T42" fmla="+- 0 1792 1739"/>
                                <a:gd name="T43" fmla="*/ 1792 h 53"/>
                                <a:gd name="T44" fmla="+- 0 2807 2807"/>
                                <a:gd name="T45" fmla="*/ T44 w 53"/>
                                <a:gd name="T46" fmla="+- 0 1780 1739"/>
                                <a:gd name="T47" fmla="*/ 1780 h 53"/>
                                <a:gd name="T48" fmla="+- 0 2807 2807"/>
                                <a:gd name="T49" fmla="*/ T48 w 53"/>
                                <a:gd name="T50" fmla="+- 0 1766 1739"/>
                                <a:gd name="T51" fmla="*/ 17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docshape17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70 3029"/>
                                <a:gd name="T1" fmla="*/ T0 w 53"/>
                                <a:gd name="T2" fmla="+- 0 1670 1670"/>
                                <a:gd name="T3" fmla="*/ 1670 h 53"/>
                                <a:gd name="T4" fmla="+- 0 3041 3029"/>
                                <a:gd name="T5" fmla="*/ T4 w 53"/>
                                <a:gd name="T6" fmla="+- 0 1670 1670"/>
                                <a:gd name="T7" fmla="*/ 1670 h 53"/>
                                <a:gd name="T8" fmla="+- 0 3029 3029"/>
                                <a:gd name="T9" fmla="*/ T8 w 53"/>
                                <a:gd name="T10" fmla="+- 0 1682 1670"/>
                                <a:gd name="T11" fmla="*/ 1682 h 53"/>
                                <a:gd name="T12" fmla="+- 0 3029 3029"/>
                                <a:gd name="T13" fmla="*/ T12 w 53"/>
                                <a:gd name="T14" fmla="+- 0 1697 1670"/>
                                <a:gd name="T15" fmla="*/ 1697 h 53"/>
                                <a:gd name="T16" fmla="+- 0 3029 3029"/>
                                <a:gd name="T17" fmla="*/ T16 w 53"/>
                                <a:gd name="T18" fmla="+- 0 1711 1670"/>
                                <a:gd name="T19" fmla="*/ 1711 h 53"/>
                                <a:gd name="T20" fmla="+- 0 3041 3029"/>
                                <a:gd name="T21" fmla="*/ T20 w 53"/>
                                <a:gd name="T22" fmla="+- 0 1723 1670"/>
                                <a:gd name="T23" fmla="*/ 1723 h 53"/>
                                <a:gd name="T24" fmla="+- 0 3070 3029"/>
                                <a:gd name="T25" fmla="*/ T24 w 53"/>
                                <a:gd name="T26" fmla="+- 0 1723 1670"/>
                                <a:gd name="T27" fmla="*/ 1723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81 3029"/>
                                <a:gd name="T33" fmla="*/ T32 w 53"/>
                                <a:gd name="T34" fmla="+- 0 1682 1670"/>
                                <a:gd name="T35" fmla="*/ 1682 h 53"/>
                                <a:gd name="T36" fmla="+- 0 3070 3029"/>
                                <a:gd name="T37" fmla="*/ T36 w 53"/>
                                <a:gd name="T38" fmla="+- 0 1670 1670"/>
                                <a:gd name="T39" fmla="*/ 167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docshape18"/>
                          <wps:cNvSpPr>
                            <a:spLocks/>
                          </wps:cNvSpPr>
                          <wps:spPr bwMode="auto">
                            <a:xfrm>
                              <a:off x="3028" y="1670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9 3029"/>
                                <a:gd name="T1" fmla="*/ T0 w 53"/>
                                <a:gd name="T2" fmla="+- 0 1697 1670"/>
                                <a:gd name="T3" fmla="*/ 1697 h 53"/>
                                <a:gd name="T4" fmla="+- 0 3029 3029"/>
                                <a:gd name="T5" fmla="*/ T4 w 53"/>
                                <a:gd name="T6" fmla="+- 0 1682 1670"/>
                                <a:gd name="T7" fmla="*/ 1682 h 53"/>
                                <a:gd name="T8" fmla="+- 0 3041 3029"/>
                                <a:gd name="T9" fmla="*/ T8 w 53"/>
                                <a:gd name="T10" fmla="+- 0 1670 1670"/>
                                <a:gd name="T11" fmla="*/ 1670 h 53"/>
                                <a:gd name="T12" fmla="+- 0 3055 3029"/>
                                <a:gd name="T13" fmla="*/ T12 w 53"/>
                                <a:gd name="T14" fmla="+- 0 1670 1670"/>
                                <a:gd name="T15" fmla="*/ 1670 h 53"/>
                                <a:gd name="T16" fmla="+- 0 3070 3029"/>
                                <a:gd name="T17" fmla="*/ T16 w 53"/>
                                <a:gd name="T18" fmla="+- 0 1670 1670"/>
                                <a:gd name="T19" fmla="*/ 1670 h 53"/>
                                <a:gd name="T20" fmla="+- 0 3081 3029"/>
                                <a:gd name="T21" fmla="*/ T20 w 53"/>
                                <a:gd name="T22" fmla="+- 0 1682 1670"/>
                                <a:gd name="T23" fmla="*/ 1682 h 53"/>
                                <a:gd name="T24" fmla="+- 0 3081 3029"/>
                                <a:gd name="T25" fmla="*/ T24 w 53"/>
                                <a:gd name="T26" fmla="+- 0 1697 1670"/>
                                <a:gd name="T27" fmla="*/ 1697 h 53"/>
                                <a:gd name="T28" fmla="+- 0 3081 3029"/>
                                <a:gd name="T29" fmla="*/ T28 w 53"/>
                                <a:gd name="T30" fmla="+- 0 1711 1670"/>
                                <a:gd name="T31" fmla="*/ 1711 h 53"/>
                                <a:gd name="T32" fmla="+- 0 3070 3029"/>
                                <a:gd name="T33" fmla="*/ T32 w 53"/>
                                <a:gd name="T34" fmla="+- 0 1723 1670"/>
                                <a:gd name="T35" fmla="*/ 1723 h 53"/>
                                <a:gd name="T36" fmla="+- 0 3055 3029"/>
                                <a:gd name="T37" fmla="*/ T36 w 53"/>
                                <a:gd name="T38" fmla="+- 0 1723 1670"/>
                                <a:gd name="T39" fmla="*/ 1723 h 53"/>
                                <a:gd name="T40" fmla="+- 0 3041 3029"/>
                                <a:gd name="T41" fmla="*/ T40 w 53"/>
                                <a:gd name="T42" fmla="+- 0 1723 1670"/>
                                <a:gd name="T43" fmla="*/ 1723 h 53"/>
                                <a:gd name="T44" fmla="+- 0 3029 3029"/>
                                <a:gd name="T45" fmla="*/ T44 w 53"/>
                                <a:gd name="T46" fmla="+- 0 1711 1670"/>
                                <a:gd name="T47" fmla="*/ 1711 h 53"/>
                                <a:gd name="T48" fmla="+- 0 3029 3029"/>
                                <a:gd name="T49" fmla="*/ T48 w 53"/>
                                <a:gd name="T50" fmla="+- 0 1697 1670"/>
                                <a:gd name="T51" fmla="*/ 169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docshape19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61 4420"/>
                                <a:gd name="T1" fmla="*/ T0 w 53"/>
                                <a:gd name="T2" fmla="+- 0 -179 -179"/>
                                <a:gd name="T3" fmla="*/ -179 h 53"/>
                                <a:gd name="T4" fmla="+- 0 4432 4420"/>
                                <a:gd name="T5" fmla="*/ T4 w 53"/>
                                <a:gd name="T6" fmla="+- 0 -179 -179"/>
                                <a:gd name="T7" fmla="*/ -179 h 53"/>
                                <a:gd name="T8" fmla="+- 0 4420 4420"/>
                                <a:gd name="T9" fmla="*/ T8 w 53"/>
                                <a:gd name="T10" fmla="+- 0 -167 -179"/>
                                <a:gd name="T11" fmla="*/ -167 h 53"/>
                                <a:gd name="T12" fmla="+- 0 4420 4420"/>
                                <a:gd name="T13" fmla="*/ T12 w 53"/>
                                <a:gd name="T14" fmla="+- 0 -152 -179"/>
                                <a:gd name="T15" fmla="*/ -152 h 53"/>
                                <a:gd name="T16" fmla="+- 0 4420 4420"/>
                                <a:gd name="T17" fmla="*/ T16 w 53"/>
                                <a:gd name="T18" fmla="+- 0 -138 -179"/>
                                <a:gd name="T19" fmla="*/ -138 h 53"/>
                                <a:gd name="T20" fmla="+- 0 4432 4420"/>
                                <a:gd name="T21" fmla="*/ T20 w 53"/>
                                <a:gd name="T22" fmla="+- 0 -126 -179"/>
                                <a:gd name="T23" fmla="*/ -126 h 53"/>
                                <a:gd name="T24" fmla="+- 0 4461 4420"/>
                                <a:gd name="T25" fmla="*/ T24 w 53"/>
                                <a:gd name="T26" fmla="+- 0 -126 -179"/>
                                <a:gd name="T27" fmla="*/ -126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73 4420"/>
                                <a:gd name="T33" fmla="*/ T32 w 53"/>
                                <a:gd name="T34" fmla="+- 0 -167 -179"/>
                                <a:gd name="T35" fmla="*/ -167 h 53"/>
                                <a:gd name="T36" fmla="+- 0 4461 4420"/>
                                <a:gd name="T37" fmla="*/ T36 w 53"/>
                                <a:gd name="T38" fmla="+- 0 -179 -179"/>
                                <a:gd name="T39" fmla="*/ -17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docshape20"/>
                          <wps:cNvSpPr>
                            <a:spLocks/>
                          </wps:cNvSpPr>
                          <wps:spPr bwMode="auto">
                            <a:xfrm>
                              <a:off x="4419" y="-179"/>
                              <a:ext cx="53" cy="53"/>
                            </a:xfrm>
                            <a:custGeom>
                              <a:avLst/>
                              <a:gdLst>
                                <a:gd name="T0" fmla="+- 0 4420 4420"/>
                                <a:gd name="T1" fmla="*/ T0 w 53"/>
                                <a:gd name="T2" fmla="+- 0 -152 -179"/>
                                <a:gd name="T3" fmla="*/ -152 h 53"/>
                                <a:gd name="T4" fmla="+- 0 4420 4420"/>
                                <a:gd name="T5" fmla="*/ T4 w 53"/>
                                <a:gd name="T6" fmla="+- 0 -167 -179"/>
                                <a:gd name="T7" fmla="*/ -167 h 53"/>
                                <a:gd name="T8" fmla="+- 0 4432 4420"/>
                                <a:gd name="T9" fmla="*/ T8 w 53"/>
                                <a:gd name="T10" fmla="+- 0 -179 -179"/>
                                <a:gd name="T11" fmla="*/ -179 h 53"/>
                                <a:gd name="T12" fmla="+- 0 4446 4420"/>
                                <a:gd name="T13" fmla="*/ T12 w 53"/>
                                <a:gd name="T14" fmla="+- 0 -179 -179"/>
                                <a:gd name="T15" fmla="*/ -179 h 53"/>
                                <a:gd name="T16" fmla="+- 0 4461 4420"/>
                                <a:gd name="T17" fmla="*/ T16 w 53"/>
                                <a:gd name="T18" fmla="+- 0 -179 -179"/>
                                <a:gd name="T19" fmla="*/ -179 h 53"/>
                                <a:gd name="T20" fmla="+- 0 4473 4420"/>
                                <a:gd name="T21" fmla="*/ T20 w 53"/>
                                <a:gd name="T22" fmla="+- 0 -167 -179"/>
                                <a:gd name="T23" fmla="*/ -167 h 53"/>
                                <a:gd name="T24" fmla="+- 0 4473 4420"/>
                                <a:gd name="T25" fmla="*/ T24 w 53"/>
                                <a:gd name="T26" fmla="+- 0 -152 -179"/>
                                <a:gd name="T27" fmla="*/ -152 h 53"/>
                                <a:gd name="T28" fmla="+- 0 4473 4420"/>
                                <a:gd name="T29" fmla="*/ T28 w 53"/>
                                <a:gd name="T30" fmla="+- 0 -138 -179"/>
                                <a:gd name="T31" fmla="*/ -138 h 53"/>
                                <a:gd name="T32" fmla="+- 0 4461 4420"/>
                                <a:gd name="T33" fmla="*/ T32 w 53"/>
                                <a:gd name="T34" fmla="+- 0 -126 -179"/>
                                <a:gd name="T35" fmla="*/ -126 h 53"/>
                                <a:gd name="T36" fmla="+- 0 4446 4420"/>
                                <a:gd name="T37" fmla="*/ T36 w 53"/>
                                <a:gd name="T38" fmla="+- 0 -126 -179"/>
                                <a:gd name="T39" fmla="*/ -126 h 53"/>
                                <a:gd name="T40" fmla="+- 0 4432 4420"/>
                                <a:gd name="T41" fmla="*/ T40 w 53"/>
                                <a:gd name="T42" fmla="+- 0 -126 -179"/>
                                <a:gd name="T43" fmla="*/ -126 h 53"/>
                                <a:gd name="T44" fmla="+- 0 4420 4420"/>
                                <a:gd name="T45" fmla="*/ T44 w 53"/>
                                <a:gd name="T46" fmla="+- 0 -138 -179"/>
                                <a:gd name="T47" fmla="*/ -138 h 53"/>
                                <a:gd name="T48" fmla="+- 0 4420 4420"/>
                                <a:gd name="T49" fmla="*/ T48 w 53"/>
                                <a:gd name="T50" fmla="+- 0 -152 -179"/>
                                <a:gd name="T51" fmla="*/ -1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docshape21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8 2797"/>
                                <a:gd name="T1" fmla="*/ T0 w 53"/>
                                <a:gd name="T2" fmla="+- 0 1741 1741"/>
                                <a:gd name="T3" fmla="*/ 1741 h 53"/>
                                <a:gd name="T4" fmla="+- 0 2809 2797"/>
                                <a:gd name="T5" fmla="*/ T4 w 53"/>
                                <a:gd name="T6" fmla="+- 0 1741 1741"/>
                                <a:gd name="T7" fmla="*/ 1741 h 53"/>
                                <a:gd name="T8" fmla="+- 0 2797 2797"/>
                                <a:gd name="T9" fmla="*/ T8 w 53"/>
                                <a:gd name="T10" fmla="+- 0 1753 1741"/>
                                <a:gd name="T11" fmla="*/ 1753 h 53"/>
                                <a:gd name="T12" fmla="+- 0 2797 2797"/>
                                <a:gd name="T13" fmla="*/ T12 w 53"/>
                                <a:gd name="T14" fmla="+- 0 1768 1741"/>
                                <a:gd name="T15" fmla="*/ 1768 h 53"/>
                                <a:gd name="T16" fmla="+- 0 2797 2797"/>
                                <a:gd name="T17" fmla="*/ T16 w 53"/>
                                <a:gd name="T18" fmla="+- 0 1782 1741"/>
                                <a:gd name="T19" fmla="*/ 1782 h 53"/>
                                <a:gd name="T20" fmla="+- 0 2809 2797"/>
                                <a:gd name="T21" fmla="*/ T20 w 53"/>
                                <a:gd name="T22" fmla="+- 0 1794 1741"/>
                                <a:gd name="T23" fmla="*/ 1794 h 53"/>
                                <a:gd name="T24" fmla="+- 0 2838 2797"/>
                                <a:gd name="T25" fmla="*/ T24 w 53"/>
                                <a:gd name="T26" fmla="+- 0 1794 1741"/>
                                <a:gd name="T27" fmla="*/ 1794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50 2797"/>
                                <a:gd name="T33" fmla="*/ T32 w 53"/>
                                <a:gd name="T34" fmla="+- 0 1753 1741"/>
                                <a:gd name="T35" fmla="*/ 1753 h 53"/>
                                <a:gd name="T36" fmla="+- 0 2838 2797"/>
                                <a:gd name="T37" fmla="*/ T36 w 53"/>
                                <a:gd name="T38" fmla="+- 0 1741 1741"/>
                                <a:gd name="T39" fmla="*/ 174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docshape22"/>
                          <wps:cNvSpPr>
                            <a:spLocks/>
                          </wps:cNvSpPr>
                          <wps:spPr bwMode="auto">
                            <a:xfrm>
                              <a:off x="2797" y="174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797 2797"/>
                                <a:gd name="T1" fmla="*/ T0 w 53"/>
                                <a:gd name="T2" fmla="+- 0 1768 1741"/>
                                <a:gd name="T3" fmla="*/ 1768 h 53"/>
                                <a:gd name="T4" fmla="+- 0 2797 2797"/>
                                <a:gd name="T5" fmla="*/ T4 w 53"/>
                                <a:gd name="T6" fmla="+- 0 1753 1741"/>
                                <a:gd name="T7" fmla="*/ 1753 h 53"/>
                                <a:gd name="T8" fmla="+- 0 2809 2797"/>
                                <a:gd name="T9" fmla="*/ T8 w 53"/>
                                <a:gd name="T10" fmla="+- 0 1741 1741"/>
                                <a:gd name="T11" fmla="*/ 1741 h 53"/>
                                <a:gd name="T12" fmla="+- 0 2824 2797"/>
                                <a:gd name="T13" fmla="*/ T12 w 53"/>
                                <a:gd name="T14" fmla="+- 0 1741 1741"/>
                                <a:gd name="T15" fmla="*/ 1741 h 53"/>
                                <a:gd name="T16" fmla="+- 0 2838 2797"/>
                                <a:gd name="T17" fmla="*/ T16 w 53"/>
                                <a:gd name="T18" fmla="+- 0 1741 1741"/>
                                <a:gd name="T19" fmla="*/ 1741 h 53"/>
                                <a:gd name="T20" fmla="+- 0 2850 2797"/>
                                <a:gd name="T21" fmla="*/ T20 w 53"/>
                                <a:gd name="T22" fmla="+- 0 1753 1741"/>
                                <a:gd name="T23" fmla="*/ 1753 h 53"/>
                                <a:gd name="T24" fmla="+- 0 2850 2797"/>
                                <a:gd name="T25" fmla="*/ T24 w 53"/>
                                <a:gd name="T26" fmla="+- 0 1768 1741"/>
                                <a:gd name="T27" fmla="*/ 1768 h 53"/>
                                <a:gd name="T28" fmla="+- 0 2850 2797"/>
                                <a:gd name="T29" fmla="*/ T28 w 53"/>
                                <a:gd name="T30" fmla="+- 0 1782 1741"/>
                                <a:gd name="T31" fmla="*/ 1782 h 53"/>
                                <a:gd name="T32" fmla="+- 0 2838 2797"/>
                                <a:gd name="T33" fmla="*/ T32 w 53"/>
                                <a:gd name="T34" fmla="+- 0 1794 1741"/>
                                <a:gd name="T35" fmla="*/ 1794 h 53"/>
                                <a:gd name="T36" fmla="+- 0 2824 2797"/>
                                <a:gd name="T37" fmla="*/ T36 w 53"/>
                                <a:gd name="T38" fmla="+- 0 1794 1741"/>
                                <a:gd name="T39" fmla="*/ 1794 h 53"/>
                                <a:gd name="T40" fmla="+- 0 2809 2797"/>
                                <a:gd name="T41" fmla="*/ T40 w 53"/>
                                <a:gd name="T42" fmla="+- 0 1794 1741"/>
                                <a:gd name="T43" fmla="*/ 1794 h 53"/>
                                <a:gd name="T44" fmla="+- 0 2797 2797"/>
                                <a:gd name="T45" fmla="*/ T44 w 53"/>
                                <a:gd name="T46" fmla="+- 0 1782 1741"/>
                                <a:gd name="T47" fmla="*/ 1782 h 53"/>
                                <a:gd name="T48" fmla="+- 0 2797 2797"/>
                                <a:gd name="T49" fmla="*/ T48 w 53"/>
                                <a:gd name="T50" fmla="+- 0 1768 1741"/>
                                <a:gd name="T51" fmla="*/ 17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docshape23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26 2985"/>
                                <a:gd name="T1" fmla="*/ T0 w 53"/>
                                <a:gd name="T2" fmla="+- 0 1551 1551"/>
                                <a:gd name="T3" fmla="*/ 1551 h 53"/>
                                <a:gd name="T4" fmla="+- 0 2997 2985"/>
                                <a:gd name="T5" fmla="*/ T4 w 53"/>
                                <a:gd name="T6" fmla="+- 0 1551 1551"/>
                                <a:gd name="T7" fmla="*/ 1551 h 53"/>
                                <a:gd name="T8" fmla="+- 0 2985 2985"/>
                                <a:gd name="T9" fmla="*/ T8 w 53"/>
                                <a:gd name="T10" fmla="+- 0 1563 1551"/>
                                <a:gd name="T11" fmla="*/ 1563 h 53"/>
                                <a:gd name="T12" fmla="+- 0 2985 2985"/>
                                <a:gd name="T13" fmla="*/ T12 w 53"/>
                                <a:gd name="T14" fmla="+- 0 1578 1551"/>
                                <a:gd name="T15" fmla="*/ 1578 h 53"/>
                                <a:gd name="T16" fmla="+- 0 2985 2985"/>
                                <a:gd name="T17" fmla="*/ T16 w 53"/>
                                <a:gd name="T18" fmla="+- 0 1592 1551"/>
                                <a:gd name="T19" fmla="*/ 1592 h 53"/>
                                <a:gd name="T20" fmla="+- 0 2997 2985"/>
                                <a:gd name="T21" fmla="*/ T20 w 53"/>
                                <a:gd name="T22" fmla="+- 0 1604 1551"/>
                                <a:gd name="T23" fmla="*/ 1604 h 53"/>
                                <a:gd name="T24" fmla="+- 0 3026 2985"/>
                                <a:gd name="T25" fmla="*/ T24 w 53"/>
                                <a:gd name="T26" fmla="+- 0 1604 1551"/>
                                <a:gd name="T27" fmla="*/ 1604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37 2985"/>
                                <a:gd name="T33" fmla="*/ T32 w 53"/>
                                <a:gd name="T34" fmla="+- 0 1563 1551"/>
                                <a:gd name="T35" fmla="*/ 1563 h 53"/>
                                <a:gd name="T36" fmla="+- 0 3026 2985"/>
                                <a:gd name="T37" fmla="*/ T36 w 53"/>
                                <a:gd name="T38" fmla="+- 0 1551 1551"/>
                                <a:gd name="T39" fmla="*/ 155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docshape24"/>
                          <wps:cNvSpPr>
                            <a:spLocks/>
                          </wps:cNvSpPr>
                          <wps:spPr bwMode="auto">
                            <a:xfrm>
                              <a:off x="2984" y="1551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5 2985"/>
                                <a:gd name="T1" fmla="*/ T0 w 53"/>
                                <a:gd name="T2" fmla="+- 0 1578 1551"/>
                                <a:gd name="T3" fmla="*/ 1578 h 53"/>
                                <a:gd name="T4" fmla="+- 0 2985 2985"/>
                                <a:gd name="T5" fmla="*/ T4 w 53"/>
                                <a:gd name="T6" fmla="+- 0 1563 1551"/>
                                <a:gd name="T7" fmla="*/ 1563 h 53"/>
                                <a:gd name="T8" fmla="+- 0 2997 2985"/>
                                <a:gd name="T9" fmla="*/ T8 w 53"/>
                                <a:gd name="T10" fmla="+- 0 1551 1551"/>
                                <a:gd name="T11" fmla="*/ 1551 h 53"/>
                                <a:gd name="T12" fmla="+- 0 3011 2985"/>
                                <a:gd name="T13" fmla="*/ T12 w 53"/>
                                <a:gd name="T14" fmla="+- 0 1551 1551"/>
                                <a:gd name="T15" fmla="*/ 1551 h 53"/>
                                <a:gd name="T16" fmla="+- 0 3026 2985"/>
                                <a:gd name="T17" fmla="*/ T16 w 53"/>
                                <a:gd name="T18" fmla="+- 0 1551 1551"/>
                                <a:gd name="T19" fmla="*/ 1551 h 53"/>
                                <a:gd name="T20" fmla="+- 0 3037 2985"/>
                                <a:gd name="T21" fmla="*/ T20 w 53"/>
                                <a:gd name="T22" fmla="+- 0 1563 1551"/>
                                <a:gd name="T23" fmla="*/ 1563 h 53"/>
                                <a:gd name="T24" fmla="+- 0 3037 2985"/>
                                <a:gd name="T25" fmla="*/ T24 w 53"/>
                                <a:gd name="T26" fmla="+- 0 1578 1551"/>
                                <a:gd name="T27" fmla="*/ 1578 h 53"/>
                                <a:gd name="T28" fmla="+- 0 3037 2985"/>
                                <a:gd name="T29" fmla="*/ T28 w 53"/>
                                <a:gd name="T30" fmla="+- 0 1592 1551"/>
                                <a:gd name="T31" fmla="*/ 1592 h 53"/>
                                <a:gd name="T32" fmla="+- 0 3026 2985"/>
                                <a:gd name="T33" fmla="*/ T32 w 53"/>
                                <a:gd name="T34" fmla="+- 0 1604 1551"/>
                                <a:gd name="T35" fmla="*/ 1604 h 53"/>
                                <a:gd name="T36" fmla="+- 0 3011 2985"/>
                                <a:gd name="T37" fmla="*/ T36 w 53"/>
                                <a:gd name="T38" fmla="+- 0 1604 1551"/>
                                <a:gd name="T39" fmla="*/ 1604 h 53"/>
                                <a:gd name="T40" fmla="+- 0 2997 2985"/>
                                <a:gd name="T41" fmla="*/ T40 w 53"/>
                                <a:gd name="T42" fmla="+- 0 1604 1551"/>
                                <a:gd name="T43" fmla="*/ 1604 h 53"/>
                                <a:gd name="T44" fmla="+- 0 2985 2985"/>
                                <a:gd name="T45" fmla="*/ T44 w 53"/>
                                <a:gd name="T46" fmla="+- 0 1592 1551"/>
                                <a:gd name="T47" fmla="*/ 1592 h 53"/>
                                <a:gd name="T48" fmla="+- 0 2985 2985"/>
                                <a:gd name="T49" fmla="*/ T48 w 53"/>
                                <a:gd name="T50" fmla="+- 0 1578 1551"/>
                                <a:gd name="T51" fmla="*/ 15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docshape25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19 3978"/>
                                <a:gd name="T1" fmla="*/ T0 w 53"/>
                                <a:gd name="T2" fmla="+- 0 266 266"/>
                                <a:gd name="T3" fmla="*/ 266 h 53"/>
                                <a:gd name="T4" fmla="+- 0 3990 3978"/>
                                <a:gd name="T5" fmla="*/ T4 w 53"/>
                                <a:gd name="T6" fmla="+- 0 266 266"/>
                                <a:gd name="T7" fmla="*/ 266 h 53"/>
                                <a:gd name="T8" fmla="+- 0 3978 3978"/>
                                <a:gd name="T9" fmla="*/ T8 w 53"/>
                                <a:gd name="T10" fmla="+- 0 278 266"/>
                                <a:gd name="T11" fmla="*/ 278 h 53"/>
                                <a:gd name="T12" fmla="+- 0 3978 3978"/>
                                <a:gd name="T13" fmla="*/ T12 w 53"/>
                                <a:gd name="T14" fmla="+- 0 293 266"/>
                                <a:gd name="T15" fmla="*/ 293 h 53"/>
                                <a:gd name="T16" fmla="+- 0 3978 3978"/>
                                <a:gd name="T17" fmla="*/ T16 w 53"/>
                                <a:gd name="T18" fmla="+- 0 307 266"/>
                                <a:gd name="T19" fmla="*/ 307 h 53"/>
                                <a:gd name="T20" fmla="+- 0 3990 3978"/>
                                <a:gd name="T21" fmla="*/ T20 w 53"/>
                                <a:gd name="T22" fmla="+- 0 319 266"/>
                                <a:gd name="T23" fmla="*/ 319 h 53"/>
                                <a:gd name="T24" fmla="+- 0 4019 3978"/>
                                <a:gd name="T25" fmla="*/ T24 w 53"/>
                                <a:gd name="T26" fmla="+- 0 319 266"/>
                                <a:gd name="T27" fmla="*/ 319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31 3978"/>
                                <a:gd name="T33" fmla="*/ T32 w 53"/>
                                <a:gd name="T34" fmla="+- 0 278 266"/>
                                <a:gd name="T35" fmla="*/ 278 h 53"/>
                                <a:gd name="T36" fmla="+- 0 4019 3978"/>
                                <a:gd name="T37" fmla="*/ T36 w 53"/>
                                <a:gd name="T38" fmla="+- 0 266 266"/>
                                <a:gd name="T39" fmla="*/ 26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docshape26"/>
                          <wps:cNvSpPr>
                            <a:spLocks/>
                          </wps:cNvSpPr>
                          <wps:spPr bwMode="auto">
                            <a:xfrm>
                              <a:off x="3977" y="2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78 3978"/>
                                <a:gd name="T1" fmla="*/ T0 w 53"/>
                                <a:gd name="T2" fmla="+- 0 293 266"/>
                                <a:gd name="T3" fmla="*/ 293 h 53"/>
                                <a:gd name="T4" fmla="+- 0 3978 3978"/>
                                <a:gd name="T5" fmla="*/ T4 w 53"/>
                                <a:gd name="T6" fmla="+- 0 278 266"/>
                                <a:gd name="T7" fmla="*/ 278 h 53"/>
                                <a:gd name="T8" fmla="+- 0 3990 3978"/>
                                <a:gd name="T9" fmla="*/ T8 w 53"/>
                                <a:gd name="T10" fmla="+- 0 266 266"/>
                                <a:gd name="T11" fmla="*/ 266 h 53"/>
                                <a:gd name="T12" fmla="+- 0 4004 3978"/>
                                <a:gd name="T13" fmla="*/ T12 w 53"/>
                                <a:gd name="T14" fmla="+- 0 266 266"/>
                                <a:gd name="T15" fmla="*/ 266 h 53"/>
                                <a:gd name="T16" fmla="+- 0 4019 3978"/>
                                <a:gd name="T17" fmla="*/ T16 w 53"/>
                                <a:gd name="T18" fmla="+- 0 266 266"/>
                                <a:gd name="T19" fmla="*/ 266 h 53"/>
                                <a:gd name="T20" fmla="+- 0 4031 3978"/>
                                <a:gd name="T21" fmla="*/ T20 w 53"/>
                                <a:gd name="T22" fmla="+- 0 278 266"/>
                                <a:gd name="T23" fmla="*/ 278 h 53"/>
                                <a:gd name="T24" fmla="+- 0 4031 3978"/>
                                <a:gd name="T25" fmla="*/ T24 w 53"/>
                                <a:gd name="T26" fmla="+- 0 293 266"/>
                                <a:gd name="T27" fmla="*/ 293 h 53"/>
                                <a:gd name="T28" fmla="+- 0 4031 3978"/>
                                <a:gd name="T29" fmla="*/ T28 w 53"/>
                                <a:gd name="T30" fmla="+- 0 307 266"/>
                                <a:gd name="T31" fmla="*/ 307 h 53"/>
                                <a:gd name="T32" fmla="+- 0 4019 3978"/>
                                <a:gd name="T33" fmla="*/ T32 w 53"/>
                                <a:gd name="T34" fmla="+- 0 319 266"/>
                                <a:gd name="T35" fmla="*/ 319 h 53"/>
                                <a:gd name="T36" fmla="+- 0 4004 3978"/>
                                <a:gd name="T37" fmla="*/ T36 w 53"/>
                                <a:gd name="T38" fmla="+- 0 319 266"/>
                                <a:gd name="T39" fmla="*/ 319 h 53"/>
                                <a:gd name="T40" fmla="+- 0 3990 3978"/>
                                <a:gd name="T41" fmla="*/ T40 w 53"/>
                                <a:gd name="T42" fmla="+- 0 319 266"/>
                                <a:gd name="T43" fmla="*/ 319 h 53"/>
                                <a:gd name="T44" fmla="+- 0 3978 3978"/>
                                <a:gd name="T45" fmla="*/ T44 w 53"/>
                                <a:gd name="T46" fmla="+- 0 307 266"/>
                                <a:gd name="T47" fmla="*/ 307 h 53"/>
                                <a:gd name="T48" fmla="+- 0 3978 3978"/>
                                <a:gd name="T49" fmla="*/ T48 w 53"/>
                                <a:gd name="T50" fmla="+- 0 293 266"/>
                                <a:gd name="T51" fmla="*/ 2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docshape27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66 2825"/>
                                <a:gd name="T1" fmla="*/ T0 w 53"/>
                                <a:gd name="T2" fmla="+- 0 1352 1352"/>
                                <a:gd name="T3" fmla="*/ 1352 h 53"/>
                                <a:gd name="T4" fmla="+- 0 2837 2825"/>
                                <a:gd name="T5" fmla="*/ T4 w 53"/>
                                <a:gd name="T6" fmla="+- 0 1352 1352"/>
                                <a:gd name="T7" fmla="*/ 1352 h 53"/>
                                <a:gd name="T8" fmla="+- 0 2825 2825"/>
                                <a:gd name="T9" fmla="*/ T8 w 53"/>
                                <a:gd name="T10" fmla="+- 0 1364 1352"/>
                                <a:gd name="T11" fmla="*/ 1364 h 53"/>
                                <a:gd name="T12" fmla="+- 0 2825 2825"/>
                                <a:gd name="T13" fmla="*/ T12 w 53"/>
                                <a:gd name="T14" fmla="+- 0 1378 1352"/>
                                <a:gd name="T15" fmla="*/ 1378 h 53"/>
                                <a:gd name="T16" fmla="+- 0 2825 2825"/>
                                <a:gd name="T17" fmla="*/ T16 w 53"/>
                                <a:gd name="T18" fmla="+- 0 1393 1352"/>
                                <a:gd name="T19" fmla="*/ 1393 h 53"/>
                                <a:gd name="T20" fmla="+- 0 2837 2825"/>
                                <a:gd name="T21" fmla="*/ T20 w 53"/>
                                <a:gd name="T22" fmla="+- 0 1405 1352"/>
                                <a:gd name="T23" fmla="*/ 1405 h 53"/>
                                <a:gd name="T24" fmla="+- 0 2866 2825"/>
                                <a:gd name="T25" fmla="*/ T24 w 53"/>
                                <a:gd name="T26" fmla="+- 0 1405 1352"/>
                                <a:gd name="T27" fmla="*/ 1405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78 2825"/>
                                <a:gd name="T33" fmla="*/ T32 w 53"/>
                                <a:gd name="T34" fmla="+- 0 1364 1352"/>
                                <a:gd name="T35" fmla="*/ 1364 h 53"/>
                                <a:gd name="T36" fmla="+- 0 2866 2825"/>
                                <a:gd name="T37" fmla="*/ T36 w 53"/>
                                <a:gd name="T38" fmla="+- 0 1352 1352"/>
                                <a:gd name="T39" fmla="*/ 135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docshape28"/>
                          <wps:cNvSpPr>
                            <a:spLocks/>
                          </wps:cNvSpPr>
                          <wps:spPr bwMode="auto">
                            <a:xfrm>
                              <a:off x="2825" y="1352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25 2825"/>
                                <a:gd name="T1" fmla="*/ T0 w 53"/>
                                <a:gd name="T2" fmla="+- 0 1378 1352"/>
                                <a:gd name="T3" fmla="*/ 1378 h 53"/>
                                <a:gd name="T4" fmla="+- 0 2825 2825"/>
                                <a:gd name="T5" fmla="*/ T4 w 53"/>
                                <a:gd name="T6" fmla="+- 0 1364 1352"/>
                                <a:gd name="T7" fmla="*/ 1364 h 53"/>
                                <a:gd name="T8" fmla="+- 0 2837 2825"/>
                                <a:gd name="T9" fmla="*/ T8 w 53"/>
                                <a:gd name="T10" fmla="+- 0 1352 1352"/>
                                <a:gd name="T11" fmla="*/ 1352 h 53"/>
                                <a:gd name="T12" fmla="+- 0 2851 2825"/>
                                <a:gd name="T13" fmla="*/ T12 w 53"/>
                                <a:gd name="T14" fmla="+- 0 1352 1352"/>
                                <a:gd name="T15" fmla="*/ 1352 h 53"/>
                                <a:gd name="T16" fmla="+- 0 2866 2825"/>
                                <a:gd name="T17" fmla="*/ T16 w 53"/>
                                <a:gd name="T18" fmla="+- 0 1352 1352"/>
                                <a:gd name="T19" fmla="*/ 1352 h 53"/>
                                <a:gd name="T20" fmla="+- 0 2878 2825"/>
                                <a:gd name="T21" fmla="*/ T20 w 53"/>
                                <a:gd name="T22" fmla="+- 0 1364 1352"/>
                                <a:gd name="T23" fmla="*/ 1364 h 53"/>
                                <a:gd name="T24" fmla="+- 0 2878 2825"/>
                                <a:gd name="T25" fmla="*/ T24 w 53"/>
                                <a:gd name="T26" fmla="+- 0 1378 1352"/>
                                <a:gd name="T27" fmla="*/ 1378 h 53"/>
                                <a:gd name="T28" fmla="+- 0 2878 2825"/>
                                <a:gd name="T29" fmla="*/ T28 w 53"/>
                                <a:gd name="T30" fmla="+- 0 1393 1352"/>
                                <a:gd name="T31" fmla="*/ 1393 h 53"/>
                                <a:gd name="T32" fmla="+- 0 2866 2825"/>
                                <a:gd name="T33" fmla="*/ T32 w 53"/>
                                <a:gd name="T34" fmla="+- 0 1405 1352"/>
                                <a:gd name="T35" fmla="*/ 1405 h 53"/>
                                <a:gd name="T36" fmla="+- 0 2851 2825"/>
                                <a:gd name="T37" fmla="*/ T36 w 53"/>
                                <a:gd name="T38" fmla="+- 0 1405 1352"/>
                                <a:gd name="T39" fmla="*/ 1405 h 53"/>
                                <a:gd name="T40" fmla="+- 0 2837 2825"/>
                                <a:gd name="T41" fmla="*/ T40 w 53"/>
                                <a:gd name="T42" fmla="+- 0 1405 1352"/>
                                <a:gd name="T43" fmla="*/ 1405 h 53"/>
                                <a:gd name="T44" fmla="+- 0 2825 2825"/>
                                <a:gd name="T45" fmla="*/ T44 w 53"/>
                                <a:gd name="T46" fmla="+- 0 1393 1352"/>
                                <a:gd name="T47" fmla="*/ 1393 h 53"/>
                                <a:gd name="T48" fmla="+- 0 2825 2825"/>
                                <a:gd name="T49" fmla="*/ T48 w 53"/>
                                <a:gd name="T50" fmla="+- 0 1378 1352"/>
                                <a:gd name="T51" fmla="*/ 137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docshape29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05 2964"/>
                                <a:gd name="T1" fmla="*/ T0 w 53"/>
                                <a:gd name="T2" fmla="+- 0 1384 1384"/>
                                <a:gd name="T3" fmla="*/ 1384 h 53"/>
                                <a:gd name="T4" fmla="+- 0 2976 2964"/>
                                <a:gd name="T5" fmla="*/ T4 w 53"/>
                                <a:gd name="T6" fmla="+- 0 1384 1384"/>
                                <a:gd name="T7" fmla="*/ 1384 h 53"/>
                                <a:gd name="T8" fmla="+- 0 2964 2964"/>
                                <a:gd name="T9" fmla="*/ T8 w 53"/>
                                <a:gd name="T10" fmla="+- 0 1396 1384"/>
                                <a:gd name="T11" fmla="*/ 1396 h 53"/>
                                <a:gd name="T12" fmla="+- 0 2964 2964"/>
                                <a:gd name="T13" fmla="*/ T12 w 53"/>
                                <a:gd name="T14" fmla="+- 0 1411 1384"/>
                                <a:gd name="T15" fmla="*/ 1411 h 53"/>
                                <a:gd name="T16" fmla="+- 0 2964 2964"/>
                                <a:gd name="T17" fmla="*/ T16 w 53"/>
                                <a:gd name="T18" fmla="+- 0 1425 1384"/>
                                <a:gd name="T19" fmla="*/ 1425 h 53"/>
                                <a:gd name="T20" fmla="+- 0 2976 2964"/>
                                <a:gd name="T21" fmla="*/ T20 w 53"/>
                                <a:gd name="T22" fmla="+- 0 1437 1384"/>
                                <a:gd name="T23" fmla="*/ 1437 h 53"/>
                                <a:gd name="T24" fmla="+- 0 3005 2964"/>
                                <a:gd name="T25" fmla="*/ T24 w 53"/>
                                <a:gd name="T26" fmla="+- 0 1437 1384"/>
                                <a:gd name="T27" fmla="*/ 1437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17 2964"/>
                                <a:gd name="T33" fmla="*/ T32 w 53"/>
                                <a:gd name="T34" fmla="+- 0 1396 1384"/>
                                <a:gd name="T35" fmla="*/ 1396 h 53"/>
                                <a:gd name="T36" fmla="+- 0 3005 2964"/>
                                <a:gd name="T37" fmla="*/ T36 w 53"/>
                                <a:gd name="T38" fmla="+- 0 1384 1384"/>
                                <a:gd name="T39" fmla="*/ 138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docshape30"/>
                          <wps:cNvSpPr>
                            <a:spLocks/>
                          </wps:cNvSpPr>
                          <wps:spPr bwMode="auto">
                            <a:xfrm>
                              <a:off x="2963" y="138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64 2964"/>
                                <a:gd name="T1" fmla="*/ T0 w 53"/>
                                <a:gd name="T2" fmla="+- 0 1411 1384"/>
                                <a:gd name="T3" fmla="*/ 1411 h 53"/>
                                <a:gd name="T4" fmla="+- 0 2964 2964"/>
                                <a:gd name="T5" fmla="*/ T4 w 53"/>
                                <a:gd name="T6" fmla="+- 0 1396 1384"/>
                                <a:gd name="T7" fmla="*/ 1396 h 53"/>
                                <a:gd name="T8" fmla="+- 0 2976 2964"/>
                                <a:gd name="T9" fmla="*/ T8 w 53"/>
                                <a:gd name="T10" fmla="+- 0 1384 1384"/>
                                <a:gd name="T11" fmla="*/ 1384 h 53"/>
                                <a:gd name="T12" fmla="+- 0 2990 2964"/>
                                <a:gd name="T13" fmla="*/ T12 w 53"/>
                                <a:gd name="T14" fmla="+- 0 1384 1384"/>
                                <a:gd name="T15" fmla="*/ 1384 h 53"/>
                                <a:gd name="T16" fmla="+- 0 3005 2964"/>
                                <a:gd name="T17" fmla="*/ T16 w 53"/>
                                <a:gd name="T18" fmla="+- 0 1384 1384"/>
                                <a:gd name="T19" fmla="*/ 1384 h 53"/>
                                <a:gd name="T20" fmla="+- 0 3017 2964"/>
                                <a:gd name="T21" fmla="*/ T20 w 53"/>
                                <a:gd name="T22" fmla="+- 0 1396 1384"/>
                                <a:gd name="T23" fmla="*/ 1396 h 53"/>
                                <a:gd name="T24" fmla="+- 0 3017 2964"/>
                                <a:gd name="T25" fmla="*/ T24 w 53"/>
                                <a:gd name="T26" fmla="+- 0 1411 1384"/>
                                <a:gd name="T27" fmla="*/ 1411 h 53"/>
                                <a:gd name="T28" fmla="+- 0 3017 2964"/>
                                <a:gd name="T29" fmla="*/ T28 w 53"/>
                                <a:gd name="T30" fmla="+- 0 1425 1384"/>
                                <a:gd name="T31" fmla="*/ 1425 h 53"/>
                                <a:gd name="T32" fmla="+- 0 3005 2964"/>
                                <a:gd name="T33" fmla="*/ T32 w 53"/>
                                <a:gd name="T34" fmla="+- 0 1437 1384"/>
                                <a:gd name="T35" fmla="*/ 1437 h 53"/>
                                <a:gd name="T36" fmla="+- 0 2990 2964"/>
                                <a:gd name="T37" fmla="*/ T36 w 53"/>
                                <a:gd name="T38" fmla="+- 0 1437 1384"/>
                                <a:gd name="T39" fmla="*/ 1437 h 53"/>
                                <a:gd name="T40" fmla="+- 0 2976 2964"/>
                                <a:gd name="T41" fmla="*/ T40 w 53"/>
                                <a:gd name="T42" fmla="+- 0 1437 1384"/>
                                <a:gd name="T43" fmla="*/ 1437 h 53"/>
                                <a:gd name="T44" fmla="+- 0 2964 2964"/>
                                <a:gd name="T45" fmla="*/ T44 w 53"/>
                                <a:gd name="T46" fmla="+- 0 1425 1384"/>
                                <a:gd name="T47" fmla="*/ 1425 h 53"/>
                                <a:gd name="T48" fmla="+- 0 2964 2964"/>
                                <a:gd name="T49" fmla="*/ T48 w 53"/>
                                <a:gd name="T50" fmla="+- 0 1411 1384"/>
                                <a:gd name="T51" fmla="*/ 141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docshape31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72 2831"/>
                                <a:gd name="T1" fmla="*/ T0 w 53"/>
                                <a:gd name="T2" fmla="+- 0 1845 1845"/>
                                <a:gd name="T3" fmla="*/ 1845 h 53"/>
                                <a:gd name="T4" fmla="+- 0 2843 2831"/>
                                <a:gd name="T5" fmla="*/ T4 w 53"/>
                                <a:gd name="T6" fmla="+- 0 1845 1845"/>
                                <a:gd name="T7" fmla="*/ 1845 h 53"/>
                                <a:gd name="T8" fmla="+- 0 2831 2831"/>
                                <a:gd name="T9" fmla="*/ T8 w 53"/>
                                <a:gd name="T10" fmla="+- 0 1857 1845"/>
                                <a:gd name="T11" fmla="*/ 1857 h 53"/>
                                <a:gd name="T12" fmla="+- 0 2831 2831"/>
                                <a:gd name="T13" fmla="*/ T12 w 53"/>
                                <a:gd name="T14" fmla="+- 0 1871 1845"/>
                                <a:gd name="T15" fmla="*/ 1871 h 53"/>
                                <a:gd name="T16" fmla="+- 0 2831 2831"/>
                                <a:gd name="T17" fmla="*/ T16 w 53"/>
                                <a:gd name="T18" fmla="+- 0 1886 1845"/>
                                <a:gd name="T19" fmla="*/ 1886 h 53"/>
                                <a:gd name="T20" fmla="+- 0 2843 2831"/>
                                <a:gd name="T21" fmla="*/ T20 w 53"/>
                                <a:gd name="T22" fmla="+- 0 1897 1845"/>
                                <a:gd name="T23" fmla="*/ 1897 h 53"/>
                                <a:gd name="T24" fmla="+- 0 2872 2831"/>
                                <a:gd name="T25" fmla="*/ T24 w 53"/>
                                <a:gd name="T26" fmla="+- 0 1897 1845"/>
                                <a:gd name="T27" fmla="*/ 1897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84 2831"/>
                                <a:gd name="T33" fmla="*/ T32 w 53"/>
                                <a:gd name="T34" fmla="+- 0 1857 1845"/>
                                <a:gd name="T35" fmla="*/ 1857 h 53"/>
                                <a:gd name="T36" fmla="+- 0 2872 2831"/>
                                <a:gd name="T37" fmla="*/ T36 w 53"/>
                                <a:gd name="T38" fmla="+- 0 1845 1845"/>
                                <a:gd name="T39" fmla="*/ 184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docshape32"/>
                          <wps:cNvSpPr>
                            <a:spLocks/>
                          </wps:cNvSpPr>
                          <wps:spPr bwMode="auto">
                            <a:xfrm>
                              <a:off x="2831" y="1844"/>
                              <a:ext cx="53" cy="53"/>
                            </a:xfrm>
                            <a:custGeom>
                              <a:avLst/>
                              <a:gdLst>
                                <a:gd name="T0" fmla="+- 0 2831 2831"/>
                                <a:gd name="T1" fmla="*/ T0 w 53"/>
                                <a:gd name="T2" fmla="+- 0 1871 1845"/>
                                <a:gd name="T3" fmla="*/ 1871 h 53"/>
                                <a:gd name="T4" fmla="+- 0 2831 2831"/>
                                <a:gd name="T5" fmla="*/ T4 w 53"/>
                                <a:gd name="T6" fmla="+- 0 1857 1845"/>
                                <a:gd name="T7" fmla="*/ 1857 h 53"/>
                                <a:gd name="T8" fmla="+- 0 2843 2831"/>
                                <a:gd name="T9" fmla="*/ T8 w 53"/>
                                <a:gd name="T10" fmla="+- 0 1845 1845"/>
                                <a:gd name="T11" fmla="*/ 1845 h 53"/>
                                <a:gd name="T12" fmla="+- 0 2858 2831"/>
                                <a:gd name="T13" fmla="*/ T12 w 53"/>
                                <a:gd name="T14" fmla="+- 0 1845 1845"/>
                                <a:gd name="T15" fmla="*/ 1845 h 53"/>
                                <a:gd name="T16" fmla="+- 0 2872 2831"/>
                                <a:gd name="T17" fmla="*/ T16 w 53"/>
                                <a:gd name="T18" fmla="+- 0 1845 1845"/>
                                <a:gd name="T19" fmla="*/ 1845 h 53"/>
                                <a:gd name="T20" fmla="+- 0 2884 2831"/>
                                <a:gd name="T21" fmla="*/ T20 w 53"/>
                                <a:gd name="T22" fmla="+- 0 1857 1845"/>
                                <a:gd name="T23" fmla="*/ 1857 h 53"/>
                                <a:gd name="T24" fmla="+- 0 2884 2831"/>
                                <a:gd name="T25" fmla="*/ T24 w 53"/>
                                <a:gd name="T26" fmla="+- 0 1871 1845"/>
                                <a:gd name="T27" fmla="*/ 1871 h 53"/>
                                <a:gd name="T28" fmla="+- 0 2884 2831"/>
                                <a:gd name="T29" fmla="*/ T28 w 53"/>
                                <a:gd name="T30" fmla="+- 0 1886 1845"/>
                                <a:gd name="T31" fmla="*/ 1886 h 53"/>
                                <a:gd name="T32" fmla="+- 0 2872 2831"/>
                                <a:gd name="T33" fmla="*/ T32 w 53"/>
                                <a:gd name="T34" fmla="+- 0 1897 1845"/>
                                <a:gd name="T35" fmla="*/ 1897 h 53"/>
                                <a:gd name="T36" fmla="+- 0 2858 2831"/>
                                <a:gd name="T37" fmla="*/ T36 w 53"/>
                                <a:gd name="T38" fmla="+- 0 1897 1845"/>
                                <a:gd name="T39" fmla="*/ 1897 h 53"/>
                                <a:gd name="T40" fmla="+- 0 2843 2831"/>
                                <a:gd name="T41" fmla="*/ T40 w 53"/>
                                <a:gd name="T42" fmla="+- 0 1897 1845"/>
                                <a:gd name="T43" fmla="*/ 1897 h 53"/>
                                <a:gd name="T44" fmla="+- 0 2831 2831"/>
                                <a:gd name="T45" fmla="*/ T44 w 53"/>
                                <a:gd name="T46" fmla="+- 0 1886 1845"/>
                                <a:gd name="T47" fmla="*/ 1886 h 53"/>
                                <a:gd name="T48" fmla="+- 0 2831 2831"/>
                                <a:gd name="T49" fmla="*/ T48 w 53"/>
                                <a:gd name="T50" fmla="+- 0 1871 1845"/>
                                <a:gd name="T51" fmla="*/ 187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docshape33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82 3541"/>
                                <a:gd name="T1" fmla="*/ T0 w 53"/>
                                <a:gd name="T2" fmla="+- 0 1168 1168"/>
                                <a:gd name="T3" fmla="*/ 1168 h 53"/>
                                <a:gd name="T4" fmla="+- 0 3553 3541"/>
                                <a:gd name="T5" fmla="*/ T4 w 53"/>
                                <a:gd name="T6" fmla="+- 0 1168 1168"/>
                                <a:gd name="T7" fmla="*/ 1168 h 53"/>
                                <a:gd name="T8" fmla="+- 0 3541 3541"/>
                                <a:gd name="T9" fmla="*/ T8 w 53"/>
                                <a:gd name="T10" fmla="+- 0 1180 1168"/>
                                <a:gd name="T11" fmla="*/ 1180 h 53"/>
                                <a:gd name="T12" fmla="+- 0 3541 3541"/>
                                <a:gd name="T13" fmla="*/ T12 w 53"/>
                                <a:gd name="T14" fmla="+- 0 1194 1168"/>
                                <a:gd name="T15" fmla="*/ 1194 h 53"/>
                                <a:gd name="T16" fmla="+- 0 3541 3541"/>
                                <a:gd name="T17" fmla="*/ T16 w 53"/>
                                <a:gd name="T18" fmla="+- 0 1209 1168"/>
                                <a:gd name="T19" fmla="*/ 1209 h 53"/>
                                <a:gd name="T20" fmla="+- 0 3553 3541"/>
                                <a:gd name="T21" fmla="*/ T20 w 53"/>
                                <a:gd name="T22" fmla="+- 0 1220 1168"/>
                                <a:gd name="T23" fmla="*/ 1220 h 53"/>
                                <a:gd name="T24" fmla="+- 0 3582 3541"/>
                                <a:gd name="T25" fmla="*/ T24 w 53"/>
                                <a:gd name="T26" fmla="+- 0 1220 1168"/>
                                <a:gd name="T27" fmla="*/ 1220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94 3541"/>
                                <a:gd name="T33" fmla="*/ T32 w 53"/>
                                <a:gd name="T34" fmla="+- 0 1180 1168"/>
                                <a:gd name="T35" fmla="*/ 1180 h 53"/>
                                <a:gd name="T36" fmla="+- 0 3582 3541"/>
                                <a:gd name="T37" fmla="*/ T36 w 53"/>
                                <a:gd name="T38" fmla="+- 0 1168 1168"/>
                                <a:gd name="T39" fmla="*/ 116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docshape34"/>
                          <wps:cNvSpPr>
                            <a:spLocks/>
                          </wps:cNvSpPr>
                          <wps:spPr bwMode="auto">
                            <a:xfrm>
                              <a:off x="3541" y="1167"/>
                              <a:ext cx="53" cy="53"/>
                            </a:xfrm>
                            <a:custGeom>
                              <a:avLst/>
                              <a:gdLst>
                                <a:gd name="T0" fmla="+- 0 3541 3541"/>
                                <a:gd name="T1" fmla="*/ T0 w 53"/>
                                <a:gd name="T2" fmla="+- 0 1194 1168"/>
                                <a:gd name="T3" fmla="*/ 1194 h 53"/>
                                <a:gd name="T4" fmla="+- 0 3541 3541"/>
                                <a:gd name="T5" fmla="*/ T4 w 53"/>
                                <a:gd name="T6" fmla="+- 0 1180 1168"/>
                                <a:gd name="T7" fmla="*/ 1180 h 53"/>
                                <a:gd name="T8" fmla="+- 0 3553 3541"/>
                                <a:gd name="T9" fmla="*/ T8 w 53"/>
                                <a:gd name="T10" fmla="+- 0 1168 1168"/>
                                <a:gd name="T11" fmla="*/ 1168 h 53"/>
                                <a:gd name="T12" fmla="+- 0 3568 3541"/>
                                <a:gd name="T13" fmla="*/ T12 w 53"/>
                                <a:gd name="T14" fmla="+- 0 1168 1168"/>
                                <a:gd name="T15" fmla="*/ 1168 h 53"/>
                                <a:gd name="T16" fmla="+- 0 3582 3541"/>
                                <a:gd name="T17" fmla="*/ T16 w 53"/>
                                <a:gd name="T18" fmla="+- 0 1168 1168"/>
                                <a:gd name="T19" fmla="*/ 1168 h 53"/>
                                <a:gd name="T20" fmla="+- 0 3594 3541"/>
                                <a:gd name="T21" fmla="*/ T20 w 53"/>
                                <a:gd name="T22" fmla="+- 0 1180 1168"/>
                                <a:gd name="T23" fmla="*/ 1180 h 53"/>
                                <a:gd name="T24" fmla="+- 0 3594 3541"/>
                                <a:gd name="T25" fmla="*/ T24 w 53"/>
                                <a:gd name="T26" fmla="+- 0 1194 1168"/>
                                <a:gd name="T27" fmla="*/ 1194 h 53"/>
                                <a:gd name="T28" fmla="+- 0 3594 3541"/>
                                <a:gd name="T29" fmla="*/ T28 w 53"/>
                                <a:gd name="T30" fmla="+- 0 1209 1168"/>
                                <a:gd name="T31" fmla="*/ 1209 h 53"/>
                                <a:gd name="T32" fmla="+- 0 3582 3541"/>
                                <a:gd name="T33" fmla="*/ T32 w 53"/>
                                <a:gd name="T34" fmla="+- 0 1220 1168"/>
                                <a:gd name="T35" fmla="*/ 1220 h 53"/>
                                <a:gd name="T36" fmla="+- 0 3568 3541"/>
                                <a:gd name="T37" fmla="*/ T36 w 53"/>
                                <a:gd name="T38" fmla="+- 0 1220 1168"/>
                                <a:gd name="T39" fmla="*/ 1220 h 53"/>
                                <a:gd name="T40" fmla="+- 0 3553 3541"/>
                                <a:gd name="T41" fmla="*/ T40 w 53"/>
                                <a:gd name="T42" fmla="+- 0 1220 1168"/>
                                <a:gd name="T43" fmla="*/ 1220 h 53"/>
                                <a:gd name="T44" fmla="+- 0 3541 3541"/>
                                <a:gd name="T45" fmla="*/ T44 w 53"/>
                                <a:gd name="T46" fmla="+- 0 1209 1168"/>
                                <a:gd name="T47" fmla="*/ 1209 h 53"/>
                                <a:gd name="T48" fmla="+- 0 3541 3541"/>
                                <a:gd name="T49" fmla="*/ T48 w 53"/>
                                <a:gd name="T50" fmla="+- 0 1194 1168"/>
                                <a:gd name="T51" fmla="*/ 119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docshape35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73 3232"/>
                                <a:gd name="T1" fmla="*/ T0 w 53"/>
                                <a:gd name="T2" fmla="+- 0 1289 1289"/>
                                <a:gd name="T3" fmla="*/ 1289 h 53"/>
                                <a:gd name="T4" fmla="+- 0 3244 3232"/>
                                <a:gd name="T5" fmla="*/ T4 w 53"/>
                                <a:gd name="T6" fmla="+- 0 1289 1289"/>
                                <a:gd name="T7" fmla="*/ 1289 h 53"/>
                                <a:gd name="T8" fmla="+- 0 3232 3232"/>
                                <a:gd name="T9" fmla="*/ T8 w 53"/>
                                <a:gd name="T10" fmla="+- 0 1301 1289"/>
                                <a:gd name="T11" fmla="*/ 1301 h 53"/>
                                <a:gd name="T12" fmla="+- 0 3232 3232"/>
                                <a:gd name="T13" fmla="*/ T12 w 53"/>
                                <a:gd name="T14" fmla="+- 0 1316 1289"/>
                                <a:gd name="T15" fmla="*/ 1316 h 53"/>
                                <a:gd name="T16" fmla="+- 0 3232 3232"/>
                                <a:gd name="T17" fmla="*/ T16 w 53"/>
                                <a:gd name="T18" fmla="+- 0 1330 1289"/>
                                <a:gd name="T19" fmla="*/ 1330 h 53"/>
                                <a:gd name="T20" fmla="+- 0 3244 3232"/>
                                <a:gd name="T21" fmla="*/ T20 w 53"/>
                                <a:gd name="T22" fmla="+- 0 1342 1289"/>
                                <a:gd name="T23" fmla="*/ 1342 h 53"/>
                                <a:gd name="T24" fmla="+- 0 3273 3232"/>
                                <a:gd name="T25" fmla="*/ T24 w 53"/>
                                <a:gd name="T26" fmla="+- 0 1342 1289"/>
                                <a:gd name="T27" fmla="*/ 1342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85 3232"/>
                                <a:gd name="T33" fmla="*/ T32 w 53"/>
                                <a:gd name="T34" fmla="+- 0 1301 1289"/>
                                <a:gd name="T35" fmla="*/ 1301 h 53"/>
                                <a:gd name="T36" fmla="+- 0 3273 3232"/>
                                <a:gd name="T37" fmla="*/ T36 w 53"/>
                                <a:gd name="T38" fmla="+- 0 1289 1289"/>
                                <a:gd name="T39" fmla="*/ 1289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docshape36"/>
                          <wps:cNvSpPr>
                            <a:spLocks/>
                          </wps:cNvSpPr>
                          <wps:spPr bwMode="auto">
                            <a:xfrm>
                              <a:off x="3231" y="128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232 3232"/>
                                <a:gd name="T1" fmla="*/ T0 w 53"/>
                                <a:gd name="T2" fmla="+- 0 1316 1289"/>
                                <a:gd name="T3" fmla="*/ 1316 h 53"/>
                                <a:gd name="T4" fmla="+- 0 3232 3232"/>
                                <a:gd name="T5" fmla="*/ T4 w 53"/>
                                <a:gd name="T6" fmla="+- 0 1301 1289"/>
                                <a:gd name="T7" fmla="*/ 1301 h 53"/>
                                <a:gd name="T8" fmla="+- 0 3244 3232"/>
                                <a:gd name="T9" fmla="*/ T8 w 53"/>
                                <a:gd name="T10" fmla="+- 0 1289 1289"/>
                                <a:gd name="T11" fmla="*/ 1289 h 53"/>
                                <a:gd name="T12" fmla="+- 0 3258 3232"/>
                                <a:gd name="T13" fmla="*/ T12 w 53"/>
                                <a:gd name="T14" fmla="+- 0 1289 1289"/>
                                <a:gd name="T15" fmla="*/ 1289 h 53"/>
                                <a:gd name="T16" fmla="+- 0 3273 3232"/>
                                <a:gd name="T17" fmla="*/ T16 w 53"/>
                                <a:gd name="T18" fmla="+- 0 1289 1289"/>
                                <a:gd name="T19" fmla="*/ 1289 h 53"/>
                                <a:gd name="T20" fmla="+- 0 3285 3232"/>
                                <a:gd name="T21" fmla="*/ T20 w 53"/>
                                <a:gd name="T22" fmla="+- 0 1301 1289"/>
                                <a:gd name="T23" fmla="*/ 1301 h 53"/>
                                <a:gd name="T24" fmla="+- 0 3285 3232"/>
                                <a:gd name="T25" fmla="*/ T24 w 53"/>
                                <a:gd name="T26" fmla="+- 0 1316 1289"/>
                                <a:gd name="T27" fmla="*/ 1316 h 53"/>
                                <a:gd name="T28" fmla="+- 0 3285 3232"/>
                                <a:gd name="T29" fmla="*/ T28 w 53"/>
                                <a:gd name="T30" fmla="+- 0 1330 1289"/>
                                <a:gd name="T31" fmla="*/ 1330 h 53"/>
                                <a:gd name="T32" fmla="+- 0 3273 3232"/>
                                <a:gd name="T33" fmla="*/ T32 w 53"/>
                                <a:gd name="T34" fmla="+- 0 1342 1289"/>
                                <a:gd name="T35" fmla="*/ 1342 h 53"/>
                                <a:gd name="T36" fmla="+- 0 3258 3232"/>
                                <a:gd name="T37" fmla="*/ T36 w 53"/>
                                <a:gd name="T38" fmla="+- 0 1342 1289"/>
                                <a:gd name="T39" fmla="*/ 1342 h 53"/>
                                <a:gd name="T40" fmla="+- 0 3244 3232"/>
                                <a:gd name="T41" fmla="*/ T40 w 53"/>
                                <a:gd name="T42" fmla="+- 0 1342 1289"/>
                                <a:gd name="T43" fmla="*/ 1342 h 53"/>
                                <a:gd name="T44" fmla="+- 0 3232 3232"/>
                                <a:gd name="T45" fmla="*/ T44 w 53"/>
                                <a:gd name="T46" fmla="+- 0 1330 1289"/>
                                <a:gd name="T47" fmla="*/ 1330 h 53"/>
                                <a:gd name="T48" fmla="+- 0 3232 3232"/>
                                <a:gd name="T49" fmla="*/ T48 w 53"/>
                                <a:gd name="T50" fmla="+- 0 1316 1289"/>
                                <a:gd name="T51" fmla="*/ 131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docshape37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57 3016"/>
                                <a:gd name="T1" fmla="*/ T0 w 53"/>
                                <a:gd name="T2" fmla="+- 0 1361 1361"/>
                                <a:gd name="T3" fmla="*/ 1361 h 53"/>
                                <a:gd name="T4" fmla="+- 0 3028 3016"/>
                                <a:gd name="T5" fmla="*/ T4 w 53"/>
                                <a:gd name="T6" fmla="+- 0 1361 1361"/>
                                <a:gd name="T7" fmla="*/ 1361 h 53"/>
                                <a:gd name="T8" fmla="+- 0 3016 3016"/>
                                <a:gd name="T9" fmla="*/ T8 w 53"/>
                                <a:gd name="T10" fmla="+- 0 1373 1361"/>
                                <a:gd name="T11" fmla="*/ 1373 h 53"/>
                                <a:gd name="T12" fmla="+- 0 3016 3016"/>
                                <a:gd name="T13" fmla="*/ T12 w 53"/>
                                <a:gd name="T14" fmla="+- 0 1388 1361"/>
                                <a:gd name="T15" fmla="*/ 1388 h 53"/>
                                <a:gd name="T16" fmla="+- 0 3016 3016"/>
                                <a:gd name="T17" fmla="*/ T16 w 53"/>
                                <a:gd name="T18" fmla="+- 0 1402 1361"/>
                                <a:gd name="T19" fmla="*/ 1402 h 53"/>
                                <a:gd name="T20" fmla="+- 0 3028 3016"/>
                                <a:gd name="T21" fmla="*/ T20 w 53"/>
                                <a:gd name="T22" fmla="+- 0 1414 1361"/>
                                <a:gd name="T23" fmla="*/ 1414 h 53"/>
                                <a:gd name="T24" fmla="+- 0 3057 3016"/>
                                <a:gd name="T25" fmla="*/ T24 w 53"/>
                                <a:gd name="T26" fmla="+- 0 1414 1361"/>
                                <a:gd name="T27" fmla="*/ 1414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68 3016"/>
                                <a:gd name="T33" fmla="*/ T32 w 53"/>
                                <a:gd name="T34" fmla="+- 0 1373 1361"/>
                                <a:gd name="T35" fmla="*/ 1373 h 53"/>
                                <a:gd name="T36" fmla="+- 0 3057 3016"/>
                                <a:gd name="T37" fmla="*/ T36 w 53"/>
                                <a:gd name="T38" fmla="+- 0 1361 1361"/>
                                <a:gd name="T39" fmla="*/ 136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docshape38"/>
                          <wps:cNvSpPr>
                            <a:spLocks/>
                          </wps:cNvSpPr>
                          <wps:spPr bwMode="auto">
                            <a:xfrm>
                              <a:off x="3015" y="136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16 3016"/>
                                <a:gd name="T1" fmla="*/ T0 w 53"/>
                                <a:gd name="T2" fmla="+- 0 1388 1361"/>
                                <a:gd name="T3" fmla="*/ 1388 h 53"/>
                                <a:gd name="T4" fmla="+- 0 3016 3016"/>
                                <a:gd name="T5" fmla="*/ T4 w 53"/>
                                <a:gd name="T6" fmla="+- 0 1373 1361"/>
                                <a:gd name="T7" fmla="*/ 1373 h 53"/>
                                <a:gd name="T8" fmla="+- 0 3028 3016"/>
                                <a:gd name="T9" fmla="*/ T8 w 53"/>
                                <a:gd name="T10" fmla="+- 0 1361 1361"/>
                                <a:gd name="T11" fmla="*/ 1361 h 53"/>
                                <a:gd name="T12" fmla="+- 0 3042 3016"/>
                                <a:gd name="T13" fmla="*/ T12 w 53"/>
                                <a:gd name="T14" fmla="+- 0 1361 1361"/>
                                <a:gd name="T15" fmla="*/ 1361 h 53"/>
                                <a:gd name="T16" fmla="+- 0 3057 3016"/>
                                <a:gd name="T17" fmla="*/ T16 w 53"/>
                                <a:gd name="T18" fmla="+- 0 1361 1361"/>
                                <a:gd name="T19" fmla="*/ 1361 h 53"/>
                                <a:gd name="T20" fmla="+- 0 3068 3016"/>
                                <a:gd name="T21" fmla="*/ T20 w 53"/>
                                <a:gd name="T22" fmla="+- 0 1373 1361"/>
                                <a:gd name="T23" fmla="*/ 1373 h 53"/>
                                <a:gd name="T24" fmla="+- 0 3068 3016"/>
                                <a:gd name="T25" fmla="*/ T24 w 53"/>
                                <a:gd name="T26" fmla="+- 0 1388 1361"/>
                                <a:gd name="T27" fmla="*/ 1388 h 53"/>
                                <a:gd name="T28" fmla="+- 0 3068 3016"/>
                                <a:gd name="T29" fmla="*/ T28 w 53"/>
                                <a:gd name="T30" fmla="+- 0 1402 1361"/>
                                <a:gd name="T31" fmla="*/ 1402 h 53"/>
                                <a:gd name="T32" fmla="+- 0 3057 3016"/>
                                <a:gd name="T33" fmla="*/ T32 w 53"/>
                                <a:gd name="T34" fmla="+- 0 1414 1361"/>
                                <a:gd name="T35" fmla="*/ 1414 h 53"/>
                                <a:gd name="T36" fmla="+- 0 3042 3016"/>
                                <a:gd name="T37" fmla="*/ T36 w 53"/>
                                <a:gd name="T38" fmla="+- 0 1414 1361"/>
                                <a:gd name="T39" fmla="*/ 1414 h 53"/>
                                <a:gd name="T40" fmla="+- 0 3028 3016"/>
                                <a:gd name="T41" fmla="*/ T40 w 53"/>
                                <a:gd name="T42" fmla="+- 0 1414 1361"/>
                                <a:gd name="T43" fmla="*/ 1414 h 53"/>
                                <a:gd name="T44" fmla="+- 0 3016 3016"/>
                                <a:gd name="T45" fmla="*/ T44 w 53"/>
                                <a:gd name="T46" fmla="+- 0 1402 1361"/>
                                <a:gd name="T47" fmla="*/ 1402 h 53"/>
                                <a:gd name="T48" fmla="+- 0 3016 3016"/>
                                <a:gd name="T49" fmla="*/ T48 w 53"/>
                                <a:gd name="T50" fmla="+- 0 1388 1361"/>
                                <a:gd name="T51" fmla="*/ 138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2" y="27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docshape39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0 3099"/>
                                <a:gd name="T1" fmla="*/ T0 w 53"/>
                                <a:gd name="T2" fmla="+- 0 1421 1421"/>
                                <a:gd name="T3" fmla="*/ 1421 h 53"/>
                                <a:gd name="T4" fmla="+- 0 3111 3099"/>
                                <a:gd name="T5" fmla="*/ T4 w 53"/>
                                <a:gd name="T6" fmla="+- 0 1421 1421"/>
                                <a:gd name="T7" fmla="*/ 1421 h 53"/>
                                <a:gd name="T8" fmla="+- 0 3099 3099"/>
                                <a:gd name="T9" fmla="*/ T8 w 53"/>
                                <a:gd name="T10" fmla="+- 0 1433 1421"/>
                                <a:gd name="T11" fmla="*/ 1433 h 53"/>
                                <a:gd name="T12" fmla="+- 0 3099 3099"/>
                                <a:gd name="T13" fmla="*/ T12 w 53"/>
                                <a:gd name="T14" fmla="+- 0 1448 1421"/>
                                <a:gd name="T15" fmla="*/ 1448 h 53"/>
                                <a:gd name="T16" fmla="+- 0 3099 3099"/>
                                <a:gd name="T17" fmla="*/ T16 w 53"/>
                                <a:gd name="T18" fmla="+- 0 1462 1421"/>
                                <a:gd name="T19" fmla="*/ 1462 h 53"/>
                                <a:gd name="T20" fmla="+- 0 3111 3099"/>
                                <a:gd name="T21" fmla="*/ T20 w 53"/>
                                <a:gd name="T22" fmla="+- 0 1474 1421"/>
                                <a:gd name="T23" fmla="*/ 1474 h 53"/>
                                <a:gd name="T24" fmla="+- 0 3140 3099"/>
                                <a:gd name="T25" fmla="*/ T24 w 53"/>
                                <a:gd name="T26" fmla="+- 0 1474 1421"/>
                                <a:gd name="T27" fmla="*/ 1474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52 3099"/>
                                <a:gd name="T33" fmla="*/ T32 w 53"/>
                                <a:gd name="T34" fmla="+- 0 1433 1421"/>
                                <a:gd name="T35" fmla="*/ 1433 h 53"/>
                                <a:gd name="T36" fmla="+- 0 3140 3099"/>
                                <a:gd name="T37" fmla="*/ T36 w 53"/>
                                <a:gd name="T38" fmla="+- 0 1421 1421"/>
                                <a:gd name="T39" fmla="*/ 1421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docshape40"/>
                          <wps:cNvSpPr>
                            <a:spLocks/>
                          </wps:cNvSpPr>
                          <wps:spPr bwMode="auto">
                            <a:xfrm>
                              <a:off x="3099" y="1421"/>
                              <a:ext cx="53" cy="53"/>
                            </a:xfrm>
                            <a:custGeom>
                              <a:avLst/>
                              <a:gdLst>
                                <a:gd name="T0" fmla="+- 0 3099 3099"/>
                                <a:gd name="T1" fmla="*/ T0 w 53"/>
                                <a:gd name="T2" fmla="+- 0 1448 1421"/>
                                <a:gd name="T3" fmla="*/ 1448 h 53"/>
                                <a:gd name="T4" fmla="+- 0 3099 3099"/>
                                <a:gd name="T5" fmla="*/ T4 w 53"/>
                                <a:gd name="T6" fmla="+- 0 1433 1421"/>
                                <a:gd name="T7" fmla="*/ 1433 h 53"/>
                                <a:gd name="T8" fmla="+- 0 3111 3099"/>
                                <a:gd name="T9" fmla="*/ T8 w 53"/>
                                <a:gd name="T10" fmla="+- 0 1421 1421"/>
                                <a:gd name="T11" fmla="*/ 1421 h 53"/>
                                <a:gd name="T12" fmla="+- 0 3126 3099"/>
                                <a:gd name="T13" fmla="*/ T12 w 53"/>
                                <a:gd name="T14" fmla="+- 0 1421 1421"/>
                                <a:gd name="T15" fmla="*/ 1421 h 53"/>
                                <a:gd name="T16" fmla="+- 0 3140 3099"/>
                                <a:gd name="T17" fmla="*/ T16 w 53"/>
                                <a:gd name="T18" fmla="+- 0 1421 1421"/>
                                <a:gd name="T19" fmla="*/ 1421 h 53"/>
                                <a:gd name="T20" fmla="+- 0 3152 3099"/>
                                <a:gd name="T21" fmla="*/ T20 w 53"/>
                                <a:gd name="T22" fmla="+- 0 1433 1421"/>
                                <a:gd name="T23" fmla="*/ 1433 h 53"/>
                                <a:gd name="T24" fmla="+- 0 3152 3099"/>
                                <a:gd name="T25" fmla="*/ T24 w 53"/>
                                <a:gd name="T26" fmla="+- 0 1448 1421"/>
                                <a:gd name="T27" fmla="*/ 1448 h 53"/>
                                <a:gd name="T28" fmla="+- 0 3152 3099"/>
                                <a:gd name="T29" fmla="*/ T28 w 53"/>
                                <a:gd name="T30" fmla="+- 0 1462 1421"/>
                                <a:gd name="T31" fmla="*/ 1462 h 53"/>
                                <a:gd name="T32" fmla="+- 0 3140 3099"/>
                                <a:gd name="T33" fmla="*/ T32 w 53"/>
                                <a:gd name="T34" fmla="+- 0 1474 1421"/>
                                <a:gd name="T35" fmla="*/ 1474 h 53"/>
                                <a:gd name="T36" fmla="+- 0 3126 3099"/>
                                <a:gd name="T37" fmla="*/ T36 w 53"/>
                                <a:gd name="T38" fmla="+- 0 1474 1421"/>
                                <a:gd name="T39" fmla="*/ 1474 h 53"/>
                                <a:gd name="T40" fmla="+- 0 3111 3099"/>
                                <a:gd name="T41" fmla="*/ T40 w 53"/>
                                <a:gd name="T42" fmla="+- 0 1474 1421"/>
                                <a:gd name="T43" fmla="*/ 1474 h 53"/>
                                <a:gd name="T44" fmla="+- 0 3099 3099"/>
                                <a:gd name="T45" fmla="*/ T44 w 53"/>
                                <a:gd name="T46" fmla="+- 0 1462 1421"/>
                                <a:gd name="T47" fmla="*/ 1462 h 53"/>
                                <a:gd name="T48" fmla="+- 0 3099 3099"/>
                                <a:gd name="T49" fmla="*/ T48 w 53"/>
                                <a:gd name="T50" fmla="+- 0 1448 1421"/>
                                <a:gd name="T51" fmla="*/ 144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docshape41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44 3103"/>
                                <a:gd name="T1" fmla="*/ T0 w 53"/>
                                <a:gd name="T2" fmla="+- 0 1520 1520"/>
                                <a:gd name="T3" fmla="*/ 1520 h 53"/>
                                <a:gd name="T4" fmla="+- 0 3115 3103"/>
                                <a:gd name="T5" fmla="*/ T4 w 53"/>
                                <a:gd name="T6" fmla="+- 0 1520 1520"/>
                                <a:gd name="T7" fmla="*/ 1520 h 53"/>
                                <a:gd name="T8" fmla="+- 0 3103 3103"/>
                                <a:gd name="T9" fmla="*/ T8 w 53"/>
                                <a:gd name="T10" fmla="+- 0 1532 1520"/>
                                <a:gd name="T11" fmla="*/ 1532 h 53"/>
                                <a:gd name="T12" fmla="+- 0 3103 3103"/>
                                <a:gd name="T13" fmla="*/ T12 w 53"/>
                                <a:gd name="T14" fmla="+- 0 1546 1520"/>
                                <a:gd name="T15" fmla="*/ 1546 h 53"/>
                                <a:gd name="T16" fmla="+- 0 3103 3103"/>
                                <a:gd name="T17" fmla="*/ T16 w 53"/>
                                <a:gd name="T18" fmla="+- 0 1561 1520"/>
                                <a:gd name="T19" fmla="*/ 1561 h 53"/>
                                <a:gd name="T20" fmla="+- 0 3115 3103"/>
                                <a:gd name="T21" fmla="*/ T20 w 53"/>
                                <a:gd name="T22" fmla="+- 0 1572 1520"/>
                                <a:gd name="T23" fmla="*/ 1572 h 53"/>
                                <a:gd name="T24" fmla="+- 0 3144 3103"/>
                                <a:gd name="T25" fmla="*/ T24 w 53"/>
                                <a:gd name="T26" fmla="+- 0 1572 1520"/>
                                <a:gd name="T27" fmla="*/ 1572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56 3103"/>
                                <a:gd name="T33" fmla="*/ T32 w 53"/>
                                <a:gd name="T34" fmla="+- 0 1532 1520"/>
                                <a:gd name="T35" fmla="*/ 1532 h 53"/>
                                <a:gd name="T36" fmla="+- 0 3144 3103"/>
                                <a:gd name="T37" fmla="*/ T36 w 53"/>
                                <a:gd name="T38" fmla="+- 0 1520 1520"/>
                                <a:gd name="T39" fmla="*/ 1520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docshape42"/>
                          <wps:cNvSpPr>
                            <a:spLocks/>
                          </wps:cNvSpPr>
                          <wps:spPr bwMode="auto">
                            <a:xfrm>
                              <a:off x="3102" y="1519"/>
                              <a:ext cx="53" cy="53"/>
                            </a:xfrm>
                            <a:custGeom>
                              <a:avLst/>
                              <a:gdLst>
                                <a:gd name="T0" fmla="+- 0 3103 3103"/>
                                <a:gd name="T1" fmla="*/ T0 w 53"/>
                                <a:gd name="T2" fmla="+- 0 1546 1520"/>
                                <a:gd name="T3" fmla="*/ 1546 h 53"/>
                                <a:gd name="T4" fmla="+- 0 3103 3103"/>
                                <a:gd name="T5" fmla="*/ T4 w 53"/>
                                <a:gd name="T6" fmla="+- 0 1532 1520"/>
                                <a:gd name="T7" fmla="*/ 1532 h 53"/>
                                <a:gd name="T8" fmla="+- 0 3115 3103"/>
                                <a:gd name="T9" fmla="*/ T8 w 53"/>
                                <a:gd name="T10" fmla="+- 0 1520 1520"/>
                                <a:gd name="T11" fmla="*/ 1520 h 53"/>
                                <a:gd name="T12" fmla="+- 0 3129 3103"/>
                                <a:gd name="T13" fmla="*/ T12 w 53"/>
                                <a:gd name="T14" fmla="+- 0 1520 1520"/>
                                <a:gd name="T15" fmla="*/ 1520 h 53"/>
                                <a:gd name="T16" fmla="+- 0 3144 3103"/>
                                <a:gd name="T17" fmla="*/ T16 w 53"/>
                                <a:gd name="T18" fmla="+- 0 1520 1520"/>
                                <a:gd name="T19" fmla="*/ 1520 h 53"/>
                                <a:gd name="T20" fmla="+- 0 3156 3103"/>
                                <a:gd name="T21" fmla="*/ T20 w 53"/>
                                <a:gd name="T22" fmla="+- 0 1532 1520"/>
                                <a:gd name="T23" fmla="*/ 1532 h 53"/>
                                <a:gd name="T24" fmla="+- 0 3156 3103"/>
                                <a:gd name="T25" fmla="*/ T24 w 53"/>
                                <a:gd name="T26" fmla="+- 0 1546 1520"/>
                                <a:gd name="T27" fmla="*/ 1546 h 53"/>
                                <a:gd name="T28" fmla="+- 0 3156 3103"/>
                                <a:gd name="T29" fmla="*/ T28 w 53"/>
                                <a:gd name="T30" fmla="+- 0 1561 1520"/>
                                <a:gd name="T31" fmla="*/ 1561 h 53"/>
                                <a:gd name="T32" fmla="+- 0 3144 3103"/>
                                <a:gd name="T33" fmla="*/ T32 w 53"/>
                                <a:gd name="T34" fmla="+- 0 1572 1520"/>
                                <a:gd name="T35" fmla="*/ 1572 h 53"/>
                                <a:gd name="T36" fmla="+- 0 3129 3103"/>
                                <a:gd name="T37" fmla="*/ T36 w 53"/>
                                <a:gd name="T38" fmla="+- 0 1572 1520"/>
                                <a:gd name="T39" fmla="*/ 1572 h 53"/>
                                <a:gd name="T40" fmla="+- 0 3115 3103"/>
                                <a:gd name="T41" fmla="*/ T40 w 53"/>
                                <a:gd name="T42" fmla="+- 0 1572 1520"/>
                                <a:gd name="T43" fmla="*/ 1572 h 53"/>
                                <a:gd name="T44" fmla="+- 0 3103 3103"/>
                                <a:gd name="T45" fmla="*/ T44 w 53"/>
                                <a:gd name="T46" fmla="+- 0 1561 1520"/>
                                <a:gd name="T47" fmla="*/ 1561 h 53"/>
                                <a:gd name="T48" fmla="+- 0 3103 3103"/>
                                <a:gd name="T49" fmla="*/ T48 w 53"/>
                                <a:gd name="T50" fmla="+- 0 1546 1520"/>
                                <a:gd name="T51" fmla="*/ 1546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docshape43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87 2946"/>
                                <a:gd name="T1" fmla="*/ T0 w 53"/>
                                <a:gd name="T2" fmla="+- 0 1505 1505"/>
                                <a:gd name="T3" fmla="*/ 1505 h 53"/>
                                <a:gd name="T4" fmla="+- 0 2958 2946"/>
                                <a:gd name="T5" fmla="*/ T4 w 53"/>
                                <a:gd name="T6" fmla="+- 0 1505 1505"/>
                                <a:gd name="T7" fmla="*/ 1505 h 53"/>
                                <a:gd name="T8" fmla="+- 0 2946 2946"/>
                                <a:gd name="T9" fmla="*/ T8 w 53"/>
                                <a:gd name="T10" fmla="+- 0 1517 1505"/>
                                <a:gd name="T11" fmla="*/ 1517 h 53"/>
                                <a:gd name="T12" fmla="+- 0 2946 2946"/>
                                <a:gd name="T13" fmla="*/ T12 w 53"/>
                                <a:gd name="T14" fmla="+- 0 1532 1505"/>
                                <a:gd name="T15" fmla="*/ 1532 h 53"/>
                                <a:gd name="T16" fmla="+- 0 2946 2946"/>
                                <a:gd name="T17" fmla="*/ T16 w 53"/>
                                <a:gd name="T18" fmla="+- 0 1546 1505"/>
                                <a:gd name="T19" fmla="*/ 1546 h 53"/>
                                <a:gd name="T20" fmla="+- 0 2958 2946"/>
                                <a:gd name="T21" fmla="*/ T20 w 53"/>
                                <a:gd name="T22" fmla="+- 0 1558 1505"/>
                                <a:gd name="T23" fmla="*/ 1558 h 53"/>
                                <a:gd name="T24" fmla="+- 0 2987 2946"/>
                                <a:gd name="T25" fmla="*/ T24 w 53"/>
                                <a:gd name="T26" fmla="+- 0 1558 1505"/>
                                <a:gd name="T27" fmla="*/ 1558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99 2946"/>
                                <a:gd name="T33" fmla="*/ T32 w 53"/>
                                <a:gd name="T34" fmla="+- 0 1517 1505"/>
                                <a:gd name="T35" fmla="*/ 1517 h 53"/>
                                <a:gd name="T36" fmla="+- 0 2987 2946"/>
                                <a:gd name="T37" fmla="*/ T36 w 53"/>
                                <a:gd name="T38" fmla="+- 0 1505 1505"/>
                                <a:gd name="T39" fmla="*/ 1505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docshape44"/>
                          <wps:cNvSpPr>
                            <a:spLocks/>
                          </wps:cNvSpPr>
                          <wps:spPr bwMode="auto">
                            <a:xfrm>
                              <a:off x="2945" y="1505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46 2946"/>
                                <a:gd name="T1" fmla="*/ T0 w 53"/>
                                <a:gd name="T2" fmla="+- 0 1532 1505"/>
                                <a:gd name="T3" fmla="*/ 1532 h 53"/>
                                <a:gd name="T4" fmla="+- 0 2946 2946"/>
                                <a:gd name="T5" fmla="*/ T4 w 53"/>
                                <a:gd name="T6" fmla="+- 0 1517 1505"/>
                                <a:gd name="T7" fmla="*/ 1517 h 53"/>
                                <a:gd name="T8" fmla="+- 0 2958 2946"/>
                                <a:gd name="T9" fmla="*/ T8 w 53"/>
                                <a:gd name="T10" fmla="+- 0 1505 1505"/>
                                <a:gd name="T11" fmla="*/ 1505 h 53"/>
                                <a:gd name="T12" fmla="+- 0 2972 2946"/>
                                <a:gd name="T13" fmla="*/ T12 w 53"/>
                                <a:gd name="T14" fmla="+- 0 1505 1505"/>
                                <a:gd name="T15" fmla="*/ 1505 h 53"/>
                                <a:gd name="T16" fmla="+- 0 2987 2946"/>
                                <a:gd name="T17" fmla="*/ T16 w 53"/>
                                <a:gd name="T18" fmla="+- 0 1505 1505"/>
                                <a:gd name="T19" fmla="*/ 1505 h 53"/>
                                <a:gd name="T20" fmla="+- 0 2999 2946"/>
                                <a:gd name="T21" fmla="*/ T20 w 53"/>
                                <a:gd name="T22" fmla="+- 0 1517 1505"/>
                                <a:gd name="T23" fmla="*/ 1517 h 53"/>
                                <a:gd name="T24" fmla="+- 0 2999 2946"/>
                                <a:gd name="T25" fmla="*/ T24 w 53"/>
                                <a:gd name="T26" fmla="+- 0 1532 1505"/>
                                <a:gd name="T27" fmla="*/ 1532 h 53"/>
                                <a:gd name="T28" fmla="+- 0 2999 2946"/>
                                <a:gd name="T29" fmla="*/ T28 w 53"/>
                                <a:gd name="T30" fmla="+- 0 1546 1505"/>
                                <a:gd name="T31" fmla="*/ 1546 h 53"/>
                                <a:gd name="T32" fmla="+- 0 2987 2946"/>
                                <a:gd name="T33" fmla="*/ T32 w 53"/>
                                <a:gd name="T34" fmla="+- 0 1558 1505"/>
                                <a:gd name="T35" fmla="*/ 1558 h 53"/>
                                <a:gd name="T36" fmla="+- 0 2972 2946"/>
                                <a:gd name="T37" fmla="*/ T36 w 53"/>
                                <a:gd name="T38" fmla="+- 0 1558 1505"/>
                                <a:gd name="T39" fmla="*/ 1558 h 53"/>
                                <a:gd name="T40" fmla="+- 0 2958 2946"/>
                                <a:gd name="T41" fmla="*/ T40 w 53"/>
                                <a:gd name="T42" fmla="+- 0 1558 1505"/>
                                <a:gd name="T43" fmla="*/ 1558 h 53"/>
                                <a:gd name="T44" fmla="+- 0 2946 2946"/>
                                <a:gd name="T45" fmla="*/ T44 w 53"/>
                                <a:gd name="T46" fmla="+- 0 1546 1505"/>
                                <a:gd name="T47" fmla="*/ 1546 h 53"/>
                                <a:gd name="T48" fmla="+- 0 2946 2946"/>
                                <a:gd name="T49" fmla="*/ T48 w 53"/>
                                <a:gd name="T50" fmla="+- 0 1532 1505"/>
                                <a:gd name="T51" fmla="*/ 1532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7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docshape45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4007 3966"/>
                                <a:gd name="T1" fmla="*/ T0 w 53"/>
                                <a:gd name="T2" fmla="+- 0 667 667"/>
                                <a:gd name="T3" fmla="*/ 667 h 53"/>
                                <a:gd name="T4" fmla="+- 0 3978 3966"/>
                                <a:gd name="T5" fmla="*/ T4 w 53"/>
                                <a:gd name="T6" fmla="+- 0 667 667"/>
                                <a:gd name="T7" fmla="*/ 667 h 53"/>
                                <a:gd name="T8" fmla="+- 0 3966 3966"/>
                                <a:gd name="T9" fmla="*/ T8 w 53"/>
                                <a:gd name="T10" fmla="+- 0 678 667"/>
                                <a:gd name="T11" fmla="*/ 678 h 53"/>
                                <a:gd name="T12" fmla="+- 0 3966 3966"/>
                                <a:gd name="T13" fmla="*/ T12 w 53"/>
                                <a:gd name="T14" fmla="+- 0 693 667"/>
                                <a:gd name="T15" fmla="*/ 693 h 53"/>
                                <a:gd name="T16" fmla="+- 0 3966 3966"/>
                                <a:gd name="T17" fmla="*/ T16 w 53"/>
                                <a:gd name="T18" fmla="+- 0 707 667"/>
                                <a:gd name="T19" fmla="*/ 707 h 53"/>
                                <a:gd name="T20" fmla="+- 0 3978 3966"/>
                                <a:gd name="T21" fmla="*/ T20 w 53"/>
                                <a:gd name="T22" fmla="+- 0 719 667"/>
                                <a:gd name="T23" fmla="*/ 719 h 53"/>
                                <a:gd name="T24" fmla="+- 0 4007 3966"/>
                                <a:gd name="T25" fmla="*/ T24 w 53"/>
                                <a:gd name="T26" fmla="+- 0 719 667"/>
                                <a:gd name="T27" fmla="*/ 719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19 3966"/>
                                <a:gd name="T33" fmla="*/ T32 w 53"/>
                                <a:gd name="T34" fmla="+- 0 678 667"/>
                                <a:gd name="T35" fmla="*/ 678 h 53"/>
                                <a:gd name="T36" fmla="+- 0 4007 3966"/>
                                <a:gd name="T37" fmla="*/ T36 w 53"/>
                                <a:gd name="T38" fmla="+- 0 667 667"/>
                                <a:gd name="T39" fmla="*/ 66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docshape46"/>
                          <wps:cNvSpPr>
                            <a:spLocks/>
                          </wps:cNvSpPr>
                          <wps:spPr bwMode="auto">
                            <a:xfrm>
                              <a:off x="3966" y="666"/>
                              <a:ext cx="53" cy="53"/>
                            </a:xfrm>
                            <a:custGeom>
                              <a:avLst/>
                              <a:gdLst>
                                <a:gd name="T0" fmla="+- 0 3966 3966"/>
                                <a:gd name="T1" fmla="*/ T0 w 53"/>
                                <a:gd name="T2" fmla="+- 0 693 667"/>
                                <a:gd name="T3" fmla="*/ 693 h 53"/>
                                <a:gd name="T4" fmla="+- 0 3966 3966"/>
                                <a:gd name="T5" fmla="*/ T4 w 53"/>
                                <a:gd name="T6" fmla="+- 0 678 667"/>
                                <a:gd name="T7" fmla="*/ 678 h 53"/>
                                <a:gd name="T8" fmla="+- 0 3978 3966"/>
                                <a:gd name="T9" fmla="*/ T8 w 53"/>
                                <a:gd name="T10" fmla="+- 0 667 667"/>
                                <a:gd name="T11" fmla="*/ 667 h 53"/>
                                <a:gd name="T12" fmla="+- 0 3992 3966"/>
                                <a:gd name="T13" fmla="*/ T12 w 53"/>
                                <a:gd name="T14" fmla="+- 0 667 667"/>
                                <a:gd name="T15" fmla="*/ 667 h 53"/>
                                <a:gd name="T16" fmla="+- 0 4007 3966"/>
                                <a:gd name="T17" fmla="*/ T16 w 53"/>
                                <a:gd name="T18" fmla="+- 0 667 667"/>
                                <a:gd name="T19" fmla="*/ 667 h 53"/>
                                <a:gd name="T20" fmla="+- 0 4019 3966"/>
                                <a:gd name="T21" fmla="*/ T20 w 53"/>
                                <a:gd name="T22" fmla="+- 0 678 667"/>
                                <a:gd name="T23" fmla="*/ 678 h 53"/>
                                <a:gd name="T24" fmla="+- 0 4019 3966"/>
                                <a:gd name="T25" fmla="*/ T24 w 53"/>
                                <a:gd name="T26" fmla="+- 0 693 667"/>
                                <a:gd name="T27" fmla="*/ 693 h 53"/>
                                <a:gd name="T28" fmla="+- 0 4019 3966"/>
                                <a:gd name="T29" fmla="*/ T28 w 53"/>
                                <a:gd name="T30" fmla="+- 0 707 667"/>
                                <a:gd name="T31" fmla="*/ 707 h 53"/>
                                <a:gd name="T32" fmla="+- 0 4007 3966"/>
                                <a:gd name="T33" fmla="*/ T32 w 53"/>
                                <a:gd name="T34" fmla="+- 0 719 667"/>
                                <a:gd name="T35" fmla="*/ 719 h 53"/>
                                <a:gd name="T36" fmla="+- 0 3992 3966"/>
                                <a:gd name="T37" fmla="*/ T36 w 53"/>
                                <a:gd name="T38" fmla="+- 0 719 667"/>
                                <a:gd name="T39" fmla="*/ 719 h 53"/>
                                <a:gd name="T40" fmla="+- 0 3978 3966"/>
                                <a:gd name="T41" fmla="*/ T40 w 53"/>
                                <a:gd name="T42" fmla="+- 0 719 667"/>
                                <a:gd name="T43" fmla="*/ 719 h 53"/>
                                <a:gd name="T44" fmla="+- 0 3966 3966"/>
                                <a:gd name="T45" fmla="*/ T44 w 53"/>
                                <a:gd name="T46" fmla="+- 0 707 667"/>
                                <a:gd name="T47" fmla="*/ 707 h 53"/>
                                <a:gd name="T48" fmla="+- 0 3966 3966"/>
                                <a:gd name="T49" fmla="*/ T48 w 53"/>
                                <a:gd name="T50" fmla="+- 0 693 667"/>
                                <a:gd name="T51" fmla="*/ 69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26" y="52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docshape47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57 2916"/>
                                <a:gd name="T1" fmla="*/ T0 w 53"/>
                                <a:gd name="T2" fmla="+- 0 1577 1577"/>
                                <a:gd name="T3" fmla="*/ 1577 h 53"/>
                                <a:gd name="T4" fmla="+- 0 2928 2916"/>
                                <a:gd name="T5" fmla="*/ T4 w 53"/>
                                <a:gd name="T6" fmla="+- 0 1577 1577"/>
                                <a:gd name="T7" fmla="*/ 1577 h 53"/>
                                <a:gd name="T8" fmla="+- 0 2916 2916"/>
                                <a:gd name="T9" fmla="*/ T8 w 53"/>
                                <a:gd name="T10" fmla="+- 0 1589 1577"/>
                                <a:gd name="T11" fmla="*/ 1589 h 53"/>
                                <a:gd name="T12" fmla="+- 0 2916 2916"/>
                                <a:gd name="T13" fmla="*/ T12 w 53"/>
                                <a:gd name="T14" fmla="+- 0 1603 1577"/>
                                <a:gd name="T15" fmla="*/ 1603 h 53"/>
                                <a:gd name="T16" fmla="+- 0 2916 2916"/>
                                <a:gd name="T17" fmla="*/ T16 w 53"/>
                                <a:gd name="T18" fmla="+- 0 1618 1577"/>
                                <a:gd name="T19" fmla="*/ 1618 h 53"/>
                                <a:gd name="T20" fmla="+- 0 2928 2916"/>
                                <a:gd name="T21" fmla="*/ T20 w 53"/>
                                <a:gd name="T22" fmla="+- 0 1630 1577"/>
                                <a:gd name="T23" fmla="*/ 1630 h 53"/>
                                <a:gd name="T24" fmla="+- 0 2957 2916"/>
                                <a:gd name="T25" fmla="*/ T24 w 53"/>
                                <a:gd name="T26" fmla="+- 0 1630 1577"/>
                                <a:gd name="T27" fmla="*/ 1630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69 2916"/>
                                <a:gd name="T33" fmla="*/ T32 w 53"/>
                                <a:gd name="T34" fmla="+- 0 1589 1577"/>
                                <a:gd name="T35" fmla="*/ 1589 h 53"/>
                                <a:gd name="T36" fmla="+- 0 2957 2916"/>
                                <a:gd name="T37" fmla="*/ T36 w 53"/>
                                <a:gd name="T38" fmla="+- 0 1577 1577"/>
                                <a:gd name="T39" fmla="*/ 1577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41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B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docshape48"/>
                          <wps:cNvSpPr>
                            <a:spLocks/>
                          </wps:cNvSpPr>
                          <wps:spPr bwMode="auto">
                            <a:xfrm>
                              <a:off x="2916" y="1576"/>
                              <a:ext cx="53" cy="53"/>
                            </a:xfrm>
                            <a:custGeom>
                              <a:avLst/>
                              <a:gdLst>
                                <a:gd name="T0" fmla="+- 0 2916 2916"/>
                                <a:gd name="T1" fmla="*/ T0 w 53"/>
                                <a:gd name="T2" fmla="+- 0 1603 1577"/>
                                <a:gd name="T3" fmla="*/ 1603 h 53"/>
                                <a:gd name="T4" fmla="+- 0 2916 2916"/>
                                <a:gd name="T5" fmla="*/ T4 w 53"/>
                                <a:gd name="T6" fmla="+- 0 1589 1577"/>
                                <a:gd name="T7" fmla="*/ 1589 h 53"/>
                                <a:gd name="T8" fmla="+- 0 2928 2916"/>
                                <a:gd name="T9" fmla="*/ T8 w 53"/>
                                <a:gd name="T10" fmla="+- 0 1577 1577"/>
                                <a:gd name="T11" fmla="*/ 1577 h 53"/>
                                <a:gd name="T12" fmla="+- 0 2942 2916"/>
                                <a:gd name="T13" fmla="*/ T12 w 53"/>
                                <a:gd name="T14" fmla="+- 0 1577 1577"/>
                                <a:gd name="T15" fmla="*/ 1577 h 53"/>
                                <a:gd name="T16" fmla="+- 0 2957 2916"/>
                                <a:gd name="T17" fmla="*/ T16 w 53"/>
                                <a:gd name="T18" fmla="+- 0 1577 1577"/>
                                <a:gd name="T19" fmla="*/ 1577 h 53"/>
                                <a:gd name="T20" fmla="+- 0 2969 2916"/>
                                <a:gd name="T21" fmla="*/ T20 w 53"/>
                                <a:gd name="T22" fmla="+- 0 1589 1577"/>
                                <a:gd name="T23" fmla="*/ 1589 h 53"/>
                                <a:gd name="T24" fmla="+- 0 2969 2916"/>
                                <a:gd name="T25" fmla="*/ T24 w 53"/>
                                <a:gd name="T26" fmla="+- 0 1603 1577"/>
                                <a:gd name="T27" fmla="*/ 1603 h 53"/>
                                <a:gd name="T28" fmla="+- 0 2969 2916"/>
                                <a:gd name="T29" fmla="*/ T28 w 53"/>
                                <a:gd name="T30" fmla="+- 0 1618 1577"/>
                                <a:gd name="T31" fmla="*/ 1618 h 53"/>
                                <a:gd name="T32" fmla="+- 0 2957 2916"/>
                                <a:gd name="T33" fmla="*/ T32 w 53"/>
                                <a:gd name="T34" fmla="+- 0 1630 1577"/>
                                <a:gd name="T35" fmla="*/ 1630 h 53"/>
                                <a:gd name="T36" fmla="+- 0 2942 2916"/>
                                <a:gd name="T37" fmla="*/ T36 w 53"/>
                                <a:gd name="T38" fmla="+- 0 1630 1577"/>
                                <a:gd name="T39" fmla="*/ 1630 h 53"/>
                                <a:gd name="T40" fmla="+- 0 2928 2916"/>
                                <a:gd name="T41" fmla="*/ T40 w 53"/>
                                <a:gd name="T42" fmla="+- 0 1630 1577"/>
                                <a:gd name="T43" fmla="*/ 1630 h 53"/>
                                <a:gd name="T44" fmla="+- 0 2916 2916"/>
                                <a:gd name="T45" fmla="*/ T44 w 53"/>
                                <a:gd name="T46" fmla="+- 0 1618 1577"/>
                                <a:gd name="T47" fmla="*/ 1618 h 53"/>
                                <a:gd name="T48" fmla="+- 0 2916 2916"/>
                                <a:gd name="T49" fmla="*/ T48 w 53"/>
                                <a:gd name="T50" fmla="+- 0 1603 1577"/>
                                <a:gd name="T51" fmla="*/ 1603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3" h="53">
                                  <a:moveTo>
                                    <a:pt x="0" y="2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26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6082">
                              <a:solidFill>
                                <a:srgbClr val="00008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Line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3" y="1783"/>
                              <a:ext cx="1784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" name="docshape49"/>
                          <wps:cNvSpPr>
                            <a:spLocks/>
                          </wps:cNvSpPr>
                          <wps:spPr bwMode="auto">
                            <a:xfrm>
                              <a:off x="2823" y="-185"/>
                              <a:ext cx="1623" cy="2047"/>
                            </a:xfrm>
                            <a:custGeom>
                              <a:avLst/>
                              <a:gdLst>
                                <a:gd name="T0" fmla="+- 0 4446 2824"/>
                                <a:gd name="T1" fmla="*/ T0 w 1623"/>
                                <a:gd name="T2" fmla="+- 0 -185 -185"/>
                                <a:gd name="T3" fmla="*/ -185 h 2047"/>
                                <a:gd name="T4" fmla="+- 0 4220 2824"/>
                                <a:gd name="T5" fmla="*/ T4 w 1623"/>
                                <a:gd name="T6" fmla="+- 0 90 -185"/>
                                <a:gd name="T7" fmla="*/ 90 h 2047"/>
                                <a:gd name="T8" fmla="+- 0 3933 2824"/>
                                <a:gd name="T9" fmla="*/ T8 w 1623"/>
                                <a:gd name="T10" fmla="+- 0 436 -185"/>
                                <a:gd name="T11" fmla="*/ 436 h 2047"/>
                                <a:gd name="T12" fmla="+- 0 3727 2824"/>
                                <a:gd name="T13" fmla="*/ T12 w 1623"/>
                                <a:gd name="T14" fmla="+- 0 681 -185"/>
                                <a:gd name="T15" fmla="*/ 681 h 2047"/>
                                <a:gd name="T16" fmla="+- 0 3625 2824"/>
                                <a:gd name="T17" fmla="*/ T16 w 1623"/>
                                <a:gd name="T18" fmla="+- 0 801 -185"/>
                                <a:gd name="T19" fmla="*/ 801 h 2047"/>
                                <a:gd name="T20" fmla="+- 0 3563 2824"/>
                                <a:gd name="T21" fmla="*/ T20 w 1623"/>
                                <a:gd name="T22" fmla="+- 0 872 -185"/>
                                <a:gd name="T23" fmla="*/ 872 h 2047"/>
                                <a:gd name="T24" fmla="+- 0 3460 2824"/>
                                <a:gd name="T25" fmla="*/ T24 w 1623"/>
                                <a:gd name="T26" fmla="+- 0 989 -185"/>
                                <a:gd name="T27" fmla="*/ 989 h 2047"/>
                                <a:gd name="T28" fmla="+- 0 3378 2824"/>
                                <a:gd name="T29" fmla="*/ T28 w 1623"/>
                                <a:gd name="T30" fmla="+- 0 1080 -185"/>
                                <a:gd name="T31" fmla="*/ 1080 h 2047"/>
                                <a:gd name="T32" fmla="+- 0 3317 2824"/>
                                <a:gd name="T33" fmla="*/ T32 w 1623"/>
                                <a:gd name="T34" fmla="+- 0 1147 -185"/>
                                <a:gd name="T35" fmla="*/ 1147 h 2047"/>
                                <a:gd name="T36" fmla="+- 0 3255 2824"/>
                                <a:gd name="T37" fmla="*/ T36 w 1623"/>
                                <a:gd name="T38" fmla="+- 0 1213 -185"/>
                                <a:gd name="T39" fmla="*/ 1213 h 2047"/>
                                <a:gd name="T40" fmla="+- 0 3173 2824"/>
                                <a:gd name="T41" fmla="*/ T40 w 1623"/>
                                <a:gd name="T42" fmla="+- 0 1298 -185"/>
                                <a:gd name="T43" fmla="*/ 1298 h 2047"/>
                                <a:gd name="T44" fmla="+- 0 3091 2824"/>
                                <a:gd name="T45" fmla="*/ T44 w 1623"/>
                                <a:gd name="T46" fmla="+- 0 1382 -185"/>
                                <a:gd name="T47" fmla="*/ 1382 h 2047"/>
                                <a:gd name="T48" fmla="+- 0 3009 2824"/>
                                <a:gd name="T49" fmla="*/ T48 w 1623"/>
                                <a:gd name="T50" fmla="+- 0 1463 -185"/>
                                <a:gd name="T51" fmla="*/ 1463 h 2047"/>
                                <a:gd name="T52" fmla="+- 0 2906 2824"/>
                                <a:gd name="T53" fmla="*/ T52 w 1623"/>
                                <a:gd name="T54" fmla="+- 0 1562 -185"/>
                                <a:gd name="T55" fmla="*/ 1562 h 2047"/>
                                <a:gd name="T56" fmla="+- 0 2824 2824"/>
                                <a:gd name="T57" fmla="*/ T56 w 1623"/>
                                <a:gd name="T58" fmla="+- 0 1640 -185"/>
                                <a:gd name="T59" fmla="*/ 1640 h 2047"/>
                                <a:gd name="T60" fmla="+- 0 2824 2824"/>
                                <a:gd name="T61" fmla="*/ T60 w 1623"/>
                                <a:gd name="T62" fmla="+- 0 1862 -185"/>
                                <a:gd name="T63" fmla="*/ 1862 h 2047"/>
                                <a:gd name="T64" fmla="+- 0 2967 2824"/>
                                <a:gd name="T65" fmla="*/ T64 w 1623"/>
                                <a:gd name="T66" fmla="+- 0 1695 -185"/>
                                <a:gd name="T67" fmla="*/ 1695 h 2047"/>
                                <a:gd name="T68" fmla="+- 0 3050 2824"/>
                                <a:gd name="T69" fmla="*/ T68 w 1623"/>
                                <a:gd name="T70" fmla="+- 0 1601 -185"/>
                                <a:gd name="T71" fmla="*/ 1601 h 2047"/>
                                <a:gd name="T72" fmla="+- 0 3132 2824"/>
                                <a:gd name="T73" fmla="*/ T72 w 1623"/>
                                <a:gd name="T74" fmla="+- 0 1509 -185"/>
                                <a:gd name="T75" fmla="*/ 1509 h 2047"/>
                                <a:gd name="T76" fmla="+- 0 3214 2824"/>
                                <a:gd name="T77" fmla="*/ T76 w 1623"/>
                                <a:gd name="T78" fmla="+- 0 1420 -185"/>
                                <a:gd name="T79" fmla="*/ 1420 h 2047"/>
                                <a:gd name="T80" fmla="+- 0 3276 2824"/>
                                <a:gd name="T81" fmla="*/ T80 w 1623"/>
                                <a:gd name="T82" fmla="+- 0 1354 -185"/>
                                <a:gd name="T83" fmla="*/ 1354 h 2047"/>
                                <a:gd name="T84" fmla="+- 0 3337 2824"/>
                                <a:gd name="T85" fmla="*/ T84 w 1623"/>
                                <a:gd name="T86" fmla="+- 0 1290 -185"/>
                                <a:gd name="T87" fmla="*/ 1290 h 2047"/>
                                <a:gd name="T88" fmla="+- 0 3399 2824"/>
                                <a:gd name="T89" fmla="*/ T88 w 1623"/>
                                <a:gd name="T90" fmla="+- 0 1227 -185"/>
                                <a:gd name="T91" fmla="*/ 1227 h 2047"/>
                                <a:gd name="T92" fmla="+- 0 3460 2824"/>
                                <a:gd name="T93" fmla="*/ T92 w 1623"/>
                                <a:gd name="T94" fmla="+- 0 1165 -185"/>
                                <a:gd name="T95" fmla="*/ 1165 h 2047"/>
                                <a:gd name="T96" fmla="+- 0 3522 2824"/>
                                <a:gd name="T97" fmla="*/ T96 w 1623"/>
                                <a:gd name="T98" fmla="+- 0 1104 -185"/>
                                <a:gd name="T99" fmla="*/ 1104 h 2047"/>
                                <a:gd name="T100" fmla="+- 0 3604 2824"/>
                                <a:gd name="T101" fmla="*/ T100 w 1623"/>
                                <a:gd name="T102" fmla="+- 0 1025 -185"/>
                                <a:gd name="T103" fmla="*/ 1025 h 2047"/>
                                <a:gd name="T104" fmla="+- 0 3666 2824"/>
                                <a:gd name="T105" fmla="*/ T104 w 1623"/>
                                <a:gd name="T106" fmla="+- 0 966 -185"/>
                                <a:gd name="T107" fmla="*/ 966 h 2047"/>
                                <a:gd name="T108" fmla="+- 0 3748 2824"/>
                                <a:gd name="T109" fmla="*/ T108 w 1623"/>
                                <a:gd name="T110" fmla="+- 0 889 -185"/>
                                <a:gd name="T111" fmla="*/ 889 h 2047"/>
                                <a:gd name="T112" fmla="+- 0 3871 2824"/>
                                <a:gd name="T113" fmla="*/ T112 w 1623"/>
                                <a:gd name="T114" fmla="+- 0 774 -185"/>
                                <a:gd name="T115" fmla="*/ 774 h 2047"/>
                                <a:gd name="T116" fmla="+- 0 4118 2824"/>
                                <a:gd name="T117" fmla="*/ T116 w 1623"/>
                                <a:gd name="T118" fmla="+- 0 549 -185"/>
                                <a:gd name="T119" fmla="*/ 549 h 2047"/>
                                <a:gd name="T120" fmla="+- 0 4446 2824"/>
                                <a:gd name="T121" fmla="*/ T120 w 1623"/>
                                <a:gd name="T122" fmla="+- 0 252 -185"/>
                                <a:gd name="T123" fmla="*/ 252 h 2047"/>
                                <a:gd name="T124" fmla="+- 0 4446 2824"/>
                                <a:gd name="T125" fmla="*/ T124 w 1623"/>
                                <a:gd name="T126" fmla="+- 0 -185 -185"/>
                                <a:gd name="T127" fmla="*/ -185 h 20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623" h="2047">
                                  <a:moveTo>
                                    <a:pt x="1622" y="0"/>
                                  </a:moveTo>
                                  <a:lnTo>
                                    <a:pt x="1396" y="275"/>
                                  </a:lnTo>
                                  <a:lnTo>
                                    <a:pt x="1109" y="621"/>
                                  </a:lnTo>
                                  <a:lnTo>
                                    <a:pt x="903" y="866"/>
                                  </a:lnTo>
                                  <a:lnTo>
                                    <a:pt x="801" y="986"/>
                                  </a:lnTo>
                                  <a:lnTo>
                                    <a:pt x="739" y="1057"/>
                                  </a:lnTo>
                                  <a:lnTo>
                                    <a:pt x="636" y="1174"/>
                                  </a:lnTo>
                                  <a:lnTo>
                                    <a:pt x="554" y="1265"/>
                                  </a:lnTo>
                                  <a:lnTo>
                                    <a:pt x="493" y="1332"/>
                                  </a:lnTo>
                                  <a:lnTo>
                                    <a:pt x="431" y="1398"/>
                                  </a:lnTo>
                                  <a:lnTo>
                                    <a:pt x="349" y="1483"/>
                                  </a:lnTo>
                                  <a:lnTo>
                                    <a:pt x="267" y="1567"/>
                                  </a:lnTo>
                                  <a:lnTo>
                                    <a:pt x="185" y="1648"/>
                                  </a:lnTo>
                                  <a:lnTo>
                                    <a:pt x="82" y="1747"/>
                                  </a:lnTo>
                                  <a:lnTo>
                                    <a:pt x="0" y="1825"/>
                                  </a:lnTo>
                                  <a:lnTo>
                                    <a:pt x="0" y="2047"/>
                                  </a:lnTo>
                                  <a:lnTo>
                                    <a:pt x="143" y="1880"/>
                                  </a:lnTo>
                                  <a:lnTo>
                                    <a:pt x="226" y="1786"/>
                                  </a:lnTo>
                                  <a:lnTo>
                                    <a:pt x="308" y="1694"/>
                                  </a:lnTo>
                                  <a:lnTo>
                                    <a:pt x="390" y="1605"/>
                                  </a:lnTo>
                                  <a:lnTo>
                                    <a:pt x="452" y="1539"/>
                                  </a:lnTo>
                                  <a:lnTo>
                                    <a:pt x="513" y="1475"/>
                                  </a:lnTo>
                                  <a:lnTo>
                                    <a:pt x="575" y="1412"/>
                                  </a:lnTo>
                                  <a:lnTo>
                                    <a:pt x="636" y="1350"/>
                                  </a:lnTo>
                                  <a:lnTo>
                                    <a:pt x="698" y="1289"/>
                                  </a:lnTo>
                                  <a:lnTo>
                                    <a:pt x="780" y="1210"/>
                                  </a:lnTo>
                                  <a:lnTo>
                                    <a:pt x="842" y="1151"/>
                                  </a:lnTo>
                                  <a:lnTo>
                                    <a:pt x="924" y="1074"/>
                                  </a:lnTo>
                                  <a:lnTo>
                                    <a:pt x="1047" y="959"/>
                                  </a:lnTo>
                                  <a:lnTo>
                                    <a:pt x="1294" y="734"/>
                                  </a:lnTo>
                                  <a:lnTo>
                                    <a:pt x="1622" y="437"/>
                                  </a:lnTo>
                                  <a:lnTo>
                                    <a:pt x="16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docshape50"/>
                          <wps:cNvSpPr>
                            <a:spLocks/>
                          </wps:cNvSpPr>
                          <wps:spPr bwMode="auto">
                            <a:xfrm>
                              <a:off x="2823" y="33"/>
                              <a:ext cx="1623" cy="1718"/>
                            </a:xfrm>
                            <a:custGeom>
                              <a:avLst/>
                              <a:gdLst>
                                <a:gd name="T0" fmla="+- 0 2844 2824"/>
                                <a:gd name="T1" fmla="*/ T0 w 1623"/>
                                <a:gd name="T2" fmla="+- 0 1729 33"/>
                                <a:gd name="T3" fmla="*/ 1729 h 1718"/>
                                <a:gd name="T4" fmla="+- 0 2885 2824"/>
                                <a:gd name="T5" fmla="*/ T4 w 1623"/>
                                <a:gd name="T6" fmla="+- 0 1686 33"/>
                                <a:gd name="T7" fmla="*/ 1686 h 1718"/>
                                <a:gd name="T8" fmla="+- 0 2926 2824"/>
                                <a:gd name="T9" fmla="*/ T8 w 1623"/>
                                <a:gd name="T10" fmla="+- 0 1642 33"/>
                                <a:gd name="T11" fmla="*/ 1642 h 1718"/>
                                <a:gd name="T12" fmla="+- 0 2967 2824"/>
                                <a:gd name="T13" fmla="*/ T12 w 1623"/>
                                <a:gd name="T14" fmla="+- 0 1599 33"/>
                                <a:gd name="T15" fmla="*/ 1599 h 1718"/>
                                <a:gd name="T16" fmla="+- 0 3009 2824"/>
                                <a:gd name="T17" fmla="*/ T16 w 1623"/>
                                <a:gd name="T18" fmla="+- 0 1555 33"/>
                                <a:gd name="T19" fmla="*/ 1555 h 1718"/>
                                <a:gd name="T20" fmla="+- 0 3050 2824"/>
                                <a:gd name="T21" fmla="*/ T20 w 1623"/>
                                <a:gd name="T22" fmla="+- 0 1512 33"/>
                                <a:gd name="T23" fmla="*/ 1512 h 1718"/>
                                <a:gd name="T24" fmla="+- 0 3091 2824"/>
                                <a:gd name="T25" fmla="*/ T24 w 1623"/>
                                <a:gd name="T26" fmla="+- 0 1468 33"/>
                                <a:gd name="T27" fmla="*/ 1468 h 1718"/>
                                <a:gd name="T28" fmla="+- 0 3132 2824"/>
                                <a:gd name="T29" fmla="*/ T28 w 1623"/>
                                <a:gd name="T30" fmla="+- 0 1425 33"/>
                                <a:gd name="T31" fmla="*/ 1425 h 1718"/>
                                <a:gd name="T32" fmla="+- 0 3173 2824"/>
                                <a:gd name="T33" fmla="*/ T32 w 1623"/>
                                <a:gd name="T34" fmla="+- 0 1381 33"/>
                                <a:gd name="T35" fmla="*/ 1381 h 1718"/>
                                <a:gd name="T36" fmla="+- 0 3214 2824"/>
                                <a:gd name="T37" fmla="*/ T36 w 1623"/>
                                <a:gd name="T38" fmla="+- 0 1338 33"/>
                                <a:gd name="T39" fmla="*/ 1338 h 1718"/>
                                <a:gd name="T40" fmla="+- 0 3255 2824"/>
                                <a:gd name="T41" fmla="*/ T40 w 1623"/>
                                <a:gd name="T42" fmla="+- 0 1294 33"/>
                                <a:gd name="T43" fmla="*/ 1294 h 1718"/>
                                <a:gd name="T44" fmla="+- 0 3296 2824"/>
                                <a:gd name="T45" fmla="*/ T44 w 1623"/>
                                <a:gd name="T46" fmla="+- 0 1251 33"/>
                                <a:gd name="T47" fmla="*/ 1251 h 1718"/>
                                <a:gd name="T48" fmla="+- 0 3337 2824"/>
                                <a:gd name="T49" fmla="*/ T48 w 1623"/>
                                <a:gd name="T50" fmla="+- 0 1207 33"/>
                                <a:gd name="T51" fmla="*/ 1207 h 1718"/>
                                <a:gd name="T52" fmla="+- 0 3378 2824"/>
                                <a:gd name="T53" fmla="*/ T52 w 1623"/>
                                <a:gd name="T54" fmla="+- 0 1164 33"/>
                                <a:gd name="T55" fmla="*/ 1164 h 1718"/>
                                <a:gd name="T56" fmla="+- 0 3419 2824"/>
                                <a:gd name="T57" fmla="*/ T56 w 1623"/>
                                <a:gd name="T58" fmla="+- 0 1120 33"/>
                                <a:gd name="T59" fmla="*/ 1120 h 1718"/>
                                <a:gd name="T60" fmla="+- 0 3460 2824"/>
                                <a:gd name="T61" fmla="*/ T60 w 1623"/>
                                <a:gd name="T62" fmla="+- 0 1077 33"/>
                                <a:gd name="T63" fmla="*/ 1077 h 1718"/>
                                <a:gd name="T64" fmla="+- 0 3501 2824"/>
                                <a:gd name="T65" fmla="*/ T64 w 1623"/>
                                <a:gd name="T66" fmla="+- 0 1034 33"/>
                                <a:gd name="T67" fmla="*/ 1034 h 1718"/>
                                <a:gd name="T68" fmla="+- 0 3543 2824"/>
                                <a:gd name="T69" fmla="*/ T68 w 1623"/>
                                <a:gd name="T70" fmla="+- 0 990 33"/>
                                <a:gd name="T71" fmla="*/ 990 h 1718"/>
                                <a:gd name="T72" fmla="+- 0 3584 2824"/>
                                <a:gd name="T73" fmla="*/ T72 w 1623"/>
                                <a:gd name="T74" fmla="+- 0 946 33"/>
                                <a:gd name="T75" fmla="*/ 946 h 1718"/>
                                <a:gd name="T76" fmla="+- 0 3625 2824"/>
                                <a:gd name="T77" fmla="*/ T76 w 1623"/>
                                <a:gd name="T78" fmla="+- 0 903 33"/>
                                <a:gd name="T79" fmla="*/ 903 h 1718"/>
                                <a:gd name="T80" fmla="+- 0 3666 2824"/>
                                <a:gd name="T81" fmla="*/ T80 w 1623"/>
                                <a:gd name="T82" fmla="+- 0 859 33"/>
                                <a:gd name="T83" fmla="*/ 859 h 1718"/>
                                <a:gd name="T84" fmla="+- 0 3707 2824"/>
                                <a:gd name="T85" fmla="*/ T84 w 1623"/>
                                <a:gd name="T86" fmla="+- 0 816 33"/>
                                <a:gd name="T87" fmla="*/ 816 h 1718"/>
                                <a:gd name="T88" fmla="+- 0 3748 2824"/>
                                <a:gd name="T89" fmla="*/ T88 w 1623"/>
                                <a:gd name="T90" fmla="+- 0 773 33"/>
                                <a:gd name="T91" fmla="*/ 773 h 1718"/>
                                <a:gd name="T92" fmla="+- 0 3789 2824"/>
                                <a:gd name="T93" fmla="*/ T92 w 1623"/>
                                <a:gd name="T94" fmla="+- 0 729 33"/>
                                <a:gd name="T95" fmla="*/ 729 h 1718"/>
                                <a:gd name="T96" fmla="+- 0 3830 2824"/>
                                <a:gd name="T97" fmla="*/ T96 w 1623"/>
                                <a:gd name="T98" fmla="+- 0 686 33"/>
                                <a:gd name="T99" fmla="*/ 686 h 1718"/>
                                <a:gd name="T100" fmla="+- 0 3871 2824"/>
                                <a:gd name="T101" fmla="*/ T100 w 1623"/>
                                <a:gd name="T102" fmla="+- 0 642 33"/>
                                <a:gd name="T103" fmla="*/ 642 h 1718"/>
                                <a:gd name="T104" fmla="+- 0 3912 2824"/>
                                <a:gd name="T105" fmla="*/ T104 w 1623"/>
                                <a:gd name="T106" fmla="+- 0 599 33"/>
                                <a:gd name="T107" fmla="*/ 599 h 1718"/>
                                <a:gd name="T108" fmla="+- 0 3953 2824"/>
                                <a:gd name="T109" fmla="*/ T108 w 1623"/>
                                <a:gd name="T110" fmla="+- 0 555 33"/>
                                <a:gd name="T111" fmla="*/ 555 h 1718"/>
                                <a:gd name="T112" fmla="+- 0 3994 2824"/>
                                <a:gd name="T113" fmla="*/ T112 w 1623"/>
                                <a:gd name="T114" fmla="+- 0 512 33"/>
                                <a:gd name="T115" fmla="*/ 512 h 1718"/>
                                <a:gd name="T116" fmla="+- 0 4035 2824"/>
                                <a:gd name="T117" fmla="*/ T116 w 1623"/>
                                <a:gd name="T118" fmla="+- 0 468 33"/>
                                <a:gd name="T119" fmla="*/ 468 h 1718"/>
                                <a:gd name="T120" fmla="+- 0 4076 2824"/>
                                <a:gd name="T121" fmla="*/ T120 w 1623"/>
                                <a:gd name="T122" fmla="+- 0 425 33"/>
                                <a:gd name="T123" fmla="*/ 425 h 1718"/>
                                <a:gd name="T124" fmla="+- 0 4118 2824"/>
                                <a:gd name="T125" fmla="*/ T124 w 1623"/>
                                <a:gd name="T126" fmla="+- 0 381 33"/>
                                <a:gd name="T127" fmla="*/ 381 h 1718"/>
                                <a:gd name="T128" fmla="+- 0 4159 2824"/>
                                <a:gd name="T129" fmla="*/ T128 w 1623"/>
                                <a:gd name="T130" fmla="+- 0 338 33"/>
                                <a:gd name="T131" fmla="*/ 338 h 1718"/>
                                <a:gd name="T132" fmla="+- 0 4200 2824"/>
                                <a:gd name="T133" fmla="*/ T132 w 1623"/>
                                <a:gd name="T134" fmla="+- 0 294 33"/>
                                <a:gd name="T135" fmla="*/ 294 h 1718"/>
                                <a:gd name="T136" fmla="+- 0 4241 2824"/>
                                <a:gd name="T137" fmla="*/ T136 w 1623"/>
                                <a:gd name="T138" fmla="+- 0 251 33"/>
                                <a:gd name="T139" fmla="*/ 251 h 1718"/>
                                <a:gd name="T140" fmla="+- 0 4282 2824"/>
                                <a:gd name="T141" fmla="*/ T140 w 1623"/>
                                <a:gd name="T142" fmla="+- 0 207 33"/>
                                <a:gd name="T143" fmla="*/ 207 h 1718"/>
                                <a:gd name="T144" fmla="+- 0 4323 2824"/>
                                <a:gd name="T145" fmla="*/ T144 w 1623"/>
                                <a:gd name="T146" fmla="+- 0 164 33"/>
                                <a:gd name="T147" fmla="*/ 164 h 1718"/>
                                <a:gd name="T148" fmla="+- 0 4364 2824"/>
                                <a:gd name="T149" fmla="*/ T148 w 1623"/>
                                <a:gd name="T150" fmla="+- 0 120 33"/>
                                <a:gd name="T151" fmla="*/ 120 h 1718"/>
                                <a:gd name="T152" fmla="+- 0 4405 2824"/>
                                <a:gd name="T153" fmla="*/ T152 w 1623"/>
                                <a:gd name="T154" fmla="+- 0 77 33"/>
                                <a:gd name="T155" fmla="*/ 77 h 1718"/>
                                <a:gd name="T156" fmla="+- 0 4446 2824"/>
                                <a:gd name="T157" fmla="*/ T156 w 1623"/>
                                <a:gd name="T158" fmla="+- 0 33 33"/>
                                <a:gd name="T159" fmla="*/ 33 h 17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623" h="1718">
                                  <a:moveTo>
                                    <a:pt x="0" y="1718"/>
                                  </a:moveTo>
                                  <a:lnTo>
                                    <a:pt x="20" y="1696"/>
                                  </a:lnTo>
                                  <a:lnTo>
                                    <a:pt x="41" y="1675"/>
                                  </a:lnTo>
                                  <a:lnTo>
                                    <a:pt x="61" y="1653"/>
                                  </a:lnTo>
                                  <a:lnTo>
                                    <a:pt x="82" y="1631"/>
                                  </a:lnTo>
                                  <a:lnTo>
                                    <a:pt x="102" y="1609"/>
                                  </a:lnTo>
                                  <a:lnTo>
                                    <a:pt x="123" y="1588"/>
                                  </a:lnTo>
                                  <a:lnTo>
                                    <a:pt x="143" y="1566"/>
                                  </a:lnTo>
                                  <a:lnTo>
                                    <a:pt x="164" y="1544"/>
                                  </a:lnTo>
                                  <a:lnTo>
                                    <a:pt x="185" y="1522"/>
                                  </a:lnTo>
                                  <a:lnTo>
                                    <a:pt x="205" y="1501"/>
                                  </a:lnTo>
                                  <a:lnTo>
                                    <a:pt x="226" y="1479"/>
                                  </a:lnTo>
                                  <a:lnTo>
                                    <a:pt x="246" y="1457"/>
                                  </a:lnTo>
                                  <a:lnTo>
                                    <a:pt x="267" y="1435"/>
                                  </a:lnTo>
                                  <a:lnTo>
                                    <a:pt x="287" y="1414"/>
                                  </a:lnTo>
                                  <a:lnTo>
                                    <a:pt x="308" y="1392"/>
                                  </a:lnTo>
                                  <a:lnTo>
                                    <a:pt x="328" y="1370"/>
                                  </a:lnTo>
                                  <a:lnTo>
                                    <a:pt x="349" y="1348"/>
                                  </a:lnTo>
                                  <a:lnTo>
                                    <a:pt x="369" y="1327"/>
                                  </a:lnTo>
                                  <a:lnTo>
                                    <a:pt x="390" y="1305"/>
                                  </a:lnTo>
                                  <a:lnTo>
                                    <a:pt x="410" y="1283"/>
                                  </a:lnTo>
                                  <a:lnTo>
                                    <a:pt x="431" y="1261"/>
                                  </a:lnTo>
                                  <a:lnTo>
                                    <a:pt x="452" y="1240"/>
                                  </a:lnTo>
                                  <a:lnTo>
                                    <a:pt x="472" y="1218"/>
                                  </a:lnTo>
                                  <a:lnTo>
                                    <a:pt x="493" y="1196"/>
                                  </a:lnTo>
                                  <a:lnTo>
                                    <a:pt x="513" y="1174"/>
                                  </a:lnTo>
                                  <a:lnTo>
                                    <a:pt x="534" y="1153"/>
                                  </a:lnTo>
                                  <a:lnTo>
                                    <a:pt x="554" y="1131"/>
                                  </a:lnTo>
                                  <a:lnTo>
                                    <a:pt x="575" y="1109"/>
                                  </a:lnTo>
                                  <a:lnTo>
                                    <a:pt x="595" y="1087"/>
                                  </a:lnTo>
                                  <a:lnTo>
                                    <a:pt x="616" y="1066"/>
                                  </a:lnTo>
                                  <a:lnTo>
                                    <a:pt x="636" y="1044"/>
                                  </a:lnTo>
                                  <a:lnTo>
                                    <a:pt x="657" y="1022"/>
                                  </a:lnTo>
                                  <a:lnTo>
                                    <a:pt x="677" y="1001"/>
                                  </a:lnTo>
                                  <a:lnTo>
                                    <a:pt x="698" y="979"/>
                                  </a:lnTo>
                                  <a:lnTo>
                                    <a:pt x="719" y="957"/>
                                  </a:lnTo>
                                  <a:lnTo>
                                    <a:pt x="739" y="935"/>
                                  </a:lnTo>
                                  <a:lnTo>
                                    <a:pt x="760" y="913"/>
                                  </a:lnTo>
                                  <a:lnTo>
                                    <a:pt x="780" y="892"/>
                                  </a:lnTo>
                                  <a:lnTo>
                                    <a:pt x="801" y="870"/>
                                  </a:lnTo>
                                  <a:lnTo>
                                    <a:pt x="821" y="848"/>
                                  </a:lnTo>
                                  <a:lnTo>
                                    <a:pt x="842" y="826"/>
                                  </a:lnTo>
                                  <a:lnTo>
                                    <a:pt x="862" y="805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3" y="761"/>
                                  </a:lnTo>
                                  <a:lnTo>
                                    <a:pt x="924" y="740"/>
                                  </a:lnTo>
                                  <a:lnTo>
                                    <a:pt x="944" y="718"/>
                                  </a:lnTo>
                                  <a:lnTo>
                                    <a:pt x="965" y="696"/>
                                  </a:lnTo>
                                  <a:lnTo>
                                    <a:pt x="986" y="674"/>
                                  </a:lnTo>
                                  <a:lnTo>
                                    <a:pt x="1006" y="653"/>
                                  </a:lnTo>
                                  <a:lnTo>
                                    <a:pt x="1027" y="631"/>
                                  </a:lnTo>
                                  <a:lnTo>
                                    <a:pt x="1047" y="609"/>
                                  </a:lnTo>
                                  <a:lnTo>
                                    <a:pt x="1068" y="587"/>
                                  </a:lnTo>
                                  <a:lnTo>
                                    <a:pt x="1088" y="566"/>
                                  </a:lnTo>
                                  <a:lnTo>
                                    <a:pt x="1109" y="544"/>
                                  </a:lnTo>
                                  <a:lnTo>
                                    <a:pt x="1129" y="522"/>
                                  </a:lnTo>
                                  <a:lnTo>
                                    <a:pt x="1150" y="500"/>
                                  </a:lnTo>
                                  <a:lnTo>
                                    <a:pt x="1170" y="479"/>
                                  </a:lnTo>
                                  <a:lnTo>
                                    <a:pt x="1191" y="457"/>
                                  </a:lnTo>
                                  <a:lnTo>
                                    <a:pt x="1211" y="435"/>
                                  </a:lnTo>
                                  <a:lnTo>
                                    <a:pt x="1232" y="413"/>
                                  </a:lnTo>
                                  <a:lnTo>
                                    <a:pt x="1252" y="392"/>
                                  </a:lnTo>
                                  <a:lnTo>
                                    <a:pt x="1273" y="370"/>
                                  </a:lnTo>
                                  <a:lnTo>
                                    <a:pt x="1294" y="348"/>
                                  </a:lnTo>
                                  <a:lnTo>
                                    <a:pt x="1314" y="326"/>
                                  </a:lnTo>
                                  <a:lnTo>
                                    <a:pt x="1335" y="305"/>
                                  </a:lnTo>
                                  <a:lnTo>
                                    <a:pt x="1355" y="283"/>
                                  </a:lnTo>
                                  <a:lnTo>
                                    <a:pt x="1376" y="261"/>
                                  </a:lnTo>
                                  <a:lnTo>
                                    <a:pt x="1396" y="239"/>
                                  </a:lnTo>
                                  <a:lnTo>
                                    <a:pt x="1417" y="218"/>
                                  </a:lnTo>
                                  <a:lnTo>
                                    <a:pt x="1437" y="196"/>
                                  </a:lnTo>
                                  <a:lnTo>
                                    <a:pt x="1458" y="174"/>
                                  </a:lnTo>
                                  <a:lnTo>
                                    <a:pt x="1478" y="152"/>
                                  </a:lnTo>
                                  <a:lnTo>
                                    <a:pt x="1499" y="131"/>
                                  </a:lnTo>
                                  <a:lnTo>
                                    <a:pt x="1519" y="109"/>
                                  </a:lnTo>
                                  <a:lnTo>
                                    <a:pt x="1540" y="87"/>
                                  </a:lnTo>
                                  <a:lnTo>
                                    <a:pt x="1561" y="65"/>
                                  </a:lnTo>
                                  <a:lnTo>
                                    <a:pt x="1581" y="44"/>
                                  </a:lnTo>
                                  <a:lnTo>
                                    <a:pt x="1602" y="22"/>
                                  </a:lnTo>
                                  <a:lnTo>
                                    <a:pt x="1622" y="0"/>
                                  </a:lnTo>
                                </a:path>
                              </a:pathLst>
                            </a:custGeom>
                            <a:noFill/>
                            <a:ln w="18247">
                              <a:solidFill>
                                <a:srgbClr val="CD327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docshape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2" y="-288"/>
                              <a:ext cx="1785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docshape52"/>
                          <wps:cNvSpPr>
                            <a:spLocks/>
                          </wps:cNvSpPr>
                          <wps:spPr bwMode="auto">
                            <a:xfrm>
                              <a:off x="2705" y="69"/>
                              <a:ext cx="1751" cy="1941"/>
                            </a:xfrm>
                            <a:custGeom>
                              <a:avLst/>
                              <a:gdLst>
                                <a:gd name="T0" fmla="+- 0 2706 2706"/>
                                <a:gd name="T1" fmla="*/ T0 w 1751"/>
                                <a:gd name="T2" fmla="+- 0 1643 70"/>
                                <a:gd name="T3" fmla="*/ 1643 h 1941"/>
                                <a:gd name="T4" fmla="+- 0 2743 2706"/>
                                <a:gd name="T5" fmla="*/ T4 w 1751"/>
                                <a:gd name="T6" fmla="+- 0 1643 70"/>
                                <a:gd name="T7" fmla="*/ 1643 h 1941"/>
                                <a:gd name="T8" fmla="+- 0 2706 2706"/>
                                <a:gd name="T9" fmla="*/ T8 w 1751"/>
                                <a:gd name="T10" fmla="+- 0 1250 70"/>
                                <a:gd name="T11" fmla="*/ 1250 h 1941"/>
                                <a:gd name="T12" fmla="+- 0 2743 2706"/>
                                <a:gd name="T13" fmla="*/ T12 w 1751"/>
                                <a:gd name="T14" fmla="+- 0 1250 70"/>
                                <a:gd name="T15" fmla="*/ 1250 h 1941"/>
                                <a:gd name="T16" fmla="+- 0 2706 2706"/>
                                <a:gd name="T17" fmla="*/ T16 w 1751"/>
                                <a:gd name="T18" fmla="+- 0 857 70"/>
                                <a:gd name="T19" fmla="*/ 857 h 1941"/>
                                <a:gd name="T20" fmla="+- 0 2743 2706"/>
                                <a:gd name="T21" fmla="*/ T20 w 1751"/>
                                <a:gd name="T22" fmla="+- 0 857 70"/>
                                <a:gd name="T23" fmla="*/ 857 h 1941"/>
                                <a:gd name="T24" fmla="+- 0 2706 2706"/>
                                <a:gd name="T25" fmla="*/ T24 w 1751"/>
                                <a:gd name="T26" fmla="+- 0 463 70"/>
                                <a:gd name="T27" fmla="*/ 463 h 1941"/>
                                <a:gd name="T28" fmla="+- 0 2743 2706"/>
                                <a:gd name="T29" fmla="*/ T28 w 1751"/>
                                <a:gd name="T30" fmla="+- 0 463 70"/>
                                <a:gd name="T31" fmla="*/ 463 h 1941"/>
                                <a:gd name="T32" fmla="+- 0 2706 2706"/>
                                <a:gd name="T33" fmla="*/ T32 w 1751"/>
                                <a:gd name="T34" fmla="+- 0 70 70"/>
                                <a:gd name="T35" fmla="*/ 70 h 1941"/>
                                <a:gd name="T36" fmla="+- 0 2743 2706"/>
                                <a:gd name="T37" fmla="*/ T36 w 1751"/>
                                <a:gd name="T38" fmla="+- 0 70 70"/>
                                <a:gd name="T39" fmla="*/ 70 h 1941"/>
                                <a:gd name="T40" fmla="+- 0 2883 2706"/>
                                <a:gd name="T41" fmla="*/ T40 w 1751"/>
                                <a:gd name="T42" fmla="+- 0 2011 70"/>
                                <a:gd name="T43" fmla="*/ 2011 h 1941"/>
                                <a:gd name="T44" fmla="+- 0 2883 2706"/>
                                <a:gd name="T45" fmla="*/ T44 w 1751"/>
                                <a:gd name="T46" fmla="+- 0 1974 70"/>
                                <a:gd name="T47" fmla="*/ 1974 h 1941"/>
                                <a:gd name="T48" fmla="+- 0 3276 2706"/>
                                <a:gd name="T49" fmla="*/ T48 w 1751"/>
                                <a:gd name="T50" fmla="+- 0 2011 70"/>
                                <a:gd name="T51" fmla="*/ 2011 h 1941"/>
                                <a:gd name="T52" fmla="+- 0 3276 2706"/>
                                <a:gd name="T53" fmla="*/ T52 w 1751"/>
                                <a:gd name="T54" fmla="+- 0 1974 70"/>
                                <a:gd name="T55" fmla="*/ 1974 h 1941"/>
                                <a:gd name="T56" fmla="+- 0 3670 2706"/>
                                <a:gd name="T57" fmla="*/ T56 w 1751"/>
                                <a:gd name="T58" fmla="+- 0 2011 70"/>
                                <a:gd name="T59" fmla="*/ 2011 h 1941"/>
                                <a:gd name="T60" fmla="+- 0 3670 2706"/>
                                <a:gd name="T61" fmla="*/ T60 w 1751"/>
                                <a:gd name="T62" fmla="+- 0 1974 70"/>
                                <a:gd name="T63" fmla="*/ 1974 h 1941"/>
                                <a:gd name="T64" fmla="+- 0 4063 2706"/>
                                <a:gd name="T65" fmla="*/ T64 w 1751"/>
                                <a:gd name="T66" fmla="+- 0 2011 70"/>
                                <a:gd name="T67" fmla="*/ 2011 h 1941"/>
                                <a:gd name="T68" fmla="+- 0 4063 2706"/>
                                <a:gd name="T69" fmla="*/ T68 w 1751"/>
                                <a:gd name="T70" fmla="+- 0 1974 70"/>
                                <a:gd name="T71" fmla="*/ 1974 h 1941"/>
                                <a:gd name="T72" fmla="+- 0 4456 2706"/>
                                <a:gd name="T73" fmla="*/ T72 w 1751"/>
                                <a:gd name="T74" fmla="+- 0 2011 70"/>
                                <a:gd name="T75" fmla="*/ 2011 h 1941"/>
                                <a:gd name="T76" fmla="+- 0 4456 2706"/>
                                <a:gd name="T77" fmla="*/ T76 w 1751"/>
                                <a:gd name="T78" fmla="+- 0 1974 70"/>
                                <a:gd name="T79" fmla="*/ 1974 h 19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751" h="1941">
                                  <a:moveTo>
                                    <a:pt x="0" y="1573"/>
                                  </a:moveTo>
                                  <a:lnTo>
                                    <a:pt x="37" y="1573"/>
                                  </a:lnTo>
                                  <a:moveTo>
                                    <a:pt x="0" y="1180"/>
                                  </a:moveTo>
                                  <a:lnTo>
                                    <a:pt x="37" y="1180"/>
                                  </a:lnTo>
                                  <a:moveTo>
                                    <a:pt x="0" y="787"/>
                                  </a:moveTo>
                                  <a:lnTo>
                                    <a:pt x="37" y="787"/>
                                  </a:lnTo>
                                  <a:moveTo>
                                    <a:pt x="0" y="393"/>
                                  </a:moveTo>
                                  <a:lnTo>
                                    <a:pt x="37" y="39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77" y="1941"/>
                                  </a:moveTo>
                                  <a:lnTo>
                                    <a:pt x="177" y="1904"/>
                                  </a:lnTo>
                                  <a:moveTo>
                                    <a:pt x="570" y="1941"/>
                                  </a:moveTo>
                                  <a:lnTo>
                                    <a:pt x="570" y="1904"/>
                                  </a:lnTo>
                                  <a:moveTo>
                                    <a:pt x="964" y="1941"/>
                                  </a:moveTo>
                                  <a:lnTo>
                                    <a:pt x="964" y="1904"/>
                                  </a:lnTo>
                                  <a:moveTo>
                                    <a:pt x="1357" y="1941"/>
                                  </a:moveTo>
                                  <a:lnTo>
                                    <a:pt x="1357" y="1904"/>
                                  </a:lnTo>
                                  <a:moveTo>
                                    <a:pt x="1750" y="1941"/>
                                  </a:moveTo>
                                  <a:lnTo>
                                    <a:pt x="1750" y="1904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F14D2C8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">
  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" path="m,2128r1784,m,1734r1784,m,1341r1784,m,948r1784,m,555r1784,m,161r1784,m337,2262l337,m730,2262l730,t393,2262l1123,t393,2262l1516,e" filled="f" strokecolor="#ebebeb" strokeweight=".1261mm">
  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  </v:shape>
  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" path="m,1931r1784,m,1538r1784,m,1145r1784,m,751r1784,m,358r1784,m140,2262l140,m533,2262l533,m927,2262l927,t393,2262l1320,t393,2262l1713,e" filled="f" strokecolor="#ebebeb" strokeweight=".25461mm">
  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  </v:shape>
  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" path="m41,l12,,,12,,26,,41,12,53r29,l53,41r,-29l41,xe" fillcolor="#00008b" stroked="f">
                    <v:fill opacity="32896f"/>
                    <v:path arrowok="t" o:connecttype="custom" o:connectlocs="41,783;12,783;0,795;0,809;0,824;12,836;41,836;53,824;53,795;41,783" o:connectangles="0,0,0,0,0,0,0,0,0,0"/>
                  </v:shape>
  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Fm7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mpzPpCMjiBgAA//8DAFBLAQItABQABgAIAAAAIQDb4fbL7gAAAIUBAAATAAAAAAAAAAAAAAAA&#10;AAAAAABbQ29udGVudF9UeXBlc10ueG1sUEsBAi0AFAAGAAgAAAAhAFr0LFu/AAAAFQEAAAsAAAAA&#10;AAAAAAAAAAAAHwEAAF9yZWxzLy5yZWxzUEsBAi0AFAAGAAgAAAAhABpcWbvBAAAA3AAAAA8AAAAA&#10;AAAAAAAAAAAABwIAAGRycy9kb3ducmV2LnhtbFBLBQYAAAAAAwADALcAAAD1AgAAAAA=&#10;" path="m,26l,12,12,,27,,41,,53,12r,14l53,41,41,53r-14,l12,53,,41,,26e" filled="f" strokecolor="#00008b" strokeweight=".16894mm">
                    <v:path arrowok="t" o:connecttype="custom" o:connectlocs="0,809;0,795;12,783;27,783;41,783;53,795;53,809;53,824;41,836;27,836;12,836;0,824;0,809" o:connectangles="0,0,0,0,0,0,0,0,0,0,0,0,0"/>
                  </v:shape>
  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" path="m40,l11,,,12,,27,,41,11,53r29,l52,41r,-29l40,xe" fillcolor="#00008b" stroked="f">
                    <v:fill opacity="32896f"/>
                    <v:path arrowok="t" o:connecttype="custom" o:connectlocs="40,1739;11,1739;0,1751;0,1766;0,1780;11,1792;40,1792;52,1780;52,1751;40,1739" o:connectangles="0,0,0,0,0,0,0,0,0,0"/>
                  </v:shape>
  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" path="m,27l,12,11,,26,,40,,52,12r,15l52,41,40,53r-14,l11,53,,41,,27e" filled="f" strokecolor="#00008b" strokeweight=".16894mm">
                    <v:path arrowok="t" o:connecttype="custom" o:connectlocs="0,1766;0,1751;11,1739;26,1739;40,1739;52,1751;52,1766;52,1780;40,1792;26,1792;11,1792;0,1780;0,1766" o:connectangles="0,0,0,0,0,0,0,0,0,0,0,0,0"/>
                  </v:shape>
  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670;12,1670;0,1682;0,1697;0,1711;12,1723;41,1723;52,1711;52,1682;41,1670" o:connectangles="0,0,0,0,0,0,0,0,0,0"/>
                  </v:shape>
  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" path="m,27l,12,12,,26,,41,,52,12r,15l52,41,41,53r-15,l12,53,,41,,27e" filled="f" strokecolor="#00008b" strokeweight=".16894mm">
                    <v:path arrowok="t" o:connecttype="custom" o:connectlocs="0,1697;0,1682;12,1670;26,1670;41,1670;52,1682;52,1697;52,1711;41,1723;26,1723;12,1723;0,1711;0,1697" o:connectangles="0,0,0,0,0,0,0,0,0,0,0,0,0"/>
                  </v:shape>
  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-179;12,-179;0,-167;0,-152;0,-138;12,-126;41,-126;53,-138;53,-167;41,-179" o:connectangles="0,0,0,0,0,0,0,0,0,0"/>
                  </v:shape>
  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-152;0,-167;12,-179;26,-179;41,-179;53,-167;53,-152;53,-138;41,-126;26,-126;12,-126;0,-138;0,-152" o:connectangles="0,0,0,0,0,0,0,0,0,0,0,0,0"/>
                  </v:shape>
  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1741;12,1741;0,1753;0,1768;0,1782;12,1794;41,1794;53,1782;53,1753;41,1741" o:connectangles="0,0,0,0,0,0,0,0,0,0"/>
                  </v:shape>
  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W9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WpjPpCMjiBgAA//8DAFBLAQItABQABgAIAAAAIQDb4fbL7gAAAIUBAAATAAAAAAAAAAAAAAAA&#10;AAAAAABbQ29udGVudF9UeXBlc10ueG1sUEsBAi0AFAAGAAgAAAAhAFr0LFu/AAAAFQEAAAsAAAAA&#10;AAAAAAAAAAAAHwEAAF9yZWxzLy5yZWxzUEsBAi0AFAAGAAgAAAAhAOQqVb3BAAAA3AAAAA8AAAAA&#10;AAAAAAAAAAAABwIAAGRycy9kb3ducmV2LnhtbFBLBQYAAAAAAwADALcAAAD1AgAAAAA=&#10;" path="m,27l,12,12,,27,,41,,53,12r,15l53,41,41,53r-14,l12,53,,41,,27e" filled="f" strokecolor="#00008b" strokeweight=".16894mm">
                    <v:path arrowok="t" o:connecttype="custom" o:connectlocs="0,1768;0,1753;12,1741;27,1741;41,1741;53,1753;53,1768;53,1782;41,1794;27,1794;12,1794;0,1782;0,1768" o:connectangles="0,0,0,0,0,0,0,0,0,0,0,0,0"/>
                  </v:shape>
  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551;12,1551;0,1563;0,1578;0,1592;12,1604;41,1604;52,1592;52,1563;41,1551" o:connectangles="0,0,0,0,0,0,0,0,0,0"/>
                  </v:shape>
  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8Oh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vz05l0BGR5BwAA//8DAFBLAQItABQABgAIAAAAIQDb4fbL7gAAAIUBAAATAAAAAAAAAAAAAAAA&#10;AAAAAABbQ29udGVudF9UeXBlc10ueG1sUEsBAi0AFAAGAAgAAAAhAFr0LFu/AAAAFQEAAAsAAAAA&#10;AAAAAAAAAAAAHwEAAF9yZWxzLy5yZWxzUEsBAi0AFAAGAAgAAAAhAIS3w6HBAAAA3AAAAA8AAAAA&#10;AAAAAAAAAAAABwIAAGRycy9kb3ducmV2LnhtbFBLBQYAAAAAAwADALcAAAD1AgAAAAA=&#10;" path="m,27l,12,12,,26,,41,,52,12r,15l52,41,41,53r-15,l12,53,,41,,27e" filled="f" strokecolor="#00008b" strokeweight=".16894mm">
                    <v:path arrowok="t" o:connecttype="custom" o:connectlocs="0,1578;0,1563;12,1551;26,1551;41,1551;52,1563;52,1578;52,1592;41,1604;26,1604;12,1604;0,1592;0,1578" o:connectangles="0,0,0,0,0,0,0,0,0,0,0,0,0"/>
                  </v:shape>
  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4nxAAAANwAAAAPAAAAZHJzL2Rvd25yZXYueG1sRI9BawIx&#10;FITvQv9DeEIvUhMLimyNYgtCDyrWluLxsXluFjcvS5Lq9t8bQfA4zMw3zGzRuUacKcTas4bRUIEg&#10;Lr2pudLw8716mYKICdlg45k0/FOExfypN8PC+At/0XmfKpEhHAvUYFNqCyljaclhHPqWOHtHHxym&#10;LEMlTcBLhrtGvio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Oq4rifEAAAA3AAAAA8A&#10;AAAAAAAAAAAAAAAABwIAAGRycy9kb3ducmV2LnhtbFBLBQYAAAAAAwADALcAAAD4AgAAAAA=&#10;" path="m41,l12,,,12,,27,,41,12,53r29,l53,41r,-29l41,xe" fillcolor="#00008b" stroked="f">
                    <v:fill opacity="32896f"/>
                    <v:path arrowok="t" o:connecttype="custom" o:connectlocs="41,266;12,266;0,278;0,293;0,307;12,319;41,319;53,307;53,278;41,266" o:connectangles="0,0,0,0,0,0,0,0,0,0"/>
                  </v:shape>
  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293;0,278;12,266;26,266;41,266;53,278;53,293;53,307;41,319;26,319;12,319;0,307;0,293" o:connectangles="0,0,0,0,0,0,0,0,0,0,0,0,0"/>
                  </v:shape>
  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XLxQAAANwAAAAPAAAAZHJzL2Rvd25yZXYueG1sRI9PawIx&#10;FMTvBb9DeIIXqUkt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B1JpXLxQAAANwAAAAP&#10;AAAAAAAAAAAAAAAAAAcCAABkcnMvZG93bnJldi54bWxQSwUGAAAAAAMAAwC3AAAA+QIAAAAA&#10;" path="m41,l12,,,12,,26,,41,12,53r29,l53,41r,-29l41,xe" fillcolor="#00008b" stroked="f">
                    <v:fill opacity="32896f"/>
                    <v:path arrowok="t" o:connecttype="custom" o:connectlocs="41,1352;12,1352;0,1364;0,1378;0,1393;12,1405;41,1405;53,1393;53,1364;41,1352" o:connectangles="0,0,0,0,0,0,0,0,0,0"/>
                  </v:shape>
  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WixQAAANwAAAAPAAAAZHJzL2Rvd25yZXYueG1sRI9PawIx&#10;FMTvBb9DeIVeimaVVn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D7jMWixQAAANwAAAAP&#10;AAAAAAAAAAAAAAAAAAcCAABkcnMvZG93bnJldi54bWxQSwUGAAAAAAMAAwC3AAAA+QIAAAAA&#10;" path="m,26l,12,12,,26,,41,,53,12r,14l53,41,41,53r-15,l12,53,,41,,26e" filled="f" strokecolor="#00008b" strokeweight=".16894mm">
                    <v:path arrowok="t" o:connecttype="custom" o:connectlocs="0,1378;0,1364;12,1352;26,1352;41,1352;53,1364;53,1378;53,1393;41,1405;26,1405;12,1405;0,1393;0,1378" o:connectangles="0,0,0,0,0,0,0,0,0,0,0,0,0"/>
                  </v:shape>
  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384;12,1384;0,1396;0,1411;0,1425;12,1437;41,1437;53,1425;53,1396;41,1384" o:connectangles="0,0,0,0,0,0,0,0,0,0"/>
                  </v:shape>
  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" path="m,27l,12,12,,26,,41,,53,12r,15l53,41,41,53r-15,l12,53,,41,,27e" filled="f" strokecolor="#00008b" strokeweight=".16894mm">
                    <v:path arrowok="t" o:connecttype="custom" o:connectlocs="0,1411;0,1396;12,1384;26,1384;41,1384;53,1396;53,1411;53,1425;41,1437;26,1437;12,1437;0,1425;0,1411" o:connectangles="0,0,0,0,0,0,0,0,0,0,0,0,0"/>
                  </v:shape>
  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" path="m41,l12,,,12,,26,,41,12,52r29,l53,41r,-29l41,xe" fillcolor="#00008b" stroked="f">
                    <v:fill opacity="32896f"/>
                    <v:path arrowok="t" o:connecttype="custom" o:connectlocs="41,1845;12,1845;0,1857;0,1871;0,1886;12,1897;41,1897;53,1886;53,1857;41,1845" o:connectangles="0,0,0,0,0,0,0,0,0,0"/>
                  </v:shape>
  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+n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tr05l0BGR5BwAA//8DAFBLAQItABQABgAIAAAAIQDb4fbL7gAAAIUBAAATAAAAAAAAAAAAAAAA&#10;AAAAAABbQ29udGVudF9UeXBlc10ueG1sUEsBAi0AFAAGAAgAAAAhAFr0LFu/AAAAFQEAAAsAAAAA&#10;AAAAAAAAAAAAHwEAAF9yZWxzLy5yZWxzUEsBAi0AFAAGAAgAAAAhAHrBz6fBAAAA3AAAAA8AAAAA&#10;AAAAAAAAAAAABwIAAGRycy9kb3ducmV2LnhtbFBLBQYAAAAAAwADALcAAAD1AgAAAAA=&#10;" path="m,26l,12,12,,27,,41,,53,12r,14l53,41,41,52r-14,l12,52,,41,,26e" filled="f" strokecolor="#00008b" strokeweight=".16894mm">
                    <v:path arrowok="t" o:connecttype="custom" o:connectlocs="0,1871;0,1857;12,1845;27,1845;41,1845;53,1857;53,1871;53,1886;41,1897;27,1897;12,1897;0,1886;0,1871" o:connectangles="0,0,0,0,0,0,0,0,0,0,0,0,0"/>
                  </v:shape>
  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" path="m41,l12,,,12,,26,,41,12,52r29,l53,41r,-29l41,xe" fillcolor="#00008b" stroked="f">
                    <v:fill opacity="32896f"/>
                    <v:path arrowok="t" o:connecttype="custom" o:connectlocs="41,1168;12,1168;0,1180;0,1194;0,1209;12,1220;41,1220;53,1209;53,1180;41,1168" o:connectangles="0,0,0,0,0,0,0,0,0,0"/>
                  </v:shape>
  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V8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f56Uw6AnJ7BQAA//8DAFBLAQItABQABgAIAAAAIQDb4fbL7gAAAIUBAAATAAAAAAAAAAAAAAAA&#10;AAAAAABbQ29udGVudF9UeXBlc10ueG1sUEsBAi0AFAAGAAgAAAAhAFr0LFu/AAAAFQEAAAsAAAAA&#10;AAAAAAAAAAAAHwEAAF9yZWxzLy5yZWxzUEsBAi0AFAAGAAgAAAAhAAFuVXzBAAAA3AAAAA8AAAAA&#10;AAAAAAAAAAAABwIAAGRycy9kb3ducmV2LnhtbFBLBQYAAAAAAwADALcAAAD1AgAAAAA=&#10;" path="m,26l,12,12,,27,,41,,53,12r,14l53,41,41,52r-14,l12,52,,41,,26e" filled="f" strokecolor="#00008b" strokeweight=".16894mm">
                    <v:path arrowok="t" o:connecttype="custom" o:connectlocs="0,1194;0,1180;12,1168;27,1168;41,1168;53,1180;53,1194;53,1209;41,1220;27,1220;12,1220;0,1209;0,1194" o:connectangles="0,0,0,0,0,0,0,0,0,0,0,0,0"/>
                  </v:shape>
  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289;12,1289;0,1301;0,1316;0,1330;12,1342;41,1342;53,1330;53,1301;41,1289" o:connectangles="0,0,0,0,0,0,0,0,0,0"/>
                  </v:shape>
  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6Q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" path="m,27l,12,12,,26,,41,,53,12r,15l53,41,41,53r-15,l12,53,,41,,27e" filled="f" strokecolor="#00008b" strokeweight=".16894mm">
                    <v:path arrowok="t" o:connecttype="custom" o:connectlocs="0,1316;0,1301;12,1289;26,1289;41,1289;53,1301;53,1316;53,1330;41,1342;26,1342;12,1342;0,1330;0,1316" o:connectangles="0,0,0,0,0,0,0,0,0,0,0,0,0"/>
                  </v:shape>
  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wMWxgAAANwAAAAPAAAAZHJzL2Rvd25yZXYueG1sRI9BawIx&#10;FITvhf6H8ApepJvVo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8P8DFsYAAADcAAAA&#10;DwAAAAAAAAAAAAAAAAAHAgAAZHJzL2Rvd25yZXYueG1sUEsFBgAAAAADAAMAtwAAAPoCAAAAAA==&#10;" path="m41,l12,,,12,,27,,41,12,53r29,l52,41r,-29l41,xe" fillcolor="#00008b" stroked="f">
                    <v:fill opacity="32896f"/>
                    <v:path arrowok="t" o:connecttype="custom" o:connectlocs="41,1361;12,1361;0,1373;0,1388;0,1402;12,1414;41,1414;52,1402;52,1373;41,1361" o:connectangles="0,0,0,0,0,0,0,0,0,0"/>
                  </v:shape>
  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N/xQAAANwAAAAPAAAAZHJzL2Rvd25yZXYueG1sRI9BawIx&#10;FITvBf9DeIKXUrNbtL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B+VVN/xQAAANwAAAAP&#10;AAAAAAAAAAAAAAAAAAcCAABkcnMvZG93bnJldi54bWxQSwUGAAAAAAMAAwC3AAAA+QIAAAAA&#10;" path="m,27l,12,12,,26,,41,,52,12r,15l52,41,41,53r-15,l12,53,,41,,27e" filled="f" strokecolor="#00008b" strokeweight=".16894mm">
                    <v:path arrowok="t" o:connecttype="custom" o:connectlocs="0,1388;0,1373;12,1361;26,1361;41,1361;52,1373;52,1388;52,1402;41,1414;26,1414;12,1414;0,1402;0,1388" o:connectangles="0,0,0,0,0,0,0,0,0,0,0,0,0"/>
                  </v:shape>
  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" path="m41,l12,,,12,,27,,41,12,53r29,l53,41r,-29l41,xe" fillcolor="#00008b" stroked="f">
                    <v:fill opacity="32896f"/>
                    <v:path arrowok="t" o:connecttype="custom" o:connectlocs="41,1421;12,1421;0,1433;0,1448;0,1462;12,1474;41,1474;53,1462;53,1433;41,1421" o:connectangles="0,0,0,0,0,0,0,0,0,0"/>
                  </v:shape>
  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" path="m,27l,12,12,,27,,41,,53,12r,15l53,41,41,53r-14,l12,53,,41,,27e" filled="f" strokecolor="#00008b" strokeweight=".16894mm">
                    <v:path arrowok="t" o:connecttype="custom" o:connectlocs="0,1448;0,1433;12,1421;27,1421;41,1421;53,1433;53,1448;53,1462;41,1474;27,1474;12,1474;0,1462;0,1448" o:connectangles="0,0,0,0,0,0,0,0,0,0,0,0,0"/>
                  </v:shape>
  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" path="m41,l12,,,12,,26,,41,12,52r29,l53,41r,-29l41,xe" fillcolor="#00008b" stroked="f">
                    <v:fill opacity="32896f"/>
                    <v:path arrowok="t" o:connecttype="custom" o:connectlocs="41,1520;12,1520;0,1532;0,1546;0,1561;12,1572;41,1572;53,1561;53,1532;41,1520" o:connectangles="0,0,0,0,0,0,0,0,0,0"/>
                  </v:shape>
  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l6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e16Uw6AnJ7BQAA//8DAFBLAQItABQABgAIAAAAIQDb4fbL7gAAAIUBAAATAAAAAAAAAAAAAAAA&#10;AAAAAABbQ29udGVudF9UeXBlc10ueG1sUEsBAi0AFAAGAAgAAAAhAFr0LFu/AAAAFQEAAAsAAAAA&#10;AAAAAAAAAAAAHwEAAF9yZWxzLy5yZWxzUEsBAi0AFAAGAAgAAAAhAP8YWXrBAAAA3AAAAA8AAAAA&#10;AAAAAAAAAAAABwIAAGRycy9kb3ducmV2LnhtbFBLBQYAAAAAAwADALcAAAD1AgAAAAA=&#10;" path="m,26l,12,12,,26,,41,,53,12r,14l53,41,41,52r-15,l12,52,,41,,26e" filled="f" strokecolor="#00008b" strokeweight=".16894mm">
                    <v:path arrowok="t" o:connecttype="custom" o:connectlocs="0,1546;0,1532;12,1520;26,1520;41,1520;53,1532;53,1546;53,1561;41,1572;26,1572;12,1572;0,1561;0,1546" o:connectangles="0,0,0,0,0,0,0,0,0,0,0,0,0"/>
                  </v:shape>
  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" path="m41,l12,,,12,,27,,41,12,53r29,l53,41r,-29l41,xe" fillcolor="#00008b" stroked="f">
                    <v:fill opacity="32896f"/>
                    <v:path arrowok="t" o:connecttype="custom" o:connectlocs="41,1505;12,1505;0,1517;0,1532;0,1546;12,1558;41,1558;53,1546;53,1517;41,1505" o:connectangles="0,0,0,0,0,0,0,0,0,0"/>
                  </v:shape>
  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" path="m,27l,12,12,,26,,41,,53,12r,15l53,41,41,53r-15,l12,53,,41,,27e" filled="f" strokecolor="#00008b" strokeweight=".16894mm">
                    <v:path arrowok="t" o:connecttype="custom" o:connectlocs="0,1532;0,1517;12,1505;26,1505;41,1505;53,1517;53,1532;53,1546;41,1558;26,1558;12,1558;0,1546;0,1532" o:connectangles="0,0,0,0,0,0,0,0,0,0,0,0,0"/>
                  </v:shape>
  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H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azKfydSUdAlr8AAAD//wMAUEsBAi0AFAAGAAgAAAAhANvh9svuAAAAhQEAABMAAAAAAAAA&#10;AAAAAAAAAAAAAFtDb250ZW50X1R5cGVzXS54bWxQSwECLQAUAAYACAAAACEAWvQsW78AAAAVAQAA&#10;CwAAAAAAAAAAAAAAAAAfAQAAX3JlbHMvLnJlbHNQSwECLQAUAAYACAAAACEAoQ3yR8YAAADcAAAA&#10;DwAAAAAAAAAAAAAAAAAHAgAAZHJzL2Rvd25yZXYueG1sUEsFBgAAAAADAAMAtwAAAPoCAAAAAA==&#10;" path="m41,l12,,,11,,26,,40,12,52r29,l53,40r,-29l41,xe" fillcolor="#00008b" stroked="f">
                    <v:fill opacity="32896f"/>
                    <v:path arrowok="t" o:connecttype="custom" o:connectlocs="41,667;12,667;0,678;0,693;0,707;12,719;41,719;53,707;53,678;41,667" o:connectangles="0,0,0,0,0,0,0,0,0,0"/>
                  </v:shape>
  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" path="m,26l,11,12,,26,,41,,53,11r,15l53,40,41,52r-15,l12,52,,40,,26e" filled="f" strokecolor="#00008b" strokeweight=".16894mm">
                    <v:path arrowok="t" o:connecttype="custom" o:connectlocs="0,693;0,678;12,667;26,667;41,667;53,678;53,693;53,707;41,719;26,719;12,719;0,707;0,693" o:connectangles="0,0,0,0,0,0,0,0,0,0,0,0,0"/>
                  </v:shape>
  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mrxgAAANwAAAAPAAAAZHJzL2Rvd25yZXYueG1sRI9BawIx&#10;FITvBf9DeEIvxc1WUW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PpPJq8YAAADcAAAA&#10;DwAAAAAAAAAAAAAAAAAHAgAAZHJzL2Rvd25yZXYueG1sUEsFBgAAAAADAAMAtwAAAPoCAAAAAA==&#10;" path="m41,l12,,,12,,26,,41,12,53r29,l53,41r,-29l41,xe" fillcolor="#00008b" stroked="f">
                    <v:fill opacity="32896f"/>
                    <v:path arrowok="t" o:connecttype="custom" o:connectlocs="41,1577;12,1577;0,1589;0,1603;0,1618;12,1630;41,1630;53,1618;53,1589;41,1577" o:connectangles="0,0,0,0,0,0,0,0,0,0"/>
                  </v:shape>
  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nCxQAAANwAAAAPAAAAZHJzL2Rvd25yZXYueG1sRI9PawIx&#10;FMTvhX6H8Aq9FM0qb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CwOZnCxQAAANwAAAAP&#10;AAAAAAAAAAAAAAAAAAcCAABkcnMvZG93bnJldi54bWxQSwUGAAAAAAMAAwC3AAAA+QIAAAAA&#10;" path="m,26l,12,12,,26,,41,,53,12r,14l53,41,41,53r-15,l12,53,,41,,26e" filled="f" strokecolor="#00008b" strokeweight=".16894mm">
                    <v:path arrowok="t" o:connecttype="custom" o:connectlocs="0,1603;0,1589;12,1577;26,1577;41,1577;53,1589;53,1603;53,1618;41,1630;26,1630;12,1630;0,1618;0,1603" o:connectangles="0,0,0,0,0,0,0,0,0,0,0,0,0"/>
                  </v:shape>
                  <v:line id="Line 482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" strokeweight=".25461mm">
                    <v:stroke dashstyle="dash"/>
                  </v:line>
  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  <v:fill opacity="26214f"/>
  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  </v:shape>
  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  </v:shape>
  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" filled="f" strokecolor="#333" strokeweight=".25461mm"/>
  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  </v:shape>
                  <w10:wrap anchorx="page"/>
                </v:group>
              </w:pict>
            </mc:Fallback>
          </mc:AlternateContent>
        </w:r>
      </w:ins>
      <w:r w:rsidR="00C14774">
        <w:rPr>
          <w:rFonts w:ascii="Arial"/>
          <w:color w:val="4D4D4D"/>
          <w:spacing w:val="-5"/>
          <w:sz w:val="12"/>
        </w:rPr>
        <w:t>50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DA2490">
      <w:pPr>
        <w:spacing w:before="94"/>
        <w:ind w:left="941"/>
        <w:rPr>
          <w:rFonts w:ascii="Arial"/>
          <w:sz w:val="12"/>
        </w:rPr>
        <w:pPrChange w:id="452" w:author="Hughes, Anna E" w:date="2023-06-19T12:41:00Z">
          <w:pPr>
            <w:spacing w:before="94"/>
            <w:ind w:left="821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95885</wp:posOffset>
                </wp:positionV>
                <wp:extent cx="130810" cy="498475"/>
                <wp:effectExtent l="0" t="0" r="0" b="0"/>
                <wp:wrapNone/>
                <wp:docPr id="485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o:spid="_x0000_s1030" type="#_x0000_t202" style="position:absolute;left:0;text-align:left;margin-left:115.85pt;margin-top:7.55pt;width:10.3pt;height:39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14:paraId="5915DFB9" w14:textId="77777777" w:rsidR="00485016" w:rsidRDefault="00C14774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Arial"/>
          <w:color w:val="4D4D4D"/>
          <w:spacing w:val="-5"/>
          <w:sz w:val="12"/>
        </w:rPr>
        <w:t>40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C14774">
      <w:pPr>
        <w:spacing w:before="94"/>
        <w:ind w:left="941"/>
        <w:rPr>
          <w:rFonts w:ascii="Arial"/>
          <w:sz w:val="12"/>
        </w:rPr>
        <w:pPrChange w:id="453" w:author="Hughes, Anna E" w:date="2023-06-19T12:41:00Z">
          <w:pPr>
            <w:spacing w:before="94"/>
            <w:ind w:left="821"/>
          </w:pPr>
        </w:pPrChange>
      </w:pPr>
      <w:r>
        <w:rPr>
          <w:rFonts w:ascii="Arial"/>
          <w:color w:val="4D4D4D"/>
          <w:spacing w:val="-5"/>
          <w:sz w:val="12"/>
        </w:rPr>
        <w:t>30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C14774">
      <w:pPr>
        <w:spacing w:before="94"/>
        <w:ind w:left="941"/>
        <w:rPr>
          <w:rFonts w:ascii="Arial"/>
          <w:sz w:val="12"/>
        </w:rPr>
        <w:pPrChange w:id="454" w:author="Hughes, Anna E" w:date="2023-06-19T12:41:00Z">
          <w:pPr>
            <w:spacing w:before="94"/>
            <w:ind w:left="821"/>
          </w:pPr>
        </w:pPrChange>
      </w:pPr>
      <w:r>
        <w:rPr>
          <w:rFonts w:ascii="Arial"/>
          <w:color w:val="4D4D4D"/>
          <w:spacing w:val="-5"/>
          <w:sz w:val="12"/>
        </w:rPr>
        <w:t>20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C14774">
      <w:pPr>
        <w:spacing w:before="95"/>
        <w:ind w:left="941"/>
        <w:rPr>
          <w:rFonts w:ascii="Arial"/>
          <w:sz w:val="12"/>
        </w:rPr>
        <w:pPrChange w:id="455" w:author="Hughes, Anna E" w:date="2023-06-19T12:41:00Z">
          <w:pPr>
            <w:spacing w:before="95"/>
            <w:ind w:left="821"/>
          </w:pPr>
        </w:pPrChange>
      </w:pPr>
      <w:r>
        <w:rPr>
          <w:rFonts w:ascii="Arial"/>
          <w:color w:val="4D4D4D"/>
          <w:spacing w:val="-5"/>
          <w:sz w:val="12"/>
        </w:rPr>
        <w:t>10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4"/>
        <w:ind w:left="0"/>
        <w:rPr>
          <w:rFonts w:ascii="Arial"/>
          <w:sz w:val="12"/>
        </w:rPr>
      </w:pPr>
    </w:p>
    <w:p w:rsidR="00485016" w:rsidRDefault="00C14774">
      <w:pPr>
        <w:tabs>
          <w:tab w:val="left" w:pos="1608"/>
          <w:tab w:val="left" w:pos="2001"/>
          <w:tab w:val="left" w:pos="2395"/>
          <w:tab w:val="left" w:pos="2788"/>
        </w:tabs>
        <w:ind w:left="1215"/>
        <w:rPr>
          <w:rFonts w:ascii="Arial"/>
          <w:sz w:val="12"/>
        </w:rPr>
        <w:pPrChange w:id="456" w:author="Hughes, Anna E" w:date="2023-06-19T12:41:00Z">
          <w:pPr>
            <w:tabs>
              <w:tab w:val="left" w:pos="1488"/>
              <w:tab w:val="left" w:pos="1881"/>
              <w:tab w:val="left" w:pos="2275"/>
              <w:tab w:val="left" w:pos="2668"/>
            </w:tabs>
            <w:ind w:left="1095"/>
          </w:pPr>
        </w:pPrChange>
      </w:pPr>
      <w:r>
        <w:rPr>
          <w:rFonts w:ascii="Arial"/>
          <w:color w:val="4D4D4D"/>
          <w:spacing w:val="-5"/>
          <w:sz w:val="12"/>
        </w:rPr>
        <w:t>10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30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50</w:t>
      </w:r>
    </w:p>
    <w:p w:rsidR="00485016" w:rsidRDefault="00C14774">
      <w:pPr>
        <w:spacing w:before="4"/>
        <w:ind w:left="1655"/>
        <w:rPr>
          <w:rFonts w:ascii="Arial"/>
          <w:sz w:val="15"/>
        </w:rPr>
        <w:pPrChange w:id="457" w:author="Hughes, Anna E" w:date="2023-06-19T12:41:00Z">
          <w:pPr>
            <w:spacing w:before="4"/>
            <w:ind w:left="1535"/>
          </w:pPr>
        </w:pPrChange>
      </w:pPr>
      <w:r>
        <w:rPr>
          <w:rFonts w:ascii="Arial"/>
          <w:spacing w:val="-2"/>
          <w:sz w:val="15"/>
        </w:rPr>
        <w:t>predicted</w:t>
      </w:r>
      <w:r>
        <w:rPr>
          <w:rFonts w:ascii="Arial"/>
          <w:spacing w:val="4"/>
          <w:sz w:val="15"/>
        </w:rPr>
        <w:t xml:space="preserve"> </w:t>
      </w:r>
      <w:r>
        <w:rPr>
          <w:rFonts w:ascii="Arial"/>
          <w:spacing w:val="-10"/>
          <w:sz w:val="15"/>
        </w:rPr>
        <w:t>D</w:t>
      </w:r>
    </w:p>
    <w:p w:rsidR="00485016" w:rsidRDefault="00C14774">
      <w:pPr>
        <w:rPr>
          <w:rFonts w:ascii="Arial"/>
          <w:sz w:val="14"/>
        </w:rPr>
      </w:pPr>
      <w:r>
        <w:br w:type="column"/>
      </w:r>
    </w:p>
    <w:p w:rsidR="00485016" w:rsidRDefault="00485016">
      <w:pPr>
        <w:pStyle w:val="BodyText"/>
        <w:spacing w:before="3"/>
        <w:ind w:left="0"/>
        <w:rPr>
          <w:rFonts w:ascii="Arial"/>
          <w:sz w:val="15"/>
        </w:rPr>
      </w:pPr>
    </w:p>
    <w:p w:rsidR="00485016" w:rsidRDefault="00C14774">
      <w:pPr>
        <w:ind w:left="287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3"/>
        <w:ind w:left="0"/>
        <w:rPr>
          <w:rFonts w:ascii="Arial"/>
          <w:sz w:val="16"/>
        </w:rPr>
      </w:pPr>
    </w:p>
    <w:p w:rsidR="00485016" w:rsidRDefault="00DA2490">
      <w:pPr>
        <w:ind w:left="355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-384175</wp:posOffset>
                </wp:positionV>
                <wp:extent cx="130810" cy="989330"/>
                <wp:effectExtent l="0" t="0" r="0" b="0"/>
                <wp:wrapNone/>
                <wp:docPr id="484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4" o:spid="_x0000_s1031" type="#_x0000_t202" style="position:absolute;left:0;text-align:left;margin-left:231.35pt;margin-top:-30.25pt;width:10.3pt;height:77.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14:paraId="79082989" w14:textId="77777777" w:rsidR="00485016" w:rsidRDefault="00C14774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Arial"/>
          <w:color w:val="4D4D4D"/>
          <w:spacing w:val="-5"/>
          <w:sz w:val="12"/>
        </w:rPr>
        <w:t>800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4"/>
        <w:ind w:left="0"/>
        <w:rPr>
          <w:rFonts w:ascii="Arial"/>
          <w:sz w:val="16"/>
        </w:rPr>
      </w:pPr>
    </w:p>
    <w:p w:rsidR="00485016" w:rsidRDefault="00C14774">
      <w:pPr>
        <w:ind w:left="35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485016" w:rsidRDefault="00C14774">
      <w:pPr>
        <w:ind w:left="-11" w:right="-58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16" w:rsidRDefault="00C14774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485016" w:rsidRDefault="00C14774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485016" w:rsidRDefault="00C14774">
      <w:pPr>
        <w:spacing w:before="98"/>
        <w:ind w:left="276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4"/>
          <w:sz w:val="12"/>
        </w:rPr>
        <w:t>2500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9"/>
        <w:ind w:left="0"/>
        <w:rPr>
          <w:rFonts w:ascii="Arial"/>
          <w:sz w:val="13"/>
        </w:rPr>
      </w:pPr>
    </w:p>
    <w:p w:rsidR="00485016" w:rsidRDefault="00DA2490">
      <w:pPr>
        <w:ind w:left="276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4625340</wp:posOffset>
                </wp:positionH>
                <wp:positionV relativeFrom="paragraph">
                  <wp:posOffset>29845</wp:posOffset>
                </wp:positionV>
                <wp:extent cx="130810" cy="704850"/>
                <wp:effectExtent l="0" t="0" r="0" b="0"/>
                <wp:wrapNone/>
                <wp:docPr id="483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sampled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5" o:spid="_x0000_s1032" type="#_x0000_t202" style="position:absolute;left:0;text-align:left;margin-left:364.2pt;margin-top:2.35pt;width:10.3pt;height:55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12F256D5" w14:textId="77777777" w:rsidR="00485016" w:rsidRDefault="00C14774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sampled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Arial"/>
          <w:color w:val="4D4D4D"/>
          <w:spacing w:val="-4"/>
          <w:sz w:val="12"/>
        </w:rPr>
        <w:t>2000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9"/>
        <w:ind w:left="0"/>
        <w:rPr>
          <w:rFonts w:ascii="Arial"/>
          <w:sz w:val="13"/>
        </w:rPr>
      </w:pPr>
    </w:p>
    <w:p w:rsidR="00485016" w:rsidRDefault="00C14774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10"/>
        <w:ind w:left="0"/>
        <w:rPr>
          <w:rFonts w:ascii="Arial"/>
          <w:sz w:val="13"/>
        </w:rPr>
      </w:pPr>
    </w:p>
    <w:p w:rsidR="00485016" w:rsidRDefault="00C14774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9"/>
        <w:ind w:left="0"/>
        <w:rPr>
          <w:rFonts w:ascii="Arial"/>
          <w:sz w:val="13"/>
        </w:rPr>
      </w:pPr>
    </w:p>
    <w:p w:rsidR="00485016" w:rsidRDefault="00C14774">
      <w:pPr>
        <w:ind w:left="34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500</w:t>
      </w:r>
    </w:p>
    <w:p w:rsidR="00485016" w:rsidRDefault="00C14774">
      <w:pPr>
        <w:ind w:left="-11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16" w:rsidRDefault="00C14774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485016" w:rsidRDefault="00C14774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485016" w:rsidRDefault="00485016">
      <w:pPr>
        <w:rPr>
          <w:rFonts w:ascii="Arial"/>
          <w:sz w:val="15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2924" w:space="40"/>
            <w:col w:w="558" w:space="39"/>
            <w:col w:w="2030" w:space="40"/>
            <w:col w:w="547" w:space="39"/>
            <w:col w:w="2703"/>
          </w:cols>
          <w:sectPrChange w:id="458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3"/>
        <w:ind w:left="0"/>
        <w:rPr>
          <w:rFonts w:ascii="Arial"/>
          <w:sz w:val="26"/>
        </w:rPr>
      </w:pPr>
    </w:p>
    <w:p w:rsidR="00485016" w:rsidRDefault="00C14774">
      <w:pPr>
        <w:spacing w:before="95" w:line="244" w:lineRule="auto"/>
        <w:ind w:left="617" w:right="530"/>
        <w:jc w:val="both"/>
        <w:rPr>
          <w:sz w:val="20"/>
        </w:rPr>
        <w:pPrChange w:id="459" w:author="Hughes, Anna E" w:date="2023-06-19T12:41:00Z">
          <w:pPr>
            <w:spacing w:before="95" w:line="244" w:lineRule="auto"/>
            <w:ind w:left="497" w:right="530"/>
            <w:jc w:val="both"/>
          </w:pPr>
        </w:pPrChange>
      </w:pPr>
      <w:r>
        <w:rPr>
          <w:spacing w:val="-6"/>
          <w:sz w:val="20"/>
        </w:rPr>
        <w:t>Figure 2:</w:t>
      </w:r>
      <w:r>
        <w:rPr>
          <w:spacing w:val="11"/>
          <w:sz w:val="20"/>
        </w:rPr>
        <w:t xml:space="preserve"> </w:t>
      </w:r>
      <w:bookmarkStart w:id="460" w:name="_bookmark8"/>
      <w:bookmarkEnd w:id="460"/>
      <w:r>
        <w:rPr>
          <w:spacing w:val="-6"/>
          <w:sz w:val="20"/>
        </w:rPr>
        <w:t>(left)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collinear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6"/>
          <w:sz w:val="20"/>
        </w:rPr>
        <w:t>offers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prediction.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(centre)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z w:val="20"/>
        </w:rPr>
        <w:t xml:space="preserve"> </w:t>
      </w:r>
      <w:r>
        <w:rPr>
          <w:spacing w:val="-6"/>
          <w:sz w:val="20"/>
        </w:rPr>
        <w:t>TCS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times.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(right)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dot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randomly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sampled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z w:val="20"/>
        </w:rPr>
        <w:t xml:space="preserve"> </w:t>
      </w:r>
      <w:r>
        <w:rPr>
          <w:w w:val="90"/>
          <w:sz w:val="20"/>
        </w:rPr>
        <w:t>from an observer.</w:t>
      </w:r>
      <w:r>
        <w:rPr>
          <w:sz w:val="20"/>
        </w:rPr>
        <w:t xml:space="preserve"> </w:t>
      </w:r>
      <w:r>
        <w:rPr>
          <w:w w:val="90"/>
          <w:sz w:val="20"/>
        </w:rPr>
        <w:t>Note that there is greater spread in the data points here, due to the fact that there</w:t>
      </w:r>
      <w:r>
        <w:rPr>
          <w:sz w:val="20"/>
        </w:rPr>
        <w:t xml:space="preserve"> </w:t>
      </w:r>
      <w:r>
        <w:rPr>
          <w:w w:val="90"/>
          <w:sz w:val="20"/>
        </w:rPr>
        <w:t>will be trial-to-trial variability due to target position, inter-item distances, observer differences and</w:t>
      </w:r>
      <w:r>
        <w:rPr>
          <w:sz w:val="20"/>
        </w:rPr>
        <w:t xml:space="preserve"> so on.</w:t>
      </w:r>
    </w:p>
    <w:p w:rsidR="00485016" w:rsidRDefault="00485016">
      <w:pPr>
        <w:pStyle w:val="BodyText"/>
        <w:spacing w:before="8"/>
        <w:ind w:left="0"/>
        <w:rPr>
          <w:sz w:val="20"/>
        </w:rPr>
      </w:pPr>
    </w:p>
    <w:p w:rsidR="00485016" w:rsidRDefault="00485016">
      <w:pPr>
        <w:rPr>
          <w:sz w:val="20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461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9"/>
        <w:ind w:left="0"/>
        <w:rPr>
          <w:sz w:val="17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62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251</w:t>
      </w:r>
    </w:p>
    <w:p w:rsidR="00485016" w:rsidRDefault="00485016">
      <w:pPr>
        <w:pStyle w:val="BodyText"/>
        <w:ind w:left="0"/>
        <w:rPr>
          <w:rFonts w:ascii="Trebuchet MS"/>
          <w:sz w:val="14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63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252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464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253</w:t>
      </w:r>
    </w:p>
    <w:p w:rsidR="00485016" w:rsidRDefault="00C14774">
      <w:pPr>
        <w:pStyle w:val="ListParagraph"/>
        <w:numPr>
          <w:ilvl w:val="2"/>
          <w:numId w:val="2"/>
        </w:numPr>
        <w:tabs>
          <w:tab w:val="left" w:pos="817"/>
        </w:tabs>
        <w:rPr>
          <w:i/>
          <w:sz w:val="24"/>
        </w:rPr>
        <w:pPrChange w:id="465" w:author="Hughes, Anna E" w:date="2023-06-19T12:41:00Z">
          <w:pPr>
            <w:pStyle w:val="ListParagraph"/>
            <w:numPr>
              <w:ilvl w:val="2"/>
              <w:numId w:val="5"/>
            </w:numPr>
            <w:tabs>
              <w:tab w:val="left" w:pos="765"/>
            </w:tabs>
            <w:ind w:left="764" w:hanging="658"/>
          </w:pPr>
        </w:pPrChange>
      </w:pPr>
      <w:r>
        <w:br w:type="column"/>
      </w:r>
      <w:bookmarkStart w:id="466" w:name="Estimating_mean_reaction_times"/>
      <w:bookmarkEnd w:id="466"/>
      <w:r>
        <w:rPr>
          <w:i/>
          <w:sz w:val="24"/>
        </w:rPr>
        <w:t>Estimating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:rsidR="00485016" w:rsidRDefault="00C14774">
      <w:pPr>
        <w:pStyle w:val="BodyText"/>
        <w:spacing w:before="29" w:line="247" w:lineRule="auto"/>
        <w:ind w:left="159" w:right="521" w:firstLine="351"/>
        <w:pPrChange w:id="467" w:author="Hughes, Anna E" w:date="2023-06-19T12:41:00Z">
          <w:pPr>
            <w:pStyle w:val="BodyText"/>
            <w:spacing w:before="29" w:line="247" w:lineRule="auto"/>
            <w:ind w:right="150" w:firstLine="351"/>
          </w:pPr>
        </w:pPrChange>
      </w:pPr>
      <w:r>
        <w:rPr>
          <w:spacing w:val="-2"/>
        </w:rPr>
        <w:t>Finally,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>use</w:t>
      </w:r>
      <w:r>
        <w:rPr>
          <w:spacing w:val="7"/>
        </w:rPr>
        <w:t xml:space="preserve"> </w:t>
      </w:r>
      <w:r>
        <w:rPr>
          <w:spacing w:val="-2"/>
        </w:rPr>
        <w:t>Equation</w:t>
      </w:r>
      <w:r>
        <w:rPr>
          <w:spacing w:val="7"/>
        </w:rPr>
        <w:t xml:space="preserve"> </w:t>
      </w:r>
      <w:r w:rsidR="00FE7979">
        <w:fldChar w:fldCharType="begin"/>
      </w:r>
      <w:r w:rsidR="00FE7979">
        <w:instrText xml:space="preserve"> HYPERLINK \l "_bookmark0" </w:instrText>
      </w:r>
      <w:r w:rsidR="00FE7979">
        <w:fldChar w:fldCharType="separate"/>
      </w:r>
      <w:r>
        <w:rPr>
          <w:spacing w:val="-2"/>
        </w:rPr>
        <w:t>1</w:t>
      </w:r>
      <w:r w:rsidR="00FE7979">
        <w:rPr>
          <w:spacing w:val="-2"/>
        </w:rPr>
        <w:fldChar w:fldCharType="end"/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predict</w:t>
      </w:r>
      <w:r>
        <w:rPr>
          <w:spacing w:val="7"/>
        </w:rPr>
        <w:t xml:space="preserve"> </w:t>
      </w:r>
      <w:r>
        <w:rPr>
          <w:spacing w:val="-2"/>
        </w:rPr>
        <w:t>mean</w:t>
      </w:r>
      <w:r>
        <w:rPr>
          <w:spacing w:val="7"/>
        </w:rPr>
        <w:t xml:space="preserve"> </w:t>
      </w:r>
      <w:r>
        <w:rPr>
          <w:spacing w:val="-2"/>
        </w:rPr>
        <w:t>reaction</w:t>
      </w:r>
      <w:r>
        <w:rPr>
          <w:spacing w:val="7"/>
        </w:rPr>
        <w:t xml:space="preserve"> </w:t>
      </w:r>
      <w:r>
        <w:rPr>
          <w:spacing w:val="-2"/>
        </w:rPr>
        <w:t>times.</w:t>
      </w:r>
      <w:r>
        <w:rPr>
          <w:spacing w:val="59"/>
        </w:rPr>
        <w:t xml:space="preserve"> </w:t>
      </w:r>
      <w:r>
        <w:rPr>
          <w:spacing w:val="-2"/>
        </w:rPr>
        <w:t>As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 xml:space="preserve">be </w:t>
      </w:r>
      <w:r>
        <w:rPr>
          <w:spacing w:val="-6"/>
        </w:rPr>
        <w:t>seen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Figure</w:t>
      </w:r>
      <w:r>
        <w:rPr>
          <w:spacing w:val="2"/>
        </w:rPr>
        <w:t xml:space="preserve"> </w:t>
      </w:r>
      <w:r w:rsidR="00FE7979">
        <w:fldChar w:fldCharType="begin"/>
      </w:r>
      <w:r w:rsidR="00FE7979">
        <w:instrText xml:space="preserve"> HYPERLINK \l "_bookmark8" </w:instrText>
      </w:r>
      <w:r w:rsidR="00FE7979">
        <w:fldChar w:fldCharType="separate"/>
      </w:r>
      <w:r>
        <w:rPr>
          <w:spacing w:val="-6"/>
        </w:rPr>
        <w:t>2</w:t>
      </w:r>
      <w:r w:rsidR="00FE7979">
        <w:rPr>
          <w:spacing w:val="-6"/>
        </w:rPr>
        <w:fldChar w:fldCharType="end"/>
      </w:r>
      <w:r>
        <w:rPr>
          <w:spacing w:val="3"/>
        </w:rPr>
        <w:t xml:space="preserve"> </w:t>
      </w:r>
      <w:r>
        <w:rPr>
          <w:spacing w:val="-6"/>
        </w:rPr>
        <w:t>(centre</w:t>
      </w:r>
      <w:r>
        <w:rPr>
          <w:spacing w:val="4"/>
        </w:rPr>
        <w:t xml:space="preserve"> </w:t>
      </w:r>
      <w:r>
        <w:rPr>
          <w:spacing w:val="-6"/>
        </w:rPr>
        <w:t>panel),</w:t>
      </w:r>
      <w:r>
        <w:rPr>
          <w:spacing w:val="5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predictions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essentially</w:t>
      </w:r>
      <w:r>
        <w:rPr>
          <w:spacing w:val="3"/>
        </w:rPr>
        <w:t xml:space="preserve"> </w:t>
      </w:r>
      <w:r>
        <w:rPr>
          <w:spacing w:val="-6"/>
        </w:rPr>
        <w:t>identical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spacing w:line="5" w:lineRule="exact"/>
        <w:ind w:left="2384"/>
        <w:rPr>
          <w:sz w:val="18"/>
        </w:rPr>
        <w:pPrChange w:id="468" w:author="Hughes, Anna E" w:date="2023-06-19T12:41:00Z">
          <w:pPr>
            <w:spacing w:line="5" w:lineRule="exact"/>
            <w:ind w:left="2332"/>
          </w:pPr>
        </w:pPrChange>
      </w:pPr>
      <w:r>
        <w:rPr>
          <w:w w:val="89"/>
          <w:sz w:val="18"/>
        </w:rPr>
        <w:t>2</w:t>
      </w:r>
    </w:p>
    <w:p w:rsidR="00485016" w:rsidRDefault="00485016">
      <w:pPr>
        <w:spacing w:line="5" w:lineRule="exact"/>
        <w:rPr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469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2"/>
        <w:ind w:left="0"/>
        <w:rPr>
          <w:sz w:val="9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470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254</w:t>
      </w: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C14774">
      <w:pPr>
        <w:spacing w:before="89"/>
        <w:ind w:left="227"/>
        <w:rPr>
          <w:rFonts w:ascii="Trebuchet MS"/>
          <w:sz w:val="12"/>
        </w:rPr>
        <w:pPrChange w:id="471" w:author="Hughes, Anna E" w:date="2023-06-19T12:41:00Z">
          <w:pPr>
            <w:spacing w:before="89"/>
            <w:ind w:left="107"/>
          </w:pPr>
        </w:pPrChange>
      </w:pPr>
      <w:r>
        <w:rPr>
          <w:rFonts w:ascii="Trebuchet MS"/>
          <w:spacing w:val="-5"/>
          <w:sz w:val="12"/>
        </w:rPr>
        <w:t>255</w:t>
      </w:r>
    </w:p>
    <w:p w:rsidR="00485016" w:rsidRDefault="00C14774">
      <w:pPr>
        <w:pStyle w:val="BodyText"/>
        <w:spacing w:before="0" w:line="274" w:lineRule="exact"/>
        <w:ind w:left="159"/>
        <w:pPrChange w:id="472" w:author="Hughes, Anna E" w:date="2023-06-19T12:41:00Z">
          <w:pPr>
            <w:pStyle w:val="BodyText"/>
            <w:spacing w:before="0" w:line="274" w:lineRule="exact"/>
          </w:pPr>
        </w:pPrChange>
      </w:pPr>
      <w:r>
        <w:br w:type="column"/>
      </w:r>
      <w:r>
        <w:rPr>
          <w:spacing w:val="-2"/>
        </w:rPr>
        <w:t>empirical</w:t>
      </w:r>
      <w:r>
        <w:rPr>
          <w:spacing w:val="-12"/>
        </w:rPr>
        <w:t xml:space="preserve"> </w:t>
      </w:r>
      <w:r>
        <w:rPr>
          <w:spacing w:val="-2"/>
        </w:rPr>
        <w:t>RT</w:t>
      </w:r>
      <w:r>
        <w:rPr>
          <w:spacing w:val="-11"/>
        </w:rPr>
        <w:t xml:space="preserve"> </w:t>
      </w:r>
      <w:r>
        <w:rPr>
          <w:spacing w:val="-2"/>
        </w:rPr>
        <w:t>results: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R</w:t>
      </w:r>
      <w:r>
        <w:rPr>
          <w:rFonts w:ascii="Times New Roman"/>
          <w:i/>
          <w:spacing w:val="5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93%.</w:t>
      </w:r>
    </w:p>
    <w:p w:rsidR="00485016" w:rsidRDefault="00C14774">
      <w:pPr>
        <w:pStyle w:val="ListParagraph"/>
        <w:numPr>
          <w:ilvl w:val="2"/>
          <w:numId w:val="2"/>
        </w:numPr>
        <w:tabs>
          <w:tab w:val="left" w:pos="817"/>
        </w:tabs>
        <w:spacing w:before="230"/>
        <w:rPr>
          <w:i/>
          <w:sz w:val="24"/>
        </w:rPr>
        <w:pPrChange w:id="473" w:author="Hughes, Anna E" w:date="2023-06-19T12:41:00Z">
          <w:pPr>
            <w:pStyle w:val="ListParagraph"/>
            <w:numPr>
              <w:ilvl w:val="2"/>
              <w:numId w:val="5"/>
            </w:numPr>
            <w:tabs>
              <w:tab w:val="left" w:pos="765"/>
            </w:tabs>
            <w:spacing w:before="230"/>
            <w:ind w:left="764" w:hanging="658"/>
          </w:pPr>
        </w:pPrChange>
      </w:pPr>
      <w:bookmarkStart w:id="474" w:name="Discussion"/>
      <w:bookmarkEnd w:id="474"/>
      <w:r>
        <w:rPr>
          <w:i/>
          <w:spacing w:val="-2"/>
          <w:sz w:val="24"/>
        </w:rPr>
        <w:t>Discussion</w:t>
      </w:r>
    </w:p>
    <w:p w:rsidR="00485016" w:rsidRDefault="00485016">
      <w:pPr>
        <w:rPr>
          <w:sz w:val="2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475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C14774">
      <w:pPr>
        <w:pStyle w:val="BodyText"/>
        <w:tabs>
          <w:tab w:val="left" w:pos="968"/>
        </w:tabs>
        <w:spacing w:before="29"/>
        <w:pPrChange w:id="476" w:author="Hughes, Anna E" w:date="2023-06-19T12:41:00Z">
          <w:pPr>
            <w:pStyle w:val="BodyText"/>
            <w:tabs>
              <w:tab w:val="left" w:pos="848"/>
            </w:tabs>
            <w:spacing w:before="29"/>
          </w:pPr>
        </w:pPrChange>
      </w:pPr>
      <w:r>
        <w:rPr>
          <w:rFonts w:ascii="Trebuchet MS"/>
          <w:spacing w:val="-5"/>
          <w:sz w:val="12"/>
        </w:rPr>
        <w:t>256</w:t>
      </w:r>
      <w:r>
        <w:rPr>
          <w:rFonts w:ascii="Trebuchet MS"/>
          <w:sz w:val="12"/>
        </w:rPr>
        <w:tab/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TCS</w:t>
      </w:r>
      <w:r>
        <w:rPr>
          <w:spacing w:val="-1"/>
        </w:rPr>
        <w:t xml:space="preserve"> </w:t>
      </w:r>
      <w:r>
        <w:rPr>
          <w:spacing w:val="-8"/>
        </w:rPr>
        <w:t>theory</w:t>
      </w:r>
      <w:r>
        <w:rPr>
          <w:spacing w:val="-1"/>
        </w:rPr>
        <w:t xml:space="preserve"> </w:t>
      </w:r>
      <w:r>
        <w:rPr>
          <w:spacing w:val="-8"/>
        </w:rPr>
        <w:t>offers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good</w:t>
      </w:r>
      <w:r>
        <w:t xml:space="preserve"> </w:t>
      </w:r>
      <w:r>
        <w:rPr>
          <w:spacing w:val="-8"/>
        </w:rPr>
        <w:t>prediction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slopes</w:t>
      </w:r>
      <w: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257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mean</w:t>
      </w:r>
      <w:r>
        <w:rPr>
          <w:spacing w:val="4"/>
        </w:rPr>
        <w:t xml:space="preserve"> </w:t>
      </w:r>
      <w:r>
        <w:rPr>
          <w:spacing w:val="-6"/>
        </w:rPr>
        <w:t>reaction</w:t>
      </w:r>
      <w:r>
        <w:rPr>
          <w:spacing w:val="3"/>
        </w:rPr>
        <w:t xml:space="preserve"> </w:t>
      </w:r>
      <w:r>
        <w:rPr>
          <w:spacing w:val="-6"/>
        </w:rPr>
        <w:t>times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double</w:t>
      </w:r>
      <w:r>
        <w:rPr>
          <w:spacing w:val="4"/>
        </w:rPr>
        <w:t xml:space="preserve"> </w:t>
      </w:r>
      <w:r>
        <w:rPr>
          <w:spacing w:val="-6"/>
        </w:rPr>
        <w:t>feature</w:t>
      </w:r>
      <w:r>
        <w:rPr>
          <w:spacing w:val="3"/>
        </w:rPr>
        <w:t xml:space="preserve"> </w:t>
      </w:r>
      <w:r>
        <w:rPr>
          <w:spacing w:val="-6"/>
        </w:rPr>
        <w:t>search,</w:t>
      </w:r>
      <w:r>
        <w:rPr>
          <w:spacing w:val="6"/>
        </w:rPr>
        <w:t xml:space="preserve"> </w:t>
      </w:r>
      <w:r>
        <w:rPr>
          <w:spacing w:val="-6"/>
        </w:rPr>
        <w:t>there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two</w:t>
      </w:r>
      <w:r>
        <w:rPr>
          <w:spacing w:val="4"/>
        </w:rPr>
        <w:t xml:space="preserve"> </w:t>
      </w:r>
      <w:r>
        <w:rPr>
          <w:spacing w:val="-6"/>
        </w:rPr>
        <w:t>related</w:t>
      </w:r>
      <w:r>
        <w:rPr>
          <w:spacing w:val="3"/>
        </w:rPr>
        <w:t xml:space="preserve"> </w:t>
      </w:r>
      <w:r>
        <w:rPr>
          <w:spacing w:val="-6"/>
        </w:rPr>
        <w:t>limitations.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Firstly,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unable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account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individual</w:t>
      </w:r>
      <w:r>
        <w:rPr>
          <w:spacing w:val="-9"/>
        </w:rPr>
        <w:t xml:space="preserve"> </w:t>
      </w:r>
      <w:r>
        <w:rPr>
          <w:spacing w:val="-4"/>
        </w:rPr>
        <w:t>differences</w:t>
      </w:r>
      <w:r>
        <w:rPr>
          <w:spacing w:val="-8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observers,</w:t>
      </w:r>
      <w:r>
        <w:rPr>
          <w:spacing w:val="-8"/>
        </w:rPr>
        <w:t xml:space="preserve"> </w:t>
      </w:r>
      <w:r>
        <w:rPr>
          <w:spacing w:val="-4"/>
        </w:rPr>
        <w:t>only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259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sample</w:t>
      </w:r>
      <w:r>
        <w:rPr>
          <w:spacing w:val="-5"/>
        </w:rPr>
        <w:t xml:space="preserve"> </w:t>
      </w:r>
      <w:r>
        <w:rPr>
          <w:spacing w:val="-8"/>
        </w:rPr>
        <w:t>average.</w:t>
      </w:r>
      <w:r>
        <w:rPr>
          <w:spacing w:val="14"/>
        </w:rPr>
        <w:t xml:space="preserve"> </w:t>
      </w:r>
      <w:r>
        <w:rPr>
          <w:spacing w:val="-8"/>
        </w:rPr>
        <w:t>Secondly,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4"/>
        </w:rPr>
        <w:t xml:space="preserve"> </w:t>
      </w:r>
      <w:r>
        <w:rPr>
          <w:spacing w:val="-8"/>
        </w:rPr>
        <w:t>cannot</w:t>
      </w:r>
      <w:r>
        <w:rPr>
          <w:spacing w:val="-5"/>
        </w:rPr>
        <w:t xml:space="preserve"> </w:t>
      </w:r>
      <w:r>
        <w:rPr>
          <w:spacing w:val="-8"/>
        </w:rPr>
        <w:t>account</w:t>
      </w:r>
      <w:r>
        <w:rPr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distribution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reaction</w:t>
      </w:r>
      <w:r>
        <w:rPr>
          <w:spacing w:val="8"/>
        </w:rPr>
        <w:t xml:space="preserve"> </w:t>
      </w:r>
      <w:r>
        <w:rPr>
          <w:spacing w:val="-4"/>
        </w:rPr>
        <w:t>times</w:t>
      </w:r>
      <w:r>
        <w:rPr>
          <w:spacing w:val="8"/>
        </w:rPr>
        <w:t xml:space="preserve"> </w:t>
      </w:r>
      <w:r>
        <w:rPr>
          <w:spacing w:val="-4"/>
        </w:rPr>
        <w:t>over</w:t>
      </w:r>
      <w:r>
        <w:rPr>
          <w:spacing w:val="8"/>
        </w:rPr>
        <w:t xml:space="preserve"> </w:t>
      </w:r>
      <w:r>
        <w:rPr>
          <w:spacing w:val="-4"/>
        </w:rPr>
        <w:t>multiple</w:t>
      </w:r>
      <w:r>
        <w:rPr>
          <w:spacing w:val="8"/>
        </w:rPr>
        <w:t xml:space="preserve"> </w:t>
      </w:r>
      <w:r>
        <w:rPr>
          <w:spacing w:val="-4"/>
        </w:rPr>
        <w:t>trials.</w:t>
      </w:r>
      <w:r>
        <w:rPr>
          <w:spacing w:val="53"/>
        </w:rPr>
        <w:t xml:space="preserve"> </w:t>
      </w:r>
      <w:r>
        <w:rPr>
          <w:spacing w:val="-4"/>
        </w:rPr>
        <w:t>Figure</w:t>
      </w:r>
      <w:r>
        <w:rPr>
          <w:spacing w:val="8"/>
        </w:rPr>
        <w:t xml:space="preserve"> </w:t>
      </w:r>
      <w:r w:rsidR="00FE7979">
        <w:fldChar w:fldCharType="begin"/>
      </w:r>
      <w:r w:rsidR="00FE7979">
        <w:instrText xml:space="preserve"> HYPERLINK \l "_bookmark8" </w:instrText>
      </w:r>
      <w:r w:rsidR="00FE7979">
        <w:fldChar w:fldCharType="separate"/>
      </w:r>
      <w:r>
        <w:rPr>
          <w:spacing w:val="-4"/>
        </w:rPr>
        <w:t>2</w:t>
      </w:r>
      <w:r w:rsidR="00FE7979">
        <w:rPr>
          <w:spacing w:val="-4"/>
        </w:rPr>
        <w:fldChar w:fldCharType="end"/>
      </w:r>
      <w:r>
        <w:rPr>
          <w:spacing w:val="8"/>
        </w:rPr>
        <w:t xml:space="preserve"> </w:t>
      </w:r>
      <w:r>
        <w:rPr>
          <w:spacing w:val="-4"/>
        </w:rPr>
        <w:t>(right</w:t>
      </w:r>
      <w:r>
        <w:rPr>
          <w:spacing w:val="8"/>
        </w:rPr>
        <w:t xml:space="preserve"> </w:t>
      </w:r>
      <w:r>
        <w:rPr>
          <w:spacing w:val="-4"/>
        </w:rPr>
        <w:t>panel)</w:t>
      </w:r>
      <w:r>
        <w:rPr>
          <w:spacing w:val="8"/>
        </w:rPr>
        <w:t xml:space="preserve"> </w:t>
      </w:r>
      <w:r>
        <w:rPr>
          <w:spacing w:val="-4"/>
        </w:rPr>
        <w:t>shows</w:t>
      </w:r>
      <w:r>
        <w:rPr>
          <w:spacing w:val="8"/>
        </w:rPr>
        <w:t xml:space="preserve"> </w:t>
      </w:r>
      <w:r>
        <w:rPr>
          <w:spacing w:val="-4"/>
        </w:rPr>
        <w:t>clearly</w:t>
      </w:r>
      <w:r>
        <w:rPr>
          <w:spacing w:val="8"/>
        </w:rPr>
        <w:t xml:space="preserve"> </w:t>
      </w:r>
      <w:r>
        <w:rPr>
          <w:spacing w:val="-4"/>
        </w:rPr>
        <w:t>that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261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factors</w:t>
      </w:r>
      <w:r>
        <w:rPr>
          <w:spacing w:val="9"/>
        </w:rPr>
        <w:t xml:space="preserve"> </w:t>
      </w:r>
      <w:r>
        <w:rPr>
          <w:spacing w:val="-4"/>
        </w:rPr>
        <w:t>generate</w:t>
      </w:r>
      <w:r>
        <w:rPr>
          <w:spacing w:val="9"/>
        </w:rPr>
        <w:t xml:space="preserve"> </w:t>
      </w:r>
      <w:r>
        <w:rPr>
          <w:spacing w:val="-4"/>
        </w:rPr>
        <w:t>high</w:t>
      </w:r>
      <w:r>
        <w:rPr>
          <w:spacing w:val="9"/>
        </w:rPr>
        <w:t xml:space="preserve"> </w:t>
      </w:r>
      <w:r>
        <w:rPr>
          <w:spacing w:val="-4"/>
        </w:rPr>
        <w:t>levels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variability</w:t>
      </w:r>
      <w:r>
        <w:rPr>
          <w:spacing w:val="9"/>
        </w:rPr>
        <w:t xml:space="preserve"> </w:t>
      </w:r>
      <w:r>
        <w:rPr>
          <w:spacing w:val="-4"/>
        </w:rPr>
        <w:t>within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individual</w:t>
      </w:r>
      <w:r>
        <w:rPr>
          <w:spacing w:val="9"/>
        </w:rPr>
        <w:t xml:space="preserve"> </w:t>
      </w:r>
      <w:r>
        <w:rPr>
          <w:spacing w:val="-4"/>
        </w:rPr>
        <w:t>trial-level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262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data.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3"/>
        </w:rPr>
        <w:t xml:space="preserve"> </w:t>
      </w:r>
      <w:r>
        <w:rPr>
          <w:spacing w:val="-2"/>
        </w:rPr>
        <w:t>issues,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propose</w:t>
      </w:r>
      <w:r>
        <w:rPr>
          <w:spacing w:val="2"/>
        </w:rPr>
        <w:t xml:space="preserve"> </w:t>
      </w:r>
      <w:r>
        <w:rPr>
          <w:spacing w:val="-2"/>
        </w:rPr>
        <w:t>adapting</w:t>
      </w:r>
      <w:r>
        <w:rPr>
          <w:spacing w:val="2"/>
        </w:rPr>
        <w:t xml:space="preserve"> </w:t>
      </w:r>
      <w:r>
        <w:rPr>
          <w:spacing w:val="-2"/>
        </w:rPr>
        <w:t>TCS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multi-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263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level</w:t>
      </w:r>
      <w:r>
        <w:rPr>
          <w:spacing w:val="-3"/>
        </w:rPr>
        <w:t xml:space="preserve"> </w:t>
      </w:r>
      <w:r>
        <w:rPr>
          <w:spacing w:val="-4"/>
        </w:rPr>
        <w:t>modelling</w:t>
      </w:r>
      <w:r>
        <w:rPr>
          <w:spacing w:val="-3"/>
        </w:rPr>
        <w:t xml:space="preserve"> </w:t>
      </w:r>
      <w:r>
        <w:rPr>
          <w:spacing w:val="-4"/>
        </w:rPr>
        <w:t>techniques.</w:t>
      </w:r>
      <w:r>
        <w:rPr>
          <w:spacing w:val="19"/>
        </w:rPr>
        <w:t xml:space="preserve"> </w:t>
      </w:r>
      <w:r>
        <w:rPr>
          <w:spacing w:val="-4"/>
        </w:rPr>
        <w:t>Multi-level</w:t>
      </w:r>
      <w:r>
        <w:rPr>
          <w:spacing w:val="-3"/>
        </w:rPr>
        <w:t xml:space="preserve"> </w:t>
      </w:r>
      <w:r>
        <w:rPr>
          <w:spacing w:val="-4"/>
        </w:rPr>
        <w:t>models</w:t>
      </w:r>
      <w:r>
        <w:rPr>
          <w:spacing w:val="-3"/>
        </w:rPr>
        <w:t xml:space="preserve"> </w:t>
      </w:r>
      <w:r>
        <w:rPr>
          <w:spacing w:val="-4"/>
        </w:rPr>
        <w:t>allow us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take</w:t>
      </w:r>
      <w:r>
        <w:rPr>
          <w:spacing w:val="-3"/>
        </w:rPr>
        <w:t xml:space="preserve"> </w:t>
      </w:r>
      <w:r>
        <w:rPr>
          <w:spacing w:val="-4"/>
        </w:rPr>
        <w:t>into</w:t>
      </w:r>
      <w:r>
        <w:rPr>
          <w:spacing w:val="-3"/>
        </w:rPr>
        <w:t xml:space="preserve"> </w:t>
      </w:r>
      <w:r>
        <w:rPr>
          <w:spacing w:val="-4"/>
        </w:rPr>
        <w:t>account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hierarchical</w:t>
      </w:r>
      <w:r>
        <w:rPr>
          <w:spacing w:val="10"/>
        </w:rPr>
        <w:t xml:space="preserve"> </w:t>
      </w:r>
      <w:r>
        <w:rPr>
          <w:spacing w:val="-4"/>
        </w:rPr>
        <w:t>structure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8"/>
        </w:rPr>
        <w:t xml:space="preserve"> </w:t>
      </w:r>
      <w:r>
        <w:rPr>
          <w:spacing w:val="-4"/>
        </w:rPr>
        <w:t>data</w:t>
      </w:r>
      <w:r>
        <w:rPr>
          <w:spacing w:val="8"/>
        </w:rPr>
        <w:t xml:space="preserve"> </w:t>
      </w:r>
      <w:r>
        <w:rPr>
          <w:spacing w:val="-4"/>
        </w:rPr>
        <w:t>(i.e.</w:t>
      </w:r>
      <w:r>
        <w:rPr>
          <w:spacing w:val="59"/>
        </w:rPr>
        <w:t xml:space="preserve">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each</w:t>
      </w:r>
      <w:r>
        <w:rPr>
          <w:spacing w:val="8"/>
        </w:rPr>
        <w:t xml:space="preserve"> </w:t>
      </w:r>
      <w:r>
        <w:rPr>
          <w:spacing w:val="-4"/>
        </w:rPr>
        <w:t>participant</w:t>
      </w:r>
      <w:r>
        <w:rPr>
          <w:spacing w:val="8"/>
        </w:rPr>
        <w:t xml:space="preserve"> </w:t>
      </w:r>
      <w:r>
        <w:rPr>
          <w:spacing w:val="-4"/>
        </w:rPr>
        <w:t>completes</w:t>
      </w:r>
      <w:r>
        <w:rPr>
          <w:spacing w:val="8"/>
        </w:rPr>
        <w:t xml:space="preserve"> </w:t>
      </w:r>
      <w:r>
        <w:rPr>
          <w:spacing w:val="-4"/>
        </w:rPr>
        <w:t>multiple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265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trials)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way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does</w:t>
      </w:r>
      <w:r>
        <w:rPr>
          <w:spacing w:val="3"/>
        </w:rPr>
        <w:t xml:space="preserve"> </w:t>
      </w:r>
      <w:r>
        <w:rPr>
          <w:w w:val="90"/>
        </w:rPr>
        <w:t>not</w:t>
      </w:r>
      <w:r>
        <w:rPr>
          <w:spacing w:val="3"/>
        </w:rPr>
        <w:t xml:space="preserve"> </w:t>
      </w:r>
      <w:r>
        <w:rPr>
          <w:w w:val="90"/>
        </w:rPr>
        <w:t>require</w:t>
      </w:r>
      <w:r>
        <w:rPr>
          <w:spacing w:val="4"/>
        </w:rPr>
        <w:t xml:space="preserve"> </w:t>
      </w:r>
      <w:r>
        <w:rPr>
          <w:w w:val="90"/>
        </w:rPr>
        <w:t>averaging,</w:t>
      </w:r>
      <w:r>
        <w:rPr>
          <w:spacing w:val="4"/>
        </w:rPr>
        <w:t xml:space="preserve"> </w:t>
      </w:r>
      <w:r>
        <w:rPr>
          <w:w w:val="90"/>
        </w:rPr>
        <w:t>meaning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able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2"/>
          <w:w w:val="90"/>
        </w:rPr>
        <w:t>model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266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variability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group-level</w:t>
      </w:r>
      <w:r>
        <w:rPr>
          <w:spacing w:val="-8"/>
        </w:rPr>
        <w:t xml:space="preserve"> </w:t>
      </w:r>
      <w:r>
        <w:rPr>
          <w:spacing w:val="-4"/>
        </w:rPr>
        <w:t>effects</w:t>
      </w:r>
      <w:r>
        <w:rPr>
          <w:spacing w:val="-8"/>
        </w:rPr>
        <w:t xml:space="preserve"> </w:t>
      </w:r>
      <w:del w:id="477" w:author="Hughes, Anna E" w:date="2023-06-19T12:41:00Z">
        <w:r w:rsidR="00FE7979">
          <w:fldChar w:fldCharType="begin"/>
        </w:r>
        <w:r w:rsidR="00FE7979">
          <w:delInstrText xml:space="preserve"> HYPERLINK \l "_bookmark35" </w:delInstrText>
        </w:r>
        <w:r w:rsidR="00FE7979">
          <w:fldChar w:fldCharType="separate"/>
        </w:r>
        <w:r w:rsidR="00F7725C">
          <w:rPr>
            <w:spacing w:val="-4"/>
          </w:rPr>
          <w:delText>(Gelman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4"/>
          </w:rPr>
          <w:delText>and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4"/>
          </w:rPr>
          <w:delText>Hill,</w:delText>
        </w:r>
        <w:r w:rsidR="00FE7979">
          <w:rPr>
            <w:spacing w:val="-4"/>
          </w:rPr>
          <w:fldChar w:fldCharType="end"/>
        </w:r>
      </w:del>
      <w:ins w:id="478" w:author="Hughes, Anna E" w:date="2023-06-19T12:41:00Z">
        <w:r w:rsidR="00FE7979">
          <w:fldChar w:fldCharType="begin"/>
        </w:r>
        <w:r w:rsidR="00FE7979">
          <w:instrText xml:space="preserve"> HYPERLINK \l "_bookmark37" </w:instrText>
        </w:r>
        <w:r w:rsidR="00FE7979">
          <w:fldChar w:fldCharType="separate"/>
        </w:r>
        <w:r>
          <w:rPr>
            <w:spacing w:val="-4"/>
          </w:rPr>
          <w:t>(Gelman</w:t>
        </w:r>
        <w:r>
          <w:rPr>
            <w:spacing w:val="-8"/>
          </w:rPr>
          <w:t xml:space="preserve"> </w:t>
        </w:r>
        <w:r>
          <w:rPr>
            <w:spacing w:val="-4"/>
          </w:rPr>
          <w:t>and</w:t>
        </w:r>
        <w:r>
          <w:rPr>
            <w:spacing w:val="-8"/>
          </w:rPr>
          <w:t xml:space="preserve"> </w:t>
        </w:r>
        <w:r>
          <w:rPr>
            <w:spacing w:val="-4"/>
          </w:rPr>
          <w:t>Hill,</w:t>
        </w:r>
        <w:r w:rsidR="00FE7979">
          <w:rPr>
            <w:spacing w:val="-4"/>
          </w:rPr>
          <w:fldChar w:fldCharType="end"/>
        </w:r>
      </w:ins>
      <w:r>
        <w:rPr>
          <w:spacing w:val="-8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479" w:author="Hughes, Anna E" w:date="2023-06-19T12:41:00Z">
        <w:r w:rsidR="00FE7979">
          <w:delInstrText>bookmark35</w:delInstrText>
        </w:r>
      </w:del>
      <w:ins w:id="480" w:author="Hughes, Anna E" w:date="2023-06-19T12:41:00Z">
        <w:r w:rsidR="00FE7979">
          <w:instrText>bookmark37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2006).</w:t>
      </w:r>
      <w:r w:rsidR="00FE7979">
        <w:rPr>
          <w:spacing w:val="-4"/>
        </w:rPr>
        <w:fldChar w:fldCharType="end"/>
      </w:r>
    </w:p>
    <w:p w:rsidR="00485016" w:rsidRDefault="00C14774">
      <w:pPr>
        <w:spacing w:before="230"/>
        <w:ind w:left="227"/>
        <w:rPr>
          <w:rFonts w:ascii="Times New Roman"/>
          <w:i/>
          <w:sz w:val="24"/>
        </w:rPr>
        <w:pPrChange w:id="481" w:author="Hughes, Anna E" w:date="2023-06-19T12:41:00Z">
          <w:pPr>
            <w:spacing w:before="230"/>
            <w:ind w:left="107"/>
          </w:pPr>
        </w:pPrChange>
      </w:pPr>
      <w:r>
        <w:rPr>
          <w:rFonts w:ascii="Trebuchet MS"/>
          <w:sz w:val="12"/>
        </w:rPr>
        <w:t>267</w:t>
      </w:r>
      <w:r>
        <w:rPr>
          <w:rFonts w:ascii="Trebuchet MS"/>
          <w:spacing w:val="153"/>
          <w:sz w:val="12"/>
        </w:rPr>
        <w:t xml:space="preserve"> </w:t>
      </w:r>
      <w:bookmarkStart w:id="482" w:name="A_multi-level_TCS"/>
      <w:bookmarkEnd w:id="482"/>
      <w:r>
        <w:rPr>
          <w:rFonts w:ascii="Times New Roman"/>
          <w:i/>
          <w:sz w:val="24"/>
        </w:rPr>
        <w:t>2.2.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multi-level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TCS</w:t>
      </w:r>
    </w:p>
    <w:p w:rsidR="00485016" w:rsidRDefault="00C14774">
      <w:pPr>
        <w:pStyle w:val="BodyText"/>
        <w:tabs>
          <w:tab w:val="left" w:pos="968"/>
        </w:tabs>
        <w:spacing w:before="49"/>
        <w:pPrChange w:id="483" w:author="Hughes, Anna E" w:date="2023-06-19T12:41:00Z">
          <w:pPr>
            <w:pStyle w:val="BodyText"/>
            <w:tabs>
              <w:tab w:val="left" w:pos="848"/>
            </w:tabs>
            <w:spacing w:before="49"/>
          </w:pPr>
        </w:pPrChange>
      </w:pPr>
      <w:r>
        <w:rPr>
          <w:rFonts w:ascii="Trebuchet MS"/>
          <w:spacing w:val="-5"/>
          <w:sz w:val="12"/>
        </w:rPr>
        <w:lastRenderedPageBreak/>
        <w:t>268</w:t>
      </w:r>
      <w:r>
        <w:rPr>
          <w:rFonts w:ascii="Trebuchet MS"/>
          <w:sz w:val="12"/>
        </w:rPr>
        <w:tab/>
      </w:r>
      <w:r>
        <w:rPr>
          <w:spacing w:val="-4"/>
        </w:rPr>
        <w:t>Switching</w:t>
      </w:r>
      <w:r>
        <w:rPr>
          <w:spacing w:val="6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linear</w:t>
      </w:r>
      <w:r>
        <w:rPr>
          <w:spacing w:val="7"/>
        </w:rPr>
        <w:t xml:space="preserve"> </w:t>
      </w:r>
      <w:r>
        <w:rPr>
          <w:spacing w:val="-4"/>
        </w:rPr>
        <w:t>regression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multi-level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will</w:t>
      </w:r>
      <w:r>
        <w:rPr>
          <w:spacing w:val="7"/>
        </w:rPr>
        <w:t xml:space="preserve"> </w:t>
      </w:r>
      <w:r>
        <w:rPr>
          <w:spacing w:val="-4"/>
        </w:rPr>
        <w:t>allow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269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us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compute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each</w:t>
      </w:r>
      <w:r>
        <w:rPr>
          <w:spacing w:val="-2"/>
        </w:rPr>
        <w:t xml:space="preserve"> </w:t>
      </w:r>
      <w:r>
        <w:rPr>
          <w:spacing w:val="-4"/>
        </w:rPr>
        <w:t>participant,</w:t>
      </w:r>
      <w:r>
        <w:rPr>
          <w:spacing w:val="1"/>
        </w:rP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simultaneously</w:t>
      </w:r>
      <w:r>
        <w:rPr>
          <w:spacing w:val="-2"/>
        </w:rPr>
        <w:t xml:space="preserve"> </w:t>
      </w:r>
      <w:r>
        <w:rPr>
          <w:spacing w:val="-4"/>
        </w:rPr>
        <w:t>estimating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trial-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to-trial</w:t>
      </w:r>
      <w:r>
        <w:rPr>
          <w:spacing w:val="8"/>
        </w:rPr>
        <w:t xml:space="preserve"> </w:t>
      </w:r>
      <w:r>
        <w:rPr>
          <w:spacing w:val="-4"/>
        </w:rPr>
        <w:t>variance.</w:t>
      </w:r>
      <w:r>
        <w:rPr>
          <w:spacing w:val="51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also</w:t>
      </w:r>
      <w:r>
        <w:rPr>
          <w:spacing w:val="8"/>
        </w:rPr>
        <w:t xml:space="preserve"> </w:t>
      </w:r>
      <w:r>
        <w:rPr>
          <w:spacing w:val="-4"/>
        </w:rPr>
        <w:t>switch</w:t>
      </w:r>
      <w:r>
        <w:rPr>
          <w:spacing w:val="7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frequentist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Bayesian</w:t>
      </w:r>
      <w:r>
        <w:rPr>
          <w:spacing w:val="7"/>
        </w:rPr>
        <w:t xml:space="preserve"> </w:t>
      </w:r>
      <w:r>
        <w:rPr>
          <w:spacing w:val="-4"/>
        </w:rPr>
        <w:t>framework,</w:t>
      </w:r>
      <w:r>
        <w:rPr>
          <w:spacing w:val="12"/>
        </w:rPr>
        <w:t xml:space="preserve"> </w:t>
      </w:r>
      <w:r>
        <w:rPr>
          <w:spacing w:val="-5"/>
        </w:rPr>
        <w:t>as</w:t>
      </w:r>
    </w:p>
    <w:p w:rsidR="00485016" w:rsidRDefault="00485016">
      <w:p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484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 w:hAnsi="Trebuchet MS"/>
          <w:spacing w:val="-4"/>
          <w:sz w:val="12"/>
        </w:rPr>
        <w:t>271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8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naturally</w:t>
      </w:r>
      <w:r>
        <w:rPr>
          <w:spacing w:val="-7"/>
        </w:rPr>
        <w:t xml:space="preserve"> </w:t>
      </w:r>
      <w:r>
        <w:rPr>
          <w:spacing w:val="-4"/>
        </w:rPr>
        <w:t>account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uncertainty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model’s</w:t>
      </w:r>
      <w:r>
        <w:rPr>
          <w:spacing w:val="-7"/>
        </w:rPr>
        <w:t xml:space="preserve"> </w:t>
      </w:r>
      <w:r>
        <w:rPr>
          <w:spacing w:val="-4"/>
        </w:rPr>
        <w:t>predictions.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272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switching</w:t>
      </w:r>
      <w:r>
        <w:rPr>
          <w:spacing w:val="-7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linear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prob-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273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lem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distribution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modelling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6"/>
        </w:rPr>
        <w:t xml:space="preserve"> </w:t>
      </w:r>
      <w:r>
        <w:rPr>
          <w:spacing w:val="-2"/>
        </w:rPr>
        <w:t>times.</w:t>
      </w:r>
      <w:r>
        <w:rPr>
          <w:spacing w:val="49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normal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distribution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unlikely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satisfactory,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1"/>
        </w:rPr>
        <w:t xml:space="preserve"> </w:t>
      </w:r>
      <w:r>
        <w:rPr>
          <w:spacing w:val="-4"/>
        </w:rPr>
        <w:t>it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unable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account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skew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275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seen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reaction</w:t>
      </w:r>
      <w:r>
        <w:rPr>
          <w:spacing w:val="-1"/>
        </w:rPr>
        <w:t xml:space="preserve"> </w:t>
      </w:r>
      <w:r>
        <w:rPr>
          <w:spacing w:val="-4"/>
        </w:rPr>
        <w:t>time</w:t>
      </w:r>
      <w:r>
        <w:t xml:space="preserve"> </w:t>
      </w:r>
      <w:r>
        <w:rPr>
          <w:spacing w:val="-4"/>
        </w:rPr>
        <w:t>distributions,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allows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possibility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276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6"/>
        </w:rPr>
        <w:t xml:space="preserve"> </w:t>
      </w:r>
      <w:r>
        <w:rPr>
          <w:spacing w:val="-4"/>
        </w:rPr>
        <w:t>reaction</w:t>
      </w:r>
      <w:r>
        <w:rPr>
          <w:spacing w:val="4"/>
        </w:rPr>
        <w:t xml:space="preserve"> </w:t>
      </w:r>
      <w:r>
        <w:rPr>
          <w:spacing w:val="-4"/>
        </w:rPr>
        <w:t>times.</w:t>
      </w:r>
      <w:r>
        <w:rPr>
          <w:spacing w:val="44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4"/>
        </w:rPr>
        <w:t xml:space="preserve"> </w:t>
      </w:r>
      <w:r>
        <w:rPr>
          <w:spacing w:val="-4"/>
        </w:rPr>
        <w:t>account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4"/>
        </w:rPr>
        <w:t xml:space="preserve"> </w:t>
      </w:r>
      <w:r>
        <w:rPr>
          <w:spacing w:val="-4"/>
        </w:rPr>
        <w:t>both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these</w:t>
      </w:r>
      <w:r>
        <w:rPr>
          <w:spacing w:val="4"/>
        </w:rPr>
        <w:t xml:space="preserve"> </w:t>
      </w:r>
      <w:r>
        <w:rPr>
          <w:spacing w:val="-4"/>
        </w:rPr>
        <w:t>problems</w:t>
      </w:r>
      <w:r>
        <w:rPr>
          <w:spacing w:val="4"/>
        </w:rPr>
        <w:t xml:space="preserve">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using</w:t>
      </w:r>
      <w:r>
        <w:rPr>
          <w:spacing w:val="5"/>
        </w:rPr>
        <w:t xml:space="preserve"> </w:t>
      </w:r>
      <w:r>
        <w:rPr>
          <w:spacing w:val="-10"/>
        </w:rPr>
        <w:t>a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277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log-normal</w:t>
      </w:r>
      <w:r>
        <w:rPr>
          <w:spacing w:val="6"/>
        </w:rPr>
        <w:t xml:space="preserve"> </w:t>
      </w:r>
      <w:r>
        <w:rPr>
          <w:spacing w:val="-4"/>
        </w:rPr>
        <w:t>distribution.</w:t>
      </w:r>
      <w:r>
        <w:rPr>
          <w:spacing w:val="46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also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5"/>
        </w:rPr>
        <w:t xml:space="preserve"> </w:t>
      </w:r>
      <w:r>
        <w:rPr>
          <w:spacing w:val="-4"/>
        </w:rPr>
        <w:t>whether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slightly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complex</w:t>
      </w:r>
      <w:r>
        <w:rPr>
          <w:spacing w:val="5"/>
        </w:rPr>
        <w:t xml:space="preserve"> </w:t>
      </w:r>
      <w:r>
        <w:rPr>
          <w:spacing w:val="-5"/>
        </w:rPr>
        <w:t>ex-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278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tension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shifted</w:t>
      </w:r>
      <w:r>
        <w:rPr>
          <w:spacing w:val="-1"/>
        </w:rPr>
        <w:t xml:space="preserve"> </w:t>
      </w:r>
      <w:r>
        <w:rPr>
          <w:spacing w:val="-6"/>
        </w:rPr>
        <w:t>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(which</w:t>
      </w:r>
      <w:r>
        <w:rPr>
          <w:spacing w:val="-2"/>
        </w:rPr>
        <w:t xml:space="preserve"> </w:t>
      </w:r>
      <w:r>
        <w:rPr>
          <w:spacing w:val="-6"/>
        </w:rPr>
        <w:t>allows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distribution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279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offset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right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8"/>
        </w:rPr>
        <w:t xml:space="preserve"> </w:t>
      </w:r>
      <w:r>
        <w:rPr>
          <w:spacing w:val="-2"/>
        </w:rPr>
        <w:t>mimicking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patterns</w:t>
      </w:r>
      <w:r>
        <w:rPr>
          <w:spacing w:val="4"/>
        </w:rPr>
        <w:t xml:space="preserve"> </w:t>
      </w:r>
      <w:r>
        <w:rPr>
          <w:spacing w:val="-2"/>
        </w:rPr>
        <w:t>seen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reaction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rPr>
          <w:spacing w:val="-2"/>
        </w:rPr>
        <w:t>data,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valid responses begin</w:t>
      </w:r>
      <w:r>
        <w:rPr>
          <w:spacing w:val="-5"/>
        </w:rPr>
        <w:t xml:space="preserve"> </w:t>
      </w:r>
      <w:r>
        <w:rPr>
          <w:spacing w:val="-6"/>
        </w:rPr>
        <w:t>at around</w:t>
      </w:r>
      <w:r>
        <w:rPr>
          <w:spacing w:val="-5"/>
        </w:rPr>
        <w:t xml:space="preserve"> </w:t>
      </w:r>
      <w:r>
        <w:rPr>
          <w:spacing w:val="-6"/>
        </w:rPr>
        <w:t>100ms) offers any</w:t>
      </w:r>
      <w:r>
        <w:rPr>
          <w:spacing w:val="-5"/>
        </w:rPr>
        <w:t xml:space="preserve"> </w:t>
      </w:r>
      <w:r>
        <w:rPr>
          <w:spacing w:val="-6"/>
        </w:rPr>
        <w:t>improvement in</w:t>
      </w:r>
      <w:r>
        <w:rPr>
          <w:spacing w:val="-5"/>
        </w:rPr>
        <w:t xml:space="preserve"> </w:t>
      </w:r>
      <w:r>
        <w:rPr>
          <w:spacing w:val="-6"/>
        </w:rPr>
        <w:t>model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281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fit.</w:t>
      </w:r>
      <w:r>
        <w:rPr>
          <w:spacing w:val="8"/>
        </w:rPr>
        <w:t xml:space="preserve"> </w:t>
      </w:r>
      <w:r>
        <w:rPr>
          <w:spacing w:val="-6"/>
        </w:rPr>
        <w:t>Note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Wald,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inverse</w:t>
      </w:r>
      <w:r>
        <w:rPr>
          <w:spacing w:val="-4"/>
        </w:rPr>
        <w:t xml:space="preserve"> </w:t>
      </w:r>
      <w:r>
        <w:rPr>
          <w:spacing w:val="-6"/>
        </w:rPr>
        <w:t>Gaussian</w:t>
      </w:r>
      <w:r>
        <w:rPr>
          <w:spacing w:val="-5"/>
        </w:rPr>
        <w:t xml:space="preserve"> </w:t>
      </w:r>
      <w:r>
        <w:rPr>
          <w:spacing w:val="-6"/>
        </w:rPr>
        <w:t>distribution,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reasonable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282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choice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diffusion</w:t>
      </w:r>
      <w:r>
        <w:rPr>
          <w:spacing w:val="-7"/>
        </w:rPr>
        <w:t xml:space="preserve"> </w:t>
      </w:r>
      <w:r>
        <w:rPr>
          <w:spacing w:val="-6"/>
        </w:rPr>
        <w:t>process</w:t>
      </w:r>
      <w:r>
        <w:rPr>
          <w:spacing w:val="-8"/>
        </w:rPr>
        <w:t xml:space="preserve"> </w:t>
      </w:r>
      <w:r>
        <w:rPr>
          <w:spacing w:val="-6"/>
        </w:rPr>
        <w:t>e.g.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283</w:t>
      </w:r>
      <w:r>
        <w:rPr>
          <w:rFonts w:ascii="Trebuchet MS"/>
          <w:spacing w:val="31"/>
          <w:sz w:val="12"/>
        </w:rPr>
        <w:t xml:space="preserve">  </w:t>
      </w:r>
      <w:del w:id="485" w:author="Hughes, Anna E" w:date="2023-06-19T12:41:00Z">
        <w:r w:rsidR="00FE7979">
          <w:fldChar w:fldCharType="begin"/>
        </w:r>
        <w:r w:rsidR="00FE7979">
          <w:delInstrText xml:space="preserve"> HYPERLINK \l "_bookmark57" </w:delInstrText>
        </w:r>
        <w:r w:rsidR="00FE7979">
          <w:fldChar w:fldCharType="separate"/>
        </w:r>
        <w:r w:rsidR="00F7725C">
          <w:rPr>
            <w:spacing w:val="-4"/>
          </w:rPr>
          <w:delText>(Moran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6"/>
          </w:rPr>
          <w:delText xml:space="preserve"> </w:delText>
        </w:r>
        <w:r w:rsidR="00F7725C"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 w:rsidR="00F7725C"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"_bookmark57" </w:delInstrText>
        </w:r>
        <w:r w:rsidR="00FE7979">
          <w:fldChar w:fldCharType="separate"/>
        </w:r>
        <w:r w:rsidR="00F7725C">
          <w:rPr>
            <w:spacing w:val="-4"/>
          </w:rPr>
          <w:delText>2013),</w:delText>
        </w:r>
        <w:r w:rsidR="00FE7979">
          <w:rPr>
            <w:spacing w:val="-4"/>
          </w:rPr>
          <w:fldChar w:fldCharType="end"/>
        </w:r>
      </w:del>
      <w:ins w:id="486" w:author="Hughes, Anna E" w:date="2023-06-19T12:41:00Z">
        <w:r w:rsidR="00FE7979">
          <w:fldChar w:fldCharType="begin"/>
        </w:r>
        <w:r w:rsidR="00FE7979">
          <w:instrText xml:space="preserve"> HYPERLINK \l "_bookmark59" </w:instrText>
        </w:r>
        <w:r w:rsidR="00FE7979">
          <w:fldChar w:fldCharType="separate"/>
        </w:r>
        <w:r>
          <w:rPr>
            <w:spacing w:val="-4"/>
          </w:rPr>
          <w:t>(Moran</w:t>
        </w:r>
        <w:r>
          <w:rPr>
            <w:spacing w:val="-5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"_bookmark59" </w:instrText>
        </w:r>
        <w:r w:rsidR="00FE7979">
          <w:fldChar w:fldCharType="separate"/>
        </w:r>
        <w:r>
          <w:rPr>
            <w:spacing w:val="-4"/>
          </w:rPr>
          <w:t>2013),</w:t>
        </w:r>
        <w:r w:rsidR="00FE7979">
          <w:rPr>
            <w:spacing w:val="-4"/>
          </w:rPr>
          <w:fldChar w:fldCharType="end"/>
        </w:r>
      </w:ins>
      <w:r>
        <w:rPr>
          <w:spacing w:val="-4"/>
        </w:rPr>
        <w:t xml:space="preserve"> and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argued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psychologically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284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plausible (e.g.</w:t>
      </w:r>
      <w:r>
        <w:rPr>
          <w:spacing w:val="12"/>
        </w:rPr>
        <w:t xml:space="preserve"> </w:t>
      </w:r>
      <w:del w:id="487" w:author="Hughes, Anna E" w:date="2023-06-19T12:41:00Z">
        <w:r w:rsidR="00FE7979">
          <w:fldChar w:fldCharType="begin"/>
        </w:r>
        <w:r w:rsidR="00FE7979">
          <w:delInstrText xml:space="preserve"> HYPERLINK \l "_bookmark43" </w:delInstrText>
        </w:r>
        <w:r w:rsidR="00FE7979">
          <w:fldChar w:fldCharType="separate"/>
        </w:r>
        <w:r w:rsidR="00F7725C">
          <w:rPr>
            <w:spacing w:val="-6"/>
          </w:rPr>
          <w:delText>Kieffaber et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</w:del>
      <w:ins w:id="488" w:author="Hughes, Anna E" w:date="2023-06-19T12:41:00Z">
        <w:r w:rsidR="00FE7979">
          <w:fldChar w:fldCharType="begin"/>
        </w:r>
        <w:r w:rsidR="00FE7979">
          <w:instrText xml:space="preserve"> HYPERLINK \l "_bookmark45" </w:instrText>
        </w:r>
        <w:r w:rsidR="00FE7979">
          <w:fldChar w:fldCharType="separate"/>
        </w:r>
        <w:r>
          <w:rPr>
            <w:spacing w:val="-6"/>
          </w:rPr>
          <w:t>Kieffaber 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</w:ins>
      <w:r>
        <w:rPr>
          <w:spacing w:val="-6"/>
        </w:rPr>
        <w:t xml:space="preserve"> </w:t>
      </w:r>
      <w:del w:id="489" w:author="Hughes, Anna E" w:date="2023-06-19T12:41:00Z">
        <w:r w:rsidR="00FE7979">
          <w:fldChar w:fldCharType="begin"/>
        </w:r>
        <w:r w:rsidR="00FE7979">
          <w:delInstrText xml:space="preserve"> HYPERLINK \l "_bookmark43" </w:delInstrText>
        </w:r>
        <w:r w:rsidR="00FE7979">
          <w:fldChar w:fldCharType="separate"/>
        </w:r>
        <w:r w:rsidR="00F7725C">
          <w:rPr>
            <w:spacing w:val="-6"/>
          </w:rPr>
          <w:delText>(2006),</w:delText>
        </w:r>
        <w:r w:rsidR="00FE7979">
          <w:rPr>
            <w:spacing w:val="-6"/>
          </w:rPr>
          <w:fldChar w:fldCharType="end"/>
        </w:r>
      </w:del>
      <w:ins w:id="490" w:author="Hughes, Anna E" w:date="2023-06-19T12:41:00Z">
        <w:r w:rsidR="00FE7979">
          <w:fldChar w:fldCharType="begin"/>
        </w:r>
        <w:r w:rsidR="00FE7979">
          <w:instrText xml:space="preserve"> HYPERLINK \l "_bookmark45" </w:instrText>
        </w:r>
        <w:r w:rsidR="00FE7979">
          <w:fldChar w:fldCharType="separate"/>
        </w:r>
        <w:r>
          <w:rPr>
            <w:spacing w:val="-6"/>
          </w:rPr>
          <w:t>(2006),</w:t>
        </w:r>
        <w:r w:rsidR="00FE7979">
          <w:rPr>
            <w:spacing w:val="-6"/>
          </w:rPr>
          <w:fldChar w:fldCharType="end"/>
        </w:r>
      </w:ins>
      <w:r>
        <w:rPr>
          <w:spacing w:val="-5"/>
        </w:rPr>
        <w:t xml:space="preserve"> </w:t>
      </w:r>
      <w:r>
        <w:rPr>
          <w:spacing w:val="-6"/>
        </w:rPr>
        <w:t>though</w:t>
      </w:r>
      <w:r>
        <w:rPr>
          <w:spacing w:val="-5"/>
        </w:rPr>
        <w:t xml:space="preserve"> </w:t>
      </w:r>
      <w:r>
        <w:rPr>
          <w:spacing w:val="-6"/>
        </w:rPr>
        <w:t xml:space="preserve">see </w:t>
      </w:r>
      <w:r w:rsidR="00FE7979">
        <w:fldChar w:fldCharType="begin"/>
      </w:r>
      <w:r w:rsidR="00FE7979">
        <w:instrText xml:space="preserve"> HYPERLINK \l "_</w:instrText>
      </w:r>
      <w:del w:id="491" w:author="Hughes, Anna E" w:date="2023-06-19T12:41:00Z">
        <w:r w:rsidR="00FE7979">
          <w:delInstrText>bookmark55</w:delInstrText>
        </w:r>
      </w:del>
      <w:ins w:id="492" w:author="Hughes, Anna E" w:date="2023-06-19T12:41:00Z">
        <w:r w:rsidR="00FE7979">
          <w:instrText>bookmark57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Matzke</w:t>
      </w:r>
      <w:r>
        <w:rPr>
          <w:spacing w:val="-5"/>
        </w:rPr>
        <w:t xml:space="preserve"> </w:t>
      </w:r>
      <w:r>
        <w:rPr>
          <w:spacing w:val="-6"/>
        </w:rPr>
        <w:t>and Wagenmakers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</w:pPr>
      <w:del w:id="493" w:author="Hughes, Anna E" w:date="2023-06-19T12:41:00Z">
        <w:r>
          <w:rPr>
            <w:rFonts w:ascii="Trebuchet MS"/>
            <w:w w:val="90"/>
            <w:sz w:val="12"/>
          </w:rPr>
          <w:delText>285</w:delText>
        </w:r>
        <w:r>
          <w:rPr>
            <w:rFonts w:ascii="Trebuchet MS"/>
            <w:spacing w:val="67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"_bookmark55" </w:delInstrText>
        </w:r>
        <w:r w:rsidR="00FE7979">
          <w:fldChar w:fldCharType="separate"/>
        </w:r>
        <w:r>
          <w:rPr>
            <w:w w:val="90"/>
          </w:rPr>
          <w:delText>(2009)):</w:delText>
        </w:r>
        <w:r w:rsidR="00FE7979">
          <w:rPr>
            <w:w w:val="90"/>
          </w:rPr>
          <w:fldChar w:fldCharType="end"/>
        </w:r>
      </w:del>
      <w:ins w:id="494" w:author="Hughes, Anna E" w:date="2023-06-19T12:41:00Z">
        <w:r w:rsidR="00C14774">
          <w:rPr>
            <w:rFonts w:ascii="Trebuchet MS"/>
            <w:w w:val="90"/>
            <w:sz w:val="12"/>
          </w:rPr>
          <w:t>285</w:t>
        </w:r>
        <w:r w:rsidR="00C14774">
          <w:rPr>
            <w:rFonts w:ascii="Trebuchet MS"/>
            <w:spacing w:val="67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"_bookmark57" </w:instrText>
        </w:r>
        <w:r w:rsidR="00FE7979">
          <w:fldChar w:fldCharType="separate"/>
        </w:r>
        <w:r w:rsidR="00C14774">
          <w:rPr>
            <w:w w:val="90"/>
          </w:rPr>
          <w:t>(2009)):</w:t>
        </w:r>
        <w:r w:rsidR="00FE7979">
          <w:rPr>
            <w:w w:val="90"/>
          </w:rPr>
          <w:fldChar w:fldCharType="end"/>
        </w:r>
      </w:ins>
      <w:r w:rsidR="00C14774">
        <w:rPr>
          <w:spacing w:val="23"/>
        </w:rPr>
        <w:t xml:space="preserve"> </w:t>
      </w:r>
      <w:r w:rsidR="00C14774">
        <w:rPr>
          <w:w w:val="90"/>
        </w:rPr>
        <w:t>we</w:t>
      </w:r>
      <w:r w:rsidR="00C14774">
        <w:rPr>
          <w:spacing w:val="6"/>
        </w:rPr>
        <w:t xml:space="preserve"> </w:t>
      </w:r>
      <w:r w:rsidR="00C14774">
        <w:rPr>
          <w:w w:val="90"/>
        </w:rPr>
        <w:t>chose</w:t>
      </w:r>
      <w:r w:rsidR="00C14774">
        <w:rPr>
          <w:spacing w:val="5"/>
        </w:rPr>
        <w:t xml:space="preserve"> </w:t>
      </w:r>
      <w:r w:rsidR="00C14774">
        <w:rPr>
          <w:w w:val="90"/>
        </w:rPr>
        <w:t>not</w:t>
      </w:r>
      <w:r w:rsidR="00C14774">
        <w:rPr>
          <w:spacing w:val="6"/>
        </w:rPr>
        <w:t xml:space="preserve"> </w:t>
      </w:r>
      <w:r w:rsidR="00C14774">
        <w:rPr>
          <w:w w:val="90"/>
        </w:rPr>
        <w:t>to</w:t>
      </w:r>
      <w:r w:rsidR="00C14774">
        <w:rPr>
          <w:spacing w:val="5"/>
        </w:rPr>
        <w:t xml:space="preserve"> </w:t>
      </w:r>
      <w:r w:rsidR="00C14774">
        <w:rPr>
          <w:w w:val="90"/>
        </w:rPr>
        <w:t>use</w:t>
      </w:r>
      <w:r w:rsidR="00C14774">
        <w:rPr>
          <w:spacing w:val="6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6"/>
        </w:rPr>
        <w:t xml:space="preserve"> </w:t>
      </w:r>
      <w:r w:rsidR="00C14774">
        <w:rPr>
          <w:w w:val="90"/>
        </w:rPr>
        <w:t>distribution</w:t>
      </w:r>
      <w:r w:rsidR="00C14774">
        <w:rPr>
          <w:spacing w:val="5"/>
        </w:rPr>
        <w:t xml:space="preserve"> </w:t>
      </w:r>
      <w:r w:rsidR="00C14774">
        <w:rPr>
          <w:w w:val="90"/>
        </w:rPr>
        <w:t>as</w:t>
      </w:r>
      <w:r w:rsidR="00C14774">
        <w:rPr>
          <w:spacing w:val="6"/>
        </w:rPr>
        <w:t xml:space="preserve"> </w:t>
      </w:r>
      <w:r w:rsidR="00C14774">
        <w:rPr>
          <w:w w:val="90"/>
        </w:rPr>
        <w:t>it</w:t>
      </w:r>
      <w:r w:rsidR="00C14774">
        <w:rPr>
          <w:spacing w:val="6"/>
        </w:rPr>
        <w:t xml:space="preserve"> </w:t>
      </w:r>
      <w:r w:rsidR="00C14774">
        <w:rPr>
          <w:w w:val="90"/>
        </w:rPr>
        <w:t>often</w:t>
      </w:r>
      <w:r w:rsidR="00C14774">
        <w:rPr>
          <w:spacing w:val="5"/>
        </w:rPr>
        <w:t xml:space="preserve"> </w:t>
      </w:r>
      <w:r w:rsidR="00C14774">
        <w:rPr>
          <w:w w:val="90"/>
        </w:rPr>
        <w:t>leads</w:t>
      </w:r>
      <w:r w:rsidR="00C14774">
        <w:rPr>
          <w:spacing w:val="6"/>
        </w:rPr>
        <w:t xml:space="preserve"> </w:t>
      </w:r>
      <w:r w:rsidR="00C14774">
        <w:rPr>
          <w:w w:val="90"/>
        </w:rPr>
        <w:t>to</w:t>
      </w:r>
      <w:r w:rsidR="00C14774">
        <w:rPr>
          <w:spacing w:val="5"/>
        </w:rPr>
        <w:t xml:space="preserve"> </w:t>
      </w:r>
      <w:r w:rsidR="00C14774">
        <w:rPr>
          <w:w w:val="90"/>
        </w:rPr>
        <w:t>computational</w:t>
      </w:r>
      <w:r w:rsidR="00C14774">
        <w:rPr>
          <w:spacing w:val="6"/>
        </w:rPr>
        <w:t xml:space="preserve"> </w:t>
      </w:r>
      <w:r w:rsidR="00C14774">
        <w:rPr>
          <w:spacing w:val="-5"/>
          <w:w w:val="90"/>
        </w:rPr>
        <w:t>is-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286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sues,</w:t>
      </w:r>
      <w:r>
        <w:rPr>
          <w:spacing w:val="2"/>
        </w:rPr>
        <w:t xml:space="preserve"> </w:t>
      </w:r>
      <w:r>
        <w:rPr>
          <w:w w:val="90"/>
        </w:rPr>
        <w:t>which</w:t>
      </w:r>
      <w:r>
        <w:rPr>
          <w:spacing w:val="1"/>
        </w:rPr>
        <w:t xml:space="preserve"> </w:t>
      </w:r>
      <w:r>
        <w:rPr>
          <w:w w:val="90"/>
        </w:rPr>
        <w:t>would</w:t>
      </w:r>
      <w:r>
        <w:t xml:space="preserve"> </w:t>
      </w:r>
      <w:r>
        <w:rPr>
          <w:w w:val="90"/>
        </w:rPr>
        <w:t>make</w:t>
      </w:r>
      <w:r>
        <w:rPr>
          <w:spacing w:val="1"/>
        </w:rPr>
        <w:t xml:space="preserve"> </w:t>
      </w:r>
      <w:r>
        <w:rPr>
          <w:w w:val="90"/>
        </w:rPr>
        <w:t>it</w:t>
      </w:r>
      <w:r>
        <w:t xml:space="preserve"> </w:t>
      </w:r>
      <w:r>
        <w:rPr>
          <w:w w:val="90"/>
        </w:rPr>
        <w:t>harder</w:t>
      </w:r>
      <w:r>
        <w:rPr>
          <w:spacing w:val="1"/>
        </w:rPr>
        <w:t xml:space="preserve"> </w:t>
      </w:r>
      <w:r>
        <w:rPr>
          <w:w w:val="90"/>
        </w:rPr>
        <w:t>for</w:t>
      </w:r>
      <w:r>
        <w:t xml:space="preserve"> </w:t>
      </w:r>
      <w:r>
        <w:rPr>
          <w:w w:val="90"/>
        </w:rPr>
        <w:t>others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reproduce</w:t>
      </w:r>
      <w:r>
        <w:t xml:space="preserve"> </w:t>
      </w:r>
      <w:r>
        <w:rPr>
          <w:w w:val="90"/>
        </w:rPr>
        <w:t>or</w:t>
      </w:r>
      <w:r>
        <w:rPr>
          <w:spacing w:val="1"/>
        </w:rPr>
        <w:t xml:space="preserve"> </w:t>
      </w:r>
      <w:r>
        <w:rPr>
          <w:w w:val="90"/>
        </w:rPr>
        <w:t>build</w:t>
      </w:r>
      <w: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approach</w:t>
      </w:r>
    </w:p>
    <w:p w:rsidR="00485016" w:rsidRDefault="00C14774">
      <w:pPr>
        <w:spacing w:before="8"/>
        <w:ind w:left="227"/>
        <w:rPr>
          <w:sz w:val="24"/>
        </w:rPr>
        <w:pPrChange w:id="495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t>287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later.</w:t>
      </w:r>
    </w:p>
    <w:p w:rsidR="00485016" w:rsidRDefault="00485016">
      <w:pPr>
        <w:pStyle w:val="BodyText"/>
        <w:spacing w:before="6"/>
        <w:ind w:left="0"/>
        <w:rPr>
          <w:sz w:val="22"/>
        </w:rPr>
      </w:pPr>
    </w:p>
    <w:p w:rsidR="00485016" w:rsidRDefault="00C14774">
      <w:pPr>
        <w:spacing w:before="106"/>
        <w:ind w:left="227"/>
        <w:rPr>
          <w:rFonts w:ascii="Times New Roman"/>
          <w:b/>
          <w:sz w:val="24"/>
        </w:rPr>
        <w:pPrChange w:id="496" w:author="Hughes, Anna E" w:date="2023-06-19T12:41:00Z">
          <w:pPr>
            <w:spacing w:before="106"/>
            <w:ind w:left="107"/>
          </w:pPr>
        </w:pPrChange>
      </w:pPr>
      <w:r>
        <w:rPr>
          <w:rFonts w:ascii="Trebuchet MS"/>
          <w:sz w:val="12"/>
        </w:rPr>
        <w:t>288</w:t>
      </w:r>
      <w:r>
        <w:rPr>
          <w:rFonts w:ascii="Trebuchet MS"/>
          <w:spacing w:val="160"/>
          <w:sz w:val="12"/>
        </w:rPr>
        <w:t xml:space="preserve"> </w:t>
      </w:r>
      <w:bookmarkStart w:id="497" w:name="Hypotheses"/>
      <w:bookmarkEnd w:id="497"/>
      <w:r>
        <w:rPr>
          <w:rFonts w:ascii="Times New Roman"/>
          <w:b/>
          <w:sz w:val="24"/>
        </w:rPr>
        <w:t>3.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Hypotheses</w:t>
      </w:r>
    </w:p>
    <w:p w:rsidR="00485016" w:rsidRDefault="00C14774">
      <w:pPr>
        <w:pStyle w:val="BodyText"/>
        <w:tabs>
          <w:tab w:val="left" w:pos="968"/>
        </w:tabs>
        <w:spacing w:before="188"/>
        <w:pPrChange w:id="498" w:author="Hughes, Anna E" w:date="2023-06-19T12:41:00Z">
          <w:pPr>
            <w:pStyle w:val="BodyText"/>
            <w:tabs>
              <w:tab w:val="left" w:pos="848"/>
            </w:tabs>
            <w:spacing w:before="188"/>
          </w:pPr>
        </w:pPrChange>
      </w:pPr>
      <w:r>
        <w:rPr>
          <w:rFonts w:ascii="Trebuchet MS"/>
          <w:spacing w:val="-5"/>
          <w:sz w:val="12"/>
        </w:rPr>
        <w:t>289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plan</w:t>
      </w:r>
      <w:r>
        <w:rPr>
          <w:spacing w:val="5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experiment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test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extent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original</w:t>
      </w:r>
      <w:r>
        <w:rPr>
          <w:spacing w:val="5"/>
        </w:rPr>
        <w:t xml:space="preserve"> </w:t>
      </w:r>
      <w:r>
        <w:rPr>
          <w:w w:val="90"/>
        </w:rPr>
        <w:t>results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499" w:author="Hughes, Anna E" w:date="2023-06-19T12:41:00Z">
        <w:r w:rsidR="00FE7979">
          <w:delInstrText>bookmark27</w:delInstrText>
        </w:r>
      </w:del>
      <w:ins w:id="500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2"/>
          <w:w w:val="90"/>
        </w:rPr>
        <w:t>Buetti</w:t>
      </w:r>
      <w:r w:rsidR="00FE7979">
        <w:rPr>
          <w:spacing w:val="-2"/>
          <w:w w:val="90"/>
        </w:rPr>
        <w:fldChar w:fldCharType="end"/>
      </w:r>
    </w:p>
    <w:p w:rsidR="00485016" w:rsidRDefault="00F7725C">
      <w:pPr>
        <w:pStyle w:val="BodyText"/>
        <w:spacing w:before="8"/>
      </w:pPr>
      <w:del w:id="501" w:author="Hughes, Anna E" w:date="2023-06-19T12:41:00Z">
        <w:r>
          <w:rPr>
            <w:rFonts w:ascii="Trebuchet MS"/>
            <w:spacing w:val="-6"/>
            <w:sz w:val="12"/>
          </w:rPr>
          <w:delText>290</w:delText>
        </w:r>
        <w:r>
          <w:rPr>
            <w:rFonts w:ascii="Trebuchet MS"/>
            <w:spacing w:val="43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6"/>
          </w:rPr>
          <w:delText>et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  <w:r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6"/>
          </w:rPr>
          <w:delText>(2019)</w:delText>
        </w:r>
        <w:r w:rsidR="00FE7979">
          <w:rPr>
            <w:spacing w:val="-6"/>
          </w:rPr>
          <w:fldChar w:fldCharType="end"/>
        </w:r>
      </w:del>
      <w:ins w:id="502" w:author="Hughes, Anna E" w:date="2023-06-19T12:41:00Z">
        <w:r w:rsidR="00C14774">
          <w:rPr>
            <w:rFonts w:ascii="Trebuchet MS"/>
            <w:spacing w:val="-6"/>
            <w:sz w:val="12"/>
          </w:rPr>
          <w:t>290</w:t>
        </w:r>
        <w:r w:rsidR="00C14774">
          <w:rPr>
            <w:rFonts w:ascii="Trebuchet MS"/>
            <w:spacing w:val="43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et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 w:rsidR="00C14774"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(2019)</w:t>
        </w:r>
        <w:r w:rsidR="00FE7979">
          <w:rPr>
            <w:spacing w:val="-6"/>
          </w:rPr>
          <w:fldChar w:fldCharType="end"/>
        </w:r>
      </w:ins>
      <w:r w:rsidR="00C14774">
        <w:rPr>
          <w:spacing w:val="-6"/>
        </w:rPr>
        <w:t xml:space="preserve"> replicate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and generalise,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using our new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modelling approach.</w:t>
      </w:r>
    </w:p>
    <w:p w:rsidR="00485016" w:rsidRDefault="00C14774">
      <w:pPr>
        <w:spacing w:before="250"/>
        <w:ind w:left="227"/>
        <w:rPr>
          <w:rFonts w:ascii="Times New Roman"/>
          <w:i/>
          <w:sz w:val="24"/>
        </w:rPr>
        <w:pPrChange w:id="503" w:author="Hughes, Anna E" w:date="2023-06-19T12:41:00Z">
          <w:pPr>
            <w:spacing w:before="250"/>
            <w:ind w:left="107"/>
          </w:pPr>
        </w:pPrChange>
      </w:pPr>
      <w:r>
        <w:rPr>
          <w:rFonts w:ascii="Trebuchet MS"/>
          <w:sz w:val="12"/>
        </w:rPr>
        <w:t>291</w:t>
      </w:r>
      <w:r>
        <w:rPr>
          <w:rFonts w:ascii="Trebuchet MS"/>
          <w:spacing w:val="138"/>
          <w:sz w:val="12"/>
        </w:rPr>
        <w:t xml:space="preserve"> </w:t>
      </w:r>
      <w:bookmarkStart w:id="504" w:name="Proposed_Modifications_to_Experimental_D"/>
      <w:bookmarkEnd w:id="504"/>
      <w:r>
        <w:rPr>
          <w:rFonts w:ascii="Times New Roman"/>
          <w:i/>
          <w:sz w:val="24"/>
        </w:rPr>
        <w:t>3.1.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Modifications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Design</w:t>
      </w:r>
    </w:p>
    <w:p w:rsidR="00485016" w:rsidRDefault="00C14774">
      <w:pPr>
        <w:pStyle w:val="BodyText"/>
        <w:tabs>
          <w:tab w:val="left" w:pos="968"/>
        </w:tabs>
        <w:spacing w:before="69"/>
        <w:pPrChange w:id="505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r>
        <w:rPr>
          <w:rFonts w:ascii="Trebuchet MS"/>
          <w:spacing w:val="-5"/>
          <w:sz w:val="12"/>
        </w:rPr>
        <w:t>292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10"/>
          <w:rPrChange w:id="506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order</w:t>
      </w:r>
      <w:r>
        <w:rPr>
          <w:spacing w:val="10"/>
          <w:rPrChange w:id="507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10"/>
          <w:rPrChange w:id="508" w:author="Hughes, Anna E" w:date="2023-06-19T12:41:00Z">
            <w:rPr>
              <w:spacing w:val="3"/>
            </w:rPr>
          </w:rPrChange>
        </w:rPr>
        <w:t xml:space="preserve"> </w:t>
      </w:r>
      <w:r>
        <w:rPr>
          <w:w w:val="90"/>
        </w:rPr>
        <w:t>better</w:t>
      </w:r>
      <w:r>
        <w:rPr>
          <w:spacing w:val="10"/>
          <w:rPrChange w:id="509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test</w:t>
      </w:r>
      <w:r>
        <w:rPr>
          <w:spacing w:val="10"/>
          <w:rPrChange w:id="510" w:author="Hughes, Anna E" w:date="2023-06-19T12:41:00Z">
            <w:rPr>
              <w:spacing w:val="3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10"/>
          <w:rPrChange w:id="511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above,</w:t>
      </w:r>
      <w:r>
        <w:rPr>
          <w:spacing w:val="11"/>
          <w:rPrChange w:id="512" w:author="Hughes, Anna E" w:date="2023-06-19T12:41:00Z">
            <w:rPr>
              <w:spacing w:val="3"/>
            </w:rPr>
          </w:rPrChange>
        </w:rPr>
        <w:t xml:space="preserve"> </w:t>
      </w:r>
      <w:r>
        <w:rPr>
          <w:w w:val="90"/>
        </w:rPr>
        <w:t>and</w:t>
      </w:r>
      <w:r>
        <w:rPr>
          <w:spacing w:val="10"/>
          <w:rPrChange w:id="513" w:author="Hughes, Anna E" w:date="2023-06-19T12:41:00Z">
            <w:rPr>
              <w:spacing w:val="2"/>
            </w:rPr>
          </w:rPrChange>
        </w:rPr>
        <w:t xml:space="preserve"> </w:t>
      </w:r>
      <w:del w:id="514" w:author="Hughes, Anna E" w:date="2023-06-19T12:41:00Z">
        <w:r w:rsidR="00F7725C">
          <w:rPr>
            <w:w w:val="90"/>
          </w:rPr>
          <w:delText>increases</w:delText>
        </w:r>
      </w:del>
      <w:ins w:id="515" w:author="Hughes, Anna E" w:date="2023-06-19T12:41:00Z">
        <w:r>
          <w:rPr>
            <w:w w:val="90"/>
          </w:rPr>
          <w:t>increase</w:t>
        </w:r>
      </w:ins>
      <w:r>
        <w:rPr>
          <w:spacing w:val="11"/>
          <w:rPrChange w:id="516" w:author="Hughes, Anna E" w:date="2023-06-19T12:41:00Z">
            <w:rPr>
              <w:spacing w:val="3"/>
            </w:rPr>
          </w:rPrChange>
        </w:rPr>
        <w:t xml:space="preserve"> </w:t>
      </w:r>
      <w:r>
        <w:rPr>
          <w:w w:val="90"/>
        </w:rPr>
        <w:t>sensitivity,</w:t>
      </w:r>
      <w:r>
        <w:rPr>
          <w:spacing w:val="11"/>
          <w:rPrChange w:id="517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we</w:t>
      </w:r>
      <w:r>
        <w:rPr>
          <w:spacing w:val="10"/>
          <w:rPrChange w:id="518" w:author="Hughes, Anna E" w:date="2023-06-19T12:41:00Z">
            <w:rPr>
              <w:spacing w:val="3"/>
            </w:rPr>
          </w:rPrChange>
        </w:rPr>
        <w:t xml:space="preserve"> </w:t>
      </w:r>
      <w:r>
        <w:rPr>
          <w:w w:val="90"/>
        </w:rPr>
        <w:t>propose</w:t>
      </w:r>
      <w:r>
        <w:rPr>
          <w:spacing w:val="10"/>
          <w:rPrChange w:id="519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10"/>
          <w:rPrChange w:id="520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  <w:w w:val="90"/>
        </w:rPr>
        <w:t>make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293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following</w:t>
      </w:r>
      <w:r>
        <w:rPr>
          <w:spacing w:val="-4"/>
        </w:rPr>
        <w:t xml:space="preserve"> </w:t>
      </w:r>
      <w:r>
        <w:rPr>
          <w:spacing w:val="-6"/>
        </w:rPr>
        <w:t>changes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described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del w:id="521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Buetti</w:delText>
        </w:r>
        <w:r w:rsidR="00F7725C">
          <w:rPr>
            <w:spacing w:val="-4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4"/>
          </w:rPr>
          <w:delText xml:space="preserve"> </w:delText>
        </w:r>
        <w:r w:rsidR="00F7725C"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  <w:r w:rsidR="00F7725C"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(2019):</w:delText>
        </w:r>
        <w:r w:rsidR="00FE7979">
          <w:rPr>
            <w:spacing w:val="-6"/>
          </w:rPr>
          <w:fldChar w:fldCharType="end"/>
        </w:r>
      </w:del>
      <w:ins w:id="522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>
          <w:rPr>
            <w:spacing w:val="-4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(2019):</w:t>
        </w:r>
        <w:r w:rsidR="00FE7979">
          <w:rPr>
            <w:spacing w:val="-6"/>
          </w:rPr>
          <w:fldChar w:fldCharType="end"/>
        </w:r>
      </w:ins>
    </w:p>
    <w:p w:rsidR="00485016" w:rsidRDefault="00C14774">
      <w:pPr>
        <w:tabs>
          <w:tab w:val="left" w:pos="905"/>
        </w:tabs>
        <w:spacing w:before="211"/>
        <w:ind w:left="227"/>
        <w:rPr>
          <w:sz w:val="24"/>
        </w:rPr>
        <w:pPrChange w:id="523" w:author="Hughes, Anna E" w:date="2023-06-19T12:41:00Z">
          <w:pPr>
            <w:tabs>
              <w:tab w:val="left" w:pos="785"/>
            </w:tabs>
            <w:spacing w:before="211"/>
            <w:ind w:left="107"/>
          </w:pPr>
        </w:pPrChange>
      </w:pPr>
      <w:r>
        <w:rPr>
          <w:rFonts w:ascii="Trebuchet MS"/>
          <w:spacing w:val="-5"/>
          <w:sz w:val="12"/>
        </w:rPr>
        <w:t>294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Within-subjects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design.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greater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to</w:t>
      </w:r>
    </w:p>
    <w:p w:rsidR="00485016" w:rsidRDefault="00C14774">
      <w:pPr>
        <w:pStyle w:val="BodyText"/>
        <w:tabs>
          <w:tab w:val="left" w:pos="1202"/>
        </w:tabs>
        <w:spacing w:before="8"/>
        <w:pPrChange w:id="524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295</w:t>
      </w:r>
      <w:r>
        <w:rPr>
          <w:rFonts w:ascii="Trebuchet MS"/>
          <w:sz w:val="12"/>
        </w:rPr>
        <w:tab/>
      </w:r>
      <w:r>
        <w:rPr>
          <w:spacing w:val="-6"/>
        </w:rPr>
        <w:t>detect</w:t>
      </w:r>
      <w:r>
        <w:rPr>
          <w:spacing w:val="9"/>
        </w:rPr>
        <w:t xml:space="preserve"> </w:t>
      </w:r>
      <w:r>
        <w:rPr>
          <w:spacing w:val="-6"/>
        </w:rPr>
        <w:t>differences</w:t>
      </w:r>
      <w:r>
        <w:rPr>
          <w:spacing w:val="9"/>
        </w:rPr>
        <w:t xml:space="preserve"> </w:t>
      </w:r>
      <w:r>
        <w:rPr>
          <w:spacing w:val="-6"/>
        </w:rPr>
        <w:t>between</w:t>
      </w:r>
      <w:r>
        <w:rPr>
          <w:spacing w:val="9"/>
        </w:rPr>
        <w:t xml:space="preserve"> </w:t>
      </w:r>
      <w:r>
        <w:rPr>
          <w:spacing w:val="-6"/>
        </w:rPr>
        <w:t>different</w:t>
      </w:r>
      <w:r>
        <w:rPr>
          <w:spacing w:val="9"/>
        </w:rPr>
        <w:t xml:space="preserve"> </w:t>
      </w:r>
      <w:r>
        <w:rPr>
          <w:spacing w:val="-6"/>
        </w:rPr>
        <w:t>models,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well</w:t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allowing</w:t>
      </w:r>
      <w:r>
        <w:rPr>
          <w:spacing w:val="9"/>
        </w:rPr>
        <w:t xml:space="preserve"> </w:t>
      </w:r>
      <w:r>
        <w:rPr>
          <w:spacing w:val="-6"/>
        </w:rPr>
        <w:t>us</w:t>
      </w:r>
      <w:r>
        <w:rPr>
          <w:spacing w:val="9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in-</w:t>
      </w:r>
    </w:p>
    <w:p w:rsidR="00485016" w:rsidRDefault="00C14774">
      <w:pPr>
        <w:pStyle w:val="BodyText"/>
        <w:tabs>
          <w:tab w:val="left" w:pos="1202"/>
        </w:tabs>
        <w:pPrChange w:id="525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296</w:t>
      </w:r>
      <w:r>
        <w:rPr>
          <w:rFonts w:ascii="Trebuchet MS"/>
          <w:sz w:val="12"/>
        </w:rPr>
        <w:tab/>
      </w:r>
      <w:r>
        <w:rPr>
          <w:w w:val="90"/>
        </w:rPr>
        <w:t>vestigate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1"/>
        </w:rPr>
        <w:t xml:space="preserve"> </w:t>
      </w:r>
      <w:r>
        <w:rPr>
          <w:w w:val="90"/>
        </w:rPr>
        <w:t>individual</w:t>
      </w:r>
      <w:r>
        <w:rPr>
          <w:spacing w:val="12"/>
        </w:rPr>
        <w:t xml:space="preserve"> </w:t>
      </w:r>
      <w:r>
        <w:rPr>
          <w:w w:val="90"/>
        </w:rPr>
        <w:t>differences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2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single-feature</w:t>
      </w:r>
      <w:r>
        <w:rPr>
          <w:spacing w:val="12"/>
        </w:rPr>
        <w:t xml:space="preserve"> </w:t>
      </w:r>
      <w:r>
        <w:rPr>
          <w:w w:val="90"/>
        </w:rPr>
        <w:t>task</w:t>
      </w:r>
      <w:r>
        <w:rPr>
          <w:spacing w:val="11"/>
        </w:rPr>
        <w:t xml:space="preserve"> </w:t>
      </w:r>
      <w:r>
        <w:rPr>
          <w:w w:val="90"/>
        </w:rPr>
        <w:t>might</w:t>
      </w:r>
      <w:r>
        <w:rPr>
          <w:spacing w:val="12"/>
        </w:rPr>
        <w:t xml:space="preserve"> </w:t>
      </w:r>
      <w:r>
        <w:rPr>
          <w:spacing w:val="-2"/>
          <w:w w:val="90"/>
        </w:rPr>
        <w:t>explain</w:t>
      </w:r>
    </w:p>
    <w:p w:rsidR="00485016" w:rsidRDefault="00C14774">
      <w:pPr>
        <w:pStyle w:val="BodyText"/>
        <w:tabs>
          <w:tab w:val="left" w:pos="1202"/>
        </w:tabs>
        <w:spacing w:before="8"/>
        <w:pPrChange w:id="526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297</w:t>
      </w:r>
      <w:r>
        <w:rPr>
          <w:rFonts w:ascii="Trebuchet MS"/>
          <w:sz w:val="12"/>
        </w:rPr>
        <w:tab/>
      </w:r>
      <w:r>
        <w:rPr>
          <w:w w:val="90"/>
        </w:rPr>
        <w:t>differences</w:t>
      </w:r>
      <w:r>
        <w:rPr>
          <w:spacing w:val="14"/>
        </w:rPr>
        <w:t xml:space="preserve"> </w:t>
      </w:r>
      <w:r>
        <w:rPr>
          <w:w w:val="90"/>
        </w:rPr>
        <w:t>in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spacing w:val="-2"/>
          <w:w w:val="90"/>
        </w:rPr>
        <w:t>task.</w:t>
      </w:r>
    </w:p>
    <w:p w:rsidR="00485016" w:rsidRDefault="00C14774">
      <w:pPr>
        <w:spacing w:before="123"/>
        <w:ind w:left="227"/>
        <w:rPr>
          <w:rFonts w:ascii="Trebuchet MS"/>
          <w:sz w:val="12"/>
        </w:rPr>
        <w:pPrChange w:id="527" w:author="Hughes, Anna E" w:date="2023-06-19T12:41:00Z">
          <w:pPr>
            <w:spacing w:before="123"/>
            <w:ind w:left="107"/>
          </w:pPr>
        </w:pPrChange>
      </w:pPr>
      <w:r>
        <w:rPr>
          <w:rFonts w:ascii="Trebuchet MS"/>
          <w:spacing w:val="-5"/>
          <w:sz w:val="12"/>
        </w:rPr>
        <w:t>298</w:t>
      </w:r>
    </w:p>
    <w:p w:rsidR="00485016" w:rsidRDefault="00C14774">
      <w:pPr>
        <w:tabs>
          <w:tab w:val="left" w:pos="905"/>
        </w:tabs>
        <w:spacing w:before="63"/>
        <w:ind w:left="227"/>
        <w:rPr>
          <w:sz w:val="24"/>
        </w:rPr>
        <w:pPrChange w:id="528" w:author="Hughes, Anna E" w:date="2023-06-19T12:41:00Z">
          <w:pPr>
            <w:tabs>
              <w:tab w:val="left" w:pos="785"/>
            </w:tabs>
            <w:spacing w:before="63"/>
            <w:ind w:left="107"/>
          </w:pPr>
        </w:pPrChange>
      </w:pPr>
      <w:r>
        <w:rPr>
          <w:rFonts w:ascii="Trebuchet MS"/>
          <w:spacing w:val="-5"/>
          <w:sz w:val="12"/>
        </w:rPr>
        <w:t>299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2.</w:t>
      </w:r>
      <w:r>
        <w:rPr>
          <w:spacing w:val="3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Increase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target-distractor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similarity.</w:t>
      </w:r>
      <w:r>
        <w:rPr>
          <w:rFonts w:ascii="Times New Roman"/>
          <w:b/>
          <w:spacing w:val="3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differ-</w:t>
      </w:r>
    </w:p>
    <w:p w:rsidR="00485016" w:rsidRDefault="00C14774">
      <w:pPr>
        <w:pStyle w:val="BodyText"/>
        <w:tabs>
          <w:tab w:val="left" w:pos="1202"/>
        </w:tabs>
        <w:spacing w:before="8"/>
        <w:pPrChange w:id="529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lastRenderedPageBreak/>
        <w:t>300</w:t>
      </w:r>
      <w:r>
        <w:rPr>
          <w:rFonts w:ascii="Trebuchet MS"/>
          <w:sz w:val="12"/>
        </w:rPr>
        <w:tab/>
      </w:r>
      <w:r>
        <w:rPr>
          <w:spacing w:val="-8"/>
        </w:rPr>
        <w:t>ent</w:t>
      </w:r>
      <w:r>
        <w:rPr>
          <w:spacing w:val="2"/>
        </w:rPr>
        <w:t xml:space="preserve"> </w:t>
      </w:r>
      <w:r>
        <w:rPr>
          <w:spacing w:val="-8"/>
        </w:rPr>
        <w:t>colour</w:t>
      </w:r>
      <w:r>
        <w:rPr>
          <w:spacing w:val="2"/>
        </w:rPr>
        <w:t xml:space="preserve"> </w:t>
      </w:r>
      <w:r>
        <w:rPr>
          <w:spacing w:val="-8"/>
        </w:rPr>
        <w:t>from</w:t>
      </w:r>
      <w:r>
        <w:rPr>
          <w:spacing w:val="2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</w:rPr>
        <w:t>target,</w:t>
      </w:r>
      <w:r>
        <w:rPr>
          <w:spacing w:val="4"/>
        </w:rPr>
        <w:t xml:space="preserve"> </w:t>
      </w:r>
      <w:r>
        <w:rPr>
          <w:spacing w:val="-8"/>
        </w:rPr>
        <w:t>they</w:t>
      </w:r>
      <w:r>
        <w:rPr>
          <w:spacing w:val="2"/>
        </w:rPr>
        <w:t xml:space="preserve"> </w:t>
      </w:r>
      <w:r>
        <w:rPr>
          <w:spacing w:val="-8"/>
        </w:rPr>
        <w:t>may</w:t>
      </w:r>
      <w:r>
        <w:rPr>
          <w:spacing w:val="2"/>
        </w:rPr>
        <w:t xml:space="preserve"> </w:t>
      </w:r>
      <w:r>
        <w:rPr>
          <w:spacing w:val="-8"/>
        </w:rPr>
        <w:t>not</w:t>
      </w:r>
      <w:r>
        <w:rPr>
          <w:spacing w:val="2"/>
        </w:rPr>
        <w:t xml:space="preserve"> </w:t>
      </w:r>
      <w:r>
        <w:rPr>
          <w:spacing w:val="-8"/>
        </w:rPr>
        <w:t>distinguish</w:t>
      </w:r>
      <w:r>
        <w:rPr>
          <w:spacing w:val="2"/>
        </w:rPr>
        <w:t xml:space="preserve"> </w:t>
      </w:r>
      <w:r>
        <w:rPr>
          <w:spacing w:val="-8"/>
        </w:rPr>
        <w:t>well</w:t>
      </w:r>
      <w:r>
        <w:rPr>
          <w:spacing w:val="3"/>
        </w:rPr>
        <w:t xml:space="preserve"> </w:t>
      </w:r>
      <w:r>
        <w:rPr>
          <w:spacing w:val="-8"/>
        </w:rPr>
        <w:t>between</w:t>
      </w:r>
      <w:r>
        <w:rPr>
          <w:spacing w:val="2"/>
        </w:rPr>
        <w:t xml:space="preserve"> </w:t>
      </w:r>
      <w:r>
        <w:rPr>
          <w:spacing w:val="-8"/>
        </w:rPr>
        <w:t>different</w:t>
      </w:r>
    </w:p>
    <w:p w:rsidR="00485016" w:rsidRDefault="00C14774">
      <w:pPr>
        <w:pStyle w:val="BodyText"/>
        <w:tabs>
          <w:tab w:val="left" w:pos="1202"/>
        </w:tabs>
        <w:pPrChange w:id="530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301</w:t>
      </w:r>
      <w:r>
        <w:rPr>
          <w:rFonts w:ascii="Trebuchet MS"/>
          <w:sz w:val="12"/>
        </w:rPr>
        <w:tab/>
      </w:r>
      <w:r>
        <w:rPr>
          <w:spacing w:val="-6"/>
        </w:rPr>
        <w:t>contrast</w:t>
      </w:r>
      <w:r>
        <w:t xml:space="preserve"> </w:t>
      </w:r>
      <w:r>
        <w:rPr>
          <w:spacing w:val="-6"/>
        </w:rPr>
        <w:t>models.</w:t>
      </w:r>
      <w:r>
        <w:rPr>
          <w:spacing w:val="32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therefore</w:t>
      </w:r>
      <w:r>
        <w:rPr>
          <w:spacing w:val="1"/>
        </w:rPr>
        <w:t xml:space="preserve"> </w:t>
      </w:r>
      <w:r>
        <w:rPr>
          <w:spacing w:val="-6"/>
        </w:rPr>
        <w:t>run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1"/>
        </w:rPr>
        <w:t xml:space="preserve"> </w:t>
      </w:r>
      <w:r>
        <w:rPr>
          <w:spacing w:val="-6"/>
        </w:rPr>
        <w:t>version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experiment</w:t>
      </w:r>
      <w:r>
        <w:rPr>
          <w:spacing w:val="1"/>
        </w:rPr>
        <w:t xml:space="preserve"> </w:t>
      </w:r>
      <w:r>
        <w:rPr>
          <w:spacing w:val="-6"/>
        </w:rPr>
        <w:t>where</w:t>
      </w:r>
    </w:p>
    <w:p w:rsidR="00485016" w:rsidRDefault="00C14774">
      <w:pPr>
        <w:pStyle w:val="BodyText"/>
        <w:tabs>
          <w:tab w:val="left" w:pos="1202"/>
        </w:tabs>
        <w:spacing w:before="8"/>
        <w:pPrChange w:id="531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302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is</w:t>
      </w:r>
      <w:r>
        <w:rPr>
          <w:spacing w:val="10"/>
        </w:rPr>
        <w:t xml:space="preserve"> </w:t>
      </w:r>
      <w:r>
        <w:rPr>
          <w:w w:val="90"/>
        </w:rPr>
        <w:t>a</w:t>
      </w:r>
      <w:r>
        <w:rPr>
          <w:spacing w:val="10"/>
        </w:rPr>
        <w:t xml:space="preserve"> </w:t>
      </w:r>
      <w:r>
        <w:rPr>
          <w:w w:val="90"/>
        </w:rPr>
        <w:t>red</w:t>
      </w:r>
      <w:r>
        <w:rPr>
          <w:spacing w:val="10"/>
        </w:rPr>
        <w:t xml:space="preserve"> </w:t>
      </w:r>
      <w:r>
        <w:rPr>
          <w:w w:val="90"/>
        </w:rPr>
        <w:t>semicircle,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10"/>
        </w:rPr>
        <w:t xml:space="preserve"> </w:t>
      </w:r>
      <w:r>
        <w:rPr>
          <w:w w:val="90"/>
        </w:rPr>
        <w:t>being</w:t>
      </w:r>
      <w:r>
        <w:rPr>
          <w:spacing w:val="10"/>
        </w:rPr>
        <w:t xml:space="preserve"> </w:t>
      </w:r>
      <w:r>
        <w:rPr>
          <w:w w:val="90"/>
        </w:rPr>
        <w:t>either</w:t>
      </w:r>
      <w:r>
        <w:rPr>
          <w:spacing w:val="11"/>
        </w:rPr>
        <w:t xml:space="preserve"> </w:t>
      </w:r>
      <w:r>
        <w:rPr>
          <w:w w:val="90"/>
        </w:rPr>
        <w:t>orange,</w:t>
      </w:r>
      <w:r>
        <w:rPr>
          <w:spacing w:val="10"/>
        </w:rPr>
        <w:t xml:space="preserve"> </w:t>
      </w:r>
      <w:r>
        <w:rPr>
          <w:w w:val="90"/>
        </w:rPr>
        <w:t>purple</w:t>
      </w:r>
      <w:r>
        <w:rPr>
          <w:spacing w:val="10"/>
        </w:rPr>
        <w:t xml:space="preserve"> </w:t>
      </w:r>
      <w:r>
        <w:rPr>
          <w:spacing w:val="-5"/>
          <w:w w:val="90"/>
        </w:rPr>
        <w:t>or</w:t>
      </w:r>
    </w:p>
    <w:p w:rsidR="00485016" w:rsidRDefault="00C14774">
      <w:pPr>
        <w:tabs>
          <w:tab w:val="left" w:pos="1202"/>
        </w:tabs>
        <w:spacing w:before="7"/>
        <w:ind w:left="227"/>
        <w:rPr>
          <w:sz w:val="24"/>
        </w:rPr>
        <w:pPrChange w:id="532" w:author="Hughes, Anna E" w:date="2023-06-19T12:41:00Z">
          <w:pPr>
            <w:tabs>
              <w:tab w:val="left" w:pos="1082"/>
            </w:tabs>
            <w:spacing w:before="7"/>
            <w:ind w:left="107"/>
          </w:pPr>
        </w:pPrChange>
      </w:pPr>
      <w:r>
        <w:rPr>
          <w:rFonts w:ascii="Trebuchet MS"/>
          <w:spacing w:val="-5"/>
          <w:sz w:val="12"/>
        </w:rPr>
        <w:t>303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pink.</w:t>
      </w:r>
    </w:p>
    <w:p w:rsidR="00485016" w:rsidRDefault="00C14774">
      <w:pPr>
        <w:spacing w:before="123"/>
        <w:ind w:left="227"/>
        <w:rPr>
          <w:rFonts w:ascii="Trebuchet MS"/>
          <w:sz w:val="12"/>
        </w:rPr>
        <w:pPrChange w:id="533" w:author="Hughes, Anna E" w:date="2023-06-19T12:41:00Z">
          <w:pPr>
            <w:spacing w:before="123"/>
            <w:ind w:left="107"/>
          </w:pPr>
        </w:pPrChange>
      </w:pPr>
      <w:r>
        <w:rPr>
          <w:rFonts w:ascii="Trebuchet MS"/>
          <w:spacing w:val="-5"/>
          <w:sz w:val="12"/>
        </w:rPr>
        <w:t>304</w:t>
      </w:r>
    </w:p>
    <w:p w:rsidR="00485016" w:rsidRDefault="00485016">
      <w:pPr>
        <w:rPr>
          <w:rFonts w:ascii="Trebuchet MS"/>
          <w:sz w:val="12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534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rFonts w:ascii="Trebuchet MS"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rebuchet MS"/>
          <w:sz w:val="20"/>
        </w:rPr>
      </w:pPr>
    </w:p>
    <w:p w:rsidR="00485016" w:rsidRDefault="00C14774">
      <w:pPr>
        <w:spacing w:before="246"/>
        <w:ind w:left="227"/>
        <w:rPr>
          <w:rFonts w:ascii="Times New Roman"/>
          <w:i/>
          <w:sz w:val="24"/>
        </w:rPr>
        <w:pPrChange w:id="535" w:author="Hughes, Anna E" w:date="2023-06-19T12:41:00Z">
          <w:pPr>
            <w:spacing w:before="246"/>
            <w:ind w:left="107"/>
          </w:pPr>
        </w:pPrChange>
      </w:pPr>
      <w:r>
        <w:rPr>
          <w:rFonts w:ascii="Trebuchet MS"/>
          <w:sz w:val="12"/>
        </w:rPr>
        <w:t>305</w:t>
      </w:r>
      <w:r>
        <w:rPr>
          <w:rFonts w:ascii="Trebuchet MS"/>
          <w:spacing w:val="144"/>
          <w:sz w:val="12"/>
        </w:rPr>
        <w:t xml:space="preserve"> </w:t>
      </w:r>
      <w:bookmarkStart w:id="536" w:name="Registered_Hypotheses"/>
      <w:bookmarkEnd w:id="536"/>
      <w:r>
        <w:rPr>
          <w:rFonts w:ascii="Times New Roman"/>
          <w:i/>
          <w:sz w:val="24"/>
        </w:rPr>
        <w:t>3.2.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Hypotheses</w:t>
      </w:r>
    </w:p>
    <w:p w:rsidR="00485016" w:rsidRDefault="00C14774">
      <w:pPr>
        <w:tabs>
          <w:tab w:val="left" w:pos="905"/>
        </w:tabs>
        <w:spacing w:before="55"/>
        <w:ind w:left="227"/>
        <w:rPr>
          <w:sz w:val="24"/>
        </w:rPr>
        <w:pPrChange w:id="537" w:author="Hughes, Anna E" w:date="2023-06-19T12:41:00Z">
          <w:pPr>
            <w:tabs>
              <w:tab w:val="left" w:pos="785"/>
            </w:tabs>
            <w:spacing w:before="55"/>
            <w:ind w:left="107"/>
          </w:pPr>
        </w:pPrChange>
      </w:pPr>
      <w:r>
        <w:rPr>
          <w:rFonts w:ascii="Trebuchet MS"/>
          <w:spacing w:val="-5"/>
          <w:sz w:val="12"/>
        </w:rPr>
        <w:t>306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4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Shifted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lognormal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model.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hypothesise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shifted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lognormal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model</w:t>
      </w:r>
    </w:p>
    <w:p w:rsidR="00485016" w:rsidRDefault="00C14774">
      <w:pPr>
        <w:pStyle w:val="BodyText"/>
        <w:tabs>
          <w:tab w:val="left" w:pos="1202"/>
        </w:tabs>
        <w:pPrChange w:id="538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307</w:t>
      </w:r>
      <w:r>
        <w:rPr>
          <w:rFonts w:ascii="Trebuchet MS"/>
          <w:sz w:val="12"/>
        </w:rPr>
        <w:tab/>
      </w:r>
      <w:r>
        <w:rPr>
          <w:spacing w:val="-6"/>
        </w:rPr>
        <w:t>will</w:t>
      </w:r>
      <w:r>
        <w:rPr>
          <w:spacing w:val="-8"/>
        </w:rPr>
        <w:t xml:space="preserve"> </w:t>
      </w:r>
      <w:r>
        <w:rPr>
          <w:spacing w:val="-6"/>
        </w:rPr>
        <w:t>give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single-feature data,</w:t>
      </w:r>
      <w:r>
        <w:rPr>
          <w:spacing w:val="-7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lognor-</w:t>
      </w:r>
    </w:p>
    <w:p w:rsidR="00485016" w:rsidRDefault="00C14774">
      <w:pPr>
        <w:pStyle w:val="BodyText"/>
        <w:tabs>
          <w:tab w:val="left" w:pos="1202"/>
        </w:tabs>
        <w:spacing w:before="8"/>
        <w:pPrChange w:id="539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308</w:t>
      </w:r>
      <w:r>
        <w:rPr>
          <w:rFonts w:ascii="Trebuchet MS"/>
          <w:sz w:val="12"/>
        </w:rPr>
        <w:tab/>
      </w:r>
      <w:r>
        <w:rPr>
          <w:spacing w:val="-8"/>
        </w:rPr>
        <w:t>mal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5"/>
        </w:rPr>
        <w:t xml:space="preserve"> </w:t>
      </w:r>
      <w:r>
        <w:rPr>
          <w:spacing w:val="-8"/>
        </w:rPr>
        <w:t>normal</w:t>
      </w:r>
      <w:r>
        <w:rPr>
          <w:spacing w:val="-5"/>
        </w:rPr>
        <w:t xml:space="preserve"> </w:t>
      </w:r>
      <w:r>
        <w:rPr>
          <w:spacing w:val="-8"/>
        </w:rPr>
        <w:t>model.</w:t>
      </w:r>
    </w:p>
    <w:p w:rsidR="00485016" w:rsidRDefault="00C14774">
      <w:pPr>
        <w:spacing w:before="123"/>
        <w:ind w:left="227"/>
        <w:rPr>
          <w:rFonts w:ascii="Trebuchet MS"/>
          <w:sz w:val="12"/>
        </w:rPr>
        <w:pPrChange w:id="540" w:author="Hughes, Anna E" w:date="2023-06-19T12:41:00Z">
          <w:pPr>
            <w:spacing w:before="123"/>
            <w:ind w:left="107"/>
          </w:pPr>
        </w:pPrChange>
      </w:pPr>
      <w:r>
        <w:rPr>
          <w:rFonts w:ascii="Trebuchet MS"/>
          <w:spacing w:val="-5"/>
          <w:sz w:val="12"/>
        </w:rPr>
        <w:t>309</w:t>
      </w:r>
    </w:p>
    <w:p w:rsidR="00485016" w:rsidRDefault="00C14774">
      <w:pPr>
        <w:tabs>
          <w:tab w:val="left" w:pos="905"/>
        </w:tabs>
        <w:spacing w:before="57"/>
        <w:ind w:left="227"/>
        <w:rPr>
          <w:rFonts w:ascii="Times New Roman"/>
          <w:i/>
          <w:sz w:val="24"/>
        </w:rPr>
        <w:pPrChange w:id="541" w:author="Hughes, Anna E" w:date="2023-06-19T12:41:00Z">
          <w:pPr>
            <w:tabs>
              <w:tab w:val="left" w:pos="785"/>
            </w:tabs>
            <w:spacing w:before="57"/>
            <w:ind w:left="107"/>
          </w:pPr>
        </w:pPrChange>
      </w:pPr>
      <w:r>
        <w:rPr>
          <w:rFonts w:ascii="Trebuchet MS"/>
          <w:spacing w:val="-5"/>
          <w:sz w:val="12"/>
        </w:rPr>
        <w:t>310</w:t>
      </w:r>
      <w:r>
        <w:rPr>
          <w:rFonts w:ascii="Trebuchet MS"/>
          <w:sz w:val="12"/>
        </w:rPr>
        <w:tab/>
      </w:r>
      <w:r>
        <w:rPr>
          <w:sz w:val="24"/>
        </w:rPr>
        <w:t>2.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Log-linear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effect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rFonts w:ascii="Times New Roman"/>
          <w:b/>
          <w:sz w:val="24"/>
        </w:rPr>
        <w:t>.</w:t>
      </w:r>
      <w:r>
        <w:rPr>
          <w:rFonts w:ascii="Times New Roman"/>
          <w:b/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:rsidR="00485016" w:rsidRDefault="00C14774">
      <w:pPr>
        <w:pStyle w:val="BodyText"/>
        <w:tabs>
          <w:tab w:val="left" w:pos="1202"/>
        </w:tabs>
        <w:pPrChange w:id="542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311</w:t>
      </w:r>
      <w:r>
        <w:rPr>
          <w:rFonts w:ascii="Trebuchet MS"/>
          <w:sz w:val="12"/>
        </w:rPr>
        <w:tab/>
      </w:r>
      <w:r>
        <w:rPr>
          <w:spacing w:val="-4"/>
        </w:rPr>
        <w:t>has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log-linear</w:t>
      </w:r>
      <w:r>
        <w:rPr>
          <w:spacing w:val="8"/>
        </w:rPr>
        <w:t xml:space="preserve"> </w:t>
      </w:r>
      <w:r>
        <w:rPr>
          <w:spacing w:val="-4"/>
        </w:rPr>
        <w:t>effect</w:t>
      </w:r>
      <w:r>
        <w:rPr>
          <w:spacing w:val="7"/>
        </w:rPr>
        <w:t xml:space="preserve"> </w:t>
      </w:r>
      <w:r>
        <w:rPr>
          <w:spacing w:val="-4"/>
        </w:rPr>
        <w:t>by</w:t>
      </w:r>
      <w:r>
        <w:rPr>
          <w:spacing w:val="8"/>
        </w:rPr>
        <w:t xml:space="preserve"> </w:t>
      </w:r>
      <w:r>
        <w:rPr>
          <w:spacing w:val="-4"/>
        </w:rPr>
        <w:t>testing</w:t>
      </w:r>
      <w:r>
        <w:rPr>
          <w:spacing w:val="8"/>
        </w:rPr>
        <w:t xml:space="preserve"> </w:t>
      </w:r>
      <w:r>
        <w:rPr>
          <w:spacing w:val="-4"/>
        </w:rPr>
        <w:t>models</w:t>
      </w:r>
      <w:r>
        <w:rPr>
          <w:spacing w:val="8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without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log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this</w:t>
      </w:r>
    </w:p>
    <w:p w:rsidR="00485016" w:rsidRDefault="00C14774">
      <w:pPr>
        <w:pStyle w:val="BodyText"/>
        <w:tabs>
          <w:tab w:val="left" w:pos="1202"/>
        </w:tabs>
        <w:spacing w:before="8"/>
        <w:pPrChange w:id="543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312</w:t>
      </w:r>
      <w:r>
        <w:rPr>
          <w:rFonts w:ascii="Trebuchet MS"/>
          <w:sz w:val="12"/>
        </w:rPr>
        <w:tab/>
      </w:r>
      <w:r>
        <w:rPr>
          <w:spacing w:val="-8"/>
        </w:rPr>
        <w:t>term.</w:t>
      </w:r>
      <w:r>
        <w:rPr>
          <w:spacing w:val="18"/>
        </w:rPr>
        <w:t xml:space="preserve"> </w:t>
      </w:r>
      <w:r>
        <w:rPr>
          <w:spacing w:val="-8"/>
        </w:rPr>
        <w:t>We</w:t>
      </w:r>
      <w:r>
        <w:rPr>
          <w:spacing w:val="1"/>
        </w:rPr>
        <w:t xml:space="preserve"> </w:t>
      </w:r>
      <w:r>
        <w:rPr>
          <w:spacing w:val="-8"/>
        </w:rPr>
        <w:t>expect</w:t>
      </w:r>
      <w:r>
        <w:rPr>
          <w:spacing w:val="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will</w:t>
      </w:r>
      <w:r>
        <w:rPr>
          <w:spacing w:val="1"/>
        </w:rPr>
        <w:t xml:space="preserve"> </w:t>
      </w:r>
      <w:r>
        <w:rPr>
          <w:spacing w:val="-8"/>
        </w:rPr>
        <w:t>confirm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results</w:t>
      </w:r>
      <w:r>
        <w:rPr>
          <w:spacing w:val="1"/>
        </w:rPr>
        <w:t xml:space="preserve"> </w:t>
      </w:r>
      <w:r>
        <w:rPr>
          <w:spacing w:val="-8"/>
        </w:rPr>
        <w:t>previously</w:t>
      </w:r>
      <w:r>
        <w:rPr>
          <w:spacing w:val="1"/>
        </w:rPr>
        <w:t xml:space="preserve"> </w:t>
      </w:r>
      <w:r>
        <w:rPr>
          <w:spacing w:val="-8"/>
        </w:rPr>
        <w:t>seen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papers</w:t>
      </w:r>
    </w:p>
    <w:p w:rsidR="00485016" w:rsidRDefault="00C14774">
      <w:pPr>
        <w:pStyle w:val="BodyText"/>
        <w:tabs>
          <w:tab w:val="left" w:pos="1202"/>
        </w:tabs>
        <w:pPrChange w:id="544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313</w:t>
      </w:r>
      <w:r>
        <w:rPr>
          <w:rFonts w:ascii="Trebuchet MS"/>
          <w:sz w:val="12"/>
        </w:rPr>
        <w:tab/>
      </w:r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TCS</w:t>
      </w:r>
      <w:r>
        <w:rPr>
          <w:spacing w:val="-9"/>
        </w:rPr>
        <w:t xml:space="preserve"> </w:t>
      </w:r>
      <w:r>
        <w:rPr>
          <w:spacing w:val="-4"/>
        </w:rPr>
        <w:t>i.e.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log-linear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best.</w:t>
      </w:r>
    </w:p>
    <w:p w:rsidR="00485016" w:rsidRDefault="00C14774">
      <w:pPr>
        <w:spacing w:before="123"/>
        <w:ind w:left="227"/>
        <w:rPr>
          <w:rFonts w:ascii="Trebuchet MS"/>
          <w:sz w:val="12"/>
        </w:rPr>
        <w:pPrChange w:id="545" w:author="Hughes, Anna E" w:date="2023-06-19T12:41:00Z">
          <w:pPr>
            <w:spacing w:before="123"/>
            <w:ind w:left="107"/>
          </w:pPr>
        </w:pPrChange>
      </w:pPr>
      <w:r>
        <w:rPr>
          <w:rFonts w:ascii="Trebuchet MS"/>
          <w:spacing w:val="-5"/>
          <w:sz w:val="12"/>
        </w:rPr>
        <w:t>314</w:t>
      </w:r>
    </w:p>
    <w:p w:rsidR="00485016" w:rsidRDefault="00C14774">
      <w:pPr>
        <w:tabs>
          <w:tab w:val="left" w:pos="905"/>
        </w:tabs>
        <w:spacing w:before="57"/>
        <w:ind w:left="227"/>
        <w:rPr>
          <w:sz w:val="24"/>
        </w:rPr>
        <w:pPrChange w:id="546" w:author="Hughes, Anna E" w:date="2023-06-19T12:41:00Z">
          <w:pPr>
            <w:tabs>
              <w:tab w:val="left" w:pos="785"/>
            </w:tabs>
            <w:spacing w:before="57"/>
            <w:ind w:left="107"/>
          </w:pPr>
        </w:pPrChange>
      </w:pPr>
      <w:r>
        <w:rPr>
          <w:rFonts w:ascii="Trebuchet MS"/>
          <w:spacing w:val="-5"/>
          <w:sz w:val="12"/>
        </w:rPr>
        <w:t>315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3.</w:t>
      </w:r>
      <w:r>
        <w:rPr>
          <w:spacing w:val="3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Contrast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model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comparisons.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hypothesis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by</w:t>
      </w:r>
    </w:p>
    <w:p w:rsidR="00485016" w:rsidRDefault="00C14774">
      <w:pPr>
        <w:tabs>
          <w:tab w:val="left" w:pos="1202"/>
        </w:tabs>
        <w:spacing w:before="8"/>
        <w:ind w:left="227"/>
        <w:rPr>
          <w:rFonts w:ascii="Times New Roman"/>
          <w:i/>
          <w:sz w:val="24"/>
        </w:rPr>
        <w:pPrChange w:id="547" w:author="Hughes, Anna E" w:date="2023-06-19T12:41:00Z">
          <w:pPr>
            <w:tabs>
              <w:tab w:val="left" w:pos="1082"/>
            </w:tabs>
            <w:spacing w:before="8"/>
            <w:ind w:left="107"/>
          </w:pPr>
        </w:pPrChange>
      </w:pPr>
      <w:r>
        <w:rPr>
          <w:rFonts w:ascii="Trebuchet MS"/>
          <w:spacing w:val="-5"/>
          <w:sz w:val="12"/>
        </w:rPr>
        <w:t>316</w:t>
      </w:r>
      <w:r>
        <w:rPr>
          <w:rFonts w:ascii="Trebuchet MS"/>
          <w:sz w:val="12"/>
        </w:rPr>
        <w:tab/>
      </w:r>
      <w:del w:id="548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z w:val="24"/>
          </w:rPr>
          <w:delText>(Buetti</w:delText>
        </w:r>
        <w:r w:rsidR="00F7725C">
          <w:rPr>
            <w:spacing w:val="12"/>
            <w:sz w:val="24"/>
          </w:rPr>
          <w:delText xml:space="preserve"> </w:delText>
        </w:r>
        <w:r w:rsidR="00F7725C">
          <w:rPr>
            <w:sz w:val="24"/>
          </w:rPr>
          <w:delText>et</w:delText>
        </w:r>
        <w:r w:rsidR="00F7725C">
          <w:rPr>
            <w:spacing w:val="12"/>
            <w:sz w:val="24"/>
          </w:rPr>
          <w:delText xml:space="preserve"> </w:delText>
        </w:r>
        <w:r w:rsidR="00F7725C">
          <w:rPr>
            <w:sz w:val="24"/>
          </w:rPr>
          <w:delText>al.,</w:delText>
        </w:r>
        <w:r w:rsidR="00FE7979">
          <w:rPr>
            <w:sz w:val="24"/>
          </w:rPr>
          <w:fldChar w:fldCharType="end"/>
        </w:r>
        <w:r w:rsidR="00F7725C">
          <w:rPr>
            <w:spacing w:val="12"/>
            <w:sz w:val="2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z w:val="24"/>
          </w:rPr>
          <w:delText>2019):</w:delText>
        </w:r>
        <w:r w:rsidR="00FE7979">
          <w:rPr>
            <w:sz w:val="24"/>
          </w:rPr>
          <w:fldChar w:fldCharType="end"/>
        </w:r>
      </w:del>
      <w:ins w:id="549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z w:val="24"/>
          </w:rPr>
          <w:t>(Buetti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et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al.,</w:t>
        </w:r>
        <w:r w:rsidR="00FE7979">
          <w:rPr>
            <w:sz w:val="24"/>
          </w:rPr>
          <w:fldChar w:fldCharType="end"/>
        </w:r>
        <w:r>
          <w:rPr>
            <w:spacing w:val="12"/>
            <w:sz w:val="24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z w:val="24"/>
          </w:rPr>
          <w:t>2019):</w:t>
        </w:r>
        <w:r w:rsidR="00FE7979">
          <w:rPr>
            <w:sz w:val="24"/>
          </w:rPr>
          <w:fldChar w:fldCharType="end"/>
        </w:r>
      </w:ins>
      <w:r>
        <w:rPr>
          <w:spacing w:val="4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integration</w:t>
      </w:r>
    </w:p>
    <w:p w:rsidR="00485016" w:rsidRDefault="00C14774">
      <w:pPr>
        <w:tabs>
          <w:tab w:val="left" w:pos="1202"/>
        </w:tabs>
        <w:spacing w:before="7"/>
        <w:ind w:left="227"/>
        <w:rPr>
          <w:rFonts w:ascii="Times New Roman"/>
          <w:i/>
          <w:sz w:val="24"/>
        </w:rPr>
        <w:pPrChange w:id="550" w:author="Hughes, Anna E" w:date="2023-06-19T12:41:00Z">
          <w:pPr>
            <w:tabs>
              <w:tab w:val="left" w:pos="1082"/>
            </w:tabs>
            <w:spacing w:before="7"/>
            <w:ind w:left="107"/>
          </w:pPr>
        </w:pPrChange>
      </w:pPr>
      <w:r>
        <w:rPr>
          <w:rFonts w:ascii="Trebuchet MS"/>
          <w:spacing w:val="-5"/>
          <w:sz w:val="12"/>
        </w:rPr>
        <w:t>317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model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4"/>
          <w:sz w:val="24"/>
        </w:rPr>
        <w:t>outperforms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best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guidance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orthogonal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contrast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com-</w:t>
      </w:r>
    </w:p>
    <w:p w:rsidR="00485016" w:rsidRDefault="00C14774">
      <w:pPr>
        <w:tabs>
          <w:tab w:val="left" w:pos="1202"/>
        </w:tabs>
        <w:spacing w:before="8"/>
        <w:ind w:left="227"/>
        <w:rPr>
          <w:sz w:val="24"/>
        </w:rPr>
        <w:pPrChange w:id="551" w:author="Hughes, Anna E" w:date="2023-06-19T12:41:00Z">
          <w:pPr>
            <w:tabs>
              <w:tab w:val="left" w:pos="1082"/>
            </w:tabs>
            <w:spacing w:before="8"/>
            <w:ind w:left="107"/>
          </w:pPr>
        </w:pPrChange>
      </w:pPr>
      <w:r>
        <w:rPr>
          <w:rFonts w:ascii="Trebuchet MS"/>
          <w:spacing w:val="-5"/>
          <w:sz w:val="12"/>
        </w:rPr>
        <w:t>318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bination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z w:val="24"/>
        </w:rPr>
        <w:t xml:space="preserve"> </w:t>
      </w:r>
      <w:r>
        <w:rPr>
          <w:spacing w:val="-4"/>
          <w:sz w:val="24"/>
        </w:rPr>
        <w:t>calculation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</w:t>
      </w:r>
      <w:r>
        <w:rPr>
          <w:spacing w:val="-4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z w:val="24"/>
        </w:rPr>
        <w:t xml:space="preserve"> </w:t>
      </w:r>
      <w:r>
        <w:rPr>
          <w:spacing w:val="-4"/>
          <w:sz w:val="24"/>
        </w:rPr>
        <w:t>calculating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485016" w:rsidRDefault="00C14774">
      <w:pPr>
        <w:pStyle w:val="BodyText"/>
        <w:tabs>
          <w:tab w:val="left" w:pos="1202"/>
        </w:tabs>
        <w:pPrChange w:id="552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319</w:t>
      </w:r>
      <w:r>
        <w:rPr>
          <w:rFonts w:ascii="Trebuchet MS"/>
          <w:sz w:val="12"/>
        </w:rPr>
        <w:tab/>
      </w:r>
      <w:r>
        <w:rPr>
          <w:w w:val="90"/>
        </w:rPr>
        <w:t>mean</w:t>
      </w:r>
      <w:r>
        <w:rPr>
          <w:spacing w:val="8"/>
        </w:rPr>
        <w:t xml:space="preserve"> </w:t>
      </w:r>
      <w:r>
        <w:rPr>
          <w:w w:val="90"/>
        </w:rPr>
        <w:t>absolute</w:t>
      </w:r>
      <w:r>
        <w:rPr>
          <w:spacing w:val="9"/>
        </w:rPr>
        <w:t xml:space="preserve"> </w:t>
      </w:r>
      <w:r>
        <w:rPr>
          <w:w w:val="90"/>
        </w:rPr>
        <w:t>prediction</w:t>
      </w:r>
      <w:r>
        <w:rPr>
          <w:spacing w:val="9"/>
        </w:rPr>
        <w:t xml:space="preserve"> </w:t>
      </w:r>
      <w:r>
        <w:rPr>
          <w:w w:val="90"/>
        </w:rPr>
        <w:t>error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each</w:t>
      </w:r>
      <w:r>
        <w:rPr>
          <w:spacing w:val="9"/>
        </w:rPr>
        <w:t xml:space="preserve"> </w:t>
      </w:r>
      <w:r>
        <w:rPr>
          <w:spacing w:val="-2"/>
          <w:w w:val="90"/>
        </w:rPr>
        <w:t>model.</w:t>
      </w:r>
    </w:p>
    <w:p w:rsidR="00485016" w:rsidRDefault="00C14774">
      <w:pPr>
        <w:spacing w:before="123"/>
        <w:ind w:left="227"/>
        <w:rPr>
          <w:rFonts w:ascii="Trebuchet MS"/>
          <w:sz w:val="12"/>
        </w:rPr>
        <w:pPrChange w:id="553" w:author="Hughes, Anna E" w:date="2023-06-19T12:41:00Z">
          <w:pPr>
            <w:spacing w:before="123"/>
            <w:ind w:left="107"/>
          </w:pPr>
        </w:pPrChange>
      </w:pPr>
      <w:r>
        <w:rPr>
          <w:rFonts w:ascii="Trebuchet MS"/>
          <w:spacing w:val="-5"/>
          <w:sz w:val="12"/>
        </w:rPr>
        <w:t>320</w:t>
      </w:r>
    </w:p>
    <w:p w:rsidR="00485016" w:rsidRDefault="00C14774">
      <w:pPr>
        <w:tabs>
          <w:tab w:val="left" w:pos="905"/>
        </w:tabs>
        <w:spacing w:before="57"/>
        <w:ind w:left="227"/>
        <w:rPr>
          <w:sz w:val="24"/>
        </w:rPr>
        <w:pPrChange w:id="554" w:author="Hughes, Anna E" w:date="2023-06-19T12:41:00Z">
          <w:pPr>
            <w:tabs>
              <w:tab w:val="left" w:pos="785"/>
            </w:tabs>
            <w:spacing w:before="57"/>
            <w:ind w:left="107"/>
          </w:pPr>
        </w:pPrChange>
      </w:pPr>
      <w:r>
        <w:rPr>
          <w:rFonts w:ascii="Trebuchet MS"/>
          <w:spacing w:val="-5"/>
          <w:sz w:val="12"/>
        </w:rPr>
        <w:t>321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4.</w:t>
      </w:r>
      <w:r>
        <w:rPr>
          <w:spacing w:val="26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Reaction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time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predictions.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spacing w:val="-6"/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</w:p>
    <w:p w:rsidR="00485016" w:rsidRDefault="00C14774">
      <w:pPr>
        <w:pStyle w:val="BodyText"/>
        <w:tabs>
          <w:tab w:val="left" w:pos="1202"/>
        </w:tabs>
        <w:spacing w:before="8"/>
        <w:pPrChange w:id="555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322</w:t>
      </w:r>
      <w:r>
        <w:rPr>
          <w:rFonts w:ascii="Trebuchet MS"/>
          <w:sz w:val="12"/>
        </w:rPr>
        <w:tab/>
      </w:r>
      <w:del w:id="556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(Buetti</w:delText>
        </w:r>
        <w:r w:rsidR="00F7725C">
          <w:rPr>
            <w:spacing w:val="-4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4"/>
          </w:rPr>
          <w:delText xml:space="preserve"> </w:delText>
        </w:r>
        <w:r w:rsidR="00F7725C">
          <w:rPr>
            <w:spacing w:val="-6"/>
          </w:rPr>
          <w:delText>al.,</w:delText>
        </w:r>
        <w:r w:rsidR="00FE7979">
          <w:rPr>
            <w:spacing w:val="-6"/>
          </w:rPr>
          <w:fldChar w:fldCharType="end"/>
        </w:r>
        <w:r w:rsidR="00F7725C"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2019)</w:delText>
        </w:r>
        <w:r w:rsidR="00FE7979">
          <w:rPr>
            <w:spacing w:val="-6"/>
          </w:rPr>
          <w:fldChar w:fldCharType="end"/>
        </w:r>
      </w:del>
      <w:ins w:id="557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(Buetti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al.,</w:t>
        </w:r>
        <w:r w:rsidR="00FE7979">
          <w:rPr>
            <w:spacing w:val="-6"/>
          </w:rPr>
          <w:fldChar w:fldCharType="end"/>
        </w:r>
        <w:r>
          <w:rPr>
            <w:spacing w:val="-4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2019)</w:t>
        </w:r>
        <w:r w:rsidR="00FE7979">
          <w:rPr>
            <w:spacing w:val="-6"/>
          </w:rPr>
          <w:fldChar w:fldCharType="end"/>
        </w:r>
      </w:ins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testing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gives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prediction</w:t>
      </w:r>
      <w:r>
        <w:rPr>
          <w:spacing w:val="-3"/>
        </w:rPr>
        <w:t xml:space="preserve"> </w:t>
      </w:r>
      <w:r>
        <w:rPr>
          <w:spacing w:val="-6"/>
        </w:rPr>
        <w:t>at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:rsidR="00485016" w:rsidRDefault="00C14774">
      <w:pPr>
        <w:pStyle w:val="BodyText"/>
        <w:tabs>
          <w:tab w:val="left" w:pos="1202"/>
        </w:tabs>
        <w:pPrChange w:id="558" w:author="Hughes, Anna E" w:date="2023-06-19T12:41:00Z">
          <w:pPr>
            <w:pStyle w:val="BodyText"/>
            <w:tabs>
              <w:tab w:val="left" w:pos="1082"/>
            </w:tabs>
          </w:pPr>
        </w:pPrChange>
      </w:pPr>
      <w:r>
        <w:rPr>
          <w:rFonts w:ascii="Trebuchet MS"/>
          <w:spacing w:val="-5"/>
          <w:sz w:val="12"/>
        </w:rPr>
        <w:t>323</w:t>
      </w:r>
      <w:r>
        <w:rPr>
          <w:rFonts w:ascii="Trebuchet MS"/>
          <w:sz w:val="12"/>
        </w:rPr>
        <w:tab/>
      </w:r>
      <w:r>
        <w:rPr>
          <w:spacing w:val="-6"/>
        </w:rPr>
        <w:t>trial-by-trial</w:t>
      </w:r>
      <w:r>
        <w:rPr>
          <w:spacing w:val="-5"/>
        </w:rPr>
        <w:t xml:space="preserve"> </w:t>
      </w:r>
      <w:r>
        <w:rPr>
          <w:spacing w:val="-6"/>
        </w:rPr>
        <w:t>RT</w:t>
      </w:r>
      <w:r>
        <w:rPr>
          <w:spacing w:val="-5"/>
        </w:rPr>
        <w:t xml:space="preserve"> </w:t>
      </w:r>
      <w:r>
        <w:rPr>
          <w:spacing w:val="-6"/>
        </w:rPr>
        <w:t>level.</w:t>
      </w:r>
    </w:p>
    <w:p w:rsidR="00485016" w:rsidRDefault="00C14774">
      <w:pPr>
        <w:pStyle w:val="BodyText"/>
        <w:tabs>
          <w:tab w:val="left" w:pos="968"/>
        </w:tabs>
        <w:spacing w:before="195"/>
        <w:pPrChange w:id="559" w:author="Hughes, Anna E" w:date="2023-06-19T12:41:00Z">
          <w:pPr>
            <w:pStyle w:val="BodyText"/>
            <w:tabs>
              <w:tab w:val="left" w:pos="848"/>
            </w:tabs>
            <w:spacing w:before="195"/>
          </w:pPr>
        </w:pPrChange>
      </w:pPr>
      <w:r>
        <w:rPr>
          <w:rFonts w:ascii="Trebuchet MS"/>
          <w:spacing w:val="-5"/>
          <w:sz w:val="12"/>
        </w:rPr>
        <w:t>324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will test</w:t>
      </w:r>
      <w:r>
        <w:rPr>
          <w:spacing w:val="-5"/>
        </w:rPr>
        <w:t xml:space="preserve"> </w:t>
      </w:r>
      <w:r>
        <w:rPr>
          <w:spacing w:val="-4"/>
        </w:rPr>
        <w:t>each of these</w:t>
      </w:r>
      <w:r>
        <w:rPr>
          <w:spacing w:val="-5"/>
        </w:rPr>
        <w:t xml:space="preserve"> </w:t>
      </w:r>
      <w:r>
        <w:rPr>
          <w:spacing w:val="-4"/>
        </w:rPr>
        <w:t>hypotheses by</w:t>
      </w:r>
      <w:r>
        <w:rPr>
          <w:spacing w:val="-5"/>
        </w:rPr>
        <w:t xml:space="preserve"> </w:t>
      </w:r>
      <w:r>
        <w:rPr>
          <w:spacing w:val="-4"/>
        </w:rPr>
        <w:t>calculating the marginal</w:t>
      </w:r>
      <w:r>
        <w:rPr>
          <w:spacing w:val="-5"/>
        </w:rPr>
        <w:t xml:space="preserve"> </w:t>
      </w:r>
      <w:r>
        <w:rPr>
          <w:spacing w:val="-4"/>
        </w:rPr>
        <w:t>likelihood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325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relevant</w:t>
      </w:r>
      <w:r>
        <w:t xml:space="preserve"> </w:t>
      </w:r>
      <w:r>
        <w:rPr>
          <w:spacing w:val="-6"/>
        </w:rPr>
        <w:t>models,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then</w:t>
      </w:r>
      <w:r>
        <w:t xml:space="preserve"> </w:t>
      </w:r>
      <w:r>
        <w:rPr>
          <w:spacing w:val="-6"/>
        </w:rPr>
        <w:t>calculating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probabilities.</w:t>
      </w:r>
      <w:r>
        <w:rPr>
          <w:spacing w:val="22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will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us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probability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likelihood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327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gives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best</w:t>
      </w:r>
      <w:r>
        <w:rPr>
          <w:spacing w:val="1"/>
        </w:rPr>
        <w:t xml:space="preserve"> </w:t>
      </w:r>
      <w:r>
        <w:rPr>
          <w:w w:val="90"/>
        </w:rPr>
        <w:t>prediction.</w:t>
      </w:r>
      <w:r>
        <w:rPr>
          <w:spacing w:val="27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2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there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evidence</w:t>
      </w:r>
      <w:r>
        <w:rPr>
          <w:spacing w:val="2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2"/>
        </w:rPr>
        <w:t xml:space="preserve"> </w:t>
      </w:r>
      <w:r>
        <w:rPr>
          <w:w w:val="90"/>
        </w:rPr>
        <w:t>model</w:t>
      </w:r>
      <w:r>
        <w:rPr>
          <w:spacing w:val="1"/>
        </w:rPr>
        <w:t xml:space="preserve"> </w:t>
      </w:r>
      <w:r>
        <w:rPr>
          <w:spacing w:val="-4"/>
          <w:w w:val="90"/>
        </w:rPr>
        <w:t>over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others</w:t>
      </w:r>
      <w:r>
        <w:rPr>
          <w:spacing w:val="-1"/>
        </w:rPr>
        <w:t xml:space="preserve"> </w:t>
      </w:r>
      <w:r>
        <w:rPr>
          <w:spacing w:val="-4"/>
        </w:rPr>
        <w:t>if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probability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rPr>
          <w:spacing w:val="-2"/>
        </w:rPr>
        <w:t xml:space="preserve"> </w:t>
      </w:r>
      <w:r>
        <w:rPr>
          <w:spacing w:val="-4"/>
        </w:rPr>
        <w:t>90%.</w:t>
      </w:r>
      <w:r>
        <w:rPr>
          <w:spacing w:val="24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will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there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329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to be</w:t>
      </w:r>
      <w:r>
        <w:rPr>
          <w:spacing w:val="-5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evidence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one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others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posterior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probability</w:t>
      </w:r>
      <w:r>
        <w:rPr>
          <w:spacing w:val="-5"/>
        </w:rPr>
        <w:t xml:space="preserve"> </w:t>
      </w:r>
      <w:r>
        <w:rPr>
          <w:spacing w:val="-4"/>
        </w:rPr>
        <w:t>above 99%.</w:t>
      </w:r>
      <w:r>
        <w:rPr>
          <w:spacing w:val="24"/>
        </w:rPr>
        <w:t xml:space="preserve"> </w:t>
      </w:r>
      <w:r>
        <w:rPr>
          <w:spacing w:val="-4"/>
        </w:rPr>
        <w:t>This approach is most</w:t>
      </w:r>
      <w:r>
        <w:rPr>
          <w:spacing w:val="-5"/>
        </w:rPr>
        <w:t xml:space="preserve"> </w:t>
      </w:r>
      <w:r>
        <w:rPr>
          <w:spacing w:val="-4"/>
        </w:rPr>
        <w:t>appropriate for our model:</w:t>
      </w:r>
      <w:r>
        <w:rPr>
          <w:spacing w:val="14"/>
        </w:rPr>
        <w:t xml:space="preserve"> </w:t>
      </w:r>
      <w:r>
        <w:rPr>
          <w:spacing w:val="-4"/>
        </w:rPr>
        <w:t>other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331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measures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fit,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AIC,</w:t>
      </w:r>
      <w:r>
        <w:rPr>
          <w:spacing w:val="-3"/>
        </w:rPr>
        <w:t xml:space="preserve"> </w:t>
      </w:r>
      <w:r>
        <w:rPr>
          <w:spacing w:val="-6"/>
        </w:rPr>
        <w:t>require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assumption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flat</w:t>
      </w:r>
      <w:r>
        <w:rPr>
          <w:spacing w:val="-3"/>
        </w:rPr>
        <w:t xml:space="preserve"> </w:t>
      </w:r>
      <w:r>
        <w:rPr>
          <w:spacing w:val="-6"/>
        </w:rPr>
        <w:t>priors</w:t>
      </w:r>
      <w:r>
        <w:rPr>
          <w:spacing w:val="-3"/>
        </w:rPr>
        <w:t xml:space="preserve"> </w:t>
      </w:r>
      <w:r>
        <w:rPr>
          <w:spacing w:val="-6"/>
        </w:rPr>
        <w:t>(which</w:t>
      </w:r>
      <w:r>
        <w:rPr>
          <w:spacing w:val="-3"/>
        </w:rPr>
        <w:t xml:space="preserve"> </w:t>
      </w:r>
      <w:r>
        <w:rPr>
          <w:spacing w:val="-6"/>
        </w:rPr>
        <w:t>is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332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multi-level</w:t>
      </w:r>
      <w:r>
        <w:rPr>
          <w:spacing w:val="-2"/>
        </w:rPr>
        <w:t xml:space="preserve"> </w:t>
      </w:r>
      <w:r>
        <w:rPr>
          <w:spacing w:val="-4"/>
        </w:rPr>
        <w:t>models)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based</w:t>
      </w:r>
      <w:r>
        <w:rPr>
          <w:spacing w:val="-3"/>
        </w:rPr>
        <w:t xml:space="preserve"> </w:t>
      </w:r>
      <w:r>
        <w:rPr>
          <w:spacing w:val="-4"/>
        </w:rPr>
        <w:t>on</w:t>
      </w:r>
      <w:r>
        <w:rPr>
          <w:spacing w:val="-2"/>
        </w:rPr>
        <w:t xml:space="preserve"> </w:t>
      </w:r>
      <w:r>
        <w:rPr>
          <w:spacing w:val="-4"/>
        </w:rPr>
        <w:t>point</w:t>
      </w:r>
      <w:r>
        <w:rPr>
          <w:spacing w:val="-2"/>
        </w:rPr>
        <w:t xml:space="preserve"> </w:t>
      </w:r>
      <w:r>
        <w:rPr>
          <w:spacing w:val="-4"/>
        </w:rPr>
        <w:t>estimates</w:t>
      </w:r>
      <w:r>
        <w:rPr>
          <w:spacing w:val="-2"/>
        </w:rPr>
        <w:t xml:space="preserve"> </w:t>
      </w:r>
      <w:r>
        <w:rPr>
          <w:spacing w:val="-4"/>
        </w:rPr>
        <w:t>(which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333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models)</w:t>
      </w:r>
      <w:r>
        <w:rPr>
          <w:spacing w:val="-12"/>
        </w:rPr>
        <w:t xml:space="preserve"> </w:t>
      </w:r>
      <w:del w:id="560" w:author="Hughes, Anna E" w:date="2023-06-19T12:41:00Z">
        <w:r w:rsidR="00FE7979">
          <w:fldChar w:fldCharType="begin"/>
        </w:r>
        <w:r w:rsidR="00FE7979">
          <w:delInstrText xml:space="preserve"> HYPERLINK \l "_bookmark56" </w:delInstrText>
        </w:r>
        <w:r w:rsidR="00FE7979">
          <w:fldChar w:fldCharType="separate"/>
        </w:r>
        <w:r w:rsidR="00F7725C">
          <w:rPr>
            <w:spacing w:val="-2"/>
          </w:rPr>
          <w:delText>(McElreath,</w:delText>
        </w:r>
        <w:r w:rsidR="00FE7979">
          <w:rPr>
            <w:spacing w:val="-2"/>
          </w:rPr>
          <w:fldChar w:fldCharType="end"/>
        </w:r>
      </w:del>
      <w:ins w:id="561" w:author="Hughes, Anna E" w:date="2023-06-19T12:41:00Z">
        <w:r w:rsidR="00FE7979">
          <w:fldChar w:fldCharType="begin"/>
        </w:r>
        <w:r w:rsidR="00FE7979">
          <w:instrText xml:space="preserve"> HYPERLINK \l "_bookmark58" </w:instrText>
        </w:r>
        <w:r w:rsidR="00FE7979">
          <w:fldChar w:fldCharType="separate"/>
        </w:r>
        <w:r>
          <w:rPr>
            <w:spacing w:val="-2"/>
          </w:rPr>
          <w:t>(McElreath,</w:t>
        </w:r>
        <w:r w:rsidR="00FE7979">
          <w:rPr>
            <w:spacing w:val="-2"/>
          </w:rPr>
          <w:fldChar w:fldCharType="end"/>
        </w:r>
      </w:ins>
      <w:r>
        <w:rPr>
          <w:spacing w:val="-11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562" w:author="Hughes, Anna E" w:date="2023-06-19T12:41:00Z">
        <w:r w:rsidR="00FE7979">
          <w:delInstrText>bookmark56</w:delInstrText>
        </w:r>
      </w:del>
      <w:ins w:id="563" w:author="Hughes, Anna E" w:date="2023-06-19T12:41:00Z">
        <w:r w:rsidR="00FE7979">
          <w:instrText>bookmark58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2"/>
        </w:rPr>
        <w:t>2020).</w:t>
      </w:r>
      <w:r w:rsidR="00FE7979">
        <w:rPr>
          <w:spacing w:val="-2"/>
        </w:rPr>
        <w:fldChar w:fldCharType="end"/>
      </w:r>
    </w:p>
    <w:p w:rsidR="00485016" w:rsidRDefault="00C14774">
      <w:pPr>
        <w:spacing w:before="239"/>
        <w:ind w:left="227"/>
        <w:rPr>
          <w:rFonts w:ascii="Times New Roman"/>
          <w:i/>
          <w:sz w:val="24"/>
        </w:rPr>
        <w:pPrChange w:id="564" w:author="Hughes, Anna E" w:date="2023-06-19T12:41:00Z">
          <w:pPr>
            <w:spacing w:before="239"/>
            <w:ind w:left="107"/>
          </w:pPr>
        </w:pPrChange>
      </w:pPr>
      <w:r>
        <w:rPr>
          <w:rFonts w:ascii="Trebuchet MS"/>
          <w:sz w:val="12"/>
        </w:rPr>
        <w:t>334</w:t>
      </w:r>
      <w:r>
        <w:rPr>
          <w:rFonts w:ascii="Trebuchet MS"/>
          <w:spacing w:val="155"/>
          <w:sz w:val="12"/>
        </w:rPr>
        <w:t xml:space="preserve"> </w:t>
      </w:r>
      <w:r>
        <w:rPr>
          <w:rFonts w:ascii="Times New Roman"/>
          <w:i/>
          <w:sz w:val="24"/>
        </w:rPr>
        <w:t>3.3.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</w:p>
    <w:p w:rsidR="00485016" w:rsidRDefault="00C14774">
      <w:pPr>
        <w:pStyle w:val="BodyText"/>
        <w:tabs>
          <w:tab w:val="left" w:pos="968"/>
        </w:tabs>
        <w:spacing w:before="58"/>
        <w:pPrChange w:id="565" w:author="Hughes, Anna E" w:date="2023-06-19T12:41:00Z">
          <w:pPr>
            <w:pStyle w:val="BodyText"/>
            <w:tabs>
              <w:tab w:val="left" w:pos="848"/>
            </w:tabs>
            <w:spacing w:before="58"/>
          </w:pPr>
        </w:pPrChange>
      </w:pPr>
      <w:r>
        <w:rPr>
          <w:rFonts w:ascii="Trebuchet MS"/>
          <w:spacing w:val="-5"/>
          <w:sz w:val="12"/>
        </w:rPr>
        <w:t>335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plan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investigate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effect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individual</w:t>
      </w:r>
      <w:r>
        <w:rPr>
          <w:spacing w:val="6"/>
        </w:rPr>
        <w:t xml:space="preserve"> </w:t>
      </w:r>
      <w:r>
        <w:rPr>
          <w:spacing w:val="-4"/>
        </w:rPr>
        <w:t>differences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7"/>
        </w:rPr>
        <w:t xml:space="preserve"> </w:t>
      </w:r>
      <w:r>
        <w:rPr>
          <w:spacing w:val="-4"/>
        </w:rPr>
        <w:t>paradigm: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336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what</w:t>
      </w:r>
      <w:r>
        <w:rPr>
          <w:spacing w:val="-4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single-feature</w:t>
      </w:r>
      <w:r>
        <w:rPr>
          <w:spacing w:val="-5"/>
        </w:rPr>
        <w:t xml:space="preserve"> </w:t>
      </w:r>
      <w:r>
        <w:rPr>
          <w:spacing w:val="-6"/>
        </w:rPr>
        <w:t>task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double-feature</w:t>
      </w:r>
      <w:r>
        <w:rPr>
          <w:spacing w:val="-3"/>
        </w:rP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individual</w:t>
      </w:r>
      <w:r>
        <w:rPr>
          <w:spacing w:val="-3"/>
        </w:rPr>
        <w:t xml:space="preserve"> </w:t>
      </w:r>
      <w:del w:id="566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(Buetti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</w:del>
      <w:ins w:id="567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</w:ins>
      <w:r>
        <w:rPr>
          <w:spacing w:val="-2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568" w:author="Hughes, Anna E" w:date="2023-06-19T12:41:00Z">
        <w:r w:rsidR="00FE7979">
          <w:delInstrText>bookmark27</w:delInstrText>
        </w:r>
      </w:del>
      <w:ins w:id="569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(2019)</w:t>
      </w:r>
      <w:r w:rsidR="00FE7979">
        <w:rPr>
          <w:spacing w:val="-4"/>
        </w:rPr>
        <w:fldChar w:fldCharType="end"/>
      </w:r>
      <w:r>
        <w:rPr>
          <w:spacing w:val="-3"/>
        </w:rPr>
        <w:t xml:space="preserve"> </w:t>
      </w:r>
      <w:r>
        <w:rPr>
          <w:spacing w:val="-4"/>
        </w:rPr>
        <w:t>were</w:t>
      </w:r>
      <w:r>
        <w:rPr>
          <w:spacing w:val="-2"/>
        </w:rPr>
        <w:t xml:space="preserve"> </w:t>
      </w:r>
      <w:r>
        <w:rPr>
          <w:spacing w:val="-4"/>
        </w:rPr>
        <w:t>not</w:t>
      </w:r>
      <w:r>
        <w:rPr>
          <w:spacing w:val="-3"/>
        </w:rPr>
        <w:t xml:space="preserve"> </w:t>
      </w:r>
      <w:r>
        <w:rPr>
          <w:spacing w:val="-4"/>
        </w:rPr>
        <w:t>able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338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investigate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between-subjects</w:t>
      </w:r>
      <w:r>
        <w:rPr>
          <w:spacing w:val="-1"/>
        </w:rP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study).</w:t>
      </w:r>
      <w:r>
        <w:rPr>
          <w:spacing w:val="23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plan</w:t>
      </w:r>
      <w:r>
        <w:t xml:space="preserve"> </w:t>
      </w:r>
      <w:r>
        <w:rPr>
          <w:spacing w:val="-6"/>
        </w:rPr>
        <w:t>to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lastRenderedPageBreak/>
        <w:t>339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more complex</w:t>
      </w:r>
      <w:r>
        <w:rPr>
          <w:spacing w:val="-7"/>
        </w:rPr>
        <w:t xml:space="preserve"> </w:t>
      </w: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structure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model, that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340</w:t>
      </w:r>
      <w:r>
        <w:rPr>
          <w:rFonts w:ascii="Trebuchet MS"/>
          <w:spacing w:val="65"/>
          <w:w w:val="150"/>
          <w:sz w:val="12"/>
        </w:rPr>
        <w:t xml:space="preserve">  </w:t>
      </w:r>
      <w:r>
        <w:rPr>
          <w:w w:val="90"/>
        </w:rPr>
        <w:t>allows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individual</w:t>
      </w:r>
      <w:r>
        <w:rPr>
          <w:spacing w:val="5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across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features.</w:t>
      </w:r>
      <w:r>
        <w:rPr>
          <w:spacing w:val="31"/>
        </w:rPr>
        <w:t xml:space="preserve"> </w:t>
      </w:r>
      <w:r>
        <w:rPr>
          <w:spacing w:val="-4"/>
          <w:w w:val="90"/>
        </w:rPr>
        <w:t>This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570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/>
          <w:spacing w:val="-6"/>
          <w:sz w:val="12"/>
        </w:rPr>
        <w:t>341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allows</w:t>
      </w:r>
      <w:r>
        <w:rPr>
          <w:spacing w:val="6"/>
        </w:rPr>
        <w:t xml:space="preserve"> </w:t>
      </w:r>
      <w:r>
        <w:rPr>
          <w:spacing w:val="-6"/>
        </w:rPr>
        <w:t>us</w:t>
      </w:r>
      <w:r>
        <w:rPr>
          <w:spacing w:val="5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then</w:t>
      </w:r>
      <w:r>
        <w:rPr>
          <w:spacing w:val="5"/>
        </w:rPr>
        <w:t xml:space="preserve"> </w:t>
      </w:r>
      <w:r>
        <w:rPr>
          <w:spacing w:val="-6"/>
        </w:rPr>
        <w:t>study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random</w:t>
      </w:r>
      <w:r>
        <w:rPr>
          <w:spacing w:val="5"/>
        </w:rPr>
        <w:t xml:space="preserve"> </w:t>
      </w:r>
      <w:r>
        <w:rPr>
          <w:spacing w:val="-6"/>
        </w:rPr>
        <w:t>effect</w:t>
      </w:r>
      <w:r>
        <w:rPr>
          <w:spacing w:val="5"/>
        </w:rPr>
        <w:t xml:space="preserve"> </w:t>
      </w:r>
      <w:r>
        <w:rPr>
          <w:spacing w:val="-6"/>
        </w:rPr>
        <w:t>correlation</w:t>
      </w:r>
      <w:r>
        <w:rPr>
          <w:spacing w:val="4"/>
        </w:rPr>
        <w:t xml:space="preserve"> </w:t>
      </w:r>
      <w:r>
        <w:rPr>
          <w:spacing w:val="-6"/>
        </w:rPr>
        <w:t>structure.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8"/>
        </w:rPr>
        <w:t xml:space="preserve"> </w:t>
      </w:r>
      <w:r>
        <w:rPr>
          <w:spacing w:val="-6"/>
        </w:rPr>
        <w:t>given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342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models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fit,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do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manner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after carrying</w:t>
      </w:r>
      <w:r>
        <w:rPr>
          <w:spacing w:val="-7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formally</w:t>
      </w:r>
      <w:r>
        <w:rPr>
          <w:spacing w:val="-8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analysis.</w:t>
      </w:r>
    </w:p>
    <w:p w:rsidR="00485016" w:rsidRDefault="00C14774">
      <w:pPr>
        <w:pStyle w:val="BodyText"/>
        <w:tabs>
          <w:tab w:val="left" w:pos="968"/>
        </w:tabs>
        <w:pPrChange w:id="571" w:author="Hughes, Anna E" w:date="2023-06-19T12:41:00Z">
          <w:pPr>
            <w:pStyle w:val="BodyText"/>
            <w:tabs>
              <w:tab w:val="left" w:pos="848"/>
            </w:tabs>
          </w:pPr>
        </w:pPrChange>
      </w:pPr>
      <w:r>
        <w:rPr>
          <w:rFonts w:ascii="Trebuchet MS"/>
          <w:spacing w:val="-5"/>
          <w:sz w:val="12"/>
        </w:rPr>
        <w:t>344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benefits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rel-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345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atively easy</w:t>
      </w:r>
      <w:r>
        <w:rPr>
          <w:spacing w:val="-7"/>
        </w:rPr>
        <w:t xml:space="preserve"> </w:t>
      </w:r>
      <w:r>
        <w:rPr>
          <w:spacing w:val="-6"/>
        </w:rPr>
        <w:t>to extend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incorporate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factors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may</w:t>
      </w:r>
      <w:r>
        <w:rPr>
          <w:spacing w:val="-7"/>
        </w:rPr>
        <w:t xml:space="preserve"> </w:t>
      </w:r>
      <w:r>
        <w:rPr>
          <w:spacing w:val="-6"/>
        </w:rPr>
        <w:t>contribute to</w:t>
      </w:r>
      <w:r>
        <w:rPr>
          <w:spacing w:val="-7"/>
        </w:rPr>
        <w:t xml:space="preserve"> </w:t>
      </w:r>
      <w:r>
        <w:rPr>
          <w:spacing w:val="-6"/>
        </w:rPr>
        <w:t>reaction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346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times,</w:t>
      </w:r>
      <w:r>
        <w:rPr>
          <w:spacing w:val="20"/>
        </w:rPr>
        <w:t xml:space="preserve"> </w:t>
      </w:r>
      <w:r>
        <w:rPr>
          <w:spacing w:val="-4"/>
        </w:rPr>
        <w:t>such</w:t>
      </w:r>
      <w:r>
        <w:rPr>
          <w:spacing w:val="14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4"/>
        </w:rPr>
        <w:t>eccentricity</w:t>
      </w:r>
      <w:r>
        <w:rPr>
          <w:spacing w:val="14"/>
        </w:rPr>
        <w:t xml:space="preserve"> </w:t>
      </w:r>
      <w:r>
        <w:rPr>
          <w:spacing w:val="-4"/>
        </w:rPr>
        <w:t>and</w:t>
      </w:r>
      <w:r>
        <w:rPr>
          <w:spacing w:val="14"/>
        </w:rPr>
        <w:t xml:space="preserve"> </w:t>
      </w:r>
      <w:r>
        <w:rPr>
          <w:spacing w:val="-4"/>
        </w:rPr>
        <w:t>inter-item</w:t>
      </w:r>
      <w:r>
        <w:rPr>
          <w:spacing w:val="14"/>
        </w:rPr>
        <w:t xml:space="preserve"> </w:t>
      </w:r>
      <w:r>
        <w:rPr>
          <w:spacing w:val="-4"/>
        </w:rPr>
        <w:t>distance,</w:t>
      </w:r>
      <w:r>
        <w:rPr>
          <w:spacing w:val="20"/>
        </w:rPr>
        <w:t xml:space="preserve"> </w:t>
      </w:r>
      <w:r>
        <w:rPr>
          <w:spacing w:val="-4"/>
        </w:rPr>
        <w:t>which</w:t>
      </w:r>
      <w:r>
        <w:rPr>
          <w:spacing w:val="14"/>
        </w:rPr>
        <w:t xml:space="preserve"> </w:t>
      </w:r>
      <w:r>
        <w:rPr>
          <w:spacing w:val="-4"/>
        </w:rPr>
        <w:t>may</w:t>
      </w:r>
      <w:r>
        <w:rPr>
          <w:spacing w:val="14"/>
        </w:rPr>
        <w:t xml:space="preserve"> </w:t>
      </w:r>
      <w:r>
        <w:rPr>
          <w:spacing w:val="-4"/>
        </w:rPr>
        <w:t>help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explain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347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behaviour</w:t>
      </w:r>
      <w:r>
        <w:rPr>
          <w:spacing w:val="-4"/>
        </w:rPr>
        <w:t xml:space="preserve"> </w:t>
      </w:r>
      <w:r>
        <w:rPr>
          <w:spacing w:val="-6"/>
        </w:rPr>
        <w:t>further.</w:t>
      </w:r>
      <w:r>
        <w:rPr>
          <w:spacing w:val="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demonstrate</w:t>
      </w:r>
      <w:r>
        <w:rPr>
          <w:spacing w:val="-4"/>
        </w:rPr>
        <w:t xml:space="preserve"> </w:t>
      </w:r>
      <w:r>
        <w:rPr>
          <w:spacing w:val="-6"/>
        </w:rPr>
        <w:t>this,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run</w:t>
      </w:r>
      <w:r>
        <w:rPr>
          <w:spacing w:val="-4"/>
        </w:rPr>
        <w:t xml:space="preserve"> </w:t>
      </w:r>
      <w:r>
        <w:rPr>
          <w:spacing w:val="-6"/>
        </w:rPr>
        <w:t>exploratory</w:t>
      </w:r>
      <w:r>
        <w:rPr>
          <w:spacing w:val="-5"/>
        </w:rPr>
        <w:t xml:space="preserve"> </w:t>
      </w:r>
      <w:r>
        <w:rPr>
          <w:spacing w:val="-6"/>
        </w:rPr>
        <w:t>analyses</w:t>
      </w:r>
      <w:r>
        <w:rPr>
          <w:spacing w:val="-4"/>
        </w:rPr>
        <w:t xml:space="preserve"> </w:t>
      </w:r>
      <w:r>
        <w:rPr>
          <w:spacing w:val="-6"/>
        </w:rPr>
        <w:t>in-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348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cluding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factor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ring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target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assess</w:t>
      </w:r>
      <w:r>
        <w:rPr>
          <w:spacing w:val="4"/>
        </w:rPr>
        <w:t xml:space="preserve"> </w:t>
      </w:r>
      <w:r>
        <w:rPr>
          <w:spacing w:val="-2"/>
        </w:rPr>
        <w:t>whether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improves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349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fit</w:t>
      </w:r>
      <w:r>
        <w:rPr>
          <w:spacing w:val="-5"/>
        </w:rPr>
        <w:t xml:space="preserve"> </w:t>
      </w:r>
      <w:r>
        <w:rPr>
          <w:spacing w:val="-6"/>
        </w:rPr>
        <w:t>or affects</w:t>
      </w:r>
      <w:r>
        <w:rPr>
          <w:spacing w:val="-5"/>
        </w:rPr>
        <w:t xml:space="preserve"> </w:t>
      </w:r>
      <w:r>
        <w:rPr>
          <w:spacing w:val="-6"/>
        </w:rPr>
        <w:t>any</w:t>
      </w:r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conclusions</w:t>
      </w:r>
      <w:r>
        <w:rPr>
          <w:spacing w:val="-5"/>
        </w:rPr>
        <w:t xml:space="preserve"> </w:t>
      </w:r>
      <w:r>
        <w:rPr>
          <w:spacing w:val="-6"/>
        </w:rPr>
        <w:t>that 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drawn 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model.</w:t>
      </w:r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572" w:author="Hughes, Anna E" w:date="2023-06-19T12:41:00Z">
          <w:pPr>
            <w:spacing w:before="251"/>
            <w:ind w:left="107"/>
          </w:pPr>
        </w:pPrChange>
      </w:pPr>
      <w:r>
        <w:rPr>
          <w:rFonts w:ascii="Trebuchet MS"/>
          <w:sz w:val="12"/>
        </w:rPr>
        <w:t>350</w:t>
      </w:r>
      <w:r>
        <w:rPr>
          <w:rFonts w:ascii="Trebuchet MS"/>
          <w:spacing w:val="157"/>
          <w:sz w:val="12"/>
        </w:rPr>
        <w:t xml:space="preserve"> </w:t>
      </w:r>
      <w:bookmarkStart w:id="573" w:name="Pilot_Experiment"/>
      <w:bookmarkEnd w:id="573"/>
      <w:r>
        <w:rPr>
          <w:rFonts w:ascii="Times New Roman"/>
          <w:i/>
          <w:sz w:val="24"/>
        </w:rPr>
        <w:t>3.4.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z w:val="24"/>
        </w:rPr>
        <w:t>Pilot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</w:t>
      </w:r>
    </w:p>
    <w:p w:rsidR="00485016" w:rsidRDefault="00C14774">
      <w:pPr>
        <w:pStyle w:val="BodyText"/>
        <w:tabs>
          <w:tab w:val="left" w:pos="968"/>
        </w:tabs>
        <w:spacing w:before="56"/>
        <w:pPrChange w:id="574" w:author="Hughes, Anna E" w:date="2023-06-19T12:41:00Z">
          <w:pPr>
            <w:pStyle w:val="BodyText"/>
            <w:tabs>
              <w:tab w:val="left" w:pos="848"/>
            </w:tabs>
            <w:spacing w:before="56"/>
          </w:pPr>
        </w:pPrChange>
      </w:pPr>
      <w:r>
        <w:rPr>
          <w:rFonts w:ascii="Trebuchet MS"/>
          <w:spacing w:val="-5"/>
          <w:sz w:val="12"/>
        </w:rPr>
        <w:t>351</w:t>
      </w:r>
      <w:r>
        <w:rPr>
          <w:rFonts w:ascii="Trebuchet MS"/>
          <w:sz w:val="12"/>
        </w:rPr>
        <w:tab/>
      </w:r>
      <w:r>
        <w:rPr>
          <w:w w:val="90"/>
        </w:rPr>
        <w:t>Full</w:t>
      </w:r>
      <w:r>
        <w:rPr>
          <w:spacing w:val="3"/>
        </w:rPr>
        <w:t xml:space="preserve"> </w:t>
      </w:r>
      <w:r>
        <w:rPr>
          <w:w w:val="90"/>
        </w:rPr>
        <w:t>details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pilot</w:t>
      </w:r>
      <w:r>
        <w:rPr>
          <w:spacing w:val="4"/>
        </w:rPr>
        <w:t xml:space="preserve"> </w:t>
      </w:r>
      <w:r>
        <w:rPr>
          <w:w w:val="90"/>
        </w:rPr>
        <w:t>experiment</w:t>
      </w:r>
      <w:r>
        <w:rPr>
          <w:spacing w:val="4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spacing w:val="-4"/>
          <w:w w:val="90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4</w:t>
      </w:r>
      <w:r>
        <w:rPr>
          <w:spacing w:val="4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(960</w:t>
      </w:r>
      <w:r>
        <w:rPr>
          <w:spacing w:val="4"/>
        </w:rPr>
        <w:t xml:space="preserve"> </w:t>
      </w:r>
      <w:r>
        <w:rPr>
          <w:w w:val="90"/>
        </w:rPr>
        <w:t>trials</w:t>
      </w:r>
      <w:r>
        <w:rPr>
          <w:spacing w:val="4"/>
        </w:rPr>
        <w:t xml:space="preserve"> </w:t>
      </w:r>
      <w:r>
        <w:rPr>
          <w:w w:val="90"/>
        </w:rPr>
        <w:t>each)</w:t>
      </w:r>
      <w:r>
        <w:rPr>
          <w:spacing w:val="4"/>
        </w:rPr>
        <w:t xml:space="preserve"> </w:t>
      </w:r>
      <w:r>
        <w:rPr>
          <w:spacing w:val="-2"/>
          <w:w w:val="90"/>
        </w:rPr>
        <w:t>using</w:t>
      </w:r>
    </w:p>
    <w:p w:rsidR="00485016" w:rsidRDefault="00C14774">
      <w:pPr>
        <w:spacing w:before="8"/>
        <w:ind w:left="227"/>
        <w:rPr>
          <w:sz w:val="24"/>
        </w:rPr>
        <w:pPrChange w:id="575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pacing w:val="-2"/>
          <w:sz w:val="12"/>
        </w:rPr>
        <w:t>352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Pilot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353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suggests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small</w:t>
      </w:r>
      <w:r>
        <w:rPr>
          <w:spacing w:val="4"/>
        </w:rPr>
        <w:t xml:space="preserve"> </w:t>
      </w:r>
      <w:r>
        <w:rPr>
          <w:spacing w:val="-2"/>
        </w:rPr>
        <w:t>sample,</w:t>
      </w:r>
      <w:r>
        <w:rPr>
          <w:spacing w:val="8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convincingly</w:t>
      </w:r>
      <w:r>
        <w:rPr>
          <w:spacing w:val="4"/>
        </w:rPr>
        <w:t xml:space="preserve"> </w:t>
      </w:r>
      <w:r>
        <w:rPr>
          <w:spacing w:val="-2"/>
        </w:rPr>
        <w:t>demonstrate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H1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H2.</w:t>
      </w:r>
      <w:r>
        <w:rPr>
          <w:spacing w:val="62"/>
        </w:rPr>
        <w:t xml:space="preserve"> </w:t>
      </w:r>
      <w:r>
        <w:rPr>
          <w:spacing w:val="-4"/>
        </w:rPr>
        <w:t>However,</w:t>
      </w:r>
      <w:r>
        <w:rPr>
          <w:spacing w:val="15"/>
        </w:rPr>
        <w:t xml:space="preserve"> </w:t>
      </w:r>
      <w:r>
        <w:rPr>
          <w:spacing w:val="-4"/>
        </w:rPr>
        <w:t>more</w:t>
      </w:r>
      <w:r>
        <w:rPr>
          <w:spacing w:val="11"/>
        </w:rPr>
        <w:t xml:space="preserve"> </w:t>
      </w:r>
      <w:r>
        <w:rPr>
          <w:spacing w:val="-4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be</w:t>
      </w:r>
      <w:r>
        <w:rPr>
          <w:spacing w:val="10"/>
        </w:rPr>
        <w:t xml:space="preserve"> </w:t>
      </w:r>
      <w:r>
        <w:rPr>
          <w:spacing w:val="-4"/>
        </w:rPr>
        <w:t>required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discriminate</w:t>
      </w:r>
      <w:r>
        <w:rPr>
          <w:spacing w:val="11"/>
        </w:rPr>
        <w:t xml:space="preserve"> </w:t>
      </w:r>
      <w:r>
        <w:rPr>
          <w:spacing w:val="-4"/>
        </w:rPr>
        <w:t>between</w:t>
      </w:r>
      <w:r>
        <w:rPr>
          <w:spacing w:val="10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355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models,</w:t>
      </w:r>
      <w:r>
        <w:rPr>
          <w:spacing w:val="-2"/>
        </w:rPr>
        <w:t xml:space="preserve"> </w:t>
      </w:r>
      <w:r>
        <w:rPr>
          <w:spacing w:val="-4"/>
        </w:rPr>
        <w:t>particularly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H4.</w:t>
      </w:r>
      <w:r>
        <w:rPr>
          <w:spacing w:val="16"/>
        </w:rPr>
        <w:t xml:space="preserve"> </w:t>
      </w:r>
      <w:r>
        <w:rPr>
          <w:spacing w:val="-4"/>
        </w:rPr>
        <w:t>Given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methods are</w:t>
      </w:r>
      <w:r>
        <w:rPr>
          <w:spacing w:val="-5"/>
        </w:rPr>
        <w:t xml:space="preserve"> </w:t>
      </w:r>
      <w:r>
        <w:rPr>
          <w:spacing w:val="-4"/>
        </w:rPr>
        <w:t>within-subject, 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356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reduced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per</w:t>
      </w:r>
      <w:r>
        <w:rPr>
          <w:spacing w:val="-1"/>
        </w:rPr>
        <w:t xml:space="preserve"> </w:t>
      </w:r>
      <w:r>
        <w:rPr>
          <w:spacing w:val="-4"/>
        </w:rPr>
        <w:t>condition</w:t>
      </w:r>
      <w:r>
        <w:t xml:space="preserve"> </w:t>
      </w:r>
      <w:r>
        <w:rPr>
          <w:spacing w:val="-4"/>
        </w:rPr>
        <w:t>compared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del w:id="576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Buetti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</w:del>
      <w:ins w:id="577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</w:ins>
      <w: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578" w:author="Hughes, Anna E" w:date="2023-06-19T12:41:00Z">
        <w:r w:rsidR="00FE7979">
          <w:delInstrText>bookmark27</w:delInstrText>
        </w:r>
      </w:del>
      <w:ins w:id="579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</w:rPr>
        <w:t>(2019)</w:t>
      </w:r>
      <w:r w:rsidR="00FE7979">
        <w:rPr>
          <w:spacing w:val="-4"/>
        </w:rPr>
        <w:fldChar w:fldCharType="end"/>
      </w:r>
      <w:r>
        <w:rPr>
          <w:spacing w:val="-1"/>
        </w:rPr>
        <w:t xml:space="preserve"> </w:t>
      </w:r>
      <w:r>
        <w:rPr>
          <w:spacing w:val="-5"/>
        </w:rPr>
        <w:t>(12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357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pilot</w:t>
      </w:r>
      <w:r>
        <w:rPr>
          <w:spacing w:val="-4"/>
        </w:rPr>
        <w:t xml:space="preserve"> </w:t>
      </w:r>
      <w:r>
        <w:rPr>
          <w:spacing w:val="-2"/>
        </w:rPr>
        <w:t>study,</w:t>
      </w:r>
      <w:r>
        <w:rPr>
          <w:spacing w:val="-1"/>
        </w:rPr>
        <w:t xml:space="preserve"> </w:t>
      </w:r>
      <w:r>
        <w:rPr>
          <w:spacing w:val="-2"/>
        </w:rPr>
        <w:t>20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proposed, compared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40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theirs).</w:t>
      </w:r>
      <w:r>
        <w:rPr>
          <w:spacing w:val="2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therefore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358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possible</w:t>
      </w:r>
      <w:r>
        <w:rPr>
          <w:spacing w:val="5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increased</w:t>
      </w:r>
      <w:r>
        <w:rPr>
          <w:spacing w:val="4"/>
        </w:rPr>
        <w:t xml:space="preserve"> </w:t>
      </w:r>
      <w:r>
        <w:rPr>
          <w:w w:val="90"/>
        </w:rPr>
        <w:t>noise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our</w:t>
      </w:r>
      <w:r>
        <w:rPr>
          <w:spacing w:val="4"/>
        </w:rPr>
        <w:t xml:space="preserve"> </w:t>
      </w:r>
      <w:r>
        <w:rPr>
          <w:w w:val="90"/>
        </w:rPr>
        <w:t>estimated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single-feature</w:t>
      </w:r>
      <w:r>
        <w:rPr>
          <w:spacing w:val="4"/>
        </w:rPr>
        <w:t xml:space="preserve"> </w:t>
      </w:r>
      <w:r>
        <w:rPr>
          <w:w w:val="90"/>
        </w:rPr>
        <w:t>parameters</w:t>
      </w:r>
      <w:r>
        <w:rPr>
          <w:spacing w:val="4"/>
        </w:rPr>
        <w:t xml:space="preserve"> </w:t>
      </w:r>
      <w:r>
        <w:rPr>
          <w:spacing w:val="-4"/>
          <w:w w:val="90"/>
        </w:rPr>
        <w:t>will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359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make</w:t>
      </w:r>
      <w:r>
        <w:rPr>
          <w:spacing w:val="-8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predict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spacing w:val="-6"/>
        </w:rPr>
        <w:t>s</w:t>
      </w:r>
      <w:r>
        <w:rPr>
          <w:spacing w:val="-7"/>
        </w:rPr>
        <w:t xml:space="preserve"> </w:t>
      </w:r>
      <w:r>
        <w:rPr>
          <w:spacing w:val="-6"/>
        </w:rPr>
        <w:t>accurately.</w:t>
      </w:r>
      <w:r>
        <w:rPr>
          <w:spacing w:val="3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think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360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unlikely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see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small</w:t>
      </w:r>
      <w:r>
        <w:rPr>
          <w:spacing w:val="-4"/>
        </w:rPr>
        <w:t xml:space="preserve"> </w:t>
      </w:r>
      <w:r>
        <w:rPr>
          <w:spacing w:val="-2"/>
        </w:rPr>
        <w:t>amount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pilot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361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data,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verify</w:t>
      </w:r>
      <w:r>
        <w:rPr>
          <w:spacing w:val="-4"/>
        </w:rPr>
        <w:t xml:space="preserve"> </w:t>
      </w:r>
      <w:r>
        <w:rPr>
          <w:spacing w:val="-6"/>
        </w:rPr>
        <w:t>H3,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having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lowest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4"/>
        </w:rPr>
        <w:t xml:space="preserve"> </w:t>
      </w:r>
      <w:r>
        <w:rPr>
          <w:spacing w:val="-6"/>
        </w:rPr>
        <w:t>absolute</w:t>
      </w:r>
    </w:p>
    <w:p w:rsidR="00485016" w:rsidRDefault="00C14774">
      <w:pPr>
        <w:spacing w:before="8"/>
        <w:ind w:left="227"/>
        <w:rPr>
          <w:sz w:val="24"/>
        </w:rPr>
        <w:pPrChange w:id="580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pacing w:val="-2"/>
          <w:sz w:val="12"/>
        </w:rPr>
        <w:t>362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error.</w:t>
      </w:r>
    </w:p>
    <w:p w:rsidR="00485016" w:rsidRDefault="00485016">
      <w:pPr>
        <w:pStyle w:val="BodyText"/>
        <w:spacing w:before="6"/>
        <w:ind w:left="0"/>
        <w:rPr>
          <w:sz w:val="22"/>
        </w:rPr>
      </w:pPr>
    </w:p>
    <w:p w:rsidR="00485016" w:rsidRDefault="00C14774">
      <w:pPr>
        <w:pStyle w:val="Heading1"/>
        <w:spacing w:before="106"/>
        <w:pPrChange w:id="581" w:author="Hughes, Anna E" w:date="2023-06-19T12:41:00Z">
          <w:pPr>
            <w:pStyle w:val="Heading1"/>
          </w:pPr>
        </w:pPrChange>
      </w:pPr>
      <w:r>
        <w:rPr>
          <w:rFonts w:ascii="Trebuchet MS"/>
          <w:b w:val="0"/>
          <w:sz w:val="12"/>
        </w:rPr>
        <w:t>363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582" w:name="General_Methods"/>
      <w:bookmarkEnd w:id="582"/>
      <w:r>
        <w:t>4.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Methods</w:t>
      </w:r>
    </w:p>
    <w:p w:rsidR="00485016" w:rsidRDefault="00C14774">
      <w:pPr>
        <w:spacing w:before="192"/>
        <w:ind w:left="227"/>
        <w:rPr>
          <w:rFonts w:ascii="Times New Roman"/>
          <w:i/>
          <w:sz w:val="24"/>
        </w:rPr>
        <w:pPrChange w:id="583" w:author="Hughes, Anna E" w:date="2023-06-19T12:41:00Z">
          <w:pPr>
            <w:spacing w:before="192"/>
            <w:ind w:left="107"/>
          </w:pPr>
        </w:pPrChange>
      </w:pPr>
      <w:r>
        <w:rPr>
          <w:rFonts w:ascii="Trebuchet MS"/>
          <w:sz w:val="12"/>
        </w:rPr>
        <w:t>364</w:t>
      </w:r>
      <w:r>
        <w:rPr>
          <w:rFonts w:ascii="Trebuchet MS"/>
          <w:spacing w:val="144"/>
          <w:sz w:val="12"/>
        </w:rPr>
        <w:t xml:space="preserve"> </w:t>
      </w:r>
      <w:bookmarkStart w:id="584" w:name="Sample_Size:_Participants_and_Trials"/>
      <w:bookmarkStart w:id="585" w:name="_bookmark9"/>
      <w:bookmarkEnd w:id="584"/>
      <w:bookmarkEnd w:id="585"/>
      <w:r>
        <w:rPr>
          <w:rFonts w:ascii="Times New Roman"/>
          <w:i/>
          <w:sz w:val="24"/>
        </w:rPr>
        <w:t>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Sample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Size:</w:t>
      </w:r>
      <w:r>
        <w:rPr>
          <w:rFonts w:ascii="Times New Roman"/>
          <w:i/>
          <w:spacing w:val="7"/>
          <w:sz w:val="24"/>
        </w:rPr>
        <w:t xml:space="preserve"> </w:t>
      </w:r>
      <w:r>
        <w:rPr>
          <w:rFonts w:ascii="Times New Roman"/>
          <w:i/>
          <w:sz w:val="24"/>
        </w:rPr>
        <w:t>Participants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</w:p>
    <w:p w:rsidR="00485016" w:rsidRDefault="00C14774">
      <w:pPr>
        <w:pStyle w:val="BodyText"/>
        <w:tabs>
          <w:tab w:val="left" w:pos="968"/>
        </w:tabs>
        <w:spacing w:before="69"/>
        <w:pPrChange w:id="586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r>
        <w:rPr>
          <w:rFonts w:ascii="Trebuchet MS"/>
          <w:spacing w:val="-5"/>
          <w:sz w:val="12"/>
        </w:rPr>
        <w:t>365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2"/>
        </w:rPr>
        <w:t xml:space="preserve"> </w:t>
      </w:r>
      <w:r>
        <w:rPr>
          <w:spacing w:val="-6"/>
        </w:rPr>
        <w:t>plan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test</w:t>
      </w:r>
      <w:r>
        <w:rPr>
          <w:spacing w:val="3"/>
        </w:rPr>
        <w:t xml:space="preserve"> </w:t>
      </w:r>
      <w:r>
        <w:rPr>
          <w:spacing w:val="-6"/>
        </w:rPr>
        <w:t>40</w:t>
      </w:r>
      <w:r>
        <w:rPr>
          <w:spacing w:val="3"/>
        </w:rPr>
        <w:t xml:space="preserve"> </w:t>
      </w:r>
      <w:r>
        <w:rPr>
          <w:spacing w:val="-6"/>
        </w:rPr>
        <w:t>participants</w:t>
      </w:r>
      <w:r>
        <w:rPr>
          <w:spacing w:val="2"/>
        </w:rPr>
        <w:t xml:space="preserve"> </w:t>
      </w:r>
      <w:r>
        <w:rPr>
          <w:spacing w:val="-6"/>
        </w:rPr>
        <w:t>during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experiment.</w:t>
      </w:r>
      <w:r>
        <w:rPr>
          <w:spacing w:val="37"/>
        </w:rPr>
        <w:t xml:space="preserve"> </w:t>
      </w:r>
      <w:r>
        <w:rPr>
          <w:spacing w:val="-6"/>
        </w:rPr>
        <w:t>Our</w:t>
      </w:r>
      <w:r>
        <w:rPr>
          <w:spacing w:val="3"/>
        </w:rPr>
        <w:t xml:space="preserve"> </w:t>
      </w:r>
      <w:r>
        <w:rPr>
          <w:spacing w:val="-6"/>
        </w:rPr>
        <w:t>pilot</w:t>
      </w:r>
      <w:r>
        <w:rPr>
          <w:spacing w:val="3"/>
        </w:rPr>
        <w:t xml:space="preserve"> </w:t>
      </w:r>
      <w:r>
        <w:rPr>
          <w:spacing w:val="-6"/>
        </w:rPr>
        <w:t>experiment</w:t>
      </w:r>
    </w:p>
    <w:p w:rsidR="00485016" w:rsidRDefault="00C14774">
      <w:pPr>
        <w:pStyle w:val="BodyText"/>
      </w:pPr>
      <w:r>
        <w:rPr>
          <w:rFonts w:ascii="Trebuchet MS"/>
          <w:spacing w:val="-8"/>
          <w:sz w:val="12"/>
        </w:rPr>
        <w:t>366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shows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H1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H2</w:t>
      </w:r>
      <w:r>
        <w:rPr>
          <w:spacing w:val="-3"/>
        </w:rPr>
        <w:t xml:space="preserve"> </w:t>
      </w:r>
      <w:r>
        <w:rPr>
          <w:spacing w:val="-8"/>
        </w:rPr>
        <w:t>are</w:t>
      </w:r>
      <w:r>
        <w:rPr>
          <w:spacing w:val="-3"/>
        </w:rPr>
        <w:t xml:space="preserve"> </w:t>
      </w:r>
      <w:r>
        <w:rPr>
          <w:spacing w:val="-8"/>
        </w:rPr>
        <w:t>easily</w:t>
      </w:r>
      <w:r>
        <w:rPr>
          <w:spacing w:val="-3"/>
        </w:rPr>
        <w:t xml:space="preserve"> </w:t>
      </w:r>
      <w:r>
        <w:rPr>
          <w:spacing w:val="-8"/>
        </w:rPr>
        <w:t>demonstrated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3"/>
        </w:rPr>
        <w:t xml:space="preserve"> </w:t>
      </w:r>
      <w:r>
        <w:rPr>
          <w:spacing w:val="-8"/>
        </w:rPr>
        <w:t>10</w:t>
      </w:r>
      <w:r>
        <w:rPr>
          <w:spacing w:val="-3"/>
        </w:rPr>
        <w:t xml:space="preserve"> </w:t>
      </w:r>
      <w:r>
        <w:rPr>
          <w:spacing w:val="-8"/>
        </w:rPr>
        <w:t>times</w:t>
      </w:r>
      <w:r>
        <w:rPr>
          <w:spacing w:val="-4"/>
        </w:rPr>
        <w:t xml:space="preserve"> </w:t>
      </w:r>
      <w:r>
        <w:rPr>
          <w:spacing w:val="-8"/>
        </w:rPr>
        <w:t>less</w:t>
      </w:r>
      <w:r>
        <w:rPr>
          <w:spacing w:val="-3"/>
        </w:rPr>
        <w:t xml:space="preserve"> </w:t>
      </w:r>
      <w:r>
        <w:rPr>
          <w:spacing w:val="-8"/>
        </w:rPr>
        <w:t>data,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587" w:author="Hughes, Anna E" w:date="2023-06-19T12:41:00Z">
        <w:r w:rsidR="00FE7979">
          <w:delInstrText>bookmark27</w:delInstrText>
        </w:r>
      </w:del>
      <w:ins w:id="588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8"/>
        </w:rPr>
        <w:t>Buetti</w:t>
      </w:r>
      <w:r w:rsidR="00FE7979">
        <w:rPr>
          <w:spacing w:val="-8"/>
        </w:rPr>
        <w:fldChar w:fldCharType="end"/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367</w:t>
      </w:r>
      <w:r>
        <w:rPr>
          <w:rFonts w:ascii="Trebuchet MS"/>
          <w:spacing w:val="74"/>
          <w:sz w:val="12"/>
        </w:rPr>
        <w:t xml:space="preserve">  </w:t>
      </w:r>
      <w:del w:id="589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w w:val="90"/>
          </w:rPr>
          <w:delText>et</w:delText>
        </w:r>
        <w:r w:rsidR="00F7725C">
          <w:rPr>
            <w:spacing w:val="-1"/>
          </w:rPr>
          <w:delText xml:space="preserve"> </w:delText>
        </w:r>
        <w:r w:rsidR="00F7725C">
          <w:rPr>
            <w:w w:val="90"/>
          </w:rPr>
          <w:delText>al.</w:delText>
        </w:r>
        <w:r w:rsidR="00FE7979">
          <w:rPr>
            <w:w w:val="90"/>
          </w:rPr>
          <w:fldChar w:fldCharType="end"/>
        </w:r>
      </w:del>
      <w:ins w:id="590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w w:val="90"/>
          </w:rPr>
          <w:t>et</w:t>
        </w:r>
        <w:r>
          <w:rPr>
            <w:spacing w:val="-1"/>
          </w:rPr>
          <w:t xml:space="preserve"> </w:t>
        </w:r>
        <w:r>
          <w:rPr>
            <w:w w:val="90"/>
          </w:rPr>
          <w:t>al.</w:t>
        </w:r>
        <w:r w:rsidR="00FE7979">
          <w:rPr>
            <w:w w:val="90"/>
          </w:rPr>
          <w:fldChar w:fldCharType="end"/>
        </w:r>
      </w:ins>
      <w:r>
        <w:rPr>
          <w:spacing w:val="-3"/>
        </w:rPr>
        <w:t xml:space="preserve"> </w:t>
      </w:r>
      <w:del w:id="591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w w:val="90"/>
          </w:rPr>
          <w:delText>(2019)</w:delText>
        </w:r>
        <w:r w:rsidR="00FE7979">
          <w:rPr>
            <w:w w:val="90"/>
          </w:rPr>
          <w:fldChar w:fldCharType="end"/>
        </w:r>
      </w:del>
      <w:ins w:id="592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w w:val="90"/>
          </w:rPr>
          <w:t>(2019)</w:t>
        </w:r>
        <w:r w:rsidR="00FE7979">
          <w:rPr>
            <w:w w:val="90"/>
          </w:rPr>
          <w:fldChar w:fldCharType="end"/>
        </w:r>
      </w:ins>
      <w:r>
        <w:rPr>
          <w:spacing w:val="-2"/>
        </w:rPr>
        <w:t xml:space="preserve"> </w:t>
      </w:r>
      <w:r>
        <w:rPr>
          <w:w w:val="90"/>
        </w:rPr>
        <w:t>used</w:t>
      </w:r>
      <w:r>
        <w:rPr>
          <w:spacing w:val="-3"/>
        </w:rPr>
        <w:t xml:space="preserve"> </w:t>
      </w:r>
      <w:r>
        <w:rPr>
          <w:w w:val="90"/>
        </w:rPr>
        <w:t>20</w:t>
      </w:r>
      <w:r>
        <w:rPr>
          <w:spacing w:val="-3"/>
        </w:rPr>
        <w:t xml:space="preserve"> </w:t>
      </w:r>
      <w:r>
        <w:rPr>
          <w:w w:val="90"/>
        </w:rPr>
        <w:t>participants</w:t>
      </w:r>
      <w:r>
        <w:rPr>
          <w:spacing w:val="-2"/>
        </w:rPr>
        <w:t xml:space="preserve"> </w:t>
      </w:r>
      <w:r>
        <w:rPr>
          <w:w w:val="90"/>
        </w:rPr>
        <w:t>per</w:t>
      </w:r>
      <w:r>
        <w:rPr>
          <w:spacing w:val="-3"/>
        </w:rPr>
        <w:t xml:space="preserve"> </w:t>
      </w:r>
      <w:r>
        <w:rPr>
          <w:w w:val="90"/>
        </w:rPr>
        <w:t>experiment.</w:t>
      </w:r>
      <w:r>
        <w:rPr>
          <w:spacing w:val="25"/>
        </w:rPr>
        <w:t xml:space="preserve"> </w:t>
      </w:r>
      <w:r>
        <w:rPr>
          <w:w w:val="90"/>
        </w:rPr>
        <w:t>Our</w:t>
      </w:r>
      <w:r>
        <w:rPr>
          <w:spacing w:val="-3"/>
        </w:rPr>
        <w:t xml:space="preserve"> </w:t>
      </w:r>
      <w:r>
        <w:rPr>
          <w:w w:val="90"/>
        </w:rPr>
        <w:t>sample</w:t>
      </w:r>
      <w:r>
        <w:rPr>
          <w:spacing w:val="-3"/>
        </w:rPr>
        <w:t xml:space="preserve"> </w:t>
      </w:r>
      <w:r>
        <w:rPr>
          <w:w w:val="90"/>
        </w:rPr>
        <w:t>size</w:t>
      </w:r>
      <w:r>
        <w:rPr>
          <w:spacing w:val="-2"/>
        </w:rPr>
        <w:t xml:space="preserve"> </w:t>
      </w:r>
      <w:r>
        <w:rPr>
          <w:w w:val="90"/>
        </w:rPr>
        <w:t>will</w:t>
      </w:r>
      <w:r>
        <w:rPr>
          <w:spacing w:val="-3"/>
        </w:rPr>
        <w:t xml:space="preserve"> </w:t>
      </w:r>
      <w:r>
        <w:rPr>
          <w:w w:val="90"/>
        </w:rPr>
        <w:t>therefore</w:t>
      </w:r>
      <w:r>
        <w:rPr>
          <w:spacing w:val="-2"/>
        </w:rPr>
        <w:t xml:space="preserve"> </w:t>
      </w:r>
      <w:r>
        <w:rPr>
          <w:spacing w:val="-5"/>
          <w:w w:val="90"/>
        </w:rPr>
        <w:t>be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368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line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previous</w:t>
      </w:r>
      <w:r>
        <w:rPr>
          <w:spacing w:val="-8"/>
        </w:rPr>
        <w:t xml:space="preserve"> </w:t>
      </w:r>
      <w:r>
        <w:rPr>
          <w:spacing w:val="-4"/>
        </w:rPr>
        <w:t>work</w:t>
      </w:r>
      <w:r>
        <w:rPr>
          <w:spacing w:val="-9"/>
        </w:rPr>
        <w:t xml:space="preserve"> </w:t>
      </w:r>
      <w:r>
        <w:rPr>
          <w:spacing w:val="-4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H3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H4.</w:t>
      </w:r>
      <w:r>
        <w:rPr>
          <w:spacing w:val="6"/>
        </w:rPr>
        <w:t xml:space="preserve"> </w:t>
      </w:r>
      <w:r>
        <w:rPr>
          <w:spacing w:val="-4"/>
        </w:rPr>
        <w:t>Ethical</w:t>
      </w:r>
      <w:r>
        <w:rPr>
          <w:spacing w:val="-8"/>
        </w:rPr>
        <w:t xml:space="preserve"> </w:t>
      </w:r>
      <w:r>
        <w:rPr>
          <w:spacing w:val="-4"/>
        </w:rPr>
        <w:t>approval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study</w:t>
      </w:r>
      <w:r>
        <w:rPr>
          <w:spacing w:val="-9"/>
        </w:rPr>
        <w:t xml:space="preserve"> </w:t>
      </w:r>
      <w:r>
        <w:rPr>
          <w:spacing w:val="-5"/>
        </w:rPr>
        <w:t>was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369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granted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University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Aberdeen</w:t>
      </w:r>
      <w:r>
        <w:rPr>
          <w:spacing w:val="-7"/>
        </w:rPr>
        <w:t xml:space="preserve"> </w:t>
      </w:r>
      <w:r>
        <w:rPr>
          <w:spacing w:val="-6"/>
        </w:rPr>
        <w:t>(application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PEC/4677/2021/2).</w:t>
      </w:r>
    </w:p>
    <w:p w:rsidR="00485016" w:rsidRDefault="00C14774">
      <w:pPr>
        <w:pStyle w:val="BodyText"/>
        <w:tabs>
          <w:tab w:val="left" w:pos="968"/>
        </w:tabs>
        <w:spacing w:before="8"/>
        <w:pPrChange w:id="593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370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1"/>
        </w:rPr>
        <w:t xml:space="preserve"> </w:t>
      </w:r>
      <w:r>
        <w:rPr>
          <w:spacing w:val="-6"/>
        </w:rPr>
        <w:t>pilot</w:t>
      </w:r>
      <w:r>
        <w:rPr>
          <w:spacing w:val="1"/>
        </w:rPr>
        <w:t xml:space="preserve"> </w:t>
      </w:r>
      <w:r>
        <w:rPr>
          <w:spacing w:val="-6"/>
        </w:rPr>
        <w:t>study</w:t>
      </w:r>
      <w:r>
        <w:rPr>
          <w:spacing w:val="1"/>
        </w:rPr>
        <w:t xml:space="preserve"> </w:t>
      </w:r>
      <w:r>
        <w:rPr>
          <w:spacing w:val="-6"/>
        </w:rPr>
        <w:t>above</w:t>
      </w:r>
      <w:r>
        <w:rPr>
          <w:spacing w:val="1"/>
        </w:rPr>
        <w:t xml:space="preserve"> </w:t>
      </w:r>
      <w:r>
        <w:rPr>
          <w:spacing w:val="-6"/>
        </w:rPr>
        <w:t>suggests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just</w:t>
      </w:r>
      <w:r>
        <w:rPr>
          <w:spacing w:val="1"/>
        </w:rPr>
        <w:t xml:space="preserve"> </w:t>
      </w:r>
      <w:r>
        <w:rPr>
          <w:spacing w:val="-6"/>
        </w:rPr>
        <w:t>12</w:t>
      </w:r>
      <w:r>
        <w:rPr>
          <w:spacing w:val="1"/>
        </w:rPr>
        <w:t xml:space="preserve"> </w:t>
      </w:r>
      <w:r>
        <w:rPr>
          <w:spacing w:val="-6"/>
        </w:rPr>
        <w:t>trials</w:t>
      </w:r>
      <w:r>
        <w:rPr>
          <w:spacing w:val="1"/>
        </w:rPr>
        <w:t xml:space="preserve"> </w:t>
      </w:r>
      <w:r>
        <w:rPr>
          <w:spacing w:val="-6"/>
        </w:rPr>
        <w:t>per</w:t>
      </w:r>
      <w:r>
        <w:rPr>
          <w:spacing w:val="2"/>
        </w:rPr>
        <w:t xml:space="preserve"> </w:t>
      </w:r>
      <w:r>
        <w:rPr>
          <w:spacing w:val="-6"/>
        </w:rPr>
        <w:t>condition</w:t>
      </w:r>
      <w:r>
        <w:rPr>
          <w:spacing w:val="1"/>
        </w:rPr>
        <w:t xml:space="preserve"> </w:t>
      </w:r>
      <w:r>
        <w:rPr>
          <w:spacing w:val="-6"/>
        </w:rPr>
        <w:t>may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1"/>
        </w:rPr>
        <w:t xml:space="preserve"> </w:t>
      </w:r>
      <w:r>
        <w:rPr>
          <w:spacing w:val="-6"/>
        </w:rPr>
        <w:t>suffi-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371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cient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</w:t>
      </w:r>
      <w:r>
        <w:rPr>
          <w:spacing w:val="-2"/>
        </w:rPr>
        <w:t xml:space="preserve"> </w:t>
      </w:r>
      <w:r>
        <w:rPr>
          <w:w w:val="90"/>
        </w:rPr>
        <w:t>our</w:t>
      </w:r>
      <w:r>
        <w:rPr>
          <w:spacing w:val="-1"/>
        </w:rPr>
        <w:t xml:space="preserve"> </w:t>
      </w:r>
      <w:r>
        <w:rPr>
          <w:w w:val="90"/>
        </w:rPr>
        <w:t>models.</w:t>
      </w:r>
      <w:r>
        <w:rPr>
          <w:spacing w:val="24"/>
        </w:rPr>
        <w:t xml:space="preserve"> </w:t>
      </w: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be</w:t>
      </w:r>
      <w:r>
        <w:t xml:space="preserve"> </w:t>
      </w:r>
      <w:r>
        <w:rPr>
          <w:w w:val="90"/>
        </w:rPr>
        <w:t>conservative,</w:t>
      </w:r>
      <w:r>
        <w:rPr>
          <w:spacing w:val="1"/>
        </w:rP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propose</w:t>
      </w:r>
      <w:r>
        <w:rPr>
          <w:spacing w:val="-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w w:val="90"/>
        </w:rPr>
        <w:t>20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experiment.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</w:t>
      </w:r>
      <w:r>
        <w:rPr>
          <w:spacing w:val="10"/>
        </w:rPr>
        <w:t xml:space="preserve"> </w:t>
      </w:r>
      <w:r>
        <w:rPr>
          <w:spacing w:val="-6"/>
        </w:rPr>
        <w:t>have</w:t>
      </w:r>
      <w:r>
        <w:rPr>
          <w:spacing w:val="10"/>
        </w:rPr>
        <w:t xml:space="preserve"> </w:t>
      </w:r>
      <w:r>
        <w:rPr>
          <w:spacing w:val="-6"/>
        </w:rPr>
        <w:t>demonstrated</w:t>
      </w:r>
      <w:r>
        <w:rPr>
          <w:spacing w:val="9"/>
        </w:rPr>
        <w:t xml:space="preserve"> </w:t>
      </w:r>
      <w:r>
        <w:rPr>
          <w:spacing w:val="-6"/>
        </w:rPr>
        <w:t>that</w:t>
      </w:r>
      <w:r>
        <w:rPr>
          <w:spacing w:val="10"/>
        </w:rPr>
        <w:t xml:space="preserve"> </w:t>
      </w:r>
      <w:r>
        <w:rPr>
          <w:spacing w:val="-6"/>
        </w:rPr>
        <w:t>using</w:t>
      </w:r>
      <w:r>
        <w:rPr>
          <w:spacing w:val="10"/>
        </w:rPr>
        <w:t xml:space="preserve"> </w:t>
      </w:r>
      <w:r>
        <w:rPr>
          <w:spacing w:val="-6"/>
        </w:rPr>
        <w:t>just</w:t>
      </w:r>
      <w:r>
        <w:rPr>
          <w:spacing w:val="10"/>
        </w:rPr>
        <w:t xml:space="preserve"> </w:t>
      </w:r>
      <w:r>
        <w:rPr>
          <w:spacing w:val="-6"/>
        </w:rPr>
        <w:t>half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data</w:t>
      </w:r>
      <w:r>
        <w:rPr>
          <w:spacing w:val="10"/>
        </w:rPr>
        <w:t xml:space="preserve"> </w:t>
      </w:r>
      <w:r>
        <w:rPr>
          <w:spacing w:val="-6"/>
        </w:rPr>
        <w:t>(20/40</w:t>
      </w:r>
      <w:r>
        <w:rPr>
          <w:spacing w:val="10"/>
        </w:rPr>
        <w:t xml:space="preserve"> </w:t>
      </w:r>
      <w:r>
        <w:rPr>
          <w:spacing w:val="-6"/>
        </w:rPr>
        <w:t>trials</w:t>
      </w:r>
      <w:r>
        <w:rPr>
          <w:spacing w:val="10"/>
        </w:rPr>
        <w:t xml:space="preserve"> </w:t>
      </w:r>
      <w:r>
        <w:rPr>
          <w:spacing w:val="-6"/>
        </w:rPr>
        <w:t>per</w:t>
      </w:r>
      <w:r>
        <w:rPr>
          <w:spacing w:val="9"/>
        </w:rPr>
        <w:t xml:space="preserve"> </w:t>
      </w:r>
      <w:r>
        <w:rPr>
          <w:spacing w:val="-6"/>
        </w:rPr>
        <w:t>condition)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373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from</w:t>
      </w:r>
      <w:r>
        <w:rPr>
          <w:spacing w:val="6"/>
        </w:rPr>
        <w:t xml:space="preserve"> </w:t>
      </w:r>
      <w:del w:id="594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Buetti</w:delText>
        </w:r>
        <w:r w:rsidR="00F7725C">
          <w:rPr>
            <w:spacing w:val="6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6"/>
          </w:rPr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 w:rsidR="00F7725C">
          <w:rPr>
            <w:spacing w:val="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(2019)</w:delText>
        </w:r>
        <w:r w:rsidR="00FE7979">
          <w:rPr>
            <w:spacing w:val="-4"/>
          </w:rPr>
          <w:fldChar w:fldCharType="end"/>
        </w:r>
      </w:del>
      <w:ins w:id="595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6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6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</w:ins>
      <w:r>
        <w:rPr>
          <w:spacing w:val="6"/>
        </w:rPr>
        <w:t xml:space="preserve"> </w:t>
      </w:r>
      <w:r>
        <w:rPr>
          <w:spacing w:val="-4"/>
        </w:rPr>
        <w:t>makes</w:t>
      </w:r>
      <w:r>
        <w:rPr>
          <w:spacing w:val="6"/>
        </w:rPr>
        <w:t xml:space="preserve"> </w:t>
      </w:r>
      <w:r>
        <w:rPr>
          <w:spacing w:val="-4"/>
        </w:rPr>
        <w:t>no</w:t>
      </w:r>
      <w:r>
        <w:rPr>
          <w:spacing w:val="7"/>
        </w:rPr>
        <w:t xml:space="preserve"> </w:t>
      </w:r>
      <w:r>
        <w:rPr>
          <w:spacing w:val="-4"/>
        </w:rPr>
        <w:t>difference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our</w:t>
      </w:r>
      <w:r>
        <w:rPr>
          <w:spacing w:val="6"/>
        </w:rPr>
        <w:t xml:space="preserve"> </w:t>
      </w:r>
      <w:r>
        <w:rPr>
          <w:spacing w:val="-4"/>
        </w:rPr>
        <w:t>computational</w:t>
      </w:r>
      <w:r>
        <w:rPr>
          <w:spacing w:val="6"/>
        </w:rPr>
        <w:t xml:space="preserve"> </w:t>
      </w:r>
      <w:r>
        <w:rPr>
          <w:spacing w:val="-4"/>
        </w:rPr>
        <w:t>verification</w:t>
      </w:r>
    </w:p>
    <w:p w:rsidR="00485016" w:rsidRDefault="00C14774">
      <w:pPr>
        <w:spacing w:before="8"/>
        <w:ind w:left="227"/>
        <w:rPr>
          <w:sz w:val="24"/>
        </w:rPr>
        <w:pPrChange w:id="596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lastRenderedPageBreak/>
        <w:t>374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(see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</w:t>
      </w:r>
      <w:r>
        <w:rPr>
          <w:spacing w:val="-2"/>
          <w:sz w:val="24"/>
        </w:rPr>
        <w:t>).</w:t>
      </w:r>
    </w:p>
    <w:p w:rsidR="00485016" w:rsidRDefault="00485016">
      <w:pPr>
        <w:rPr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597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rPr>
          <w:sz w:val="20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598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14"/>
        </w:rPr>
      </w:pPr>
    </w:p>
    <w:p w:rsidR="00485016" w:rsidRDefault="00485016">
      <w:pPr>
        <w:pStyle w:val="BodyText"/>
        <w:spacing w:before="8"/>
        <w:ind w:left="0"/>
        <w:rPr>
          <w:sz w:val="11"/>
        </w:rPr>
      </w:pPr>
    </w:p>
    <w:p w:rsidR="00485016" w:rsidRDefault="00C14774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0.003</w:t>
      </w:r>
    </w:p>
    <w:p w:rsidR="00485016" w:rsidRDefault="00C14774">
      <w:pPr>
        <w:rPr>
          <w:rFonts w:ascii="Arial"/>
          <w:sz w:val="14"/>
        </w:rPr>
      </w:pPr>
      <w:r>
        <w:br w:type="column"/>
      </w:r>
    </w:p>
    <w:p w:rsidR="00485016" w:rsidRDefault="00C14774">
      <w:pPr>
        <w:spacing w:before="91"/>
        <w:ind w:left="941"/>
        <w:rPr>
          <w:rFonts w:ascii="Arial"/>
          <w:sz w:val="12"/>
        </w:rPr>
        <w:pPrChange w:id="599" w:author="Hughes, Anna E" w:date="2023-06-19T12:41:00Z">
          <w:pPr>
            <w:spacing w:before="91"/>
            <w:ind w:left="821"/>
          </w:pPr>
        </w:pPrChange>
      </w:pPr>
      <w:r>
        <w:rPr>
          <w:rFonts w:ascii="Arial"/>
          <w:color w:val="4D4D4D"/>
          <w:spacing w:val="-5"/>
          <w:sz w:val="12"/>
        </w:rPr>
        <w:t>700</w:t>
      </w:r>
    </w:p>
    <w:p w:rsidR="00485016" w:rsidRDefault="00485016">
      <w:pPr>
        <w:rPr>
          <w:rFonts w:ascii="Arial"/>
          <w:sz w:val="12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  <w:sectPrChange w:id="600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11"/>
        <w:ind w:left="0"/>
        <w:rPr>
          <w:rFonts w:ascii="Arial"/>
          <w:sz w:val="12"/>
        </w:rPr>
      </w:pPr>
    </w:p>
    <w:p w:rsidR="00485016" w:rsidRDefault="00DA2490">
      <w:pPr>
        <w:spacing w:before="97"/>
        <w:ind w:left="1183" w:right="295"/>
        <w:jc w:val="center"/>
        <w:rPr>
          <w:rFonts w:ascii="Arial"/>
          <w:sz w:val="12"/>
        </w:rPr>
        <w:pPrChange w:id="601" w:author="Hughes, Anna E" w:date="2023-06-19T12:41:00Z">
          <w:pPr>
            <w:spacing w:before="97"/>
            <w:ind w:left="1298" w:right="530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3923665</wp:posOffset>
                </wp:positionH>
                <wp:positionV relativeFrom="paragraph">
                  <wp:posOffset>151130</wp:posOffset>
                </wp:positionV>
                <wp:extent cx="130810" cy="565150"/>
                <wp:effectExtent l="0" t="0" r="0" b="0"/>
                <wp:wrapNone/>
                <wp:docPr id="482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reaction</w:t>
                            </w:r>
                            <w:r>
                              <w:rPr>
                                <w:rFonts w:ascii="Arial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6" o:spid="_x0000_s1033" type="#_x0000_t202" style="position:absolute;left:0;text-align:left;margin-left:308.95pt;margin-top:11.9pt;width:10.3pt;height:44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10830DBD" w14:textId="77777777" w:rsidR="00485016" w:rsidRDefault="00C14774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reaction</w:t>
                      </w:r>
                      <w:r>
                        <w:rPr>
                          <w:rFonts w:ascii="Arial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Arial"/>
          <w:color w:val="4D4D4D"/>
          <w:spacing w:val="-5"/>
          <w:sz w:val="12"/>
        </w:rPr>
        <w:t>650</w:t>
      </w:r>
    </w:p>
    <w:p w:rsidR="00485016" w:rsidRDefault="00DA2490">
      <w:pPr>
        <w:spacing w:before="121"/>
        <w:ind w:left="248" w:right="6979"/>
        <w:jc w:val="center"/>
        <w:rPr>
          <w:rFonts w:ascii="Arial"/>
          <w:sz w:val="12"/>
        </w:rPr>
        <w:pPrChange w:id="602" w:author="Hughes, Anna E" w:date="2023-06-19T12:41:00Z">
          <w:pPr>
            <w:spacing w:before="121"/>
            <w:ind w:left="128" w:right="6979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122555</wp:posOffset>
                </wp:positionV>
                <wp:extent cx="130810" cy="324485"/>
                <wp:effectExtent l="0" t="0" r="0" b="0"/>
                <wp:wrapNone/>
                <wp:docPr id="481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o:spid="_x0000_s1034" type="#_x0000_t202" style="position:absolute;left:0;text-align:left;margin-left:115.85pt;margin-top:9.65pt;width:10.3pt;height:25.5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l/sQIAALQ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14:paraId="7B52A843" w14:textId="77777777" w:rsidR="00485016" w:rsidRDefault="00C14774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Arial"/>
          <w:color w:val="4D4D4D"/>
          <w:spacing w:val="-2"/>
          <w:sz w:val="12"/>
        </w:rPr>
        <w:t>0.002</w:t>
      </w:r>
    </w:p>
    <w:p w:rsidR="00485016" w:rsidRDefault="00C14774">
      <w:pPr>
        <w:spacing w:before="37"/>
        <w:ind w:left="1183" w:right="295"/>
        <w:jc w:val="center"/>
        <w:rPr>
          <w:rFonts w:ascii="Arial"/>
          <w:sz w:val="12"/>
        </w:rPr>
        <w:pPrChange w:id="603" w:author="Hughes, Anna E" w:date="2023-06-19T12:41:00Z">
          <w:pPr>
            <w:spacing w:before="37"/>
            <w:ind w:left="1298" w:right="530"/>
            <w:jc w:val="center"/>
          </w:pPr>
        </w:pPrChange>
      </w:pPr>
      <w:r>
        <w:rPr>
          <w:rFonts w:ascii="Arial"/>
          <w:color w:val="4D4D4D"/>
          <w:spacing w:val="-5"/>
          <w:sz w:val="12"/>
        </w:rPr>
        <w:t>600</w:t>
      </w:r>
    </w:p>
    <w:p w:rsidR="00485016" w:rsidRDefault="00485016">
      <w:pPr>
        <w:pStyle w:val="BodyText"/>
        <w:spacing w:before="2"/>
        <w:ind w:left="0"/>
        <w:rPr>
          <w:rFonts w:ascii="Arial"/>
          <w:sz w:val="17"/>
        </w:rPr>
      </w:pPr>
    </w:p>
    <w:p w:rsidR="00485016" w:rsidRDefault="00485016">
      <w:pPr>
        <w:rPr>
          <w:rFonts w:ascii="Arial"/>
          <w:sz w:val="17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604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6"/>
        <w:ind w:left="0"/>
        <w:rPr>
          <w:rFonts w:ascii="Arial"/>
          <w:sz w:val="11"/>
        </w:rPr>
      </w:pPr>
    </w:p>
    <w:p w:rsidR="00485016" w:rsidRDefault="00C14774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0.001</w:t>
      </w:r>
    </w:p>
    <w:p w:rsidR="00485016" w:rsidRDefault="00C14774">
      <w:pPr>
        <w:spacing w:before="97"/>
        <w:ind w:left="941"/>
        <w:rPr>
          <w:rFonts w:ascii="Arial"/>
          <w:sz w:val="12"/>
        </w:rPr>
        <w:pPrChange w:id="605" w:author="Hughes, Anna E" w:date="2023-06-19T12:41:00Z">
          <w:pPr>
            <w:spacing w:before="97"/>
            <w:ind w:left="821"/>
          </w:pPr>
        </w:pPrChange>
      </w:pPr>
      <w:r>
        <w:br w:type="column"/>
      </w:r>
      <w:r>
        <w:rPr>
          <w:rFonts w:ascii="Arial"/>
          <w:color w:val="4D4D4D"/>
          <w:spacing w:val="-5"/>
          <w:sz w:val="12"/>
        </w:rPr>
        <w:t>550</w:t>
      </w:r>
    </w:p>
    <w:p w:rsidR="00485016" w:rsidRDefault="00485016">
      <w:pPr>
        <w:rPr>
          <w:rFonts w:ascii="Arial"/>
          <w:sz w:val="12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  <w:sectPrChange w:id="606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2"/>
        <w:ind w:left="0"/>
        <w:rPr>
          <w:rFonts w:ascii="Arial"/>
          <w:sz w:val="14"/>
        </w:rPr>
      </w:pPr>
    </w:p>
    <w:p w:rsidR="00485016" w:rsidRDefault="00485016">
      <w:pPr>
        <w:rPr>
          <w:rFonts w:ascii="Arial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607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8"/>
        <w:ind w:left="0"/>
        <w:rPr>
          <w:rFonts w:ascii="Arial"/>
          <w:sz w:val="15"/>
        </w:rPr>
      </w:pPr>
    </w:p>
    <w:p w:rsidR="00485016" w:rsidRDefault="00C14774">
      <w:pPr>
        <w:spacing w:before="1"/>
        <w:ind w:left="941"/>
        <w:rPr>
          <w:rFonts w:ascii="Arial"/>
          <w:sz w:val="12"/>
        </w:rPr>
        <w:pPrChange w:id="608" w:author="Hughes, Anna E" w:date="2023-06-19T12:41:00Z">
          <w:pPr>
            <w:spacing w:before="1"/>
            <w:ind w:left="821"/>
          </w:pPr>
        </w:pPrChange>
      </w:pPr>
      <w:r>
        <w:rPr>
          <w:rFonts w:ascii="Arial"/>
          <w:color w:val="4D4D4D"/>
          <w:spacing w:val="-2"/>
          <w:sz w:val="12"/>
        </w:rPr>
        <w:t>0.000</w:t>
      </w:r>
    </w:p>
    <w:p w:rsidR="00485016" w:rsidRDefault="00C14774">
      <w:pPr>
        <w:spacing w:before="75"/>
        <w:jc w:val="right"/>
        <w:rPr>
          <w:rFonts w:ascii="Arial"/>
          <w:sz w:val="12"/>
        </w:rPr>
      </w:pPr>
      <w:r>
        <w:rPr>
          <w:rFonts w:ascii="Arial"/>
          <w:color w:val="4D4D4D"/>
          <w:w w:val="101"/>
          <w:sz w:val="12"/>
        </w:rPr>
        <w:t>0</w:t>
      </w:r>
    </w:p>
    <w:p w:rsidR="00485016" w:rsidRDefault="00C14774">
      <w:pPr>
        <w:rPr>
          <w:rFonts w:ascii="Arial"/>
          <w:sz w:val="14"/>
        </w:rPr>
      </w:pPr>
      <w:r>
        <w:br w:type="column"/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3"/>
        <w:ind w:left="0"/>
        <w:rPr>
          <w:rFonts w:ascii="Arial"/>
          <w:sz w:val="20"/>
        </w:rPr>
      </w:pPr>
    </w:p>
    <w:p w:rsidR="00485016" w:rsidRDefault="002F7126">
      <w:pPr>
        <w:jc w:val="right"/>
        <w:rPr>
          <w:rFonts w:ascii="Arial"/>
          <w:sz w:val="12"/>
        </w:rPr>
      </w:pPr>
      <w:del w:id="609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49792" behindDoc="0" locked="0" layoutInCell="1" allowOverlap="1" wp14:anchorId="38572FEA" wp14:editId="03D5F802">
                  <wp:simplePos x="0" y="0"/>
                  <wp:positionH relativeFrom="page">
                    <wp:posOffset>1824990</wp:posOffset>
                  </wp:positionH>
                  <wp:positionV relativeFrom="paragraph">
                    <wp:posOffset>-1466850</wp:posOffset>
                  </wp:positionV>
                  <wp:extent cx="2039620" cy="1464310"/>
                  <wp:effectExtent l="0" t="0" r="0" b="0"/>
                  <wp:wrapNone/>
                  <wp:docPr id="598" name="docshapegroup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2874" y="-2310"/>
                            <a:chExt cx="3212" cy="2306"/>
                          </a:xfrm>
                        </wpg:grpSpPr>
                        <wps:wsp>
                          <wps:cNvPr id="599" name="docshape59"/>
                          <wps:cNvSpPr>
                            <a:spLocks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465 -2303"/>
                                <a:gd name="T3" fmla="*/ -465 h 2262"/>
                                <a:gd name="T4" fmla="+- 0 6079 2911"/>
                                <a:gd name="T5" fmla="*/ T4 w 3168"/>
                                <a:gd name="T6" fmla="+- 0 -465 -2303"/>
                                <a:gd name="T7" fmla="*/ -465 h 2262"/>
                                <a:gd name="T8" fmla="+- 0 2911 2911"/>
                                <a:gd name="T9" fmla="*/ T8 w 3168"/>
                                <a:gd name="T10" fmla="+- 0 -1109 -2303"/>
                                <a:gd name="T11" fmla="*/ -1109 h 2262"/>
                                <a:gd name="T12" fmla="+- 0 6079 2911"/>
                                <a:gd name="T13" fmla="*/ T12 w 3168"/>
                                <a:gd name="T14" fmla="+- 0 -1109 -2303"/>
                                <a:gd name="T15" fmla="*/ -1109 h 2262"/>
                                <a:gd name="T16" fmla="+- 0 2911 2911"/>
                                <a:gd name="T17" fmla="*/ T16 w 3168"/>
                                <a:gd name="T18" fmla="+- 0 -1752 -2303"/>
                                <a:gd name="T19" fmla="*/ -1752 h 2262"/>
                                <a:gd name="T20" fmla="+- 0 6079 2911"/>
                                <a:gd name="T21" fmla="*/ T20 w 3168"/>
                                <a:gd name="T22" fmla="+- 0 -1752 -2303"/>
                                <a:gd name="T23" fmla="*/ -1752 h 2262"/>
                                <a:gd name="T24" fmla="+- 0 3535 2911"/>
                                <a:gd name="T25" fmla="*/ T24 w 3168"/>
                                <a:gd name="T26" fmla="+- 0 -41 -2303"/>
                                <a:gd name="T27" fmla="*/ -41 h 2262"/>
                                <a:gd name="T28" fmla="+- 0 3535 2911"/>
                                <a:gd name="T29" fmla="*/ T28 w 3168"/>
                                <a:gd name="T30" fmla="+- 0 -2303 -2303"/>
                                <a:gd name="T31" fmla="*/ -2303 h 2262"/>
                                <a:gd name="T32" fmla="+- 0 4495 2911"/>
                                <a:gd name="T33" fmla="*/ T32 w 3168"/>
                                <a:gd name="T34" fmla="+- 0 -41 -2303"/>
                                <a:gd name="T35" fmla="*/ -41 h 2262"/>
                                <a:gd name="T36" fmla="+- 0 4495 2911"/>
                                <a:gd name="T37" fmla="*/ T36 w 3168"/>
                                <a:gd name="T38" fmla="+- 0 -2303 -2303"/>
                                <a:gd name="T39" fmla="*/ -2303 h 2262"/>
                                <a:gd name="T40" fmla="+- 0 5455 2911"/>
                                <a:gd name="T41" fmla="*/ T40 w 3168"/>
                                <a:gd name="T42" fmla="+- 0 -41 -2303"/>
                                <a:gd name="T43" fmla="*/ -41 h 2262"/>
                                <a:gd name="T44" fmla="+- 0 5455 2911"/>
                                <a:gd name="T45" fmla="*/ T44 w 3168"/>
                                <a:gd name="T46" fmla="+- 0 -2303 -2303"/>
                                <a:gd name="T47" fmla="*/ -2303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838"/>
                                  </a:moveTo>
                                  <a:lnTo>
                                    <a:pt x="3168" y="1838"/>
                                  </a:lnTo>
                                  <a:moveTo>
                                    <a:pt x="0" y="1194"/>
                                  </a:moveTo>
                                  <a:lnTo>
                                    <a:pt x="3168" y="1194"/>
                                  </a:lnTo>
                                  <a:moveTo>
                                    <a:pt x="0" y="551"/>
                                  </a:moveTo>
                                  <a:lnTo>
                                    <a:pt x="3168" y="551"/>
                                  </a:lnTo>
                                  <a:moveTo>
                                    <a:pt x="624" y="2262"/>
                                  </a:moveTo>
                                  <a:lnTo>
                                    <a:pt x="624" y="0"/>
                                  </a:lnTo>
                                  <a:moveTo>
                                    <a:pt x="1584" y="2262"/>
                                  </a:moveTo>
                                  <a:lnTo>
                                    <a:pt x="1584" y="0"/>
                                  </a:lnTo>
                                  <a:moveTo>
                                    <a:pt x="2544" y="2262"/>
                                  </a:moveTo>
                                  <a:lnTo>
                                    <a:pt x="2544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docshape60"/>
                          <wps:cNvSpPr>
                            <a:spLocks/>
                          </wps:cNvSpPr>
                          <wps:spPr bwMode="auto">
                            <a:xfrm>
                              <a:off x="2911" y="-2074"/>
                              <a:ext cx="3168" cy="1930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144 -2073"/>
                                <a:gd name="T3" fmla="*/ -144 h 1930"/>
                                <a:gd name="T4" fmla="+- 0 6079 2911"/>
                                <a:gd name="T5" fmla="*/ T4 w 3168"/>
                                <a:gd name="T6" fmla="+- 0 -144 -2073"/>
                                <a:gd name="T7" fmla="*/ -144 h 1930"/>
                                <a:gd name="T8" fmla="+- 0 2911 2911"/>
                                <a:gd name="T9" fmla="*/ T8 w 3168"/>
                                <a:gd name="T10" fmla="+- 0 -787 -2073"/>
                                <a:gd name="T11" fmla="*/ -787 h 1930"/>
                                <a:gd name="T12" fmla="+- 0 6079 2911"/>
                                <a:gd name="T13" fmla="*/ T12 w 3168"/>
                                <a:gd name="T14" fmla="+- 0 -787 -2073"/>
                                <a:gd name="T15" fmla="*/ -787 h 1930"/>
                                <a:gd name="T16" fmla="+- 0 2911 2911"/>
                                <a:gd name="T17" fmla="*/ T16 w 3168"/>
                                <a:gd name="T18" fmla="+- 0 -1430 -2073"/>
                                <a:gd name="T19" fmla="*/ -1430 h 1930"/>
                                <a:gd name="T20" fmla="+- 0 6079 2911"/>
                                <a:gd name="T21" fmla="*/ T20 w 3168"/>
                                <a:gd name="T22" fmla="+- 0 -1430 -2073"/>
                                <a:gd name="T23" fmla="*/ -1430 h 1930"/>
                                <a:gd name="T24" fmla="+- 0 2911 2911"/>
                                <a:gd name="T25" fmla="*/ T24 w 3168"/>
                                <a:gd name="T26" fmla="+- 0 -2073 -2073"/>
                                <a:gd name="T27" fmla="*/ -2073 h 1930"/>
                                <a:gd name="T28" fmla="+- 0 6079 2911"/>
                                <a:gd name="T29" fmla="*/ T28 w 3168"/>
                                <a:gd name="T30" fmla="+- 0 -2073 -2073"/>
                                <a:gd name="T31" fmla="*/ -2073 h 19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68" h="1930">
                                  <a:moveTo>
                                    <a:pt x="0" y="1929"/>
                                  </a:moveTo>
                                  <a:lnTo>
                                    <a:pt x="3168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168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168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168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1" name="docshape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26" y="-2303"/>
                              <a:ext cx="2938" cy="22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02" name="docshape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docshape63"/>
                          <wps:cNvSpPr>
                            <a:spLocks/>
                          </wps:cNvSpPr>
                          <wps:spPr bwMode="auto">
                            <a:xfrm>
                              <a:off x="2874" y="-2074"/>
                              <a:ext cx="3061" cy="2070"/>
                            </a:xfrm>
                            <a:custGeom>
                              <a:avLst/>
                              <a:gdLst>
                                <a:gd name="T0" fmla="+- 0 2874 2874"/>
                                <a:gd name="T1" fmla="*/ T0 w 3061"/>
                                <a:gd name="T2" fmla="+- 0 -144 -2073"/>
                                <a:gd name="T3" fmla="*/ -144 h 2070"/>
                                <a:gd name="T4" fmla="+- 0 2911 2874"/>
                                <a:gd name="T5" fmla="*/ T4 w 3061"/>
                                <a:gd name="T6" fmla="+- 0 -144 -2073"/>
                                <a:gd name="T7" fmla="*/ -144 h 2070"/>
                                <a:gd name="T8" fmla="+- 0 2874 2874"/>
                                <a:gd name="T9" fmla="*/ T8 w 3061"/>
                                <a:gd name="T10" fmla="+- 0 -787 -2073"/>
                                <a:gd name="T11" fmla="*/ -787 h 2070"/>
                                <a:gd name="T12" fmla="+- 0 2911 2874"/>
                                <a:gd name="T13" fmla="*/ T12 w 3061"/>
                                <a:gd name="T14" fmla="+- 0 -787 -2073"/>
                                <a:gd name="T15" fmla="*/ -787 h 2070"/>
                                <a:gd name="T16" fmla="+- 0 2874 2874"/>
                                <a:gd name="T17" fmla="*/ T16 w 3061"/>
                                <a:gd name="T18" fmla="+- 0 -1430 -2073"/>
                                <a:gd name="T19" fmla="*/ -1430 h 2070"/>
                                <a:gd name="T20" fmla="+- 0 2911 2874"/>
                                <a:gd name="T21" fmla="*/ T20 w 3061"/>
                                <a:gd name="T22" fmla="+- 0 -1430 -2073"/>
                                <a:gd name="T23" fmla="*/ -1430 h 2070"/>
                                <a:gd name="T24" fmla="+- 0 2874 2874"/>
                                <a:gd name="T25" fmla="*/ T24 w 3061"/>
                                <a:gd name="T26" fmla="+- 0 -2073 -2073"/>
                                <a:gd name="T27" fmla="*/ -2073 h 2070"/>
                                <a:gd name="T28" fmla="+- 0 2911 2874"/>
                                <a:gd name="T29" fmla="*/ T28 w 3061"/>
                                <a:gd name="T30" fmla="+- 0 -2073 -2073"/>
                                <a:gd name="T31" fmla="*/ -2073 h 2070"/>
                                <a:gd name="T32" fmla="+- 0 3055 2874"/>
                                <a:gd name="T33" fmla="*/ T32 w 3061"/>
                                <a:gd name="T34" fmla="+- 0 -4 -2073"/>
                                <a:gd name="T35" fmla="*/ -4 h 2070"/>
                                <a:gd name="T36" fmla="+- 0 3055 2874"/>
                                <a:gd name="T37" fmla="*/ T36 w 3061"/>
                                <a:gd name="T38" fmla="+- 0 -41 -2073"/>
                                <a:gd name="T39" fmla="*/ -41 h 2070"/>
                                <a:gd name="T40" fmla="+- 0 4015 2874"/>
                                <a:gd name="T41" fmla="*/ T40 w 3061"/>
                                <a:gd name="T42" fmla="+- 0 -4 -2073"/>
                                <a:gd name="T43" fmla="*/ -4 h 2070"/>
                                <a:gd name="T44" fmla="+- 0 4015 2874"/>
                                <a:gd name="T45" fmla="*/ T44 w 3061"/>
                                <a:gd name="T46" fmla="+- 0 -41 -2073"/>
                                <a:gd name="T47" fmla="*/ -41 h 2070"/>
                                <a:gd name="T48" fmla="+- 0 4975 2874"/>
                                <a:gd name="T49" fmla="*/ T48 w 3061"/>
                                <a:gd name="T50" fmla="+- 0 -4 -2073"/>
                                <a:gd name="T51" fmla="*/ -4 h 2070"/>
                                <a:gd name="T52" fmla="+- 0 4975 2874"/>
                                <a:gd name="T53" fmla="*/ T52 w 3061"/>
                                <a:gd name="T54" fmla="+- 0 -41 -2073"/>
                                <a:gd name="T55" fmla="*/ -41 h 2070"/>
                                <a:gd name="T56" fmla="+- 0 5935 2874"/>
                                <a:gd name="T57" fmla="*/ T56 w 3061"/>
                                <a:gd name="T58" fmla="+- 0 -4 -2073"/>
                                <a:gd name="T59" fmla="*/ -4 h 2070"/>
                                <a:gd name="T60" fmla="+- 0 5935 2874"/>
                                <a:gd name="T61" fmla="*/ T60 w 3061"/>
                                <a:gd name="T62" fmla="+- 0 -41 -2073"/>
                                <a:gd name="T63" fmla="*/ -41 h 20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070">
                                  <a:moveTo>
                                    <a:pt x="0" y="1929"/>
                                  </a:moveTo>
                                  <a:lnTo>
                                    <a:pt x="37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7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7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81" y="2069"/>
                                  </a:moveTo>
                                  <a:lnTo>
                                    <a:pt x="181" y="2032"/>
                                  </a:lnTo>
                                  <a:moveTo>
                                    <a:pt x="1141" y="2069"/>
                                  </a:moveTo>
                                  <a:lnTo>
                                    <a:pt x="1141" y="2032"/>
                                  </a:lnTo>
                                  <a:moveTo>
                                    <a:pt x="2101" y="2069"/>
                                  </a:moveTo>
                                  <a:lnTo>
                                    <a:pt x="2101" y="2032"/>
                                  </a:lnTo>
                                  <a:moveTo>
                                    <a:pt x="3061" y="2069"/>
                                  </a:moveTo>
                                  <a:lnTo>
                                    <a:pt x="3061" y="2032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18039C5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563JE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">
  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" path="m,1838r3168,m,1194r3168,m,551r3168,m624,2262l624,t960,2262l1584,t960,2262l2544,e" filled="f" strokecolor="#ebebeb" strokeweight=".1261mm">
                    <v:path arrowok="t" o:connecttype="custom" o:connectlocs="0,-465;3168,-465;0,-1109;3168,-1109;0,-1752;3168,-1752;624,-41;624,-2303;1584,-41;1584,-2303;2544,-41;2544,-2303" o:connectangles="0,0,0,0,0,0,0,0,0,0,0,0"/>
                  </v:shape>
  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" path="m,1929r3168,m,1286r3168,m,643r3168,m,l3168,e" filled="f" strokecolor="#ebebeb" strokeweight=".25461mm">
                    <v:path arrowok="t" o:connecttype="custom" o:connectlocs="0,-144;3168,-144;0,-787;3168,-787;0,-1430;3168,-1430;0,-2073;3168,-2073" o:connectangles="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">
                    <v:imagedata r:id="rId20" o:title=""/>
                  </v:shape>
  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" filled="f" strokecolor="#333" strokeweight=".25461mm"/>
  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" path="m,1929r37,m,1286r37,m,643r37,m,l37,m181,2069r,-37m1141,2069r,-37m2101,2069r,-37m3061,2069r,-37e" filled="f" strokecolor="#333" strokeweight=".25461mm">
                    <v:path arrowok="t" o:connecttype="custom" o:connectlocs="0,-144;37,-144;0,-787;37,-787;0,-1430;37,-1430;0,-2073;37,-2073;181,-4;181,-41;1141,-4;1141,-41;2101,-4;2101,-41;3061,-4;3061,-41" o:connectangles="0,0,0,0,0,0,0,0,0,0,0,0,0,0,0,0"/>
                  </v:shape>
                  <w10:wrap anchorx="page"/>
                </v:group>
              </w:pict>
            </mc:Fallback>
          </mc:AlternateContent>
        </w:r>
      </w:del>
      <w:ins w:id="610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15738368" behindDoc="0" locked="0" layoutInCell="1" allowOverlap="1">
                  <wp:simplePos x="0" y="0"/>
                  <wp:positionH relativeFrom="page">
                    <wp:posOffset>1824990</wp:posOffset>
                  </wp:positionH>
                  <wp:positionV relativeFrom="paragraph">
                    <wp:posOffset>-1466850</wp:posOffset>
                  </wp:positionV>
                  <wp:extent cx="2039620" cy="1464310"/>
                  <wp:effectExtent l="0" t="0" r="0" b="0"/>
                  <wp:wrapNone/>
                  <wp:docPr id="475" name="docshapegroup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2874" y="-2310"/>
                            <a:chExt cx="3212" cy="2306"/>
                          </a:xfrm>
                        </wpg:grpSpPr>
                        <wps:wsp>
                          <wps:cNvPr id="476" name="docshape59"/>
                          <wps:cNvSpPr>
                            <a:spLocks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465 -2303"/>
                                <a:gd name="T3" fmla="*/ -465 h 2262"/>
                                <a:gd name="T4" fmla="+- 0 6079 2911"/>
                                <a:gd name="T5" fmla="*/ T4 w 3168"/>
                                <a:gd name="T6" fmla="+- 0 -465 -2303"/>
                                <a:gd name="T7" fmla="*/ -465 h 2262"/>
                                <a:gd name="T8" fmla="+- 0 2911 2911"/>
                                <a:gd name="T9" fmla="*/ T8 w 3168"/>
                                <a:gd name="T10" fmla="+- 0 -1109 -2303"/>
                                <a:gd name="T11" fmla="*/ -1109 h 2262"/>
                                <a:gd name="T12" fmla="+- 0 6079 2911"/>
                                <a:gd name="T13" fmla="*/ T12 w 3168"/>
                                <a:gd name="T14" fmla="+- 0 -1109 -2303"/>
                                <a:gd name="T15" fmla="*/ -1109 h 2262"/>
                                <a:gd name="T16" fmla="+- 0 2911 2911"/>
                                <a:gd name="T17" fmla="*/ T16 w 3168"/>
                                <a:gd name="T18" fmla="+- 0 -1752 -2303"/>
                                <a:gd name="T19" fmla="*/ -1752 h 2262"/>
                                <a:gd name="T20" fmla="+- 0 6079 2911"/>
                                <a:gd name="T21" fmla="*/ T20 w 3168"/>
                                <a:gd name="T22" fmla="+- 0 -1752 -2303"/>
                                <a:gd name="T23" fmla="*/ -1752 h 2262"/>
                                <a:gd name="T24" fmla="+- 0 3535 2911"/>
                                <a:gd name="T25" fmla="*/ T24 w 3168"/>
                                <a:gd name="T26" fmla="+- 0 -41 -2303"/>
                                <a:gd name="T27" fmla="*/ -41 h 2262"/>
                                <a:gd name="T28" fmla="+- 0 3535 2911"/>
                                <a:gd name="T29" fmla="*/ T28 w 3168"/>
                                <a:gd name="T30" fmla="+- 0 -2303 -2303"/>
                                <a:gd name="T31" fmla="*/ -2303 h 2262"/>
                                <a:gd name="T32" fmla="+- 0 4495 2911"/>
                                <a:gd name="T33" fmla="*/ T32 w 3168"/>
                                <a:gd name="T34" fmla="+- 0 -41 -2303"/>
                                <a:gd name="T35" fmla="*/ -41 h 2262"/>
                                <a:gd name="T36" fmla="+- 0 4495 2911"/>
                                <a:gd name="T37" fmla="*/ T36 w 3168"/>
                                <a:gd name="T38" fmla="+- 0 -2303 -2303"/>
                                <a:gd name="T39" fmla="*/ -2303 h 2262"/>
                                <a:gd name="T40" fmla="+- 0 5455 2911"/>
                                <a:gd name="T41" fmla="*/ T40 w 3168"/>
                                <a:gd name="T42" fmla="+- 0 -41 -2303"/>
                                <a:gd name="T43" fmla="*/ -41 h 2262"/>
                                <a:gd name="T44" fmla="+- 0 5455 2911"/>
                                <a:gd name="T45" fmla="*/ T44 w 3168"/>
                                <a:gd name="T46" fmla="+- 0 -2303 -2303"/>
                                <a:gd name="T47" fmla="*/ -2303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838"/>
                                  </a:moveTo>
                                  <a:lnTo>
                                    <a:pt x="3168" y="1838"/>
                                  </a:lnTo>
                                  <a:moveTo>
                                    <a:pt x="0" y="1194"/>
                                  </a:moveTo>
                                  <a:lnTo>
                                    <a:pt x="3168" y="1194"/>
                                  </a:lnTo>
                                  <a:moveTo>
                                    <a:pt x="0" y="551"/>
                                  </a:moveTo>
                                  <a:lnTo>
                                    <a:pt x="3168" y="551"/>
                                  </a:lnTo>
                                  <a:moveTo>
                                    <a:pt x="624" y="2262"/>
                                  </a:moveTo>
                                  <a:lnTo>
                                    <a:pt x="624" y="0"/>
                                  </a:lnTo>
                                  <a:moveTo>
                                    <a:pt x="1584" y="2262"/>
                                  </a:moveTo>
                                  <a:lnTo>
                                    <a:pt x="1584" y="0"/>
                                  </a:lnTo>
                                  <a:moveTo>
                                    <a:pt x="2544" y="2262"/>
                                  </a:moveTo>
                                  <a:lnTo>
                                    <a:pt x="2544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docshape60"/>
                          <wps:cNvSpPr>
                            <a:spLocks/>
                          </wps:cNvSpPr>
                          <wps:spPr bwMode="auto">
                            <a:xfrm>
                              <a:off x="2911" y="-2074"/>
                              <a:ext cx="3168" cy="1930"/>
                            </a:xfrm>
                            <a:custGeom>
                              <a:avLst/>
                              <a:gdLst>
                                <a:gd name="T0" fmla="+- 0 2911 2911"/>
                                <a:gd name="T1" fmla="*/ T0 w 3168"/>
                                <a:gd name="T2" fmla="+- 0 -144 -2073"/>
                                <a:gd name="T3" fmla="*/ -144 h 1930"/>
                                <a:gd name="T4" fmla="+- 0 6079 2911"/>
                                <a:gd name="T5" fmla="*/ T4 w 3168"/>
                                <a:gd name="T6" fmla="+- 0 -144 -2073"/>
                                <a:gd name="T7" fmla="*/ -144 h 1930"/>
                                <a:gd name="T8" fmla="+- 0 2911 2911"/>
                                <a:gd name="T9" fmla="*/ T8 w 3168"/>
                                <a:gd name="T10" fmla="+- 0 -787 -2073"/>
                                <a:gd name="T11" fmla="*/ -787 h 1930"/>
                                <a:gd name="T12" fmla="+- 0 6079 2911"/>
                                <a:gd name="T13" fmla="*/ T12 w 3168"/>
                                <a:gd name="T14" fmla="+- 0 -787 -2073"/>
                                <a:gd name="T15" fmla="*/ -787 h 1930"/>
                                <a:gd name="T16" fmla="+- 0 2911 2911"/>
                                <a:gd name="T17" fmla="*/ T16 w 3168"/>
                                <a:gd name="T18" fmla="+- 0 -1430 -2073"/>
                                <a:gd name="T19" fmla="*/ -1430 h 1930"/>
                                <a:gd name="T20" fmla="+- 0 6079 2911"/>
                                <a:gd name="T21" fmla="*/ T20 w 3168"/>
                                <a:gd name="T22" fmla="+- 0 -1430 -2073"/>
                                <a:gd name="T23" fmla="*/ -1430 h 1930"/>
                                <a:gd name="T24" fmla="+- 0 2911 2911"/>
                                <a:gd name="T25" fmla="*/ T24 w 3168"/>
                                <a:gd name="T26" fmla="+- 0 -2073 -2073"/>
                                <a:gd name="T27" fmla="*/ -2073 h 1930"/>
                                <a:gd name="T28" fmla="+- 0 6079 2911"/>
                                <a:gd name="T29" fmla="*/ T28 w 3168"/>
                                <a:gd name="T30" fmla="+- 0 -2073 -2073"/>
                                <a:gd name="T31" fmla="*/ -2073 h 19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68" h="1930">
                                  <a:moveTo>
                                    <a:pt x="0" y="1929"/>
                                  </a:moveTo>
                                  <a:lnTo>
                                    <a:pt x="3168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168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168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168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8" name="docshape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26" y="-2303"/>
                              <a:ext cx="2938" cy="22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79" name="docshape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1" y="-2303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docshape63"/>
                          <wps:cNvSpPr>
                            <a:spLocks/>
                          </wps:cNvSpPr>
                          <wps:spPr bwMode="auto">
                            <a:xfrm>
                              <a:off x="2874" y="-2074"/>
                              <a:ext cx="3061" cy="2070"/>
                            </a:xfrm>
                            <a:custGeom>
                              <a:avLst/>
                              <a:gdLst>
                                <a:gd name="T0" fmla="+- 0 2874 2874"/>
                                <a:gd name="T1" fmla="*/ T0 w 3061"/>
                                <a:gd name="T2" fmla="+- 0 -144 -2073"/>
                                <a:gd name="T3" fmla="*/ -144 h 2070"/>
                                <a:gd name="T4" fmla="+- 0 2911 2874"/>
                                <a:gd name="T5" fmla="*/ T4 w 3061"/>
                                <a:gd name="T6" fmla="+- 0 -144 -2073"/>
                                <a:gd name="T7" fmla="*/ -144 h 2070"/>
                                <a:gd name="T8" fmla="+- 0 2874 2874"/>
                                <a:gd name="T9" fmla="*/ T8 w 3061"/>
                                <a:gd name="T10" fmla="+- 0 -787 -2073"/>
                                <a:gd name="T11" fmla="*/ -787 h 2070"/>
                                <a:gd name="T12" fmla="+- 0 2911 2874"/>
                                <a:gd name="T13" fmla="*/ T12 w 3061"/>
                                <a:gd name="T14" fmla="+- 0 -787 -2073"/>
                                <a:gd name="T15" fmla="*/ -787 h 2070"/>
                                <a:gd name="T16" fmla="+- 0 2874 2874"/>
                                <a:gd name="T17" fmla="*/ T16 w 3061"/>
                                <a:gd name="T18" fmla="+- 0 -1430 -2073"/>
                                <a:gd name="T19" fmla="*/ -1430 h 2070"/>
                                <a:gd name="T20" fmla="+- 0 2911 2874"/>
                                <a:gd name="T21" fmla="*/ T20 w 3061"/>
                                <a:gd name="T22" fmla="+- 0 -1430 -2073"/>
                                <a:gd name="T23" fmla="*/ -1430 h 2070"/>
                                <a:gd name="T24" fmla="+- 0 2874 2874"/>
                                <a:gd name="T25" fmla="*/ T24 w 3061"/>
                                <a:gd name="T26" fmla="+- 0 -2073 -2073"/>
                                <a:gd name="T27" fmla="*/ -2073 h 2070"/>
                                <a:gd name="T28" fmla="+- 0 2911 2874"/>
                                <a:gd name="T29" fmla="*/ T28 w 3061"/>
                                <a:gd name="T30" fmla="+- 0 -2073 -2073"/>
                                <a:gd name="T31" fmla="*/ -2073 h 2070"/>
                                <a:gd name="T32" fmla="+- 0 3055 2874"/>
                                <a:gd name="T33" fmla="*/ T32 w 3061"/>
                                <a:gd name="T34" fmla="+- 0 -4 -2073"/>
                                <a:gd name="T35" fmla="*/ -4 h 2070"/>
                                <a:gd name="T36" fmla="+- 0 3055 2874"/>
                                <a:gd name="T37" fmla="*/ T36 w 3061"/>
                                <a:gd name="T38" fmla="+- 0 -41 -2073"/>
                                <a:gd name="T39" fmla="*/ -41 h 2070"/>
                                <a:gd name="T40" fmla="+- 0 4015 2874"/>
                                <a:gd name="T41" fmla="*/ T40 w 3061"/>
                                <a:gd name="T42" fmla="+- 0 -4 -2073"/>
                                <a:gd name="T43" fmla="*/ -4 h 2070"/>
                                <a:gd name="T44" fmla="+- 0 4015 2874"/>
                                <a:gd name="T45" fmla="*/ T44 w 3061"/>
                                <a:gd name="T46" fmla="+- 0 -41 -2073"/>
                                <a:gd name="T47" fmla="*/ -41 h 2070"/>
                                <a:gd name="T48" fmla="+- 0 4975 2874"/>
                                <a:gd name="T49" fmla="*/ T48 w 3061"/>
                                <a:gd name="T50" fmla="+- 0 -4 -2073"/>
                                <a:gd name="T51" fmla="*/ -4 h 2070"/>
                                <a:gd name="T52" fmla="+- 0 4975 2874"/>
                                <a:gd name="T53" fmla="*/ T52 w 3061"/>
                                <a:gd name="T54" fmla="+- 0 -41 -2073"/>
                                <a:gd name="T55" fmla="*/ -41 h 2070"/>
                                <a:gd name="T56" fmla="+- 0 5935 2874"/>
                                <a:gd name="T57" fmla="*/ T56 w 3061"/>
                                <a:gd name="T58" fmla="+- 0 -4 -2073"/>
                                <a:gd name="T59" fmla="*/ -4 h 2070"/>
                                <a:gd name="T60" fmla="+- 0 5935 2874"/>
                                <a:gd name="T61" fmla="*/ T60 w 3061"/>
                                <a:gd name="T62" fmla="+- 0 -41 -2073"/>
                                <a:gd name="T63" fmla="*/ -41 h 20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070">
                                  <a:moveTo>
                                    <a:pt x="0" y="1929"/>
                                  </a:moveTo>
                                  <a:lnTo>
                                    <a:pt x="37" y="1929"/>
                                  </a:lnTo>
                                  <a:moveTo>
                                    <a:pt x="0" y="1286"/>
                                  </a:moveTo>
                                  <a:lnTo>
                                    <a:pt x="37" y="1286"/>
                                  </a:lnTo>
                                  <a:moveTo>
                                    <a:pt x="0" y="643"/>
                                  </a:moveTo>
                                  <a:lnTo>
                                    <a:pt x="37" y="64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181" y="2069"/>
                                  </a:moveTo>
                                  <a:lnTo>
                                    <a:pt x="181" y="2032"/>
                                  </a:lnTo>
                                  <a:moveTo>
                                    <a:pt x="1141" y="2069"/>
                                  </a:moveTo>
                                  <a:lnTo>
                                    <a:pt x="1141" y="2032"/>
                                  </a:lnTo>
                                  <a:moveTo>
                                    <a:pt x="2101" y="2069"/>
                                  </a:moveTo>
                                  <a:lnTo>
                                    <a:pt x="2101" y="2032"/>
                                  </a:lnTo>
                                  <a:moveTo>
                                    <a:pt x="3061" y="2069"/>
                                  </a:moveTo>
                                  <a:lnTo>
                                    <a:pt x="3061" y="2032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73F4ABE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paRD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">
  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" path="m,1838r3168,m,1194r3168,m,551r3168,m624,2262l624,t960,2262l1584,t960,2262l2544,e" filled="f" strokecolor="#ebebeb" strokeweight=".1261mm">
                    <v:path arrowok="t" o:connecttype="custom" o:connectlocs="0,-465;3168,-465;0,-1109;3168,-1109;0,-1752;3168,-1752;624,-41;624,-2303;1584,-41;1584,-2303;2544,-41;2544,-2303" o:connectangles="0,0,0,0,0,0,0,0,0,0,0,0"/>
                  </v:shape>
  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" path="m,1929r3168,m,1286r3168,m,643r3168,m,l3168,e" filled="f" strokecolor="#ebebeb" strokeweight=".25461mm">
                    <v:path arrowok="t" o:connecttype="custom" o:connectlocs="0,-144;3168,-144;0,-787;3168,-787;0,-1430;3168,-1430;0,-2073;3168,-2073" o:connectangles="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">
                    <v:imagedata r:id="rId21" o:title=""/>
                  </v:shape>
  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" filled="f" strokecolor="#333" strokeweight=".25461mm"/>
  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" path="m,1929r37,m,1286r37,m,643r37,m,l37,m181,2069r,-37m1141,2069r,-37m2101,2069r,-37m3061,2069r,-37e" filled="f" strokecolor="#333" strokeweight=".25461mm">
                    <v:path arrowok="t" o:connecttype="custom" o:connectlocs="0,-144;37,-144;0,-787;37,-787;0,-1430;37,-1430;0,-2073;37,-2073;181,-4;181,-41;1141,-4;1141,-41;2101,-4;2101,-41;3061,-4;3061,-41" o:connectangles="0,0,0,0,0,0,0,0,0,0,0,0,0,0,0,0"/>
                  </v:shape>
                  <w10:wrap anchorx="page"/>
                </v:group>
              </w:pict>
            </mc:Fallback>
          </mc:AlternateContent>
        </w:r>
      </w:ins>
      <w:r w:rsidR="00C14774">
        <w:rPr>
          <w:rFonts w:ascii="Arial"/>
          <w:color w:val="4D4D4D"/>
          <w:spacing w:val="-5"/>
          <w:sz w:val="12"/>
        </w:rPr>
        <w:t>500</w:t>
      </w:r>
    </w:p>
    <w:p w:rsidR="00485016" w:rsidRDefault="00C14774">
      <w:pPr>
        <w:rPr>
          <w:rFonts w:ascii="Arial"/>
          <w:sz w:val="14"/>
        </w:rPr>
      </w:pPr>
      <w:r>
        <w:br w:type="column"/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3"/>
        <w:ind w:left="0"/>
        <w:rPr>
          <w:rFonts w:ascii="Arial"/>
          <w:sz w:val="20"/>
        </w:rPr>
      </w:pPr>
    </w:p>
    <w:p w:rsidR="00485016" w:rsidRDefault="00C14774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485016" w:rsidRDefault="00C14774">
      <w:pPr>
        <w:rPr>
          <w:rFonts w:ascii="Arial"/>
          <w:sz w:val="14"/>
        </w:rPr>
      </w:pPr>
      <w:r>
        <w:br w:type="column"/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3"/>
        <w:ind w:left="0"/>
        <w:rPr>
          <w:rFonts w:ascii="Arial"/>
          <w:sz w:val="20"/>
        </w:rPr>
      </w:pPr>
    </w:p>
    <w:p w:rsidR="00485016" w:rsidRDefault="00C14774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485016" w:rsidRDefault="00C14774">
      <w:pPr>
        <w:spacing w:before="97"/>
        <w:ind w:left="292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500</w:t>
      </w:r>
    </w:p>
    <w:p w:rsidR="00485016" w:rsidRDefault="00485016">
      <w:pPr>
        <w:pStyle w:val="BodyText"/>
        <w:spacing w:before="0"/>
        <w:ind w:left="0"/>
        <w:rPr>
          <w:rFonts w:ascii="Arial"/>
          <w:sz w:val="14"/>
        </w:rPr>
      </w:pPr>
    </w:p>
    <w:p w:rsidR="00485016" w:rsidRDefault="00485016">
      <w:pPr>
        <w:pStyle w:val="BodyText"/>
        <w:spacing w:before="9"/>
        <w:ind w:left="0"/>
        <w:rPr>
          <w:rFonts w:ascii="Arial"/>
          <w:sz w:val="13"/>
        </w:rPr>
      </w:pPr>
    </w:p>
    <w:p w:rsidR="00485016" w:rsidRDefault="00C14774">
      <w:pPr>
        <w:tabs>
          <w:tab w:val="left" w:pos="2366"/>
          <w:tab w:val="left" w:pos="3518"/>
        </w:tabs>
        <w:spacing w:before="1"/>
        <w:ind w:left="121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60</w:t>
      </w:r>
    </w:p>
    <w:p w:rsidR="00485016" w:rsidRDefault="00485016">
      <w:pPr>
        <w:rPr>
          <w:rFonts w:ascii="Arial"/>
          <w:sz w:val="12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1490" w:space="40"/>
            <w:col w:w="988" w:space="39"/>
            <w:col w:w="954" w:space="39"/>
            <w:col w:w="920" w:space="40"/>
            <w:col w:w="4410"/>
          </w:cols>
          <w:sectPrChange w:id="611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2F7126">
      <w:pPr>
        <w:tabs>
          <w:tab w:val="left" w:pos="4392"/>
        </w:tabs>
        <w:spacing w:before="4"/>
        <w:ind w:left="248"/>
        <w:jc w:val="center"/>
        <w:rPr>
          <w:rFonts w:ascii="Arial"/>
          <w:sz w:val="15"/>
        </w:rPr>
        <w:pPrChange w:id="612" w:author="Hughes, Anna E" w:date="2023-06-19T12:41:00Z">
          <w:pPr>
            <w:tabs>
              <w:tab w:val="left" w:pos="4272"/>
            </w:tabs>
            <w:spacing w:before="4"/>
            <w:ind w:left="128"/>
            <w:jc w:val="center"/>
          </w:pPr>
        </w:pPrChange>
      </w:pPr>
      <w:del w:id="613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51840" behindDoc="0" locked="0" layoutInCell="1" allowOverlap="1" wp14:anchorId="5DB4CDC8" wp14:editId="7C474905">
                  <wp:simplePos x="0" y="0"/>
                  <wp:positionH relativeFrom="page">
                    <wp:posOffset>4213225</wp:posOffset>
                  </wp:positionH>
                  <wp:positionV relativeFrom="paragraph">
                    <wp:posOffset>-1554480</wp:posOffset>
                  </wp:positionV>
                  <wp:extent cx="2039620" cy="1464310"/>
                  <wp:effectExtent l="0" t="0" r="0" b="0"/>
                  <wp:wrapNone/>
                  <wp:docPr id="604" name="docshapegroup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6635" y="-2448"/>
                            <a:chExt cx="3212" cy="2306"/>
                          </a:xfrm>
                        </wpg:grpSpPr>
                        <wps:wsp>
                          <wps:cNvPr id="605" name="docshape65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310 -2441"/>
                                <a:gd name="T3" fmla="*/ -310 h 2262"/>
                                <a:gd name="T4" fmla="+- 0 9840 6672"/>
                                <a:gd name="T5" fmla="*/ T4 w 3168"/>
                                <a:gd name="T6" fmla="+- 0 -310 -2441"/>
                                <a:gd name="T7" fmla="*/ -310 h 2262"/>
                                <a:gd name="T8" fmla="+- 0 6672 6672"/>
                                <a:gd name="T9" fmla="*/ T8 w 3168"/>
                                <a:gd name="T10" fmla="+- 0 -744 -2441"/>
                                <a:gd name="T11" fmla="*/ -744 h 2262"/>
                                <a:gd name="T12" fmla="+- 0 9840 6672"/>
                                <a:gd name="T13" fmla="*/ T12 w 3168"/>
                                <a:gd name="T14" fmla="+- 0 -744 -2441"/>
                                <a:gd name="T15" fmla="*/ -744 h 2262"/>
                                <a:gd name="T16" fmla="+- 0 6672 6672"/>
                                <a:gd name="T17" fmla="*/ T16 w 3168"/>
                                <a:gd name="T18" fmla="+- 0 -1177 -2441"/>
                                <a:gd name="T19" fmla="*/ -1177 h 2262"/>
                                <a:gd name="T20" fmla="+- 0 9840 6672"/>
                                <a:gd name="T21" fmla="*/ T20 w 3168"/>
                                <a:gd name="T22" fmla="+- 0 -1177 -2441"/>
                                <a:gd name="T23" fmla="*/ -1177 h 2262"/>
                                <a:gd name="T24" fmla="+- 0 6672 6672"/>
                                <a:gd name="T25" fmla="*/ T24 w 3168"/>
                                <a:gd name="T26" fmla="+- 0 -1610 -2441"/>
                                <a:gd name="T27" fmla="*/ -1610 h 2262"/>
                                <a:gd name="T28" fmla="+- 0 9840 6672"/>
                                <a:gd name="T29" fmla="*/ T28 w 3168"/>
                                <a:gd name="T30" fmla="+- 0 -1610 -2441"/>
                                <a:gd name="T31" fmla="*/ -1610 h 2262"/>
                                <a:gd name="T32" fmla="+- 0 6672 6672"/>
                                <a:gd name="T33" fmla="*/ T32 w 3168"/>
                                <a:gd name="T34" fmla="+- 0 -2043 -2441"/>
                                <a:gd name="T35" fmla="*/ -2043 h 2262"/>
                                <a:gd name="T36" fmla="+- 0 9840 6672"/>
                                <a:gd name="T37" fmla="*/ T36 w 3168"/>
                                <a:gd name="T38" fmla="+- 0 -2043 -2441"/>
                                <a:gd name="T39" fmla="*/ -2043 h 2262"/>
                                <a:gd name="T40" fmla="+- 0 6816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6816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7968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7968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120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120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2131"/>
                                  </a:moveTo>
                                  <a:lnTo>
                                    <a:pt x="3168" y="2131"/>
                                  </a:lnTo>
                                  <a:moveTo>
                                    <a:pt x="0" y="1697"/>
                                  </a:moveTo>
                                  <a:lnTo>
                                    <a:pt x="3168" y="1697"/>
                                  </a:lnTo>
                                  <a:moveTo>
                                    <a:pt x="0" y="1264"/>
                                  </a:moveTo>
                                  <a:lnTo>
                                    <a:pt x="3168" y="1264"/>
                                  </a:lnTo>
                                  <a:moveTo>
                                    <a:pt x="0" y="831"/>
                                  </a:moveTo>
                                  <a:lnTo>
                                    <a:pt x="3168" y="831"/>
                                  </a:lnTo>
                                  <a:moveTo>
                                    <a:pt x="0" y="398"/>
                                  </a:moveTo>
                                  <a:lnTo>
                                    <a:pt x="3168" y="398"/>
                                  </a:lnTo>
                                  <a:moveTo>
                                    <a:pt x="144" y="2262"/>
                                  </a:moveTo>
                                  <a:lnTo>
                                    <a:pt x="144" y="0"/>
                                  </a:lnTo>
                                  <a:moveTo>
                                    <a:pt x="1296" y="2262"/>
                                  </a:moveTo>
                                  <a:lnTo>
                                    <a:pt x="1296" y="0"/>
                                  </a:lnTo>
                                  <a:moveTo>
                                    <a:pt x="2448" y="2262"/>
                                  </a:moveTo>
                                  <a:lnTo>
                                    <a:pt x="2448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docshape66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527 -2441"/>
                                <a:gd name="T3" fmla="*/ -527 h 2262"/>
                                <a:gd name="T4" fmla="+- 0 9840 6672"/>
                                <a:gd name="T5" fmla="*/ T4 w 3168"/>
                                <a:gd name="T6" fmla="+- 0 -527 -2441"/>
                                <a:gd name="T7" fmla="*/ -527 h 2262"/>
                                <a:gd name="T8" fmla="+- 0 6672 6672"/>
                                <a:gd name="T9" fmla="*/ T8 w 3168"/>
                                <a:gd name="T10" fmla="+- 0 -960 -2441"/>
                                <a:gd name="T11" fmla="*/ -960 h 2262"/>
                                <a:gd name="T12" fmla="+- 0 9840 6672"/>
                                <a:gd name="T13" fmla="*/ T12 w 3168"/>
                                <a:gd name="T14" fmla="+- 0 -960 -2441"/>
                                <a:gd name="T15" fmla="*/ -960 h 2262"/>
                                <a:gd name="T16" fmla="+- 0 6672 6672"/>
                                <a:gd name="T17" fmla="*/ T16 w 3168"/>
                                <a:gd name="T18" fmla="+- 0 -1394 -2441"/>
                                <a:gd name="T19" fmla="*/ -1394 h 2262"/>
                                <a:gd name="T20" fmla="+- 0 9840 6672"/>
                                <a:gd name="T21" fmla="*/ T20 w 3168"/>
                                <a:gd name="T22" fmla="+- 0 -1394 -2441"/>
                                <a:gd name="T23" fmla="*/ -1394 h 2262"/>
                                <a:gd name="T24" fmla="+- 0 6672 6672"/>
                                <a:gd name="T25" fmla="*/ T24 w 3168"/>
                                <a:gd name="T26" fmla="+- 0 -1827 -2441"/>
                                <a:gd name="T27" fmla="*/ -1827 h 2262"/>
                                <a:gd name="T28" fmla="+- 0 9840 6672"/>
                                <a:gd name="T29" fmla="*/ T28 w 3168"/>
                                <a:gd name="T30" fmla="+- 0 -1827 -2441"/>
                                <a:gd name="T31" fmla="*/ -1827 h 2262"/>
                                <a:gd name="T32" fmla="+- 0 6672 6672"/>
                                <a:gd name="T33" fmla="*/ T32 w 3168"/>
                                <a:gd name="T34" fmla="+- 0 -2260 -2441"/>
                                <a:gd name="T35" fmla="*/ -2260 h 2262"/>
                                <a:gd name="T36" fmla="+- 0 9840 6672"/>
                                <a:gd name="T37" fmla="*/ T36 w 3168"/>
                                <a:gd name="T38" fmla="+- 0 -2260 -2441"/>
                                <a:gd name="T39" fmla="*/ -2260 h 2262"/>
                                <a:gd name="T40" fmla="+- 0 7392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7392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8544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8544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696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696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914"/>
                                  </a:moveTo>
                                  <a:lnTo>
                                    <a:pt x="3168" y="1914"/>
                                  </a:lnTo>
                                  <a:moveTo>
                                    <a:pt x="0" y="1481"/>
                                  </a:moveTo>
                                  <a:lnTo>
                                    <a:pt x="3168" y="1481"/>
                                  </a:lnTo>
                                  <a:moveTo>
                                    <a:pt x="0" y="1047"/>
                                  </a:moveTo>
                                  <a:lnTo>
                                    <a:pt x="3168" y="1047"/>
                                  </a:lnTo>
                                  <a:moveTo>
                                    <a:pt x="0" y="614"/>
                                  </a:moveTo>
                                  <a:lnTo>
                                    <a:pt x="3168" y="614"/>
                                  </a:lnTo>
                                  <a:moveTo>
                                    <a:pt x="0" y="181"/>
                                  </a:moveTo>
                                  <a:lnTo>
                                    <a:pt x="3168" y="181"/>
                                  </a:lnTo>
                                  <a:moveTo>
                                    <a:pt x="720" y="2262"/>
                                  </a:moveTo>
                                  <a:lnTo>
                                    <a:pt x="720" y="0"/>
                                  </a:lnTo>
                                  <a:moveTo>
                                    <a:pt x="1872" y="2262"/>
                                  </a:moveTo>
                                  <a:lnTo>
                                    <a:pt x="1872" y="0"/>
                                  </a:lnTo>
                                  <a:moveTo>
                                    <a:pt x="3024" y="2262"/>
                                  </a:moveTo>
                                  <a:lnTo>
                                    <a:pt x="3024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docshape67"/>
                          <wps:cNvSpPr>
                            <a:spLocks/>
                          </wps:cNvSpPr>
                          <wps:spPr bwMode="auto">
                            <a:xfrm>
                              <a:off x="6816" y="-2339"/>
                              <a:ext cx="2880" cy="2057"/>
                            </a:xfrm>
                            <a:custGeom>
                              <a:avLst/>
                              <a:gdLst>
                                <a:gd name="T0" fmla="+- 0 9696 6816"/>
                                <a:gd name="T1" fmla="*/ T0 w 2880"/>
                                <a:gd name="T2" fmla="+- 0 -1665 -2338"/>
                                <a:gd name="T3" fmla="*/ -1665 h 2057"/>
                                <a:gd name="T4" fmla="+- 0 9120 6816"/>
                                <a:gd name="T5" fmla="*/ T4 w 2880"/>
                                <a:gd name="T6" fmla="+- 0 -1705 -2338"/>
                                <a:gd name="T7" fmla="*/ -1705 h 2057"/>
                                <a:gd name="T8" fmla="+- 0 8544 6816"/>
                                <a:gd name="T9" fmla="*/ T8 w 2880"/>
                                <a:gd name="T10" fmla="+- 0 -1770 -2338"/>
                                <a:gd name="T11" fmla="*/ -1770 h 2057"/>
                                <a:gd name="T12" fmla="+- 0 7968 6816"/>
                                <a:gd name="T13" fmla="*/ T12 w 2880"/>
                                <a:gd name="T14" fmla="+- 0 -1861 -2338"/>
                                <a:gd name="T15" fmla="*/ -1861 h 2057"/>
                                <a:gd name="T16" fmla="+- 0 7392 6816"/>
                                <a:gd name="T17" fmla="*/ T16 w 2880"/>
                                <a:gd name="T18" fmla="+- 0 -1986 -2338"/>
                                <a:gd name="T19" fmla="*/ -1986 h 2057"/>
                                <a:gd name="T20" fmla="+- 0 7104 6816"/>
                                <a:gd name="T21" fmla="*/ T20 w 2880"/>
                                <a:gd name="T22" fmla="+- 0 -2117 -2338"/>
                                <a:gd name="T23" fmla="*/ -2117 h 2057"/>
                                <a:gd name="T24" fmla="+- 0 6932 6816"/>
                                <a:gd name="T25" fmla="*/ T24 w 2880"/>
                                <a:gd name="T26" fmla="+- 0 -2245 -2338"/>
                                <a:gd name="T27" fmla="*/ -2245 h 2057"/>
                                <a:gd name="T28" fmla="+- 0 6816 6816"/>
                                <a:gd name="T29" fmla="*/ T28 w 2880"/>
                                <a:gd name="T30" fmla="+- 0 -2338 -2338"/>
                                <a:gd name="T31" fmla="*/ -2338 h 2057"/>
                                <a:gd name="T32" fmla="+- 0 6816 6816"/>
                                <a:gd name="T33" fmla="*/ T32 w 2880"/>
                                <a:gd name="T34" fmla="+- 0 -1929 -2338"/>
                                <a:gd name="T35" fmla="*/ -1929 h 2057"/>
                                <a:gd name="T36" fmla="+- 0 6816 6816"/>
                                <a:gd name="T37" fmla="*/ T36 w 2880"/>
                                <a:gd name="T38" fmla="+- 0 -1589 -2338"/>
                                <a:gd name="T39" fmla="*/ -1589 h 2057"/>
                                <a:gd name="T40" fmla="+- 0 6816 6816"/>
                                <a:gd name="T41" fmla="*/ T40 w 2880"/>
                                <a:gd name="T42" fmla="+- 0 -882 -2338"/>
                                <a:gd name="T43" fmla="*/ -882 h 2057"/>
                                <a:gd name="T44" fmla="+- 0 6816 6816"/>
                                <a:gd name="T45" fmla="*/ T44 w 2880"/>
                                <a:gd name="T46" fmla="+- 0 -596 -2338"/>
                                <a:gd name="T47" fmla="*/ -596 h 2057"/>
                                <a:gd name="T48" fmla="+- 0 6816 6816"/>
                                <a:gd name="T49" fmla="*/ T48 w 2880"/>
                                <a:gd name="T50" fmla="+- 0 -282 -2338"/>
                                <a:gd name="T51" fmla="*/ -282 h 2057"/>
                                <a:gd name="T52" fmla="+- 0 6932 6816"/>
                                <a:gd name="T53" fmla="*/ T52 w 2880"/>
                                <a:gd name="T54" fmla="+- 0 -372 -2338"/>
                                <a:gd name="T55" fmla="*/ -372 h 2057"/>
                                <a:gd name="T56" fmla="+- 0 7104 6816"/>
                                <a:gd name="T57" fmla="*/ T56 w 2880"/>
                                <a:gd name="T58" fmla="+- 0 -468 -2338"/>
                                <a:gd name="T59" fmla="*/ -468 h 2057"/>
                                <a:gd name="T60" fmla="+- 0 7392 6816"/>
                                <a:gd name="T61" fmla="*/ T60 w 2880"/>
                                <a:gd name="T62" fmla="+- 0 -553 -2338"/>
                                <a:gd name="T63" fmla="*/ -553 h 2057"/>
                                <a:gd name="T64" fmla="+- 0 7968 6816"/>
                                <a:gd name="T65" fmla="*/ T64 w 2880"/>
                                <a:gd name="T66" fmla="+- 0 -658 -2338"/>
                                <a:gd name="T67" fmla="*/ -658 h 2057"/>
                                <a:gd name="T68" fmla="+- 0 8544 6816"/>
                                <a:gd name="T69" fmla="*/ T68 w 2880"/>
                                <a:gd name="T70" fmla="+- 0 -754 -2338"/>
                                <a:gd name="T71" fmla="*/ -754 h 2057"/>
                                <a:gd name="T72" fmla="+- 0 9120 6816"/>
                                <a:gd name="T73" fmla="*/ T72 w 2880"/>
                                <a:gd name="T74" fmla="+- 0 -797 -2338"/>
                                <a:gd name="T75" fmla="*/ -797 h 2057"/>
                                <a:gd name="T76" fmla="+- 0 9696 6816"/>
                                <a:gd name="T77" fmla="*/ T76 w 2880"/>
                                <a:gd name="T78" fmla="+- 0 -831 -2338"/>
                                <a:gd name="T79" fmla="*/ -831 h 2057"/>
                                <a:gd name="T80" fmla="+- 0 9696 6816"/>
                                <a:gd name="T81" fmla="*/ T80 w 2880"/>
                                <a:gd name="T82" fmla="+- 0 -962 -2338"/>
                                <a:gd name="T83" fmla="*/ -962 h 2057"/>
                                <a:gd name="T84" fmla="+- 0 9696 6816"/>
                                <a:gd name="T85" fmla="*/ T84 w 2880"/>
                                <a:gd name="T86" fmla="+- 0 -1090 -2338"/>
                                <a:gd name="T87" fmla="*/ -1090 h 2057"/>
                                <a:gd name="T88" fmla="+- 0 9696 6816"/>
                                <a:gd name="T89" fmla="*/ T88 w 2880"/>
                                <a:gd name="T90" fmla="+- 0 -1379 -2338"/>
                                <a:gd name="T91" fmla="*/ -1379 h 2057"/>
                                <a:gd name="T92" fmla="+- 0 9696 6816"/>
                                <a:gd name="T93" fmla="*/ T92 w 2880"/>
                                <a:gd name="T94" fmla="+- 0 -1509 -2338"/>
                                <a:gd name="T95" fmla="*/ -1509 h 2057"/>
                                <a:gd name="T96" fmla="+- 0 9696 6816"/>
                                <a:gd name="T97" fmla="*/ T96 w 2880"/>
                                <a:gd name="T98" fmla="+- 0 -1665 -2338"/>
                                <a:gd name="T99" fmla="*/ -1665 h 2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880" h="2057">
                                  <a:moveTo>
                                    <a:pt x="2880" y="673"/>
                                  </a:moveTo>
                                  <a:lnTo>
                                    <a:pt x="2304" y="633"/>
                                  </a:lnTo>
                                  <a:lnTo>
                                    <a:pt x="1728" y="568"/>
                                  </a:lnTo>
                                  <a:lnTo>
                                    <a:pt x="1152" y="477"/>
                                  </a:lnTo>
                                  <a:lnTo>
                                    <a:pt x="576" y="352"/>
                                  </a:lnTo>
                                  <a:lnTo>
                                    <a:pt x="288" y="221"/>
                                  </a:lnTo>
                                  <a:lnTo>
                                    <a:pt x="116" y="9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9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0" y="1456"/>
                                  </a:lnTo>
                                  <a:lnTo>
                                    <a:pt x="0" y="1742"/>
                                  </a:lnTo>
                                  <a:lnTo>
                                    <a:pt x="0" y="2056"/>
                                  </a:lnTo>
                                  <a:lnTo>
                                    <a:pt x="116" y="1966"/>
                                  </a:lnTo>
                                  <a:lnTo>
                                    <a:pt x="288" y="1870"/>
                                  </a:lnTo>
                                  <a:lnTo>
                                    <a:pt x="576" y="1785"/>
                                  </a:lnTo>
                                  <a:lnTo>
                                    <a:pt x="1152" y="1680"/>
                                  </a:lnTo>
                                  <a:lnTo>
                                    <a:pt x="1728" y="1584"/>
                                  </a:lnTo>
                                  <a:lnTo>
                                    <a:pt x="2304" y="1541"/>
                                  </a:lnTo>
                                  <a:lnTo>
                                    <a:pt x="2880" y="1507"/>
                                  </a:lnTo>
                                  <a:lnTo>
                                    <a:pt x="2880" y="1376"/>
                                  </a:lnTo>
                                  <a:lnTo>
                                    <a:pt x="2880" y="1248"/>
                                  </a:lnTo>
                                  <a:lnTo>
                                    <a:pt x="2880" y="959"/>
                                  </a:lnTo>
                                  <a:lnTo>
                                    <a:pt x="2880" y="829"/>
                                  </a:lnTo>
                                  <a:lnTo>
                                    <a:pt x="2880" y="6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>
                                <a:alpha val="250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Line 4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72" y="-1236"/>
                              <a:ext cx="3168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docshape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docshape69"/>
                          <wps:cNvSpPr>
                            <a:spLocks/>
                          </wps:cNvSpPr>
                          <wps:spPr bwMode="auto">
                            <a:xfrm>
                              <a:off x="6635" y="-2260"/>
                              <a:ext cx="3061" cy="2118"/>
                            </a:xfrm>
                            <a:custGeom>
                              <a:avLst/>
                              <a:gdLst>
                                <a:gd name="T0" fmla="+- 0 6635 6635"/>
                                <a:gd name="T1" fmla="*/ T0 w 3061"/>
                                <a:gd name="T2" fmla="+- 0 -527 -2260"/>
                                <a:gd name="T3" fmla="*/ -527 h 2118"/>
                                <a:gd name="T4" fmla="+- 0 6672 6635"/>
                                <a:gd name="T5" fmla="*/ T4 w 3061"/>
                                <a:gd name="T6" fmla="+- 0 -527 -2260"/>
                                <a:gd name="T7" fmla="*/ -527 h 2118"/>
                                <a:gd name="T8" fmla="+- 0 6635 6635"/>
                                <a:gd name="T9" fmla="*/ T8 w 3061"/>
                                <a:gd name="T10" fmla="+- 0 -960 -2260"/>
                                <a:gd name="T11" fmla="*/ -960 h 2118"/>
                                <a:gd name="T12" fmla="+- 0 6672 6635"/>
                                <a:gd name="T13" fmla="*/ T12 w 3061"/>
                                <a:gd name="T14" fmla="+- 0 -960 -2260"/>
                                <a:gd name="T15" fmla="*/ -960 h 2118"/>
                                <a:gd name="T16" fmla="+- 0 6635 6635"/>
                                <a:gd name="T17" fmla="*/ T16 w 3061"/>
                                <a:gd name="T18" fmla="+- 0 -1394 -2260"/>
                                <a:gd name="T19" fmla="*/ -1394 h 2118"/>
                                <a:gd name="T20" fmla="+- 0 6672 6635"/>
                                <a:gd name="T21" fmla="*/ T20 w 3061"/>
                                <a:gd name="T22" fmla="+- 0 -1394 -2260"/>
                                <a:gd name="T23" fmla="*/ -1394 h 2118"/>
                                <a:gd name="T24" fmla="+- 0 6635 6635"/>
                                <a:gd name="T25" fmla="*/ T24 w 3061"/>
                                <a:gd name="T26" fmla="+- 0 -1827 -2260"/>
                                <a:gd name="T27" fmla="*/ -1827 h 2118"/>
                                <a:gd name="T28" fmla="+- 0 6672 6635"/>
                                <a:gd name="T29" fmla="*/ T28 w 3061"/>
                                <a:gd name="T30" fmla="+- 0 -1827 -2260"/>
                                <a:gd name="T31" fmla="*/ -1827 h 2118"/>
                                <a:gd name="T32" fmla="+- 0 6635 6635"/>
                                <a:gd name="T33" fmla="*/ T32 w 3061"/>
                                <a:gd name="T34" fmla="+- 0 -2260 -2260"/>
                                <a:gd name="T35" fmla="*/ -2260 h 2118"/>
                                <a:gd name="T36" fmla="+- 0 6672 6635"/>
                                <a:gd name="T37" fmla="*/ T36 w 3061"/>
                                <a:gd name="T38" fmla="+- 0 -2260 -2260"/>
                                <a:gd name="T39" fmla="*/ -2260 h 2118"/>
                                <a:gd name="T40" fmla="+- 0 7392 6635"/>
                                <a:gd name="T41" fmla="*/ T40 w 3061"/>
                                <a:gd name="T42" fmla="+- 0 -142 -2260"/>
                                <a:gd name="T43" fmla="*/ -142 h 2118"/>
                                <a:gd name="T44" fmla="+- 0 7392 6635"/>
                                <a:gd name="T45" fmla="*/ T44 w 3061"/>
                                <a:gd name="T46" fmla="+- 0 -179 -2260"/>
                                <a:gd name="T47" fmla="*/ -179 h 2118"/>
                                <a:gd name="T48" fmla="+- 0 8544 6635"/>
                                <a:gd name="T49" fmla="*/ T48 w 3061"/>
                                <a:gd name="T50" fmla="+- 0 -142 -2260"/>
                                <a:gd name="T51" fmla="*/ -142 h 2118"/>
                                <a:gd name="T52" fmla="+- 0 8544 6635"/>
                                <a:gd name="T53" fmla="*/ T52 w 3061"/>
                                <a:gd name="T54" fmla="+- 0 -179 -2260"/>
                                <a:gd name="T55" fmla="*/ -179 h 2118"/>
                                <a:gd name="T56" fmla="+- 0 9696 6635"/>
                                <a:gd name="T57" fmla="*/ T56 w 3061"/>
                                <a:gd name="T58" fmla="+- 0 -142 -2260"/>
                                <a:gd name="T59" fmla="*/ -142 h 2118"/>
                                <a:gd name="T60" fmla="+- 0 9696 6635"/>
                                <a:gd name="T61" fmla="*/ T60 w 3061"/>
                                <a:gd name="T62" fmla="+- 0 -179 -2260"/>
                                <a:gd name="T63" fmla="*/ -179 h 2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118">
                                  <a:moveTo>
                                    <a:pt x="0" y="1733"/>
                                  </a:moveTo>
                                  <a:lnTo>
                                    <a:pt x="37" y="1733"/>
                                  </a:lnTo>
                                  <a:moveTo>
                                    <a:pt x="0" y="1300"/>
                                  </a:moveTo>
                                  <a:lnTo>
                                    <a:pt x="37" y="1300"/>
                                  </a:lnTo>
                                  <a:moveTo>
                                    <a:pt x="0" y="866"/>
                                  </a:moveTo>
                                  <a:lnTo>
                                    <a:pt x="37" y="866"/>
                                  </a:lnTo>
                                  <a:moveTo>
                                    <a:pt x="0" y="433"/>
                                  </a:moveTo>
                                  <a:lnTo>
                                    <a:pt x="37" y="43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757" y="2118"/>
                                  </a:moveTo>
                                  <a:lnTo>
                                    <a:pt x="757" y="2081"/>
                                  </a:lnTo>
                                  <a:moveTo>
                                    <a:pt x="1909" y="2118"/>
                                  </a:moveTo>
                                  <a:lnTo>
                                    <a:pt x="1909" y="2081"/>
                                  </a:lnTo>
                                  <a:moveTo>
                                    <a:pt x="3061" y="2118"/>
                                  </a:moveTo>
                                  <a:lnTo>
                                    <a:pt x="3061" y="2081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FA55F5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">
  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" path="m,2131r3168,m,1697r3168,m,1264r3168,m,831r3168,m,398r3168,m144,2262l144,m1296,2262l1296,m2448,2262l2448,e" filled="f" strokecolor="#ebebeb" strokeweight=".1261mm">
  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  </v:shape>
  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" path="m,1914r3168,m,1481r3168,m,1047r3168,m,614r3168,m,181r3168,m720,2262l720,m1872,2262l1872,m3024,2262l3024,e" filled="f" strokecolor="#ebebeb" strokeweight=".25461mm">
  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  </v:shape>
  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  <v:fill opacity="16448f"/>
  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  </v:shape>
                  <v:line id="Line 463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" strokeweight=".25461mm">
                    <v:stroke dashstyle="dash"/>
                  </v:line>
  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" filled="f" strokecolor="#333" strokeweight=".25461mm"/>
  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" path="m,1733r37,m,1300r37,m,866r37,m,433r37,m,l37,m757,2118r,-37m1909,2118r,-37m3061,2118r,-37e" filled="f" strokecolor="#333" strokeweight=".25461mm">
  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  </v:shape>
                  <w10:wrap anchorx="page"/>
                </v:group>
              </w:pict>
            </mc:Fallback>
          </mc:AlternateContent>
        </w:r>
      </w:del>
      <w:ins w:id="614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15738880" behindDoc="0" locked="0" layoutInCell="1" allowOverlap="1">
                  <wp:simplePos x="0" y="0"/>
                  <wp:positionH relativeFrom="page">
                    <wp:posOffset>4213225</wp:posOffset>
                  </wp:positionH>
                  <wp:positionV relativeFrom="paragraph">
                    <wp:posOffset>-1554480</wp:posOffset>
                  </wp:positionV>
                  <wp:extent cx="2039620" cy="1464310"/>
                  <wp:effectExtent l="0" t="0" r="0" b="0"/>
                  <wp:wrapNone/>
                  <wp:docPr id="468" name="docshapegroup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039620" cy="1464310"/>
                            <a:chOff x="6635" y="-2448"/>
                            <a:chExt cx="3212" cy="2306"/>
                          </a:xfrm>
                        </wpg:grpSpPr>
                        <wps:wsp>
                          <wps:cNvPr id="469" name="docshape65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310 -2441"/>
                                <a:gd name="T3" fmla="*/ -310 h 2262"/>
                                <a:gd name="T4" fmla="+- 0 9840 6672"/>
                                <a:gd name="T5" fmla="*/ T4 w 3168"/>
                                <a:gd name="T6" fmla="+- 0 -310 -2441"/>
                                <a:gd name="T7" fmla="*/ -310 h 2262"/>
                                <a:gd name="T8" fmla="+- 0 6672 6672"/>
                                <a:gd name="T9" fmla="*/ T8 w 3168"/>
                                <a:gd name="T10" fmla="+- 0 -744 -2441"/>
                                <a:gd name="T11" fmla="*/ -744 h 2262"/>
                                <a:gd name="T12" fmla="+- 0 9840 6672"/>
                                <a:gd name="T13" fmla="*/ T12 w 3168"/>
                                <a:gd name="T14" fmla="+- 0 -744 -2441"/>
                                <a:gd name="T15" fmla="*/ -744 h 2262"/>
                                <a:gd name="T16" fmla="+- 0 6672 6672"/>
                                <a:gd name="T17" fmla="*/ T16 w 3168"/>
                                <a:gd name="T18" fmla="+- 0 -1177 -2441"/>
                                <a:gd name="T19" fmla="*/ -1177 h 2262"/>
                                <a:gd name="T20" fmla="+- 0 9840 6672"/>
                                <a:gd name="T21" fmla="*/ T20 w 3168"/>
                                <a:gd name="T22" fmla="+- 0 -1177 -2441"/>
                                <a:gd name="T23" fmla="*/ -1177 h 2262"/>
                                <a:gd name="T24" fmla="+- 0 6672 6672"/>
                                <a:gd name="T25" fmla="*/ T24 w 3168"/>
                                <a:gd name="T26" fmla="+- 0 -1610 -2441"/>
                                <a:gd name="T27" fmla="*/ -1610 h 2262"/>
                                <a:gd name="T28" fmla="+- 0 9840 6672"/>
                                <a:gd name="T29" fmla="*/ T28 w 3168"/>
                                <a:gd name="T30" fmla="+- 0 -1610 -2441"/>
                                <a:gd name="T31" fmla="*/ -1610 h 2262"/>
                                <a:gd name="T32" fmla="+- 0 6672 6672"/>
                                <a:gd name="T33" fmla="*/ T32 w 3168"/>
                                <a:gd name="T34" fmla="+- 0 -2043 -2441"/>
                                <a:gd name="T35" fmla="*/ -2043 h 2262"/>
                                <a:gd name="T36" fmla="+- 0 9840 6672"/>
                                <a:gd name="T37" fmla="*/ T36 w 3168"/>
                                <a:gd name="T38" fmla="+- 0 -2043 -2441"/>
                                <a:gd name="T39" fmla="*/ -2043 h 2262"/>
                                <a:gd name="T40" fmla="+- 0 6816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6816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7968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7968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120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120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2131"/>
                                  </a:moveTo>
                                  <a:lnTo>
                                    <a:pt x="3168" y="2131"/>
                                  </a:lnTo>
                                  <a:moveTo>
                                    <a:pt x="0" y="1697"/>
                                  </a:moveTo>
                                  <a:lnTo>
                                    <a:pt x="3168" y="1697"/>
                                  </a:lnTo>
                                  <a:moveTo>
                                    <a:pt x="0" y="1264"/>
                                  </a:moveTo>
                                  <a:lnTo>
                                    <a:pt x="3168" y="1264"/>
                                  </a:lnTo>
                                  <a:moveTo>
                                    <a:pt x="0" y="831"/>
                                  </a:moveTo>
                                  <a:lnTo>
                                    <a:pt x="3168" y="831"/>
                                  </a:lnTo>
                                  <a:moveTo>
                                    <a:pt x="0" y="398"/>
                                  </a:moveTo>
                                  <a:lnTo>
                                    <a:pt x="3168" y="398"/>
                                  </a:lnTo>
                                  <a:moveTo>
                                    <a:pt x="144" y="2262"/>
                                  </a:moveTo>
                                  <a:lnTo>
                                    <a:pt x="144" y="0"/>
                                  </a:lnTo>
                                  <a:moveTo>
                                    <a:pt x="1296" y="2262"/>
                                  </a:moveTo>
                                  <a:lnTo>
                                    <a:pt x="1296" y="0"/>
                                  </a:lnTo>
                                  <a:moveTo>
                                    <a:pt x="2448" y="2262"/>
                                  </a:moveTo>
                                  <a:lnTo>
                                    <a:pt x="2448" y="0"/>
                                  </a:lnTo>
                                </a:path>
                              </a:pathLst>
                            </a:custGeom>
                            <a:noFill/>
                            <a:ln w="4540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docshape66"/>
                          <wps:cNvSpPr>
                            <a:spLocks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custGeom>
                              <a:avLst/>
                              <a:gdLst>
                                <a:gd name="T0" fmla="+- 0 6672 6672"/>
                                <a:gd name="T1" fmla="*/ T0 w 3168"/>
                                <a:gd name="T2" fmla="+- 0 -527 -2441"/>
                                <a:gd name="T3" fmla="*/ -527 h 2262"/>
                                <a:gd name="T4" fmla="+- 0 9840 6672"/>
                                <a:gd name="T5" fmla="*/ T4 w 3168"/>
                                <a:gd name="T6" fmla="+- 0 -527 -2441"/>
                                <a:gd name="T7" fmla="*/ -527 h 2262"/>
                                <a:gd name="T8" fmla="+- 0 6672 6672"/>
                                <a:gd name="T9" fmla="*/ T8 w 3168"/>
                                <a:gd name="T10" fmla="+- 0 -960 -2441"/>
                                <a:gd name="T11" fmla="*/ -960 h 2262"/>
                                <a:gd name="T12" fmla="+- 0 9840 6672"/>
                                <a:gd name="T13" fmla="*/ T12 w 3168"/>
                                <a:gd name="T14" fmla="+- 0 -960 -2441"/>
                                <a:gd name="T15" fmla="*/ -960 h 2262"/>
                                <a:gd name="T16" fmla="+- 0 6672 6672"/>
                                <a:gd name="T17" fmla="*/ T16 w 3168"/>
                                <a:gd name="T18" fmla="+- 0 -1394 -2441"/>
                                <a:gd name="T19" fmla="*/ -1394 h 2262"/>
                                <a:gd name="T20" fmla="+- 0 9840 6672"/>
                                <a:gd name="T21" fmla="*/ T20 w 3168"/>
                                <a:gd name="T22" fmla="+- 0 -1394 -2441"/>
                                <a:gd name="T23" fmla="*/ -1394 h 2262"/>
                                <a:gd name="T24" fmla="+- 0 6672 6672"/>
                                <a:gd name="T25" fmla="*/ T24 w 3168"/>
                                <a:gd name="T26" fmla="+- 0 -1827 -2441"/>
                                <a:gd name="T27" fmla="*/ -1827 h 2262"/>
                                <a:gd name="T28" fmla="+- 0 9840 6672"/>
                                <a:gd name="T29" fmla="*/ T28 w 3168"/>
                                <a:gd name="T30" fmla="+- 0 -1827 -2441"/>
                                <a:gd name="T31" fmla="*/ -1827 h 2262"/>
                                <a:gd name="T32" fmla="+- 0 6672 6672"/>
                                <a:gd name="T33" fmla="*/ T32 w 3168"/>
                                <a:gd name="T34" fmla="+- 0 -2260 -2441"/>
                                <a:gd name="T35" fmla="*/ -2260 h 2262"/>
                                <a:gd name="T36" fmla="+- 0 9840 6672"/>
                                <a:gd name="T37" fmla="*/ T36 w 3168"/>
                                <a:gd name="T38" fmla="+- 0 -2260 -2441"/>
                                <a:gd name="T39" fmla="*/ -2260 h 2262"/>
                                <a:gd name="T40" fmla="+- 0 7392 6672"/>
                                <a:gd name="T41" fmla="*/ T40 w 3168"/>
                                <a:gd name="T42" fmla="+- 0 -179 -2441"/>
                                <a:gd name="T43" fmla="*/ -179 h 2262"/>
                                <a:gd name="T44" fmla="+- 0 7392 6672"/>
                                <a:gd name="T45" fmla="*/ T44 w 3168"/>
                                <a:gd name="T46" fmla="+- 0 -2441 -2441"/>
                                <a:gd name="T47" fmla="*/ -2441 h 2262"/>
                                <a:gd name="T48" fmla="+- 0 8544 6672"/>
                                <a:gd name="T49" fmla="*/ T48 w 3168"/>
                                <a:gd name="T50" fmla="+- 0 -179 -2441"/>
                                <a:gd name="T51" fmla="*/ -179 h 2262"/>
                                <a:gd name="T52" fmla="+- 0 8544 6672"/>
                                <a:gd name="T53" fmla="*/ T52 w 3168"/>
                                <a:gd name="T54" fmla="+- 0 -2441 -2441"/>
                                <a:gd name="T55" fmla="*/ -2441 h 2262"/>
                                <a:gd name="T56" fmla="+- 0 9696 6672"/>
                                <a:gd name="T57" fmla="*/ T56 w 3168"/>
                                <a:gd name="T58" fmla="+- 0 -179 -2441"/>
                                <a:gd name="T59" fmla="*/ -179 h 2262"/>
                                <a:gd name="T60" fmla="+- 0 9696 6672"/>
                                <a:gd name="T61" fmla="*/ T60 w 3168"/>
                                <a:gd name="T62" fmla="+- 0 -2441 -2441"/>
                                <a:gd name="T63" fmla="*/ -2441 h 2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68" h="2262">
                                  <a:moveTo>
                                    <a:pt x="0" y="1914"/>
                                  </a:moveTo>
                                  <a:lnTo>
                                    <a:pt x="3168" y="1914"/>
                                  </a:lnTo>
                                  <a:moveTo>
                                    <a:pt x="0" y="1481"/>
                                  </a:moveTo>
                                  <a:lnTo>
                                    <a:pt x="3168" y="1481"/>
                                  </a:lnTo>
                                  <a:moveTo>
                                    <a:pt x="0" y="1047"/>
                                  </a:moveTo>
                                  <a:lnTo>
                                    <a:pt x="3168" y="1047"/>
                                  </a:lnTo>
                                  <a:moveTo>
                                    <a:pt x="0" y="614"/>
                                  </a:moveTo>
                                  <a:lnTo>
                                    <a:pt x="3168" y="614"/>
                                  </a:lnTo>
                                  <a:moveTo>
                                    <a:pt x="0" y="181"/>
                                  </a:moveTo>
                                  <a:lnTo>
                                    <a:pt x="3168" y="181"/>
                                  </a:lnTo>
                                  <a:moveTo>
                                    <a:pt x="720" y="2262"/>
                                  </a:moveTo>
                                  <a:lnTo>
                                    <a:pt x="720" y="0"/>
                                  </a:lnTo>
                                  <a:moveTo>
                                    <a:pt x="1872" y="2262"/>
                                  </a:moveTo>
                                  <a:lnTo>
                                    <a:pt x="1872" y="0"/>
                                  </a:lnTo>
                                  <a:moveTo>
                                    <a:pt x="3024" y="2262"/>
                                  </a:moveTo>
                                  <a:lnTo>
                                    <a:pt x="3024" y="0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EBEBEB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docshape67"/>
                          <wps:cNvSpPr>
                            <a:spLocks/>
                          </wps:cNvSpPr>
                          <wps:spPr bwMode="auto">
                            <a:xfrm>
                              <a:off x="6816" y="-2339"/>
                              <a:ext cx="2880" cy="2057"/>
                            </a:xfrm>
                            <a:custGeom>
                              <a:avLst/>
                              <a:gdLst>
                                <a:gd name="T0" fmla="+- 0 9696 6816"/>
                                <a:gd name="T1" fmla="*/ T0 w 2880"/>
                                <a:gd name="T2" fmla="+- 0 -1665 -2338"/>
                                <a:gd name="T3" fmla="*/ -1665 h 2057"/>
                                <a:gd name="T4" fmla="+- 0 9120 6816"/>
                                <a:gd name="T5" fmla="*/ T4 w 2880"/>
                                <a:gd name="T6" fmla="+- 0 -1705 -2338"/>
                                <a:gd name="T7" fmla="*/ -1705 h 2057"/>
                                <a:gd name="T8" fmla="+- 0 8544 6816"/>
                                <a:gd name="T9" fmla="*/ T8 w 2880"/>
                                <a:gd name="T10" fmla="+- 0 -1770 -2338"/>
                                <a:gd name="T11" fmla="*/ -1770 h 2057"/>
                                <a:gd name="T12" fmla="+- 0 7968 6816"/>
                                <a:gd name="T13" fmla="*/ T12 w 2880"/>
                                <a:gd name="T14" fmla="+- 0 -1861 -2338"/>
                                <a:gd name="T15" fmla="*/ -1861 h 2057"/>
                                <a:gd name="T16" fmla="+- 0 7392 6816"/>
                                <a:gd name="T17" fmla="*/ T16 w 2880"/>
                                <a:gd name="T18" fmla="+- 0 -1986 -2338"/>
                                <a:gd name="T19" fmla="*/ -1986 h 2057"/>
                                <a:gd name="T20" fmla="+- 0 7104 6816"/>
                                <a:gd name="T21" fmla="*/ T20 w 2880"/>
                                <a:gd name="T22" fmla="+- 0 -2117 -2338"/>
                                <a:gd name="T23" fmla="*/ -2117 h 2057"/>
                                <a:gd name="T24" fmla="+- 0 6932 6816"/>
                                <a:gd name="T25" fmla="*/ T24 w 2880"/>
                                <a:gd name="T26" fmla="+- 0 -2245 -2338"/>
                                <a:gd name="T27" fmla="*/ -2245 h 2057"/>
                                <a:gd name="T28" fmla="+- 0 6816 6816"/>
                                <a:gd name="T29" fmla="*/ T28 w 2880"/>
                                <a:gd name="T30" fmla="+- 0 -2338 -2338"/>
                                <a:gd name="T31" fmla="*/ -2338 h 2057"/>
                                <a:gd name="T32" fmla="+- 0 6816 6816"/>
                                <a:gd name="T33" fmla="*/ T32 w 2880"/>
                                <a:gd name="T34" fmla="+- 0 -1929 -2338"/>
                                <a:gd name="T35" fmla="*/ -1929 h 2057"/>
                                <a:gd name="T36" fmla="+- 0 6816 6816"/>
                                <a:gd name="T37" fmla="*/ T36 w 2880"/>
                                <a:gd name="T38" fmla="+- 0 -1589 -2338"/>
                                <a:gd name="T39" fmla="*/ -1589 h 2057"/>
                                <a:gd name="T40" fmla="+- 0 6816 6816"/>
                                <a:gd name="T41" fmla="*/ T40 w 2880"/>
                                <a:gd name="T42" fmla="+- 0 -882 -2338"/>
                                <a:gd name="T43" fmla="*/ -882 h 2057"/>
                                <a:gd name="T44" fmla="+- 0 6816 6816"/>
                                <a:gd name="T45" fmla="*/ T44 w 2880"/>
                                <a:gd name="T46" fmla="+- 0 -596 -2338"/>
                                <a:gd name="T47" fmla="*/ -596 h 2057"/>
                                <a:gd name="T48" fmla="+- 0 6816 6816"/>
                                <a:gd name="T49" fmla="*/ T48 w 2880"/>
                                <a:gd name="T50" fmla="+- 0 -282 -2338"/>
                                <a:gd name="T51" fmla="*/ -282 h 2057"/>
                                <a:gd name="T52" fmla="+- 0 6932 6816"/>
                                <a:gd name="T53" fmla="*/ T52 w 2880"/>
                                <a:gd name="T54" fmla="+- 0 -372 -2338"/>
                                <a:gd name="T55" fmla="*/ -372 h 2057"/>
                                <a:gd name="T56" fmla="+- 0 7104 6816"/>
                                <a:gd name="T57" fmla="*/ T56 w 2880"/>
                                <a:gd name="T58" fmla="+- 0 -468 -2338"/>
                                <a:gd name="T59" fmla="*/ -468 h 2057"/>
                                <a:gd name="T60" fmla="+- 0 7392 6816"/>
                                <a:gd name="T61" fmla="*/ T60 w 2880"/>
                                <a:gd name="T62" fmla="+- 0 -553 -2338"/>
                                <a:gd name="T63" fmla="*/ -553 h 2057"/>
                                <a:gd name="T64" fmla="+- 0 7968 6816"/>
                                <a:gd name="T65" fmla="*/ T64 w 2880"/>
                                <a:gd name="T66" fmla="+- 0 -658 -2338"/>
                                <a:gd name="T67" fmla="*/ -658 h 2057"/>
                                <a:gd name="T68" fmla="+- 0 8544 6816"/>
                                <a:gd name="T69" fmla="*/ T68 w 2880"/>
                                <a:gd name="T70" fmla="+- 0 -754 -2338"/>
                                <a:gd name="T71" fmla="*/ -754 h 2057"/>
                                <a:gd name="T72" fmla="+- 0 9120 6816"/>
                                <a:gd name="T73" fmla="*/ T72 w 2880"/>
                                <a:gd name="T74" fmla="+- 0 -797 -2338"/>
                                <a:gd name="T75" fmla="*/ -797 h 2057"/>
                                <a:gd name="T76" fmla="+- 0 9696 6816"/>
                                <a:gd name="T77" fmla="*/ T76 w 2880"/>
                                <a:gd name="T78" fmla="+- 0 -831 -2338"/>
                                <a:gd name="T79" fmla="*/ -831 h 2057"/>
                                <a:gd name="T80" fmla="+- 0 9696 6816"/>
                                <a:gd name="T81" fmla="*/ T80 w 2880"/>
                                <a:gd name="T82" fmla="+- 0 -962 -2338"/>
                                <a:gd name="T83" fmla="*/ -962 h 2057"/>
                                <a:gd name="T84" fmla="+- 0 9696 6816"/>
                                <a:gd name="T85" fmla="*/ T84 w 2880"/>
                                <a:gd name="T86" fmla="+- 0 -1090 -2338"/>
                                <a:gd name="T87" fmla="*/ -1090 h 2057"/>
                                <a:gd name="T88" fmla="+- 0 9696 6816"/>
                                <a:gd name="T89" fmla="*/ T88 w 2880"/>
                                <a:gd name="T90" fmla="+- 0 -1379 -2338"/>
                                <a:gd name="T91" fmla="*/ -1379 h 2057"/>
                                <a:gd name="T92" fmla="+- 0 9696 6816"/>
                                <a:gd name="T93" fmla="*/ T92 w 2880"/>
                                <a:gd name="T94" fmla="+- 0 -1509 -2338"/>
                                <a:gd name="T95" fmla="*/ -1509 h 2057"/>
                                <a:gd name="T96" fmla="+- 0 9696 6816"/>
                                <a:gd name="T97" fmla="*/ T96 w 2880"/>
                                <a:gd name="T98" fmla="+- 0 -1665 -2338"/>
                                <a:gd name="T99" fmla="*/ -1665 h 20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880" h="2057">
                                  <a:moveTo>
                                    <a:pt x="2880" y="673"/>
                                  </a:moveTo>
                                  <a:lnTo>
                                    <a:pt x="2304" y="633"/>
                                  </a:lnTo>
                                  <a:lnTo>
                                    <a:pt x="1728" y="568"/>
                                  </a:lnTo>
                                  <a:lnTo>
                                    <a:pt x="1152" y="477"/>
                                  </a:lnTo>
                                  <a:lnTo>
                                    <a:pt x="576" y="352"/>
                                  </a:lnTo>
                                  <a:lnTo>
                                    <a:pt x="288" y="221"/>
                                  </a:lnTo>
                                  <a:lnTo>
                                    <a:pt x="116" y="9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09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0" y="1456"/>
                                  </a:lnTo>
                                  <a:lnTo>
                                    <a:pt x="0" y="1742"/>
                                  </a:lnTo>
                                  <a:lnTo>
                                    <a:pt x="0" y="2056"/>
                                  </a:lnTo>
                                  <a:lnTo>
                                    <a:pt x="116" y="1966"/>
                                  </a:lnTo>
                                  <a:lnTo>
                                    <a:pt x="288" y="1870"/>
                                  </a:lnTo>
                                  <a:lnTo>
                                    <a:pt x="576" y="1785"/>
                                  </a:lnTo>
                                  <a:lnTo>
                                    <a:pt x="1152" y="1680"/>
                                  </a:lnTo>
                                  <a:lnTo>
                                    <a:pt x="1728" y="1584"/>
                                  </a:lnTo>
                                  <a:lnTo>
                                    <a:pt x="2304" y="1541"/>
                                  </a:lnTo>
                                  <a:lnTo>
                                    <a:pt x="2880" y="1507"/>
                                  </a:lnTo>
                                  <a:lnTo>
                                    <a:pt x="2880" y="1376"/>
                                  </a:lnTo>
                                  <a:lnTo>
                                    <a:pt x="2880" y="1248"/>
                                  </a:lnTo>
                                  <a:lnTo>
                                    <a:pt x="2880" y="959"/>
                                  </a:lnTo>
                                  <a:lnTo>
                                    <a:pt x="2880" y="829"/>
                                  </a:lnTo>
                                  <a:lnTo>
                                    <a:pt x="2880" y="6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FF">
                                <a:alpha val="250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Line 4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72" y="-1236"/>
                              <a:ext cx="3168" cy="0"/>
                            </a:xfrm>
                            <a:prstGeom prst="line">
                              <a:avLst/>
                            </a:prstGeom>
                            <a:noFill/>
                            <a:ln w="916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" name="docshape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2" y="-2441"/>
                              <a:ext cx="3168" cy="2262"/>
                            </a:xfrm>
                            <a:prstGeom prst="rect">
                              <a:avLst/>
                            </a:pr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docshape69"/>
                          <wps:cNvSpPr>
                            <a:spLocks/>
                          </wps:cNvSpPr>
                          <wps:spPr bwMode="auto">
                            <a:xfrm>
                              <a:off x="6635" y="-2260"/>
                              <a:ext cx="3061" cy="2118"/>
                            </a:xfrm>
                            <a:custGeom>
                              <a:avLst/>
                              <a:gdLst>
                                <a:gd name="T0" fmla="+- 0 6635 6635"/>
                                <a:gd name="T1" fmla="*/ T0 w 3061"/>
                                <a:gd name="T2" fmla="+- 0 -527 -2260"/>
                                <a:gd name="T3" fmla="*/ -527 h 2118"/>
                                <a:gd name="T4" fmla="+- 0 6672 6635"/>
                                <a:gd name="T5" fmla="*/ T4 w 3061"/>
                                <a:gd name="T6" fmla="+- 0 -527 -2260"/>
                                <a:gd name="T7" fmla="*/ -527 h 2118"/>
                                <a:gd name="T8" fmla="+- 0 6635 6635"/>
                                <a:gd name="T9" fmla="*/ T8 w 3061"/>
                                <a:gd name="T10" fmla="+- 0 -960 -2260"/>
                                <a:gd name="T11" fmla="*/ -960 h 2118"/>
                                <a:gd name="T12" fmla="+- 0 6672 6635"/>
                                <a:gd name="T13" fmla="*/ T12 w 3061"/>
                                <a:gd name="T14" fmla="+- 0 -960 -2260"/>
                                <a:gd name="T15" fmla="*/ -960 h 2118"/>
                                <a:gd name="T16" fmla="+- 0 6635 6635"/>
                                <a:gd name="T17" fmla="*/ T16 w 3061"/>
                                <a:gd name="T18" fmla="+- 0 -1394 -2260"/>
                                <a:gd name="T19" fmla="*/ -1394 h 2118"/>
                                <a:gd name="T20" fmla="+- 0 6672 6635"/>
                                <a:gd name="T21" fmla="*/ T20 w 3061"/>
                                <a:gd name="T22" fmla="+- 0 -1394 -2260"/>
                                <a:gd name="T23" fmla="*/ -1394 h 2118"/>
                                <a:gd name="T24" fmla="+- 0 6635 6635"/>
                                <a:gd name="T25" fmla="*/ T24 w 3061"/>
                                <a:gd name="T26" fmla="+- 0 -1827 -2260"/>
                                <a:gd name="T27" fmla="*/ -1827 h 2118"/>
                                <a:gd name="T28" fmla="+- 0 6672 6635"/>
                                <a:gd name="T29" fmla="*/ T28 w 3061"/>
                                <a:gd name="T30" fmla="+- 0 -1827 -2260"/>
                                <a:gd name="T31" fmla="*/ -1827 h 2118"/>
                                <a:gd name="T32" fmla="+- 0 6635 6635"/>
                                <a:gd name="T33" fmla="*/ T32 w 3061"/>
                                <a:gd name="T34" fmla="+- 0 -2260 -2260"/>
                                <a:gd name="T35" fmla="*/ -2260 h 2118"/>
                                <a:gd name="T36" fmla="+- 0 6672 6635"/>
                                <a:gd name="T37" fmla="*/ T36 w 3061"/>
                                <a:gd name="T38" fmla="+- 0 -2260 -2260"/>
                                <a:gd name="T39" fmla="*/ -2260 h 2118"/>
                                <a:gd name="T40" fmla="+- 0 7392 6635"/>
                                <a:gd name="T41" fmla="*/ T40 w 3061"/>
                                <a:gd name="T42" fmla="+- 0 -142 -2260"/>
                                <a:gd name="T43" fmla="*/ -142 h 2118"/>
                                <a:gd name="T44" fmla="+- 0 7392 6635"/>
                                <a:gd name="T45" fmla="*/ T44 w 3061"/>
                                <a:gd name="T46" fmla="+- 0 -179 -2260"/>
                                <a:gd name="T47" fmla="*/ -179 h 2118"/>
                                <a:gd name="T48" fmla="+- 0 8544 6635"/>
                                <a:gd name="T49" fmla="*/ T48 w 3061"/>
                                <a:gd name="T50" fmla="+- 0 -142 -2260"/>
                                <a:gd name="T51" fmla="*/ -142 h 2118"/>
                                <a:gd name="T52" fmla="+- 0 8544 6635"/>
                                <a:gd name="T53" fmla="*/ T52 w 3061"/>
                                <a:gd name="T54" fmla="+- 0 -179 -2260"/>
                                <a:gd name="T55" fmla="*/ -179 h 2118"/>
                                <a:gd name="T56" fmla="+- 0 9696 6635"/>
                                <a:gd name="T57" fmla="*/ T56 w 3061"/>
                                <a:gd name="T58" fmla="+- 0 -142 -2260"/>
                                <a:gd name="T59" fmla="*/ -142 h 2118"/>
                                <a:gd name="T60" fmla="+- 0 9696 6635"/>
                                <a:gd name="T61" fmla="*/ T60 w 3061"/>
                                <a:gd name="T62" fmla="+- 0 -179 -2260"/>
                                <a:gd name="T63" fmla="*/ -179 h 2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061" h="2118">
                                  <a:moveTo>
                                    <a:pt x="0" y="1733"/>
                                  </a:moveTo>
                                  <a:lnTo>
                                    <a:pt x="37" y="1733"/>
                                  </a:lnTo>
                                  <a:moveTo>
                                    <a:pt x="0" y="1300"/>
                                  </a:moveTo>
                                  <a:lnTo>
                                    <a:pt x="37" y="1300"/>
                                  </a:lnTo>
                                  <a:moveTo>
                                    <a:pt x="0" y="866"/>
                                  </a:moveTo>
                                  <a:lnTo>
                                    <a:pt x="37" y="866"/>
                                  </a:lnTo>
                                  <a:moveTo>
                                    <a:pt x="0" y="433"/>
                                  </a:moveTo>
                                  <a:lnTo>
                                    <a:pt x="37" y="43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7" y="0"/>
                                  </a:lnTo>
                                  <a:moveTo>
                                    <a:pt x="757" y="2118"/>
                                  </a:moveTo>
                                  <a:lnTo>
                                    <a:pt x="757" y="2081"/>
                                  </a:lnTo>
                                  <a:moveTo>
                                    <a:pt x="1909" y="2118"/>
                                  </a:moveTo>
                                  <a:lnTo>
                                    <a:pt x="1909" y="2081"/>
                                  </a:lnTo>
                                  <a:moveTo>
                                    <a:pt x="3061" y="2118"/>
                                  </a:moveTo>
                                  <a:lnTo>
                                    <a:pt x="3061" y="2081"/>
                                  </a:lnTo>
                                </a:path>
                              </a:pathLst>
                            </a:custGeom>
                            <a:noFill/>
                            <a:ln w="916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682861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">
  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" path="m,2131r3168,m,1697r3168,m,1264r3168,m,831r3168,m,398r3168,m144,2262l144,m1296,2262l1296,m2448,2262l2448,e" filled="f" strokecolor="#ebebeb" strokeweight=".1261mm">
  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  </v:shape>
  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" path="m,1914r3168,m,1481r3168,m,1047r3168,m,614r3168,m,181r3168,m720,2262l720,m1872,2262l1872,m3024,2262l3024,e" filled="f" strokecolor="#ebebeb" strokeweight=".25461mm">
  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  </v:shape>
  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  <v:fill opacity="16448f"/>
  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  </v:shape>
                  <v:line id="Line 462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" strokeweight=".25461mm">
                    <v:stroke dashstyle="dash"/>
                  </v:line>
  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" filled="f" strokecolor="#333" strokeweight=".25461mm"/>
  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" path="m,1733r37,m,1300r37,m,866r37,m,433r37,m,l37,m757,2118r,-37m1909,2118r,-37m3061,2118r,-37e" filled="f" strokecolor="#333" strokeweight=".25461mm">
  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  </v:shape>
                  <w10:wrap anchorx="page"/>
                </v:group>
              </w:pict>
            </mc:Fallback>
          </mc:AlternateContent>
        </w:r>
      </w:ins>
      <w:r w:rsidR="00C14774">
        <w:rPr>
          <w:rFonts w:ascii="Arial"/>
          <w:spacing w:val="-2"/>
          <w:sz w:val="15"/>
        </w:rPr>
        <w:t>reaction</w:t>
      </w:r>
      <w:r w:rsidR="00C14774">
        <w:rPr>
          <w:rFonts w:ascii="Arial"/>
          <w:spacing w:val="4"/>
          <w:sz w:val="15"/>
        </w:rPr>
        <w:t xml:space="preserve"> </w:t>
      </w:r>
      <w:r w:rsidR="00C14774">
        <w:rPr>
          <w:rFonts w:ascii="Arial"/>
          <w:spacing w:val="-4"/>
          <w:sz w:val="15"/>
        </w:rPr>
        <w:t>time</w:t>
      </w:r>
      <w:r w:rsidR="00C14774">
        <w:rPr>
          <w:rFonts w:ascii="Arial"/>
          <w:sz w:val="15"/>
        </w:rPr>
        <w:tab/>
      </w:r>
      <w:r w:rsidR="00C14774">
        <w:rPr>
          <w:rFonts w:ascii="Arial"/>
          <w:spacing w:val="-10"/>
          <w:sz w:val="15"/>
        </w:rPr>
        <w:t>n</w:t>
      </w:r>
    </w:p>
    <w:p w:rsidR="00485016" w:rsidRDefault="00485016">
      <w:pPr>
        <w:pStyle w:val="BodyText"/>
        <w:spacing w:before="3"/>
        <w:ind w:left="0"/>
        <w:rPr>
          <w:rFonts w:ascii="Arial"/>
          <w:sz w:val="26"/>
        </w:rPr>
      </w:pPr>
    </w:p>
    <w:p w:rsidR="00485016" w:rsidRDefault="00C14774">
      <w:pPr>
        <w:spacing w:before="95" w:line="244" w:lineRule="auto"/>
        <w:ind w:left="617" w:right="530"/>
        <w:jc w:val="both"/>
        <w:rPr>
          <w:sz w:val="20"/>
        </w:rPr>
        <w:pPrChange w:id="615" w:author="Hughes, Anna E" w:date="2023-06-19T12:41:00Z">
          <w:pPr>
            <w:spacing w:before="95" w:line="244" w:lineRule="auto"/>
            <w:ind w:left="497" w:right="530"/>
            <w:jc w:val="both"/>
          </w:pPr>
        </w:pPrChange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bookmarkStart w:id="616" w:name="_bookmark10"/>
      <w:bookmarkEnd w:id="616"/>
      <w:r>
        <w:rPr>
          <w:sz w:val="20"/>
        </w:rPr>
        <w:t>(left)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dark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sampled</w:t>
      </w:r>
      <w:r>
        <w:rPr>
          <w:spacing w:val="-1"/>
          <w:sz w:val="20"/>
        </w:rPr>
        <w:t xml:space="preserve"> </w:t>
      </w:r>
      <w:r>
        <w:rPr>
          <w:sz w:val="20"/>
        </w:rPr>
        <w:t>from.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show </w:t>
      </w:r>
      <w:r>
        <w:rPr>
          <w:w w:val="90"/>
          <w:sz w:val="20"/>
        </w:rPr>
        <w:t>distributions fitted to different samples of 20 data points.</w:t>
      </w:r>
      <w:r>
        <w:rPr>
          <w:spacing w:val="20"/>
          <w:sz w:val="20"/>
        </w:rPr>
        <w:t xml:space="preserve"> </w:t>
      </w:r>
      <w:r>
        <w:rPr>
          <w:w w:val="90"/>
          <w:sz w:val="20"/>
        </w:rPr>
        <w:t>(right) Plot showing how the distribution</w:t>
      </w:r>
      <w:r>
        <w:rPr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sample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means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vary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n</w:t>
      </w:r>
      <w:r>
        <w:rPr>
          <w:w w:val="90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Shaded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regions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indicate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50%,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80%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95%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confidence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intervals.</w:t>
      </w:r>
    </w:p>
    <w:p w:rsidR="00485016" w:rsidRDefault="00485016">
      <w:pPr>
        <w:pStyle w:val="BodyText"/>
        <w:spacing w:before="5"/>
        <w:ind w:left="0"/>
        <w:rPr>
          <w:sz w:val="26"/>
        </w:rPr>
      </w:pPr>
    </w:p>
    <w:p w:rsidR="00485016" w:rsidRDefault="00C14774">
      <w:pPr>
        <w:pStyle w:val="BodyText"/>
        <w:tabs>
          <w:tab w:val="left" w:pos="968"/>
        </w:tabs>
        <w:spacing w:before="93"/>
        <w:pPrChange w:id="617" w:author="Hughes, Anna E" w:date="2023-06-19T12:41:00Z">
          <w:pPr>
            <w:pStyle w:val="BodyText"/>
            <w:tabs>
              <w:tab w:val="left" w:pos="848"/>
            </w:tabs>
            <w:spacing w:before="93"/>
          </w:pPr>
        </w:pPrChange>
      </w:pPr>
      <w:r>
        <w:rPr>
          <w:rFonts w:ascii="Trebuchet MS"/>
          <w:spacing w:val="-5"/>
          <w:sz w:val="12"/>
        </w:rPr>
        <w:t>375</w:t>
      </w:r>
      <w:r>
        <w:rPr>
          <w:rFonts w:ascii="Trebuchet MS"/>
          <w:sz w:val="12"/>
        </w:rPr>
        <w:tab/>
      </w:r>
      <w:r>
        <w:rPr>
          <w:spacing w:val="-6"/>
        </w:rPr>
        <w:t>Finally,</w:t>
      </w:r>
      <w:r>
        <w:rPr>
          <w:spacing w:val="19"/>
        </w:rPr>
        <w:t xml:space="preserve"> </w:t>
      </w:r>
      <w:r>
        <w:rPr>
          <w:spacing w:val="-6"/>
        </w:rPr>
        <w:t>we</w:t>
      </w:r>
      <w:r>
        <w:rPr>
          <w:spacing w:val="14"/>
        </w:rPr>
        <w:t xml:space="preserve"> </w:t>
      </w:r>
      <w:r>
        <w:rPr>
          <w:spacing w:val="-6"/>
        </w:rPr>
        <w:t>have</w:t>
      </w:r>
      <w:r>
        <w:rPr>
          <w:spacing w:val="14"/>
        </w:rPr>
        <w:t xml:space="preserve"> </w:t>
      </w:r>
      <w:r>
        <w:rPr>
          <w:spacing w:val="-6"/>
        </w:rPr>
        <w:t>carried</w:t>
      </w:r>
      <w:r>
        <w:rPr>
          <w:spacing w:val="14"/>
        </w:rPr>
        <w:t xml:space="preserve"> </w:t>
      </w:r>
      <w:r>
        <w:rPr>
          <w:spacing w:val="-6"/>
        </w:rPr>
        <w:t>out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rPr>
          <w:spacing w:val="15"/>
        </w:rPr>
        <w:t xml:space="preserve"> </w:t>
      </w:r>
      <w:r>
        <w:rPr>
          <w:spacing w:val="-6"/>
        </w:rPr>
        <w:t>simulation</w:t>
      </w:r>
      <w:r>
        <w:rPr>
          <w:spacing w:val="14"/>
        </w:rPr>
        <w:t xml:space="preserve"> </w:t>
      </w:r>
      <w:r>
        <w:rPr>
          <w:spacing w:val="-6"/>
        </w:rPr>
        <w:t>experiment</w:t>
      </w:r>
      <w:r>
        <w:rPr>
          <w:spacing w:val="14"/>
        </w:rPr>
        <w:t xml:space="preserve"> </w:t>
      </w:r>
      <w:r>
        <w:rPr>
          <w:spacing w:val="-6"/>
        </w:rPr>
        <w:t>to</w:t>
      </w:r>
      <w:r>
        <w:rPr>
          <w:spacing w:val="14"/>
        </w:rPr>
        <w:t xml:space="preserve"> </w:t>
      </w:r>
      <w:r>
        <w:rPr>
          <w:spacing w:val="-6"/>
        </w:rPr>
        <w:t>estimate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confi-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376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dence</w:t>
      </w:r>
      <w:r>
        <w:rPr>
          <w:spacing w:val="-5"/>
        </w:rPr>
        <w:t xml:space="preserve"> </w:t>
      </w:r>
      <w:r>
        <w:rPr>
          <w:spacing w:val="-4"/>
        </w:rPr>
        <w:t>intervals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mean</w:t>
      </w:r>
      <w:r>
        <w:rPr>
          <w:spacing w:val="-6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</w:t>
      </w:r>
      <w:r>
        <w:rPr>
          <w:spacing w:val="-4"/>
        </w:rPr>
        <w:t>sampling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log-normal</w:t>
      </w:r>
      <w:r>
        <w:rPr>
          <w:spacing w:val="-6"/>
        </w:rPr>
        <w:t xml:space="preserve"> </w:t>
      </w:r>
      <w:r>
        <w:rPr>
          <w:spacing w:val="-4"/>
        </w:rPr>
        <w:t>distribution.</w:t>
      </w:r>
      <w:r>
        <w:rPr>
          <w:spacing w:val="22"/>
        </w:rPr>
        <w:t xml:space="preserve"> </w:t>
      </w:r>
      <w:r>
        <w:rPr>
          <w:spacing w:val="-5"/>
        </w:rPr>
        <w:t>We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377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defined</w:t>
      </w:r>
      <w: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distribution</w:t>
      </w:r>
      <w:r>
        <w:t xml:space="preserve"> </w:t>
      </w:r>
      <w:r>
        <w:rPr>
          <w:spacing w:val="-6"/>
        </w:rPr>
        <w:t>to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mean-log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6.135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standard</w:t>
      </w:r>
      <w:r>
        <w:rPr>
          <w:spacing w:val="1"/>
        </w:rPr>
        <w:t xml:space="preserve"> </w:t>
      </w:r>
      <w:r>
        <w:rPr>
          <w:spacing w:val="-6"/>
        </w:rPr>
        <w:t>deviation</w:t>
      </w:r>
      <w:r>
        <w:t xml:space="preserve"> </w:t>
      </w:r>
      <w:r>
        <w:rPr>
          <w:spacing w:val="-6"/>
        </w:rPr>
        <w:t>of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378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0.32.</w:t>
      </w:r>
      <w:r>
        <w:rPr>
          <w:spacing w:val="42"/>
        </w:rPr>
        <w:t xml:space="preserve"> </w:t>
      </w:r>
      <w:r>
        <w:rPr>
          <w:spacing w:val="-4"/>
        </w:rPr>
        <w:t>These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loosely</w:t>
      </w:r>
      <w:r>
        <w:rPr>
          <w:spacing w:val="3"/>
        </w:rPr>
        <w:t xml:space="preserve"> </w:t>
      </w:r>
      <w:r>
        <w:rPr>
          <w:spacing w:val="-4"/>
        </w:rPr>
        <w:t>based</w:t>
      </w:r>
      <w:r>
        <w:rPr>
          <w:spacing w:val="3"/>
        </w:rPr>
        <w:t xml:space="preserve"> </w:t>
      </w:r>
      <w:r>
        <w:rPr>
          <w:spacing w:val="-4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distributions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reaction</w:t>
      </w:r>
      <w:r>
        <w:rPr>
          <w:spacing w:val="3"/>
        </w:rPr>
        <w:t xml:space="preserve"> </w:t>
      </w:r>
      <w:r>
        <w:rPr>
          <w:spacing w:val="-4"/>
        </w:rPr>
        <w:t>times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485016" w:rsidRDefault="00C14774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379</w:t>
      </w:r>
      <w:r>
        <w:rPr>
          <w:rFonts w:ascii="Trebuchet MS"/>
          <w:spacing w:val="32"/>
          <w:sz w:val="12"/>
        </w:rPr>
        <w:t xml:space="preserve">  </w:t>
      </w:r>
      <w:del w:id="618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-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(2019).</w:delText>
        </w:r>
        <w:r w:rsidR="00FE7979">
          <w:rPr>
            <w:spacing w:val="-2"/>
          </w:rPr>
          <w:fldChar w:fldCharType="end"/>
        </w:r>
      </w:del>
      <w:ins w:id="619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Buetti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  <w:r>
          <w:rPr>
            <w:spacing w:val="-1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(2019).</w:t>
        </w:r>
        <w:r w:rsidR="00FE7979">
          <w:rPr>
            <w:spacing w:val="-2"/>
          </w:rPr>
          <w:fldChar w:fldCharType="end"/>
        </w:r>
      </w:ins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results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shown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Figure</w:t>
      </w:r>
      <w:r>
        <w:rPr>
          <w:spacing w:val="-1"/>
        </w:rPr>
        <w:t xml:space="preserve"> </w:t>
      </w:r>
      <w:r w:rsidR="00FE7979">
        <w:fldChar w:fldCharType="begin"/>
      </w:r>
      <w:r w:rsidR="00FE7979">
        <w:instrText xml:space="preserve"> HYPERLINK \l "_bookmark10" </w:instrText>
      </w:r>
      <w:r w:rsidR="00FE7979">
        <w:fldChar w:fldCharType="separate"/>
      </w:r>
      <w:r>
        <w:rPr>
          <w:spacing w:val="-2"/>
        </w:rPr>
        <w:t>3.</w:t>
      </w:r>
      <w:r w:rsidR="00FE7979">
        <w:rPr>
          <w:spacing w:val="-2"/>
        </w:rPr>
        <w:fldChar w:fldCharType="end"/>
      </w:r>
      <w:r>
        <w:rPr>
          <w:spacing w:val="31"/>
        </w:rPr>
        <w:t xml:space="preserve"> </w:t>
      </w:r>
      <w:r>
        <w:rPr>
          <w:spacing w:val="-2"/>
        </w:rPr>
        <w:t>Based</w:t>
      </w:r>
      <w:r>
        <w:rPr>
          <w:spacing w:val="-1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these</w:t>
      </w:r>
      <w:r>
        <w:rPr>
          <w:spacing w:val="-1"/>
        </w:rPr>
        <w:t xml:space="preserve"> </w:t>
      </w:r>
      <w:r>
        <w:rPr>
          <w:spacing w:val="-2"/>
        </w:rPr>
        <w:t>simula-</w:t>
      </w:r>
    </w:p>
    <w:p w:rsidR="00485016" w:rsidRDefault="00C14774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380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tions,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sample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95%</w:t>
      </w:r>
      <w:r>
        <w:rPr>
          <w:spacing w:val="-4"/>
        </w:rPr>
        <w:t xml:space="preserve"> </w:t>
      </w:r>
      <w:r>
        <w:rPr>
          <w:spacing w:val="-2"/>
        </w:rPr>
        <w:t>confidence</w:t>
      </w:r>
      <w:r>
        <w:rPr>
          <w:spacing w:val="-5"/>
        </w:rPr>
        <w:t xml:space="preserve"> </w:t>
      </w:r>
      <w:r>
        <w:rPr>
          <w:spacing w:val="-2"/>
        </w:rPr>
        <w:t>interval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5"/>
        </w:rPr>
        <w:t>is</w:t>
      </w:r>
    </w:p>
    <w:p w:rsidR="00485016" w:rsidRDefault="00C14774">
      <w:pPr>
        <w:pStyle w:val="BodyText"/>
        <w:spacing w:before="0" w:line="291" w:lineRule="exact"/>
      </w:pPr>
      <w:r>
        <w:rPr>
          <w:rFonts w:ascii="Trebuchet MS"/>
          <w:spacing w:val="-6"/>
          <w:sz w:val="12"/>
        </w:rPr>
        <w:t>381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approximately</w:t>
      </w:r>
      <w:r>
        <w:rPr>
          <w:spacing w:val="-3"/>
        </w:rPr>
        <w:t xml:space="preserve"> </w:t>
      </w:r>
      <w:r>
        <w:rPr>
          <w:spacing w:val="-6"/>
        </w:rPr>
        <w:t>1.4</w:t>
      </w:r>
      <w:r>
        <w:rPr>
          <w:spacing w:val="-5"/>
        </w:rPr>
        <w:t xml:space="preserve"> </w:t>
      </w:r>
      <w:r>
        <w:rPr>
          <w:spacing w:val="-6"/>
        </w:rPr>
        <w:t>times</w:t>
      </w:r>
      <w:r>
        <w:rPr>
          <w:spacing w:val="-5"/>
        </w:rPr>
        <w:t xml:space="preserve"> </w:t>
      </w:r>
      <w:r>
        <w:rPr>
          <w:spacing w:val="-6"/>
        </w:rPr>
        <w:t>larger</w:t>
      </w:r>
      <w:r>
        <w:rPr>
          <w:spacing w:val="-5"/>
        </w:rPr>
        <w:t xml:space="preserve"> </w:t>
      </w:r>
      <w:r>
        <w:rPr>
          <w:spacing w:val="-6"/>
        </w:rPr>
        <w:t>than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10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25"/>
        </w:rPr>
        <w:t xml:space="preserve"> </w:t>
      </w:r>
      <w:r>
        <w:rPr>
          <w:spacing w:val="-6"/>
        </w:rPr>
        <w:t>40.</w:t>
      </w:r>
      <w:r>
        <w:rPr>
          <w:spacing w:val="10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feel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suitable</w:t>
      </w:r>
      <w:r>
        <w:rPr>
          <w:spacing w:val="-5"/>
        </w:rPr>
        <w:t xml:space="preserve"> </w:t>
      </w:r>
      <w:r>
        <w:rPr>
          <w:spacing w:val="-6"/>
        </w:rPr>
        <w:t>compromise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382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collecting</w:t>
      </w:r>
      <w:r>
        <w:rPr>
          <w:spacing w:val="-7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within-subjects.</w:t>
      </w:r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620" w:author="Hughes, Anna E" w:date="2023-06-19T12:41:00Z">
          <w:pPr>
            <w:spacing w:before="251"/>
            <w:ind w:left="107"/>
          </w:pPr>
        </w:pPrChange>
      </w:pPr>
      <w:r>
        <w:rPr>
          <w:rFonts w:ascii="Trebuchet MS"/>
          <w:sz w:val="12"/>
        </w:rPr>
        <w:t>383</w:t>
      </w:r>
      <w:r>
        <w:rPr>
          <w:rFonts w:ascii="Trebuchet MS"/>
          <w:spacing w:val="159"/>
          <w:sz w:val="12"/>
        </w:rPr>
        <w:t xml:space="preserve"> </w:t>
      </w:r>
      <w:bookmarkStart w:id="621" w:name="Stimuli"/>
      <w:bookmarkStart w:id="622" w:name="_bookmark11"/>
      <w:bookmarkEnd w:id="621"/>
      <w:bookmarkEnd w:id="622"/>
      <w:r>
        <w:rPr>
          <w:rFonts w:ascii="Times New Roman"/>
          <w:i/>
          <w:sz w:val="24"/>
        </w:rPr>
        <w:t>4.2.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Stimuli</w:t>
      </w:r>
    </w:p>
    <w:p w:rsidR="00485016" w:rsidRDefault="00C14774">
      <w:pPr>
        <w:pStyle w:val="BodyText"/>
        <w:tabs>
          <w:tab w:val="left" w:pos="968"/>
        </w:tabs>
        <w:spacing w:before="68"/>
        <w:pPrChange w:id="623" w:author="Hughes, Anna E" w:date="2023-06-19T12:41:00Z">
          <w:pPr>
            <w:pStyle w:val="BodyText"/>
            <w:tabs>
              <w:tab w:val="left" w:pos="848"/>
            </w:tabs>
            <w:spacing w:before="68"/>
          </w:pPr>
        </w:pPrChange>
      </w:pPr>
      <w:r>
        <w:rPr>
          <w:rFonts w:ascii="Trebuchet MS"/>
          <w:spacing w:val="-5"/>
          <w:sz w:val="12"/>
        </w:rPr>
        <w:t>384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targets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distractors</w:t>
      </w:r>
      <w:r>
        <w:rPr>
          <w:spacing w:val="19"/>
        </w:rPr>
        <w:t xml:space="preserve"> </w:t>
      </w:r>
      <w:r>
        <w:rPr>
          <w:w w:val="90"/>
        </w:rPr>
        <w:t>are</w:t>
      </w:r>
      <w:r>
        <w:rPr>
          <w:spacing w:val="20"/>
        </w:rPr>
        <w:t xml:space="preserve"> </w:t>
      </w:r>
      <w:r>
        <w:rPr>
          <w:w w:val="90"/>
        </w:rPr>
        <w:t>randomly</w:t>
      </w:r>
      <w:r>
        <w:rPr>
          <w:spacing w:val="20"/>
        </w:rPr>
        <w:t xml:space="preserve"> </w:t>
      </w:r>
      <w:r>
        <w:rPr>
          <w:w w:val="90"/>
        </w:rPr>
        <w:t>assigned</w:t>
      </w:r>
      <w:r>
        <w:rPr>
          <w:spacing w:val="20"/>
        </w:rPr>
        <w:t xml:space="preserve"> </w:t>
      </w:r>
      <w:r>
        <w:rPr>
          <w:w w:val="90"/>
        </w:rPr>
        <w:t>to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display</w:t>
      </w:r>
      <w:r>
        <w:rPr>
          <w:spacing w:val="20"/>
        </w:rPr>
        <w:t xml:space="preserve"> </w:t>
      </w:r>
      <w:r>
        <w:rPr>
          <w:w w:val="90"/>
        </w:rPr>
        <w:t>based</w:t>
      </w:r>
      <w:r>
        <w:rPr>
          <w:spacing w:val="20"/>
        </w:rPr>
        <w:t xml:space="preserve"> </w:t>
      </w:r>
      <w:r>
        <w:rPr>
          <w:w w:val="90"/>
        </w:rPr>
        <w:t>on</w:t>
      </w:r>
      <w:r>
        <w:rPr>
          <w:spacing w:val="20"/>
        </w:rPr>
        <w:t xml:space="preserve"> </w:t>
      </w:r>
      <w:r>
        <w:rPr>
          <w:spacing w:val="-5"/>
          <w:w w:val="90"/>
        </w:rPr>
        <w:t>an</w:t>
      </w:r>
    </w:p>
    <w:p w:rsidR="00485016" w:rsidRDefault="00C14774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385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4"/>
        </w:rPr>
        <w:t>invisible</w:t>
      </w:r>
      <w:r>
        <w:rPr>
          <w:spacing w:val="1"/>
        </w:rPr>
        <w:t xml:space="preserve"> </w:t>
      </w:r>
      <w:r>
        <w:rPr>
          <w:spacing w:val="-4"/>
        </w:rPr>
        <w:t>grid.</w:t>
      </w:r>
      <w:r>
        <w:rPr>
          <w:spacing w:val="31"/>
        </w:rPr>
        <w:t xml:space="preserve"> </w:t>
      </w:r>
      <w:r>
        <w:rPr>
          <w:spacing w:val="-4"/>
        </w:rPr>
        <w:t>Within</w:t>
      </w:r>
      <w:r>
        <w:t xml:space="preserve"> </w:t>
      </w:r>
      <w:r>
        <w:rPr>
          <w:spacing w:val="-4"/>
        </w:rPr>
        <w:t>each</w:t>
      </w:r>
      <w:r>
        <w:t xml:space="preserve"> </w:t>
      </w:r>
      <w:r>
        <w:rPr>
          <w:spacing w:val="-4"/>
        </w:rPr>
        <w:t>quadrant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screen,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’spokes’</w:t>
      </w:r>
      <w:r>
        <w:t xml:space="preserve"> </w:t>
      </w:r>
      <w:r>
        <w:rPr>
          <w:spacing w:val="-4"/>
        </w:rPr>
        <w:t>each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386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four</w:t>
      </w:r>
      <w:r>
        <w:t xml:space="preserve"> </w:t>
      </w:r>
      <w:r>
        <w:rPr>
          <w:w w:val="90"/>
        </w:rPr>
        <w:t>possible</w:t>
      </w:r>
      <w:r>
        <w:rPr>
          <w:spacing w:val="2"/>
        </w:rPr>
        <w:t xml:space="preserve">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positions</w:t>
      </w:r>
      <w:r>
        <w:rPr>
          <w:spacing w:val="2"/>
        </w:rPr>
        <w:t xml:space="preserve"> </w:t>
      </w:r>
      <w:r>
        <w:rPr>
          <w:w w:val="90"/>
        </w:rPr>
        <w:t>(starting</w:t>
      </w:r>
      <w:r>
        <w:rPr>
          <w:spacing w:val="1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centre</w:t>
      </w:r>
      <w:r>
        <w:rPr>
          <w:spacing w:val="1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screen</w:t>
      </w:r>
      <w: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spacing w:val="-4"/>
          <w:w w:val="90"/>
        </w:rPr>
        <w:t>mov-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387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ing</w:t>
      </w:r>
      <w:r>
        <w:rPr>
          <w:spacing w:val="-1"/>
        </w:rPr>
        <w:t xml:space="preserve"> </w:t>
      </w:r>
      <w:r>
        <w:rPr>
          <w:spacing w:val="-4"/>
        </w:rPr>
        <w:t>outwards),</w:t>
      </w:r>
      <w:r>
        <w:rPr>
          <w:spacing w:val="3"/>
        </w:rPr>
        <w:t xml:space="preserve"> </w:t>
      </w:r>
      <w:r>
        <w:rPr>
          <w:spacing w:val="-4"/>
        </w:rPr>
        <w:t>creating</w:t>
      </w:r>
      <w:r>
        <w:t xml:space="preserve"> </w:t>
      </w:r>
      <w:r>
        <w:rPr>
          <w:spacing w:val="-4"/>
        </w:rPr>
        <w:t>36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positions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total,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concentric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388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circles.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small</w:t>
      </w:r>
      <w:r>
        <w:t xml:space="preserve"> </w:t>
      </w:r>
      <w:r>
        <w:rPr>
          <w:spacing w:val="-2"/>
        </w:rPr>
        <w:t>amount</w:t>
      </w:r>
      <w: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jitter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added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each</w:t>
      </w:r>
      <w:r>
        <w:t xml:space="preserve"> </w:t>
      </w:r>
      <w:r>
        <w:rPr>
          <w:spacing w:val="-2"/>
        </w:rPr>
        <w:t>possible</w:t>
      </w:r>
      <w:r>
        <w:rPr>
          <w:spacing w:val="1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389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locations</w:t>
      </w:r>
      <w:r>
        <w:rPr>
          <w:spacing w:val="-7"/>
        </w:rPr>
        <w:t xml:space="preserve"> </w:t>
      </w:r>
      <w:r>
        <w:rPr>
          <w:spacing w:val="-4"/>
        </w:rPr>
        <w:t>less</w:t>
      </w:r>
      <w:r>
        <w:rPr>
          <w:spacing w:val="-8"/>
        </w:rPr>
        <w:t xml:space="preserve"> </w:t>
      </w:r>
      <w:r>
        <w:rPr>
          <w:spacing w:val="-4"/>
        </w:rPr>
        <w:t>predictable.</w:t>
      </w:r>
    </w:p>
    <w:p w:rsidR="00485016" w:rsidRDefault="00C14774">
      <w:pPr>
        <w:tabs>
          <w:tab w:val="left" w:pos="968"/>
        </w:tabs>
        <w:spacing w:before="8"/>
        <w:ind w:left="227"/>
        <w:rPr>
          <w:sz w:val="24"/>
        </w:rPr>
        <w:pPrChange w:id="624" w:author="Hughes, Anna E" w:date="2023-06-19T12:41:00Z">
          <w:pPr>
            <w:tabs>
              <w:tab w:val="left" w:pos="848"/>
            </w:tabs>
            <w:spacing w:before="8"/>
            <w:ind w:left="107"/>
          </w:pPr>
        </w:pPrChange>
      </w:pPr>
      <w:r>
        <w:rPr>
          <w:rFonts w:ascii="Trebuchet MS"/>
          <w:spacing w:val="-5"/>
          <w:sz w:val="12"/>
        </w:rPr>
        <w:t>390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2"/>
          <w:sz w:val="24"/>
        </w:rPr>
        <w:t>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and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types:</w:t>
      </w:r>
      <w:r>
        <w:rPr>
          <w:rFonts w:ascii="Times New Roman"/>
          <w:b/>
          <w:spacing w:val="2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replicate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in</w:t>
      </w:r>
    </w:p>
    <w:p w:rsidR="00485016" w:rsidRDefault="00C14774">
      <w:pPr>
        <w:pStyle w:val="BodyText"/>
      </w:pPr>
      <w:r>
        <w:rPr>
          <w:rFonts w:ascii="Trebuchet MS"/>
          <w:spacing w:val="-4"/>
          <w:sz w:val="12"/>
        </w:rPr>
        <w:t>391</w:t>
      </w:r>
      <w:r>
        <w:rPr>
          <w:rFonts w:ascii="Trebuchet MS"/>
          <w:spacing w:val="36"/>
          <w:sz w:val="12"/>
        </w:rPr>
        <w:t xml:space="preserve">  </w:t>
      </w:r>
      <w:del w:id="625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Buetti</w:delText>
        </w:r>
        <w:r w:rsidR="00F7725C">
          <w:rPr>
            <w:spacing w:val="7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5"/>
          </w:rPr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 w:rsidR="00F7725C">
          <w:rPr>
            <w:spacing w:val="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(2019),</w:delText>
        </w:r>
        <w:r w:rsidR="00FE7979">
          <w:rPr>
            <w:spacing w:val="-4"/>
          </w:rPr>
          <w:fldChar w:fldCharType="end"/>
        </w:r>
      </w:del>
      <w:ins w:id="626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(2019),</w:t>
        </w:r>
        <w:r w:rsidR="00FE7979">
          <w:rPr>
            <w:spacing w:val="-4"/>
          </w:rPr>
          <w:fldChar w:fldCharType="end"/>
        </w:r>
      </w:ins>
      <w:r>
        <w:rPr>
          <w:spacing w:val="9"/>
        </w:rPr>
        <w:t xml:space="preserve"> </w:t>
      </w:r>
      <w:r>
        <w:rPr>
          <w:spacing w:val="-4"/>
        </w:rPr>
        <w:t>apart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6"/>
        </w:rPr>
        <w:t xml:space="preserve"> </w:t>
      </w:r>
      <w:r>
        <w:rPr>
          <w:spacing w:val="-4"/>
        </w:rPr>
        <w:t>that</w:t>
      </w:r>
      <w:r>
        <w:rPr>
          <w:spacing w:val="5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change</w:t>
      </w:r>
      <w:r>
        <w:rPr>
          <w:spacing w:val="6"/>
        </w:rPr>
        <w:t xml:space="preserve"> </w:t>
      </w:r>
      <w:r>
        <w:rPr>
          <w:spacing w:val="-4"/>
        </w:rPr>
        <w:t>one</w:t>
      </w:r>
      <w:r>
        <w:rPr>
          <w:spacing w:val="5"/>
        </w:rPr>
        <w:t xml:space="preserve"> </w:t>
      </w:r>
      <w:r>
        <w:rPr>
          <w:spacing w:val="-4"/>
        </w:rPr>
        <w:t>distractor</w:t>
      </w:r>
      <w:r>
        <w:rPr>
          <w:spacing w:val="5"/>
        </w:rPr>
        <w:t xml:space="preserve"> </w:t>
      </w:r>
      <w:r>
        <w:rPr>
          <w:spacing w:val="-4"/>
        </w:rPr>
        <w:t>colour</w:t>
      </w:r>
      <w:r>
        <w:rPr>
          <w:spacing w:val="6"/>
        </w:rPr>
        <w:t xml:space="preserve"> </w:t>
      </w:r>
      <w:r>
        <w:rPr>
          <w:spacing w:val="-4"/>
        </w:rPr>
        <w:t>(from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392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blue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pink)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allow</w:t>
      </w:r>
      <w:r>
        <w:t xml:space="preserve"> </w:t>
      </w:r>
      <w:r>
        <w:rPr>
          <w:spacing w:val="-4"/>
        </w:rPr>
        <w:t>us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discriminate</w:t>
      </w:r>
      <w:r>
        <w:t xml:space="preserve"> </w:t>
      </w:r>
      <w:r>
        <w:rPr>
          <w:spacing w:val="-4"/>
        </w:rPr>
        <w:t>better</w:t>
      </w:r>
      <w:r>
        <w:t xml:space="preserve"> </w:t>
      </w:r>
      <w:r>
        <w:rPr>
          <w:spacing w:val="-4"/>
        </w:rPr>
        <w:t>between</w:t>
      </w:r>
      <w:r>
        <w:t xml:space="preserve"> </w:t>
      </w:r>
      <w:r>
        <w:rPr>
          <w:spacing w:val="-4"/>
        </w:rPr>
        <w:t>different</w:t>
      </w:r>
      <w:r>
        <w:rPr>
          <w:spacing w:val="1"/>
        </w:rPr>
        <w:t xml:space="preserve">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5"/>
        </w:rPr>
        <w:t>the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lastRenderedPageBreak/>
        <w:t>393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data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2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six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(purple,</w:t>
      </w:r>
      <w:r>
        <w:rPr>
          <w:spacing w:val="-7"/>
        </w:rPr>
        <w:t xml:space="preserve"> </w:t>
      </w:r>
      <w:r>
        <w:rPr>
          <w:spacing w:val="-6"/>
        </w:rPr>
        <w:t>orange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pink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394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distractors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8"/>
        </w:rPr>
        <w:t xml:space="preserve"> </w:t>
      </w:r>
      <w:r>
        <w:rPr>
          <w:w w:val="90"/>
        </w:rPr>
        <w:t>triangle,</w:t>
      </w:r>
      <w:r>
        <w:rPr>
          <w:spacing w:val="30"/>
        </w:rPr>
        <w:t xml:space="preserve"> </w:t>
      </w:r>
      <w:r>
        <w:rPr>
          <w:w w:val="90"/>
        </w:rPr>
        <w:t>circle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diamond</w:t>
      </w:r>
      <w:r>
        <w:rPr>
          <w:spacing w:val="28"/>
        </w:rPr>
        <w:t xml:space="preserve"> </w:t>
      </w:r>
      <w:r>
        <w:rPr>
          <w:w w:val="90"/>
        </w:rPr>
        <w:t>distractors)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nine</w:t>
      </w:r>
      <w:r>
        <w:rPr>
          <w:spacing w:val="28"/>
        </w:rPr>
        <w:t xml:space="preserve"> </w:t>
      </w:r>
      <w:r>
        <w:rPr>
          <w:w w:val="90"/>
        </w:rPr>
        <w:t>double-</w:t>
      </w:r>
      <w:r>
        <w:rPr>
          <w:spacing w:val="-2"/>
          <w:w w:val="90"/>
        </w:rPr>
        <w:t>feature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395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(all</w:t>
      </w:r>
      <w:r>
        <w:rPr>
          <w:spacing w:val="-7"/>
        </w:rPr>
        <w:t xml:space="preserve"> </w:t>
      </w:r>
      <w:r>
        <w:rPr>
          <w:spacing w:val="-6"/>
        </w:rPr>
        <w:t>possible</w:t>
      </w:r>
      <w:r>
        <w:rPr>
          <w:spacing w:val="-7"/>
        </w:rPr>
        <w:t xml:space="preserve"> </w:t>
      </w:r>
      <w:r>
        <w:rPr>
          <w:spacing w:val="-6"/>
        </w:rPr>
        <w:t>pairings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conditions).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al-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396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ways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red</w:t>
      </w:r>
      <w:r>
        <w:rPr>
          <w:spacing w:val="-5"/>
        </w:rPr>
        <w:t xml:space="preserve"> </w:t>
      </w:r>
      <w:r>
        <w:rPr>
          <w:spacing w:val="-6"/>
        </w:rPr>
        <w:t>semicircle,</w:t>
      </w:r>
      <w:r>
        <w:rPr>
          <w:spacing w:val="-5"/>
        </w:rPr>
        <w:t xml:space="preserve"> </w:t>
      </w:r>
      <w:r>
        <w:rPr>
          <w:spacing w:val="-6"/>
        </w:rPr>
        <w:t>except</w:t>
      </w:r>
      <w:r>
        <w:rPr>
          <w:spacing w:val="-5"/>
        </w:rPr>
        <w:t xml:space="preserve"> </w:t>
      </w:r>
      <w:r>
        <w:rPr>
          <w:spacing w:val="-6"/>
        </w:rPr>
        <w:t>in the</w:t>
      </w:r>
      <w:r>
        <w:rPr>
          <w:spacing w:val="-5"/>
        </w:rPr>
        <w:t xml:space="preserve"> </w:t>
      </w:r>
      <w:r>
        <w:rPr>
          <w:spacing w:val="-6"/>
        </w:rPr>
        <w:t>trials</w:t>
      </w:r>
      <w:r>
        <w:rPr>
          <w:spacing w:val="-5"/>
        </w:rPr>
        <w:t xml:space="preserve"> </w:t>
      </w:r>
      <w:r>
        <w:rPr>
          <w:spacing w:val="-6"/>
        </w:rPr>
        <w:t>where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single-feature</w:t>
      </w:r>
    </w:p>
    <w:p w:rsidR="00485016" w:rsidRDefault="00485016">
      <w:p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627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C14774">
      <w:pPr>
        <w:pStyle w:val="BodyText"/>
        <w:spacing w:before="238"/>
      </w:pPr>
      <w:r>
        <w:rPr>
          <w:rFonts w:ascii="Trebuchet MS"/>
          <w:spacing w:val="-6"/>
          <w:sz w:val="12"/>
        </w:rPr>
        <w:t>397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1"/>
        </w:rPr>
        <w:t xml:space="preserve"> </w:t>
      </w:r>
      <w:r>
        <w:rPr>
          <w:spacing w:val="-6"/>
        </w:rPr>
        <w:t>(triangles,</w:t>
      </w:r>
      <w:r>
        <w:rPr>
          <w:spacing w:val="-1"/>
        </w:rPr>
        <w:t xml:space="preserve"> </w:t>
      </w:r>
      <w:r>
        <w:rPr>
          <w:spacing w:val="-6"/>
        </w:rPr>
        <w:t>circles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diamonds)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case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white</w:t>
      </w:r>
      <w:r>
        <w:rPr>
          <w:spacing w:val="-2"/>
        </w:rPr>
        <w:t xml:space="preserve"> </w:t>
      </w:r>
      <w:r>
        <w:rPr>
          <w:spacing w:val="-6"/>
        </w:rPr>
        <w:t>semi-</w:t>
      </w:r>
    </w:p>
    <w:p w:rsidR="00485016" w:rsidRDefault="00C14774">
      <w:pPr>
        <w:spacing w:before="7"/>
        <w:ind w:left="227"/>
        <w:rPr>
          <w:sz w:val="24"/>
        </w:rPr>
        <w:pPrChange w:id="628" w:author="Hughes, Anna E" w:date="2023-06-19T12:41:00Z">
          <w:pPr>
            <w:spacing w:before="7"/>
            <w:ind w:left="107"/>
          </w:pPr>
        </w:pPrChange>
      </w:pPr>
      <w:r>
        <w:rPr>
          <w:rFonts w:ascii="Trebuchet MS"/>
          <w:sz w:val="12"/>
        </w:rPr>
        <w:t>398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circle.</w:t>
      </w:r>
    </w:p>
    <w:p w:rsidR="00485016" w:rsidRDefault="00C14774">
      <w:pPr>
        <w:pStyle w:val="BodyText"/>
        <w:tabs>
          <w:tab w:val="left" w:pos="968"/>
        </w:tabs>
        <w:spacing w:before="8"/>
        <w:pPrChange w:id="629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399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6"/>
        </w:rPr>
        <w:t>Set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  <w:spacing w:val="-6"/>
        </w:rPr>
        <w:t xml:space="preserve">sizes: </w:t>
      </w:r>
      <w:r>
        <w:rPr>
          <w:spacing w:val="-6"/>
        </w:rPr>
        <w:t>we will run</w:t>
      </w:r>
      <w:r>
        <w:rPr>
          <w:spacing w:val="-7"/>
        </w:rPr>
        <w:t xml:space="preserve"> </w:t>
      </w:r>
      <w:r>
        <w:rPr>
          <w:spacing w:val="-6"/>
        </w:rPr>
        <w:t>all the distractor set</w:t>
      </w:r>
      <w:r>
        <w:rPr>
          <w:spacing w:val="-7"/>
        </w:rPr>
        <w:t xml:space="preserve"> </w:t>
      </w:r>
      <w:r>
        <w:rPr>
          <w:spacing w:val="-6"/>
        </w:rPr>
        <w:t>sizes used in</w:t>
      </w:r>
      <w:r>
        <w:rPr>
          <w:spacing w:val="-7"/>
        </w:rPr>
        <w:t xml:space="preserve"> </w:t>
      </w:r>
      <w:del w:id="630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Buetti et al.</w:delText>
        </w:r>
        <w:r w:rsidR="00FE7979">
          <w:rPr>
            <w:spacing w:val="-6"/>
          </w:rPr>
          <w:fldChar w:fldCharType="end"/>
        </w:r>
      </w:del>
      <w:ins w:id="631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 et al.</w:t>
        </w:r>
        <w:r w:rsidR="00FE7979">
          <w:rPr>
            <w:spacing w:val="-6"/>
          </w:rPr>
          <w:fldChar w:fldCharType="end"/>
        </w:r>
      </w:ins>
      <w:r>
        <w:rPr>
          <w:spacing w:val="-6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632" w:author="Hughes, Anna E" w:date="2023-06-19T12:41:00Z">
        <w:r w:rsidR="00FE7979">
          <w:delInstrText>bookmark27</w:delInstrText>
        </w:r>
      </w:del>
      <w:ins w:id="633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(2019)</w:t>
      </w:r>
      <w:r w:rsidR="00FE7979">
        <w:rPr>
          <w:spacing w:val="-6"/>
        </w:rPr>
        <w:fldChar w:fldCharType="end"/>
      </w:r>
      <w:r>
        <w:rPr>
          <w:spacing w:val="-7"/>
        </w:rPr>
        <w:t xml:space="preserve"> </w:t>
      </w:r>
      <w:r>
        <w:rPr>
          <w:spacing w:val="-6"/>
        </w:rPr>
        <w:t>(1,</w:t>
      </w:r>
    </w:p>
    <w:p w:rsidR="00485016" w:rsidRDefault="00C14774">
      <w:pPr>
        <w:pStyle w:val="BodyText"/>
      </w:pPr>
      <w:r>
        <w:rPr>
          <w:rFonts w:ascii="Trebuchet MS" w:hAnsi="Trebuchet MS"/>
          <w:spacing w:val="-2"/>
          <w:sz w:val="12"/>
        </w:rPr>
        <w:t>400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2"/>
        </w:rPr>
        <w:t>4,</w:t>
      </w:r>
      <w:r>
        <w:rPr>
          <w:spacing w:val="-5"/>
        </w:rPr>
        <w:t xml:space="preserve"> </w:t>
      </w:r>
      <w:r>
        <w:rPr>
          <w:spacing w:val="-2"/>
        </w:rPr>
        <w:t>9,</w:t>
      </w:r>
      <w:r>
        <w:rPr>
          <w:spacing w:val="-5"/>
        </w:rPr>
        <w:t xml:space="preserve"> </w:t>
      </w:r>
      <w:r>
        <w:rPr>
          <w:spacing w:val="-2"/>
        </w:rPr>
        <w:t>19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31).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6"/>
        </w:rPr>
        <w:t xml:space="preserve"> </w:t>
      </w:r>
      <w:r>
        <w:rPr>
          <w:spacing w:val="-2"/>
        </w:rPr>
        <w:t>run</w:t>
      </w:r>
      <w:r>
        <w:rPr>
          <w:spacing w:val="-6"/>
        </w:rPr>
        <w:t xml:space="preserve"> </w:t>
      </w:r>
      <w:r>
        <w:rPr>
          <w:spacing w:val="-2"/>
        </w:rPr>
        <w:t>target-only</w:t>
      </w:r>
      <w:r>
        <w:rPr>
          <w:spacing w:val="-7"/>
        </w:rPr>
        <w:t xml:space="preserve"> </w:t>
      </w:r>
      <w:r>
        <w:rPr>
          <w:spacing w:val="-2"/>
        </w:rPr>
        <w:t>’zero</w:t>
      </w:r>
      <w:r>
        <w:rPr>
          <w:spacing w:val="-6"/>
        </w:rPr>
        <w:t xml:space="preserve"> </w:t>
      </w:r>
      <w:r>
        <w:rPr>
          <w:spacing w:val="-2"/>
        </w:rPr>
        <w:t>distractor’</w:t>
      </w:r>
      <w:r>
        <w:rPr>
          <w:spacing w:val="-6"/>
        </w:rPr>
        <w:t xml:space="preserve"> </w:t>
      </w:r>
      <w:r>
        <w:rPr>
          <w:spacing w:val="-2"/>
        </w:rPr>
        <w:t>trials</w:t>
      </w:r>
      <w:r>
        <w:rPr>
          <w:spacing w:val="-6"/>
        </w:rPr>
        <w:t xml:space="preserve"> </w:t>
      </w:r>
      <w:r>
        <w:rPr>
          <w:spacing w:val="-2"/>
        </w:rPr>
        <w:t>(60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total,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401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with</w:t>
      </w:r>
      <w:r>
        <w:rPr>
          <w:spacing w:val="5"/>
        </w:rPr>
        <w:t xml:space="preserve"> </w:t>
      </w:r>
      <w:r>
        <w:rPr>
          <w:spacing w:val="-4"/>
        </w:rPr>
        <w:t>12</w:t>
      </w:r>
      <w:r>
        <w:rPr>
          <w:spacing w:val="5"/>
        </w:rPr>
        <w:t xml:space="preserve"> </w:t>
      </w:r>
      <w:r>
        <w:rPr>
          <w:spacing w:val="-4"/>
        </w:rPr>
        <w:t>being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white</w:t>
      </w:r>
      <w:r>
        <w:rPr>
          <w:spacing w:val="5"/>
        </w:rPr>
        <w:t xml:space="preserve"> </w:t>
      </w:r>
      <w:r>
        <w:rPr>
          <w:spacing w:val="-4"/>
        </w:rPr>
        <w:t>semicircle</w:t>
      </w:r>
      <w:r>
        <w:rPr>
          <w:spacing w:val="5"/>
        </w:rPr>
        <w:t xml:space="preserve"> </w:t>
      </w:r>
      <w:r>
        <w:rPr>
          <w:spacing w:val="-4"/>
        </w:rPr>
        <w:t>target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remainder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red</w:t>
      </w:r>
      <w:r>
        <w:rPr>
          <w:spacing w:val="5"/>
        </w:rPr>
        <w:t xml:space="preserve"> </w:t>
      </w:r>
      <w:r>
        <w:rPr>
          <w:spacing w:val="-4"/>
        </w:rPr>
        <w:t>semicircle</w:t>
      </w:r>
    </w:p>
    <w:p w:rsidR="00485016" w:rsidRDefault="00C14774">
      <w:pPr>
        <w:spacing w:before="8"/>
        <w:ind w:left="227"/>
        <w:rPr>
          <w:sz w:val="24"/>
        </w:rPr>
        <w:pPrChange w:id="634" w:author="Hughes, Anna E" w:date="2023-06-19T12:41:00Z">
          <w:pPr>
            <w:spacing w:before="8"/>
            <w:ind w:left="107"/>
          </w:pPr>
        </w:pPrChange>
      </w:pPr>
      <w:r>
        <w:rPr>
          <w:rFonts w:ascii="Trebuchet MS"/>
          <w:sz w:val="12"/>
        </w:rPr>
        <w:t>402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target).</w:t>
      </w:r>
    </w:p>
    <w:p w:rsidR="00485016" w:rsidRDefault="00C14774">
      <w:pPr>
        <w:pStyle w:val="BodyText"/>
        <w:tabs>
          <w:tab w:val="left" w:pos="968"/>
        </w:tabs>
        <w:spacing w:line="247" w:lineRule="exact"/>
        <w:pPrChange w:id="635" w:author="Hughes, Anna E" w:date="2023-06-19T12:41:00Z">
          <w:pPr>
            <w:pStyle w:val="BodyText"/>
            <w:tabs>
              <w:tab w:val="left" w:pos="848"/>
            </w:tabs>
            <w:spacing w:line="247" w:lineRule="exact"/>
          </w:pPr>
        </w:pPrChange>
      </w:pPr>
      <w:r>
        <w:rPr>
          <w:rFonts w:ascii="Trebuchet MS"/>
          <w:spacing w:val="-5"/>
          <w:sz w:val="12"/>
        </w:rPr>
        <w:t>403</w:t>
      </w:r>
      <w:r>
        <w:rPr>
          <w:rFonts w:ascii="Trebuchet MS"/>
          <w:sz w:val="12"/>
        </w:rPr>
        <w:tab/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experiments</w:t>
      </w:r>
      <w:r>
        <w:rPr>
          <w:spacing w:val="-1"/>
        </w:rPr>
        <w:t xml:space="preserve"> </w:t>
      </w:r>
      <w:r>
        <w:rPr>
          <w:spacing w:val="-6"/>
        </w:rPr>
        <w:t>were</w:t>
      </w:r>
      <w:r>
        <w:rPr>
          <w:spacing w:val="-1"/>
        </w:rPr>
        <w:t xml:space="preserve"> </w:t>
      </w:r>
      <w:r>
        <w:rPr>
          <w:spacing w:val="-6"/>
        </w:rPr>
        <w:t>programmed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PsychoPy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Pavlovia</w:t>
      </w:r>
      <w:r>
        <w:rPr>
          <w:spacing w:val="-1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636" w:author="Hughes, Anna E" w:date="2023-06-19T12:41:00Z">
        <w:r w:rsidR="00FE7979">
          <w:delInstrText>bookmark69</w:delInstrText>
        </w:r>
      </w:del>
      <w:ins w:id="637" w:author="Hughes, Anna E" w:date="2023-06-19T12:41:00Z">
        <w:r w:rsidR="00FE7979">
          <w:instrText>bookmark72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(Peirce</w:t>
      </w:r>
      <w:r>
        <w:rPr>
          <w:spacing w:val="-1"/>
        </w:rPr>
        <w:t xml:space="preserve"> </w:t>
      </w:r>
      <w:r>
        <w:rPr>
          <w:spacing w:val="-6"/>
        </w:rPr>
        <w:t>et</w:t>
      </w:r>
      <w:r>
        <w:rPr>
          <w:spacing w:val="-2"/>
        </w:rPr>
        <w:t xml:space="preserve"> </w:t>
      </w:r>
      <w:r>
        <w:rPr>
          <w:spacing w:val="-6"/>
        </w:rPr>
        <w:t>al.,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  <w:spacing w:before="0" w:line="351" w:lineRule="exact"/>
      </w:pPr>
      <w:del w:id="638" w:author="Hughes, Anna E" w:date="2023-06-19T12:41:00Z">
        <w:r>
          <w:rPr>
            <w:rFonts w:ascii="Trebuchet MS" w:hAnsi="Trebuchet MS"/>
            <w:spacing w:val="-8"/>
            <w:sz w:val="12"/>
          </w:rPr>
          <w:delText>404</w:delText>
        </w:r>
        <w:r>
          <w:rPr>
            <w:rFonts w:ascii="Trebuchet MS" w:hAnsi="Trebuchet MS"/>
            <w:spacing w:val="42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"_bookmark69" </w:delInstrText>
        </w:r>
        <w:r w:rsidR="00FE7979">
          <w:fldChar w:fldCharType="separate"/>
        </w:r>
        <w:r>
          <w:rPr>
            <w:spacing w:val="-8"/>
          </w:rPr>
          <w:delText>2019).</w:delText>
        </w:r>
        <w:r w:rsidR="00FE7979">
          <w:rPr>
            <w:spacing w:val="-8"/>
          </w:rPr>
          <w:fldChar w:fldCharType="end"/>
        </w:r>
      </w:del>
      <w:ins w:id="639" w:author="Hughes, Anna E" w:date="2023-06-19T12:41:00Z">
        <w:r w:rsidR="00C14774">
          <w:rPr>
            <w:rFonts w:ascii="Trebuchet MS" w:hAnsi="Trebuchet MS"/>
            <w:spacing w:val="-8"/>
            <w:sz w:val="12"/>
          </w:rPr>
          <w:t>404</w:t>
        </w:r>
        <w:r w:rsidR="00C14774">
          <w:rPr>
            <w:rFonts w:ascii="Trebuchet MS" w:hAnsi="Trebuchet MS"/>
            <w:spacing w:val="42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"_bookmark72" </w:instrText>
        </w:r>
        <w:r w:rsidR="00FE7979">
          <w:fldChar w:fldCharType="separate"/>
        </w:r>
        <w:r w:rsidR="00C14774">
          <w:rPr>
            <w:spacing w:val="-8"/>
          </w:rPr>
          <w:t>2019).</w:t>
        </w:r>
        <w:r w:rsidR="00FE7979">
          <w:rPr>
            <w:spacing w:val="-8"/>
          </w:rPr>
          <w:fldChar w:fldCharType="end"/>
        </w:r>
      </w:ins>
      <w:r w:rsidR="00C14774">
        <w:rPr>
          <w:spacing w:val="11"/>
        </w:rPr>
        <w:t xml:space="preserve"> </w:t>
      </w:r>
      <w:r w:rsidR="00C14774">
        <w:rPr>
          <w:spacing w:val="-8"/>
        </w:rPr>
        <w:t>Stimuli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were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pre-made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to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generate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search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array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images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with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1920</w:t>
      </w:r>
      <w:r w:rsidR="00C14774">
        <w:rPr>
          <w:spacing w:val="-3"/>
        </w:rPr>
        <w:t xml:space="preserve"> </w:t>
      </w:r>
      <w:r w:rsidR="00C14774">
        <w:rPr>
          <w:rFonts w:ascii="Meiryo UI" w:hAnsi="Meiryo UI"/>
          <w:i/>
          <w:spacing w:val="-8"/>
        </w:rPr>
        <w:t>×</w:t>
      </w:r>
      <w:r w:rsidR="00C14774">
        <w:rPr>
          <w:rFonts w:ascii="Meiryo UI" w:hAnsi="Meiryo UI"/>
          <w:i/>
          <w:spacing w:val="-22"/>
        </w:rPr>
        <w:t xml:space="preserve"> </w:t>
      </w:r>
      <w:r w:rsidR="00C14774">
        <w:rPr>
          <w:spacing w:val="-8"/>
        </w:rPr>
        <w:t>1080</w:t>
      </w:r>
    </w:p>
    <w:p w:rsidR="00485016" w:rsidRDefault="00C14774">
      <w:pPr>
        <w:spacing w:line="261" w:lineRule="exact"/>
        <w:ind w:left="227"/>
        <w:rPr>
          <w:sz w:val="24"/>
        </w:rPr>
        <w:pPrChange w:id="640" w:author="Hughes, Anna E" w:date="2023-06-19T12:41:00Z">
          <w:pPr>
            <w:spacing w:line="261" w:lineRule="exact"/>
            <w:ind w:left="107"/>
          </w:pPr>
        </w:pPrChange>
      </w:pPr>
      <w:r>
        <w:rPr>
          <w:rFonts w:ascii="Trebuchet MS"/>
          <w:sz w:val="12"/>
        </w:rPr>
        <w:t>405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resolution.</w:t>
      </w:r>
    </w:p>
    <w:p w:rsidR="00485016" w:rsidRDefault="00C14774">
      <w:pPr>
        <w:spacing w:before="246"/>
        <w:ind w:left="227"/>
        <w:rPr>
          <w:rFonts w:ascii="Times New Roman"/>
          <w:i/>
          <w:sz w:val="24"/>
        </w:rPr>
        <w:pPrChange w:id="641" w:author="Hughes, Anna E" w:date="2023-06-19T12:41:00Z">
          <w:pPr>
            <w:spacing w:before="246"/>
            <w:ind w:left="107"/>
          </w:pPr>
        </w:pPrChange>
      </w:pPr>
      <w:r>
        <w:rPr>
          <w:rFonts w:ascii="Trebuchet MS"/>
          <w:sz w:val="12"/>
        </w:rPr>
        <w:t>406</w:t>
      </w:r>
      <w:r>
        <w:rPr>
          <w:rFonts w:ascii="Trebuchet MS"/>
          <w:spacing w:val="159"/>
          <w:sz w:val="12"/>
        </w:rPr>
        <w:t xml:space="preserve"> </w:t>
      </w:r>
      <w:bookmarkStart w:id="642" w:name="Procedure"/>
      <w:bookmarkEnd w:id="642"/>
      <w:r>
        <w:rPr>
          <w:rFonts w:ascii="Times New Roman"/>
          <w:i/>
          <w:sz w:val="24"/>
        </w:rPr>
        <w:t>4.3.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Procedure</w:t>
      </w:r>
    </w:p>
    <w:p w:rsidR="00485016" w:rsidRDefault="00C14774">
      <w:pPr>
        <w:pStyle w:val="BodyText"/>
        <w:tabs>
          <w:tab w:val="left" w:pos="968"/>
        </w:tabs>
        <w:spacing w:before="63"/>
        <w:pPrChange w:id="643" w:author="Hughes, Anna E" w:date="2023-06-19T12:41:00Z">
          <w:pPr>
            <w:pStyle w:val="BodyText"/>
            <w:tabs>
              <w:tab w:val="left" w:pos="848"/>
            </w:tabs>
            <w:spacing w:before="63"/>
          </w:pPr>
        </w:pPrChange>
      </w:pPr>
      <w:r>
        <w:rPr>
          <w:rFonts w:ascii="Trebuchet MS"/>
          <w:spacing w:val="-5"/>
          <w:sz w:val="12"/>
        </w:rPr>
        <w:t>407</w:t>
      </w:r>
      <w:r>
        <w:rPr>
          <w:rFonts w:ascii="Trebuchet MS"/>
          <w:sz w:val="12"/>
        </w:rPr>
        <w:tab/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will complete the experiment</w:t>
      </w:r>
      <w:r>
        <w:rPr>
          <w:spacing w:val="-7"/>
        </w:rPr>
        <w:t xml:space="preserve"> </w:t>
      </w:r>
      <w:r>
        <w:rPr>
          <w:spacing w:val="-6"/>
        </w:rPr>
        <w:t>in the laboratory,</w:t>
      </w:r>
      <w:r>
        <w:rPr>
          <w:spacing w:val="-5"/>
        </w:rPr>
        <w:t xml:space="preserve"> </w:t>
      </w:r>
      <w:r>
        <w:rPr>
          <w:spacing w:val="-6"/>
        </w:rPr>
        <w:t>sitting at</w:t>
      </w:r>
      <w:r>
        <w:rPr>
          <w:spacing w:val="-7"/>
        </w:rPr>
        <w:t xml:space="preserve"> </w:t>
      </w:r>
      <w:r>
        <w:rPr>
          <w:spacing w:val="-6"/>
        </w:rPr>
        <w:t>a view-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408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45cm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screen</w:t>
      </w:r>
      <w:r>
        <w:rPr>
          <w:spacing w:val="-5"/>
        </w:rPr>
        <w:t xml:space="preserve"> </w:t>
      </w:r>
      <w:r>
        <w:rPr>
          <w:spacing w:val="-2"/>
        </w:rPr>
        <w:t>(viewing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fixed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using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2"/>
          <w:sz w:val="12"/>
        </w:rPr>
        <w:t>409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chin</w:t>
      </w:r>
      <w:r>
        <w:rPr>
          <w:spacing w:val="4"/>
        </w:rPr>
        <w:t xml:space="preserve"> </w:t>
      </w:r>
      <w:r>
        <w:rPr>
          <w:spacing w:val="-2"/>
        </w:rPr>
        <w:t>rest).</w:t>
      </w:r>
      <w:r>
        <w:rPr>
          <w:spacing w:val="45"/>
        </w:rPr>
        <w:t xml:space="preserve">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fixation</w:t>
      </w:r>
      <w:r>
        <w:rPr>
          <w:spacing w:val="3"/>
        </w:rPr>
        <w:t xml:space="preserve"> </w:t>
      </w:r>
      <w:r>
        <w:rPr>
          <w:spacing w:val="-2"/>
        </w:rPr>
        <w:t>cross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4"/>
        </w:rPr>
        <w:t xml:space="preserve"> </w:t>
      </w:r>
      <w:r>
        <w:rPr>
          <w:spacing w:val="-2"/>
        </w:rPr>
        <w:t>viewing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search</w:t>
      </w:r>
      <w:r>
        <w:rPr>
          <w:spacing w:val="5"/>
        </w:rPr>
        <w:t xml:space="preserve"> </w:t>
      </w:r>
      <w:r>
        <w:rPr>
          <w:spacing w:val="-2"/>
        </w:rPr>
        <w:t>array:</w:t>
      </w:r>
      <w:r>
        <w:rPr>
          <w:spacing w:val="29"/>
        </w:rPr>
        <w:t xml:space="preserve"> </w:t>
      </w:r>
      <w:r>
        <w:rPr>
          <w:spacing w:val="-4"/>
        </w:rPr>
        <w:t>they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410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press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space</w:t>
      </w:r>
      <w:r>
        <w:rPr>
          <w:spacing w:val="-2"/>
        </w:rPr>
        <w:t xml:space="preserve"> </w:t>
      </w:r>
      <w:r>
        <w:rPr>
          <w:spacing w:val="-6"/>
        </w:rPr>
        <w:t>bar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continue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trial.</w:t>
      </w:r>
      <w:r>
        <w:rPr>
          <w:spacing w:val="12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told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search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411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for the target among</w:t>
      </w:r>
      <w:r>
        <w:rPr>
          <w:spacing w:val="-7"/>
        </w:rPr>
        <w:t xml:space="preserve"> </w:t>
      </w:r>
      <w:r>
        <w:rPr>
          <w:spacing w:val="-6"/>
        </w:rPr>
        <w:t>distractors (either a</w:t>
      </w:r>
      <w:r>
        <w:rPr>
          <w:spacing w:val="-7"/>
        </w:rPr>
        <w:t xml:space="preserve"> </w:t>
      </w:r>
      <w:r>
        <w:rPr>
          <w:spacing w:val="-6"/>
        </w:rPr>
        <w:t>red semicircle or a</w:t>
      </w:r>
      <w:r>
        <w:rPr>
          <w:spacing w:val="-7"/>
        </w:rPr>
        <w:t xml:space="preserve"> </w:t>
      </w:r>
      <w:r>
        <w:rPr>
          <w:spacing w:val="-6"/>
        </w:rPr>
        <w:t>white semicircle,</w:t>
      </w:r>
      <w:r>
        <w:rPr>
          <w:spacing w:val="-5"/>
        </w:rPr>
        <w:t xml:space="preserve"> </w:t>
      </w:r>
      <w:r>
        <w:rPr>
          <w:spacing w:val="-6"/>
        </w:rPr>
        <w:t>de-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412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pending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block)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report</w:t>
      </w:r>
      <w:r>
        <w:rPr>
          <w:spacing w:val="-7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points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left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right,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413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pressing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left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right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box</w:t>
      </w:r>
      <w:r>
        <w:rPr>
          <w:spacing w:val="-5"/>
        </w:rPr>
        <w:t xml:space="preserve"> </w:t>
      </w:r>
      <w:r>
        <w:rPr>
          <w:spacing w:val="-6"/>
        </w:rPr>
        <w:t>(Cedrus</w:t>
      </w:r>
      <w:r>
        <w:rPr>
          <w:spacing w:val="-4"/>
        </w:rPr>
        <w:t xml:space="preserve"> </w:t>
      </w:r>
      <w:r>
        <w:rPr>
          <w:spacing w:val="-6"/>
        </w:rPr>
        <w:t>RB-540).</w:t>
      </w:r>
      <w:r>
        <w:rPr>
          <w:spacing w:val="8"/>
        </w:rPr>
        <w:t xml:space="preserve"> </w:t>
      </w:r>
      <w:r>
        <w:rPr>
          <w:spacing w:val="-6"/>
        </w:rPr>
        <w:t>They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414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first</w:t>
      </w:r>
      <w:r>
        <w:rPr>
          <w:spacing w:val="6"/>
        </w:rPr>
        <w:t xml:space="preserve"> </w:t>
      </w:r>
      <w:r>
        <w:rPr>
          <w:w w:val="90"/>
        </w:rPr>
        <w:t>complete</w:t>
      </w:r>
      <w:r>
        <w:rPr>
          <w:spacing w:val="6"/>
        </w:rPr>
        <w:t xml:space="preserve"> </w:t>
      </w:r>
      <w:r>
        <w:rPr>
          <w:w w:val="90"/>
        </w:rPr>
        <w:t>16</w:t>
      </w:r>
      <w:r>
        <w:rPr>
          <w:spacing w:val="6"/>
        </w:rPr>
        <w:t xml:space="preserve"> </w:t>
      </w:r>
      <w:r>
        <w:rPr>
          <w:w w:val="90"/>
        </w:rPr>
        <w:t>practice</w:t>
      </w:r>
      <w:r>
        <w:rPr>
          <w:spacing w:val="6"/>
        </w:rPr>
        <w:t xml:space="preserve"> </w:t>
      </w:r>
      <w:r>
        <w:rPr>
          <w:w w:val="90"/>
        </w:rPr>
        <w:t>trials</w:t>
      </w:r>
      <w:r>
        <w:rPr>
          <w:spacing w:val="6"/>
        </w:rPr>
        <w:t xml:space="preserve"> </w:t>
      </w:r>
      <w:r>
        <w:rPr>
          <w:w w:val="90"/>
        </w:rPr>
        <w:t>where</w:t>
      </w:r>
      <w:r>
        <w:rPr>
          <w:spacing w:val="6"/>
        </w:rPr>
        <w:t xml:space="preserve"> </w:t>
      </w:r>
      <w:r>
        <w:rPr>
          <w:w w:val="90"/>
        </w:rPr>
        <w:t>they</w:t>
      </w:r>
      <w:r>
        <w:rPr>
          <w:spacing w:val="6"/>
        </w:rPr>
        <w:t xml:space="preserve">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receive</w:t>
      </w:r>
      <w:r>
        <w:rPr>
          <w:spacing w:val="6"/>
        </w:rPr>
        <w:t xml:space="preserve"> </w:t>
      </w:r>
      <w:r>
        <w:rPr>
          <w:w w:val="90"/>
        </w:rPr>
        <w:t>feedback</w:t>
      </w:r>
      <w:r>
        <w:rPr>
          <w:spacing w:val="6"/>
        </w:rPr>
        <w:t xml:space="preserve"> </w:t>
      </w:r>
      <w:r>
        <w:rPr>
          <w:spacing w:val="-2"/>
          <w:w w:val="90"/>
        </w:rPr>
        <w:t>immediately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415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after</w:t>
      </w:r>
      <w:r>
        <w:rPr>
          <w:spacing w:val="5"/>
        </w:rPr>
        <w:t xml:space="preserve"> </w:t>
      </w:r>
      <w:r>
        <w:rPr>
          <w:w w:val="90"/>
        </w:rPr>
        <w:t>completing</w:t>
      </w:r>
      <w:r>
        <w:rPr>
          <w:spacing w:val="4"/>
        </w:rPr>
        <w:t xml:space="preserve"> </w:t>
      </w:r>
      <w:r>
        <w:rPr>
          <w:w w:val="90"/>
        </w:rPr>
        <w:t>each</w:t>
      </w:r>
      <w:r>
        <w:rPr>
          <w:spacing w:val="4"/>
        </w:rPr>
        <w:t xml:space="preserve"> </w:t>
      </w:r>
      <w:r>
        <w:rPr>
          <w:w w:val="90"/>
        </w:rPr>
        <w:t>trial.</w:t>
      </w:r>
      <w:r>
        <w:rPr>
          <w:spacing w:val="28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real</w:t>
      </w:r>
      <w:r>
        <w:rPr>
          <w:spacing w:val="4"/>
        </w:rPr>
        <w:t xml:space="preserve"> </w:t>
      </w:r>
      <w:r>
        <w:rPr>
          <w:w w:val="90"/>
        </w:rPr>
        <w:t>experimental</w:t>
      </w:r>
      <w:r>
        <w:rPr>
          <w:spacing w:val="5"/>
        </w:rPr>
        <w:t xml:space="preserve"> </w:t>
      </w:r>
      <w:r>
        <w:rPr>
          <w:w w:val="90"/>
        </w:rPr>
        <w:t>trials,</w:t>
      </w:r>
      <w:r>
        <w:rPr>
          <w:spacing w:val="6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will</w:t>
      </w:r>
      <w:r>
        <w:rPr>
          <w:spacing w:val="5"/>
        </w:rPr>
        <w:t xml:space="preserve"> </w:t>
      </w:r>
      <w:r>
        <w:rPr>
          <w:spacing w:val="-2"/>
          <w:w w:val="90"/>
        </w:rPr>
        <w:t>receive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416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feedback</w:t>
      </w:r>
      <w: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average</w:t>
      </w:r>
      <w:r>
        <w:rPr>
          <w:spacing w:val="-2"/>
        </w:rPr>
        <w:t xml:space="preserve"> </w:t>
      </w:r>
      <w:r>
        <w:rPr>
          <w:spacing w:val="-6"/>
        </w:rPr>
        <w:t>accuracy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after</w:t>
      </w:r>
      <w:r>
        <w:rPr>
          <w:spacing w:val="-1"/>
        </w:rPr>
        <w:t xml:space="preserve"> </w:t>
      </w:r>
      <w:r>
        <w:rPr>
          <w:spacing w:val="-6"/>
        </w:rPr>
        <w:t>each</w:t>
      </w:r>
      <w:r>
        <w:rPr>
          <w:spacing w:val="-2"/>
        </w:rPr>
        <w:t xml:space="preserve"> </w:t>
      </w:r>
      <w:r>
        <w:rPr>
          <w:spacing w:val="-6"/>
        </w:rPr>
        <w:t>block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320</w:t>
      </w:r>
      <w:r>
        <w:rPr>
          <w:spacing w:val="-1"/>
        </w:rPr>
        <w:t xml:space="preserve"> </w:t>
      </w:r>
      <w:r>
        <w:rPr>
          <w:spacing w:val="-6"/>
        </w:rPr>
        <w:t>tri-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417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als.</w:t>
      </w:r>
      <w:r>
        <w:rPr>
          <w:spacing w:val="5"/>
        </w:rPr>
        <w:t xml:space="preserve"> </w:t>
      </w:r>
      <w:r>
        <w:rPr>
          <w:spacing w:val="-4"/>
        </w:rPr>
        <w:t>Participants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8"/>
        </w:rPr>
        <w:t xml:space="preserve"> </w:t>
      </w:r>
      <w:r>
        <w:rPr>
          <w:spacing w:val="-4"/>
        </w:rPr>
        <w:t>complete</w:t>
      </w:r>
      <w:r>
        <w:rPr>
          <w:spacing w:val="-8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blocks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(1600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overall</w:t>
      </w:r>
      <w:r>
        <w:rPr>
          <w:spacing w:val="-8"/>
        </w:rPr>
        <w:t xml:space="preserve"> </w:t>
      </w:r>
      <w:r>
        <w:rPr>
          <w:spacing w:val="-4"/>
        </w:rPr>
        <w:t>i.e.</w:t>
      </w:r>
      <w:r>
        <w:rPr>
          <w:spacing w:val="4"/>
        </w:rPr>
        <w:t xml:space="preserve"> </w:t>
      </w:r>
      <w:r>
        <w:rPr>
          <w:spacing w:val="-4"/>
        </w:rPr>
        <w:t>320</w:t>
      </w:r>
      <w:r>
        <w:rPr>
          <w:spacing w:val="-8"/>
        </w:rPr>
        <w:t xml:space="preserve"> </w:t>
      </w:r>
      <w:r>
        <w:rPr>
          <w:spacing w:val="-4"/>
        </w:rPr>
        <w:t>trials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418</w:t>
      </w:r>
      <w:r>
        <w:rPr>
          <w:rFonts w:ascii="Trebuchet MS"/>
          <w:spacing w:val="61"/>
          <w:sz w:val="12"/>
        </w:rPr>
        <w:t xml:space="preserve">  </w:t>
      </w:r>
      <w:r>
        <w:rPr>
          <w:spacing w:val="-8"/>
        </w:rPr>
        <w:t>in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experiments,</w:t>
      </w:r>
      <w:r>
        <w:rPr>
          <w:spacing w:val="-1"/>
        </w:rPr>
        <w:t xml:space="preserve"> </w:t>
      </w:r>
      <w:r>
        <w:rPr>
          <w:spacing w:val="-8"/>
        </w:rPr>
        <w:t>consisting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set</w:t>
      </w:r>
      <w:r>
        <w:rPr>
          <w:spacing w:val="-3"/>
        </w:rPr>
        <w:t xml:space="preserve"> </w:t>
      </w:r>
      <w:r>
        <w:rPr>
          <w:spacing w:val="-8"/>
        </w:rPr>
        <w:t>sizes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3</w:t>
      </w:r>
      <w:r>
        <w:rPr>
          <w:spacing w:val="-3"/>
        </w:rPr>
        <w:t xml:space="preserve"> </w:t>
      </w:r>
      <w:r>
        <w:rPr>
          <w:spacing w:val="-8"/>
        </w:rPr>
        <w:t>distractor</w:t>
      </w:r>
      <w:r>
        <w:rPr>
          <w:spacing w:val="-3"/>
        </w:rPr>
        <w:t xml:space="preserve"> </w:t>
      </w:r>
      <w:r>
        <w:rPr>
          <w:spacing w:val="-8"/>
        </w:rPr>
        <w:t>conditions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20</w:t>
      </w:r>
      <w:r>
        <w:rPr>
          <w:spacing w:val="-3"/>
        </w:rPr>
        <w:t xml:space="preserve"> </w:t>
      </w:r>
      <w:r>
        <w:rPr>
          <w:spacing w:val="-8"/>
        </w:rPr>
        <w:t>re-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419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peats</w:t>
      </w:r>
      <w:r>
        <w:t xml:space="preserve"> </w:t>
      </w:r>
      <w:r>
        <w:rPr>
          <w:w w:val="90"/>
        </w:rPr>
        <w:t>+</w:t>
      </w:r>
      <w:r>
        <w:t xml:space="preserve"> </w:t>
      </w:r>
      <w:r>
        <w:rPr>
          <w:w w:val="90"/>
        </w:rPr>
        <w:t>20</w:t>
      </w:r>
      <w:r>
        <w:rPr>
          <w:spacing w:val="-1"/>
        </w:rPr>
        <w:t xml:space="preserve"> </w:t>
      </w:r>
      <w:r>
        <w:rPr>
          <w:w w:val="90"/>
        </w:rPr>
        <w:t>zero</w:t>
      </w:r>
      <w:r>
        <w:t xml:space="preserve"> </w:t>
      </w:r>
      <w:r>
        <w:rPr>
          <w:w w:val="90"/>
        </w:rPr>
        <w:t>distractor</w:t>
      </w:r>
      <w:r>
        <w:t xml:space="preserve"> </w:t>
      </w:r>
      <w:r>
        <w:rPr>
          <w:w w:val="90"/>
        </w:rPr>
        <w:t>trials).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trials</w:t>
      </w:r>
      <w: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distractors</w:t>
      </w:r>
      <w:r>
        <w:rPr>
          <w:spacing w:val="-1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single-</w:t>
      </w:r>
      <w:r>
        <w:rPr>
          <w:spacing w:val="-2"/>
          <w:w w:val="90"/>
        </w:rPr>
        <w:t>feature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420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white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-</w:t>
      </w:r>
      <w:r>
        <w:rPr>
          <w:spacing w:val="-7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1b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del w:id="644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6"/>
          </w:rPr>
          <w:delText>Buetti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</w:del>
      <w:ins w:id="645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</w:ins>
      <w:r>
        <w:rPr>
          <w:spacing w:val="-7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646" w:author="Hughes, Anna E" w:date="2023-06-19T12:41:00Z">
        <w:r w:rsidR="00FE7979">
          <w:delInstrText>bookmark27</w:delInstrText>
        </w:r>
      </w:del>
      <w:ins w:id="647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6"/>
        </w:rPr>
        <w:t>(2019))</w:t>
      </w:r>
      <w:r w:rsidR="00FE7979">
        <w:rPr>
          <w:spacing w:val="-6"/>
        </w:rPr>
        <w:fldChar w:fldCharType="end"/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421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one</w:t>
      </w:r>
      <w:r>
        <w:t xml:space="preserve"> </w:t>
      </w:r>
      <w:r>
        <w:rPr>
          <w:spacing w:val="-2"/>
        </w:rPr>
        <w:t>block</w:t>
      </w:r>
      <w:r>
        <w:t xml:space="preserve"> </w:t>
      </w:r>
      <w:r>
        <w:rPr>
          <w:spacing w:val="-2"/>
        </w:rPr>
        <w:t>(which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appear</w:t>
      </w:r>
      <w: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randomly</w:t>
      </w:r>
      <w:r>
        <w:t xml:space="preserve"> </w:t>
      </w:r>
      <w:r>
        <w:rPr>
          <w:spacing w:val="-2"/>
        </w:rPr>
        <w:t>selected</w:t>
      </w:r>
      <w:r>
        <w:rPr>
          <w:spacing w:val="-1"/>
        </w:rPr>
        <w:t xml:space="preserve"> </w:t>
      </w:r>
      <w:r>
        <w:rPr>
          <w:spacing w:val="-2"/>
        </w:rPr>
        <w:t>position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422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within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experiment).</w:t>
      </w:r>
      <w:r>
        <w:rPr>
          <w:spacing w:val="34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other</w:t>
      </w:r>
      <w:r>
        <w:rPr>
          <w:spacing w:val="1"/>
        </w:rP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(where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red</w:t>
      </w:r>
      <w:r>
        <w:t xml:space="preserve"> </w:t>
      </w:r>
      <w:r>
        <w:rPr>
          <w:spacing w:val="-4"/>
        </w:rPr>
        <w:t>semicircle)</w:t>
      </w:r>
      <w:r>
        <w:rPr>
          <w:spacing w:val="1"/>
        </w:rPr>
        <w:t xml:space="preserve"> </w:t>
      </w:r>
      <w:r>
        <w:rPr>
          <w:spacing w:val="-4"/>
        </w:rPr>
        <w:t>will</w:t>
      </w:r>
    </w:p>
    <w:p w:rsidR="00485016" w:rsidRDefault="00C14774">
      <w:pPr>
        <w:pStyle w:val="BodyText"/>
      </w:pPr>
      <w:r>
        <w:rPr>
          <w:rFonts w:ascii="Trebuchet MS"/>
          <w:spacing w:val="-2"/>
          <w:sz w:val="12"/>
        </w:rPr>
        <w:t>423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fully</w:t>
      </w:r>
      <w:r>
        <w:rPr>
          <w:spacing w:val="4"/>
        </w:rPr>
        <w:t xml:space="preserve"> </w:t>
      </w:r>
      <w:r>
        <w:rPr>
          <w:spacing w:val="-2"/>
        </w:rPr>
        <w:t>randomised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6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different</w:t>
      </w:r>
      <w:r>
        <w:rPr>
          <w:spacing w:val="4"/>
        </w:rPr>
        <w:t xml:space="preserve"> </w:t>
      </w:r>
      <w:r>
        <w:rPr>
          <w:spacing w:val="-2"/>
        </w:rPr>
        <w:t>conditions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completely</w:t>
      </w:r>
      <w:r>
        <w:rPr>
          <w:spacing w:val="3"/>
        </w:rPr>
        <w:t xml:space="preserve"> </w:t>
      </w:r>
      <w:r>
        <w:rPr>
          <w:spacing w:val="-2"/>
        </w:rPr>
        <w:t>intermixed.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8"/>
          <w:sz w:val="12"/>
        </w:rPr>
        <w:t>424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approach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taken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TCS</w:t>
      </w:r>
      <w:r>
        <w:rPr>
          <w:spacing w:val="-3"/>
        </w:rPr>
        <w:t xml:space="preserve"> </w:t>
      </w:r>
      <w:r>
        <w:rPr>
          <w:spacing w:val="-8"/>
        </w:rPr>
        <w:t>requires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participant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well-defined</w:t>
      </w:r>
    </w:p>
    <w:p w:rsidR="00485016" w:rsidRDefault="00C14774">
      <w:pPr>
        <w:pStyle w:val="BodyText"/>
      </w:pPr>
      <w:r>
        <w:rPr>
          <w:rFonts w:ascii="Trebuchet MS"/>
          <w:w w:val="90"/>
          <w:sz w:val="12"/>
        </w:rPr>
        <w:t>425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template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mind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order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compare</w:t>
      </w:r>
      <w:r>
        <w:t xml:space="preserve"> </w:t>
      </w:r>
      <w:r>
        <w:rPr>
          <w:w w:val="90"/>
        </w:rPr>
        <w:t>this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stimuli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display.</w:t>
      </w:r>
      <w:r>
        <w:rPr>
          <w:spacing w:val="20"/>
        </w:rPr>
        <w:t xml:space="preserve"> </w:t>
      </w:r>
      <w:r>
        <w:rPr>
          <w:spacing w:val="-2"/>
          <w:w w:val="90"/>
        </w:rPr>
        <w:t>Thus,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426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participants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cued</w:t>
      </w:r>
      <w:r>
        <w:rPr>
          <w:spacing w:val="-5"/>
        </w:rPr>
        <w:t xml:space="preserve"> </w:t>
      </w:r>
      <w:r>
        <w:rPr>
          <w:spacing w:val="-6"/>
        </w:rPr>
        <w:t>to search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relevant</w:t>
      </w:r>
      <w:r>
        <w:rPr>
          <w:spacing w:val="-5"/>
        </w:rPr>
        <w:t xml:space="preserve"> </w:t>
      </w:r>
      <w:r>
        <w:rPr>
          <w:spacing w:val="-6"/>
        </w:rPr>
        <w:t>target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beginning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each</w:t>
      </w:r>
    </w:p>
    <w:p w:rsidR="00485016" w:rsidRDefault="00C14774">
      <w:pPr>
        <w:spacing w:before="7"/>
        <w:ind w:left="227"/>
        <w:rPr>
          <w:sz w:val="24"/>
        </w:rPr>
        <w:pPrChange w:id="648" w:author="Hughes, Anna E" w:date="2023-06-19T12:41:00Z">
          <w:pPr>
            <w:spacing w:before="7"/>
            <w:ind w:left="107"/>
          </w:pPr>
        </w:pPrChange>
      </w:pPr>
      <w:r>
        <w:rPr>
          <w:rFonts w:ascii="Trebuchet MS"/>
          <w:sz w:val="12"/>
        </w:rPr>
        <w:t>427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block.</w:t>
      </w:r>
    </w:p>
    <w:p w:rsidR="00485016" w:rsidRDefault="00C14774">
      <w:pPr>
        <w:pStyle w:val="BodyText"/>
        <w:tabs>
          <w:tab w:val="left" w:pos="968"/>
        </w:tabs>
        <w:spacing w:before="8"/>
        <w:pPrChange w:id="649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r>
        <w:rPr>
          <w:rFonts w:ascii="Trebuchet MS"/>
          <w:spacing w:val="-5"/>
          <w:sz w:val="12"/>
        </w:rPr>
        <w:t>428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practice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experimental</w:t>
      </w:r>
      <w:r>
        <w:rPr>
          <w:spacing w:val="6"/>
        </w:rPr>
        <w:t xml:space="preserve"> </w:t>
      </w:r>
      <w:r>
        <w:rPr>
          <w:spacing w:val="-4"/>
        </w:rPr>
        <w:t>trials,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5"/>
        </w:rPr>
        <w:t xml:space="preserve"> </w:t>
      </w:r>
      <w:r>
        <w:rPr>
          <w:spacing w:val="-4"/>
        </w:rPr>
        <w:t>display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6"/>
        </w:rPr>
        <w:t xml:space="preserve"> </w:t>
      </w:r>
      <w:r>
        <w:rPr>
          <w:spacing w:val="-4"/>
        </w:rPr>
        <w:t>always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6"/>
          <w:sz w:val="12"/>
        </w:rPr>
        <w:t>429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remain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screen</w:t>
      </w:r>
      <w:r>
        <w:rPr>
          <w:spacing w:val="-7"/>
        </w:rPr>
        <w:t xml:space="preserve"> </w:t>
      </w:r>
      <w:r>
        <w:rPr>
          <w:spacing w:val="-6"/>
        </w:rPr>
        <w:t>until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response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made,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until</w:t>
      </w:r>
      <w:r>
        <w:rPr>
          <w:spacing w:val="-7"/>
        </w:rPr>
        <w:t xml:space="preserve"> </w:t>
      </w:r>
      <w:r>
        <w:rPr>
          <w:spacing w:val="-6"/>
        </w:rPr>
        <w:t>5</w:t>
      </w:r>
      <w:r>
        <w:rPr>
          <w:spacing w:val="-7"/>
        </w:rPr>
        <w:t xml:space="preserve"> </w:t>
      </w:r>
      <w:r>
        <w:rPr>
          <w:spacing w:val="-6"/>
        </w:rPr>
        <w:t>seconds</w:t>
      </w:r>
      <w:r>
        <w:rPr>
          <w:spacing w:val="-7"/>
        </w:rPr>
        <w:t xml:space="preserve"> </w:t>
      </w:r>
      <w:r>
        <w:rPr>
          <w:spacing w:val="-6"/>
        </w:rPr>
        <w:t>had</w:t>
      </w:r>
      <w:r>
        <w:rPr>
          <w:spacing w:val="-7"/>
        </w:rPr>
        <w:t xml:space="preserve"> </w:t>
      </w:r>
      <w:r>
        <w:rPr>
          <w:spacing w:val="-6"/>
        </w:rPr>
        <w:t>passed.</w:t>
      </w:r>
    </w:p>
    <w:p w:rsidR="00485016" w:rsidRDefault="00C14774">
      <w:pPr>
        <w:spacing w:before="245"/>
        <w:ind w:left="227"/>
        <w:rPr>
          <w:rFonts w:ascii="Times New Roman"/>
          <w:i/>
          <w:sz w:val="24"/>
        </w:rPr>
        <w:pPrChange w:id="650" w:author="Hughes, Anna E" w:date="2023-06-19T12:41:00Z">
          <w:pPr>
            <w:spacing w:before="245"/>
            <w:ind w:left="107"/>
          </w:pPr>
        </w:pPrChange>
      </w:pPr>
      <w:r>
        <w:rPr>
          <w:rFonts w:ascii="Trebuchet MS"/>
          <w:sz w:val="12"/>
        </w:rPr>
        <w:t>430</w:t>
      </w:r>
      <w:r>
        <w:rPr>
          <w:rFonts w:ascii="Trebuchet MS"/>
          <w:spacing w:val="150"/>
          <w:sz w:val="12"/>
        </w:rPr>
        <w:t xml:space="preserve"> </w:t>
      </w:r>
      <w:bookmarkStart w:id="651" w:name="Data_Pre-processing"/>
      <w:bookmarkStart w:id="652" w:name="_bookmark12"/>
      <w:bookmarkEnd w:id="651"/>
      <w:bookmarkEnd w:id="652"/>
      <w:r>
        <w:rPr>
          <w:rFonts w:ascii="Times New Roman"/>
          <w:i/>
          <w:sz w:val="24"/>
        </w:rPr>
        <w:t>4.4.</w:t>
      </w:r>
      <w:r>
        <w:rPr>
          <w:rFonts w:ascii="Times New Roman"/>
          <w:i/>
          <w:spacing w:val="52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Pre-</w:t>
      </w:r>
      <w:r>
        <w:rPr>
          <w:rFonts w:ascii="Times New Roman"/>
          <w:i/>
          <w:spacing w:val="-2"/>
          <w:sz w:val="24"/>
        </w:rPr>
        <w:t>processing</w:t>
      </w:r>
    </w:p>
    <w:p w:rsidR="00485016" w:rsidRDefault="00C14774">
      <w:pPr>
        <w:pStyle w:val="BodyText"/>
        <w:tabs>
          <w:tab w:val="left" w:pos="968"/>
        </w:tabs>
        <w:spacing w:before="64"/>
        <w:pPrChange w:id="653" w:author="Hughes, Anna E" w:date="2023-06-19T12:41:00Z">
          <w:pPr>
            <w:pStyle w:val="BodyText"/>
            <w:tabs>
              <w:tab w:val="left" w:pos="848"/>
            </w:tabs>
            <w:spacing w:before="64"/>
          </w:pPr>
        </w:pPrChange>
      </w:pPr>
      <w:r>
        <w:rPr>
          <w:rFonts w:ascii="Trebuchet MS"/>
          <w:spacing w:val="-5"/>
          <w:sz w:val="12"/>
        </w:rPr>
        <w:lastRenderedPageBreak/>
        <w:t>431</w:t>
      </w:r>
      <w:r>
        <w:rPr>
          <w:rFonts w:ascii="Trebuchet MS"/>
          <w:sz w:val="12"/>
        </w:rPr>
        <w:tab/>
      </w:r>
      <w:r>
        <w:rPr>
          <w:spacing w:val="-8"/>
        </w:rPr>
        <w:t>Only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who</w:t>
      </w:r>
      <w:r>
        <w:rPr>
          <w:spacing w:val="2"/>
        </w:rPr>
        <w:t xml:space="preserve"> </w:t>
      </w:r>
      <w:r>
        <w:rPr>
          <w:spacing w:val="-8"/>
        </w:rPr>
        <w:t>complete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full</w:t>
      </w:r>
      <w:r>
        <w:rPr>
          <w:spacing w:val="2"/>
        </w:rPr>
        <w:t xml:space="preserve"> </w:t>
      </w:r>
      <w:r>
        <w:rPr>
          <w:spacing w:val="-8"/>
        </w:rPr>
        <w:t>experiment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3"/>
        </w:rPr>
        <w:t xml:space="preserve"> </w:t>
      </w:r>
      <w:r>
        <w:rPr>
          <w:spacing w:val="-8"/>
        </w:rPr>
        <w:t>be</w:t>
      </w:r>
      <w:r>
        <w:rPr>
          <w:spacing w:val="2"/>
        </w:rPr>
        <w:t xml:space="preserve"> </w:t>
      </w:r>
      <w:r>
        <w:rPr>
          <w:spacing w:val="-8"/>
        </w:rPr>
        <w:t>considered</w:t>
      </w:r>
      <w:r>
        <w:rPr>
          <w:spacing w:val="3"/>
        </w:rPr>
        <w:t xml:space="preserve"> </w:t>
      </w:r>
      <w:r>
        <w:rPr>
          <w:spacing w:val="-8"/>
        </w:rPr>
        <w:t>candi-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432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dates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analysis.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apply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criteria</w:t>
      </w:r>
    </w:p>
    <w:p w:rsidR="00485016" w:rsidRDefault="00485016">
      <w:pPr>
        <w:sectPr w:rsidR="00485016">
          <w:pgSz w:w="12240" w:h="15840"/>
          <w:pgMar w:top="1820" w:right="1720" w:bottom="2000" w:left="1600" w:header="0" w:footer="1818" w:gutter="0"/>
          <w:cols w:space="720"/>
          <w:sectPrChange w:id="654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rPr>
          <w:ins w:id="655" w:author="Hughes, Anna E" w:date="2023-06-19T12:41:00Z"/>
          <w:sz w:val="20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656" w:author="Hughes, Anna E" w:date="2023-06-19T12:41:00Z"/>
          <w:sz w:val="12"/>
        </w:rPr>
      </w:pPr>
    </w:p>
    <w:p w:rsidR="00485016" w:rsidRDefault="00485016">
      <w:pPr>
        <w:pStyle w:val="BodyText"/>
        <w:spacing w:before="0"/>
        <w:ind w:left="0"/>
        <w:rPr>
          <w:ins w:id="657" w:author="Hughes, Anna E" w:date="2023-06-19T12:41:00Z"/>
          <w:sz w:val="12"/>
        </w:rPr>
      </w:pPr>
    </w:p>
    <w:p w:rsidR="00485016" w:rsidRDefault="00C14774">
      <w:pPr>
        <w:spacing w:before="72"/>
        <w:ind w:left="227"/>
        <w:rPr>
          <w:ins w:id="658" w:author="Hughes, Anna E" w:date="2023-06-19T12:41:00Z"/>
          <w:rFonts w:ascii="Trebuchet MS"/>
          <w:sz w:val="12"/>
        </w:rPr>
      </w:pPr>
      <w:r>
        <w:rPr>
          <w:rFonts w:ascii="Trebuchet MS"/>
          <w:spacing w:val="-5"/>
          <w:sz w:val="12"/>
          <w:rPrChange w:id="659" w:author="Hughes, Anna E" w:date="2023-06-19T12:41:00Z">
            <w:rPr>
              <w:rFonts w:ascii="Trebuchet MS"/>
              <w:spacing w:val="-4"/>
              <w:sz w:val="12"/>
            </w:rPr>
          </w:rPrChange>
        </w:rPr>
        <w:t>433</w:t>
      </w:r>
    </w:p>
    <w:p w:rsidR="00485016" w:rsidRDefault="00485016">
      <w:pPr>
        <w:pStyle w:val="BodyText"/>
        <w:spacing w:before="10"/>
        <w:ind w:left="0"/>
        <w:rPr>
          <w:moveTo w:id="660" w:author="Hughes, Anna E" w:date="2023-06-19T12:41:00Z"/>
          <w:rFonts w:ascii="Trebuchet MS"/>
          <w:sz w:val="12"/>
          <w:rPrChange w:id="661" w:author="Hughes, Anna E" w:date="2023-06-19T12:41:00Z">
            <w:rPr>
              <w:moveTo w:id="662" w:author="Hughes, Anna E" w:date="2023-06-19T12:41:00Z"/>
            </w:rPr>
          </w:rPrChange>
        </w:rPr>
        <w:pPrChange w:id="663" w:author="Hughes, Anna E" w:date="2023-06-19T12:41:00Z">
          <w:pPr>
            <w:pStyle w:val="BodyText"/>
            <w:spacing w:before="238"/>
          </w:pPr>
        </w:pPrChange>
      </w:pPr>
      <w:moveToRangeStart w:id="664" w:author="Hughes, Anna E" w:date="2023-06-19T12:41:00Z" w:name="move138070895"/>
    </w:p>
    <w:p w:rsidR="00485016" w:rsidRDefault="00C14774">
      <w:pPr>
        <w:ind w:left="227"/>
        <w:rPr>
          <w:ins w:id="665" w:author="Hughes, Anna E" w:date="2023-06-19T12:41:00Z"/>
          <w:rFonts w:ascii="Trebuchet MS"/>
          <w:sz w:val="12"/>
        </w:rPr>
      </w:pPr>
      <w:moveTo w:id="666" w:author="Hughes, Anna E" w:date="2023-06-19T12:41:00Z">
        <w:r>
          <w:rPr>
            <w:rFonts w:ascii="Trebuchet MS"/>
            <w:spacing w:val="-5"/>
            <w:sz w:val="12"/>
            <w:rPrChange w:id="667" w:author="Hughes, Anna E" w:date="2023-06-19T12:41:00Z">
              <w:rPr>
                <w:rFonts w:ascii="Trebuchet MS"/>
                <w:spacing w:val="-4"/>
                <w:sz w:val="12"/>
              </w:rPr>
            </w:rPrChange>
          </w:rPr>
          <w:t>434</w:t>
        </w:r>
      </w:moveTo>
      <w:moveToRangeEnd w:id="664"/>
    </w:p>
    <w:p w:rsidR="00485016" w:rsidRDefault="00485016">
      <w:pPr>
        <w:pStyle w:val="BodyText"/>
        <w:spacing w:before="10"/>
        <w:ind w:left="0"/>
        <w:rPr>
          <w:moveTo w:id="668" w:author="Hughes, Anna E" w:date="2023-06-19T12:41:00Z"/>
          <w:rFonts w:ascii="Trebuchet MS"/>
          <w:sz w:val="12"/>
          <w:rPrChange w:id="669" w:author="Hughes, Anna E" w:date="2023-06-19T12:41:00Z">
            <w:rPr>
              <w:moveTo w:id="670" w:author="Hughes, Anna E" w:date="2023-06-19T12:41:00Z"/>
            </w:rPr>
          </w:rPrChange>
        </w:rPr>
        <w:pPrChange w:id="671" w:author="Hughes, Anna E" w:date="2023-06-19T12:41:00Z">
          <w:pPr>
            <w:pStyle w:val="BodyText"/>
          </w:pPr>
        </w:pPrChange>
      </w:pPr>
      <w:moveToRangeStart w:id="672" w:author="Hughes, Anna E" w:date="2023-06-19T12:41:00Z" w:name="move138070896"/>
    </w:p>
    <w:p w:rsidR="00485016" w:rsidRDefault="00C14774">
      <w:pPr>
        <w:ind w:left="227"/>
        <w:rPr>
          <w:ins w:id="673" w:author="Hughes, Anna E" w:date="2023-06-19T12:41:00Z"/>
          <w:rFonts w:ascii="Trebuchet MS"/>
          <w:sz w:val="12"/>
        </w:rPr>
      </w:pPr>
      <w:moveTo w:id="674" w:author="Hughes, Anna E" w:date="2023-06-19T12:41:00Z">
        <w:r>
          <w:rPr>
            <w:rFonts w:ascii="Trebuchet MS"/>
            <w:spacing w:val="-5"/>
            <w:sz w:val="12"/>
            <w:rPrChange w:id="675" w:author="Hughes, Anna E" w:date="2023-06-19T12:41:00Z">
              <w:rPr>
                <w:rFonts w:ascii="Trebuchet MS"/>
                <w:w w:val="90"/>
                <w:sz w:val="12"/>
              </w:rPr>
            </w:rPrChange>
          </w:rPr>
          <w:t>435</w:t>
        </w:r>
      </w:moveTo>
      <w:moveToRangeEnd w:id="672"/>
      <w:del w:id="676" w:author="Hughes, Anna E" w:date="2023-06-19T12:41:00Z">
        <w:r w:rsidR="00F7725C">
          <w:rPr>
            <w:rFonts w:ascii="Trebuchet MS"/>
            <w:spacing w:val="36"/>
            <w:sz w:val="12"/>
          </w:rPr>
          <w:delText xml:space="preserve">  </w:delText>
        </w:r>
      </w:del>
    </w:p>
    <w:p w:rsidR="00485016" w:rsidRDefault="00485016">
      <w:pPr>
        <w:pStyle w:val="BodyText"/>
        <w:spacing w:before="10"/>
        <w:ind w:left="0"/>
        <w:rPr>
          <w:ins w:id="677" w:author="Hughes, Anna E" w:date="2023-06-19T12:41:00Z"/>
          <w:rFonts w:ascii="Trebuchet MS"/>
          <w:sz w:val="12"/>
        </w:rPr>
      </w:pPr>
    </w:p>
    <w:p w:rsidR="00485016" w:rsidRDefault="00C14774">
      <w:pPr>
        <w:spacing w:before="1"/>
        <w:ind w:left="227"/>
        <w:rPr>
          <w:ins w:id="678" w:author="Hughes, Anna E" w:date="2023-06-19T12:41:00Z"/>
          <w:rFonts w:ascii="Trebuchet MS"/>
          <w:sz w:val="12"/>
        </w:rPr>
      </w:pPr>
      <w:ins w:id="679" w:author="Hughes, Anna E" w:date="2023-06-19T12:41:00Z">
        <w:r>
          <w:rPr>
            <w:rFonts w:ascii="Trebuchet MS"/>
            <w:spacing w:val="-5"/>
            <w:sz w:val="12"/>
          </w:rPr>
          <w:t>436</w:t>
        </w:r>
      </w:ins>
    </w:p>
    <w:p w:rsidR="00485016" w:rsidRDefault="00C14774">
      <w:pPr>
        <w:pStyle w:val="BodyText"/>
        <w:spacing w:before="10"/>
        <w:ind w:left="0"/>
        <w:rPr>
          <w:moveFrom w:id="680" w:author="Hughes, Anna E" w:date="2023-06-19T12:41:00Z"/>
          <w:rFonts w:ascii="Trebuchet MS"/>
          <w:sz w:val="12"/>
          <w:rPrChange w:id="681" w:author="Hughes, Anna E" w:date="2023-06-19T12:41:00Z">
            <w:rPr>
              <w:moveFrom w:id="682" w:author="Hughes, Anna E" w:date="2023-06-19T12:41:00Z"/>
            </w:rPr>
          </w:rPrChange>
        </w:rPr>
        <w:pPrChange w:id="683" w:author="Hughes, Anna E" w:date="2023-06-19T12:41:00Z">
          <w:pPr>
            <w:pStyle w:val="BodyText"/>
            <w:spacing w:before="238"/>
          </w:pPr>
        </w:pPrChange>
      </w:pPr>
      <w:ins w:id="684" w:author="Hughes, Anna E" w:date="2023-06-19T12:41:00Z">
        <w:r>
          <w:br w:type="column"/>
        </w:r>
      </w:ins>
      <w:r>
        <w:rPr>
          <w:spacing w:val="-4"/>
        </w:rPr>
        <w:t>as</w:t>
      </w:r>
      <w:r>
        <w:rPr>
          <w:spacing w:val="-6"/>
          <w:rPrChange w:id="685" w:author="Hughes, Anna E" w:date="2023-06-19T12:41:00Z">
            <w:rPr>
              <w:spacing w:val="3"/>
            </w:rPr>
          </w:rPrChange>
        </w:rPr>
        <w:t xml:space="preserve"> </w:t>
      </w:r>
      <w:r>
        <w:rPr>
          <w:spacing w:val="-4"/>
        </w:rPr>
        <w:t>the</w:t>
      </w:r>
      <w:r>
        <w:rPr>
          <w:spacing w:val="-6"/>
          <w:rPrChange w:id="686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original</w:t>
      </w:r>
      <w:r>
        <w:rPr>
          <w:spacing w:val="-6"/>
          <w:rPrChange w:id="687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paper:</w:t>
      </w:r>
      <w:r>
        <w:rPr>
          <w:spacing w:val="12"/>
          <w:rPrChange w:id="688" w:author="Hughes, Anna E" w:date="2023-06-19T12:41:00Z">
            <w:rPr>
              <w:spacing w:val="24"/>
            </w:rPr>
          </w:rPrChange>
        </w:rPr>
        <w:t xml:space="preserve"> </w:t>
      </w:r>
      <w:r>
        <w:rPr>
          <w:spacing w:val="-4"/>
        </w:rPr>
        <w:t>participants</w:t>
      </w:r>
      <w:r>
        <w:rPr>
          <w:spacing w:val="-6"/>
          <w:rPrChange w:id="689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will</w:t>
      </w:r>
      <w:r>
        <w:rPr>
          <w:spacing w:val="-6"/>
          <w:rPrChange w:id="690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only</w:t>
      </w:r>
      <w:r>
        <w:rPr>
          <w:spacing w:val="-6"/>
          <w:rPrChange w:id="691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be</w:t>
      </w:r>
      <w:r>
        <w:rPr>
          <w:spacing w:val="-6"/>
          <w:rPrChange w:id="692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included</w:t>
      </w:r>
      <w:r>
        <w:rPr>
          <w:spacing w:val="-6"/>
          <w:rPrChange w:id="693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if</w:t>
      </w:r>
      <w:r>
        <w:rPr>
          <w:spacing w:val="-6"/>
          <w:rPrChange w:id="694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their</w:t>
      </w:r>
      <w:r>
        <w:rPr>
          <w:spacing w:val="-6"/>
          <w:rPrChange w:id="695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search</w:t>
      </w:r>
      <w:r>
        <w:rPr>
          <w:spacing w:val="-6"/>
          <w:rPrChange w:id="696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4"/>
        </w:rPr>
        <w:t>accuracy</w:t>
      </w:r>
      <w:moveFromRangeStart w:id="697" w:author="Hughes, Anna E" w:date="2023-06-19T12:41:00Z" w:name="move138070895"/>
    </w:p>
    <w:p w:rsidR="00485016" w:rsidRDefault="00C14774">
      <w:pPr>
        <w:pStyle w:val="BodyText"/>
        <w:spacing w:before="10"/>
        <w:ind w:left="0"/>
        <w:rPr>
          <w:moveFrom w:id="698" w:author="Hughes, Anna E" w:date="2023-06-19T12:41:00Z"/>
          <w:rFonts w:ascii="Trebuchet MS"/>
          <w:sz w:val="12"/>
          <w:rPrChange w:id="699" w:author="Hughes, Anna E" w:date="2023-06-19T12:41:00Z">
            <w:rPr>
              <w:moveFrom w:id="700" w:author="Hughes, Anna E" w:date="2023-06-19T12:41:00Z"/>
            </w:rPr>
          </w:rPrChange>
        </w:rPr>
        <w:pPrChange w:id="701" w:author="Hughes, Anna E" w:date="2023-06-19T12:41:00Z">
          <w:pPr>
            <w:pStyle w:val="BodyText"/>
          </w:pPr>
        </w:pPrChange>
      </w:pPr>
      <w:moveFrom w:id="702" w:author="Hughes, Anna E" w:date="2023-06-19T12:41:00Z">
        <w:r>
          <w:rPr>
            <w:rFonts w:ascii="Trebuchet MS"/>
            <w:spacing w:val="-5"/>
            <w:sz w:val="12"/>
            <w:rPrChange w:id="703" w:author="Hughes, Anna E" w:date="2023-06-19T12:41:00Z">
              <w:rPr>
                <w:rFonts w:ascii="Trebuchet MS"/>
                <w:spacing w:val="-4"/>
                <w:sz w:val="12"/>
              </w:rPr>
            </w:rPrChange>
          </w:rPr>
          <w:t>434</w:t>
        </w:r>
      </w:moveFrom>
      <w:moveFromRangeEnd w:id="697"/>
      <w:del w:id="704" w:author="Hughes, Anna E" w:date="2023-06-19T12:41:00Z">
        <w:r w:rsidR="00F7725C">
          <w:rPr>
            <w:rFonts w:ascii="Trebuchet MS"/>
            <w:spacing w:val="32"/>
            <w:sz w:val="12"/>
          </w:rPr>
          <w:delText xml:space="preserve"> </w:delText>
        </w:r>
      </w:del>
      <w:r>
        <w:rPr>
          <w:spacing w:val="-4"/>
          <w:rPrChange w:id="705" w:author="Hughes, Anna E" w:date="2023-06-19T12:41:00Z">
            <w:rPr>
              <w:rFonts w:ascii="Trebuchet MS"/>
              <w:spacing w:val="32"/>
              <w:sz w:val="12"/>
            </w:rPr>
          </w:rPrChange>
        </w:rPr>
        <w:t xml:space="preserve"> </w:t>
      </w:r>
      <w:r>
        <w:rPr>
          <w:rPrChange w:id="706" w:author="Hughes, Anna E" w:date="2023-06-19T12:41:00Z">
            <w:rPr>
              <w:spacing w:val="-4"/>
            </w:rPr>
          </w:rPrChange>
        </w:rPr>
        <w:t>is</w:t>
      </w:r>
      <w:r>
        <w:rPr>
          <w:spacing w:val="-14"/>
          <w:rPrChange w:id="707" w:author="Hughes, Anna E" w:date="2023-06-19T12:41:00Z">
            <w:rPr>
              <w:spacing w:val="11"/>
            </w:rPr>
          </w:rPrChange>
        </w:rPr>
        <w:t xml:space="preserve"> </w:t>
      </w:r>
      <w:r>
        <w:rPr>
          <w:rPrChange w:id="708" w:author="Hughes, Anna E" w:date="2023-06-19T12:41:00Z">
            <w:rPr>
              <w:spacing w:val="-4"/>
            </w:rPr>
          </w:rPrChange>
        </w:rPr>
        <w:t>over</w:t>
      </w:r>
      <w:r>
        <w:rPr>
          <w:spacing w:val="-13"/>
          <w:rPrChange w:id="709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10" w:author="Hughes, Anna E" w:date="2023-06-19T12:41:00Z">
            <w:rPr>
              <w:spacing w:val="-4"/>
            </w:rPr>
          </w:rPrChange>
        </w:rPr>
        <w:t>90%</w:t>
      </w:r>
      <w:r>
        <w:rPr>
          <w:spacing w:val="-13"/>
          <w:rPrChange w:id="711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12" w:author="Hughes, Anna E" w:date="2023-06-19T12:41:00Z">
            <w:rPr>
              <w:spacing w:val="-4"/>
            </w:rPr>
          </w:rPrChange>
        </w:rPr>
        <w:t>and</w:t>
      </w:r>
      <w:r>
        <w:rPr>
          <w:spacing w:val="-13"/>
          <w:rPrChange w:id="713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14" w:author="Hughes, Anna E" w:date="2023-06-19T12:41:00Z">
            <w:rPr>
              <w:spacing w:val="-4"/>
            </w:rPr>
          </w:rPrChange>
        </w:rPr>
        <w:t>their</w:t>
      </w:r>
      <w:r>
        <w:rPr>
          <w:spacing w:val="-14"/>
          <w:rPrChange w:id="715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16" w:author="Hughes, Anna E" w:date="2023-06-19T12:41:00Z">
            <w:rPr>
              <w:spacing w:val="-4"/>
            </w:rPr>
          </w:rPrChange>
        </w:rPr>
        <w:t>average</w:t>
      </w:r>
      <w:r>
        <w:rPr>
          <w:spacing w:val="-13"/>
          <w:rPrChange w:id="717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18" w:author="Hughes, Anna E" w:date="2023-06-19T12:41:00Z">
            <w:rPr>
              <w:spacing w:val="-4"/>
            </w:rPr>
          </w:rPrChange>
        </w:rPr>
        <w:t>response</w:t>
      </w:r>
      <w:r>
        <w:rPr>
          <w:spacing w:val="-13"/>
          <w:rPrChange w:id="719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20" w:author="Hughes, Anna E" w:date="2023-06-19T12:41:00Z">
            <w:rPr>
              <w:spacing w:val="-4"/>
            </w:rPr>
          </w:rPrChange>
        </w:rPr>
        <w:t>time</w:t>
      </w:r>
      <w:r>
        <w:rPr>
          <w:spacing w:val="-13"/>
          <w:rPrChange w:id="721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22" w:author="Hughes, Anna E" w:date="2023-06-19T12:41:00Z">
            <w:rPr>
              <w:spacing w:val="-4"/>
            </w:rPr>
          </w:rPrChange>
        </w:rPr>
        <w:t>is</w:t>
      </w:r>
      <w:r>
        <w:rPr>
          <w:spacing w:val="-13"/>
          <w:rPrChange w:id="723" w:author="Hughes, Anna E" w:date="2023-06-19T12:41:00Z">
            <w:rPr>
              <w:spacing w:val="11"/>
            </w:rPr>
          </w:rPrChange>
        </w:rPr>
        <w:t xml:space="preserve"> </w:t>
      </w:r>
      <w:r>
        <w:rPr>
          <w:rPrChange w:id="724" w:author="Hughes, Anna E" w:date="2023-06-19T12:41:00Z">
            <w:rPr>
              <w:spacing w:val="-4"/>
            </w:rPr>
          </w:rPrChange>
        </w:rPr>
        <w:t>not</w:t>
      </w:r>
      <w:r>
        <w:rPr>
          <w:spacing w:val="-14"/>
          <w:rPrChange w:id="725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26" w:author="Hughes, Anna E" w:date="2023-06-19T12:41:00Z">
            <w:rPr>
              <w:spacing w:val="-4"/>
            </w:rPr>
          </w:rPrChange>
        </w:rPr>
        <w:t>smaller</w:t>
      </w:r>
      <w:r>
        <w:rPr>
          <w:spacing w:val="-13"/>
          <w:rPrChange w:id="727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28" w:author="Hughes, Anna E" w:date="2023-06-19T12:41:00Z">
            <w:rPr>
              <w:spacing w:val="-4"/>
            </w:rPr>
          </w:rPrChange>
        </w:rPr>
        <w:t>or</w:t>
      </w:r>
      <w:r>
        <w:rPr>
          <w:spacing w:val="-13"/>
          <w:rPrChange w:id="729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30" w:author="Hughes, Anna E" w:date="2023-06-19T12:41:00Z">
            <w:rPr>
              <w:spacing w:val="-4"/>
            </w:rPr>
          </w:rPrChange>
        </w:rPr>
        <w:t>larger</w:t>
      </w:r>
      <w:r>
        <w:rPr>
          <w:spacing w:val="-13"/>
          <w:rPrChange w:id="731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32" w:author="Hughes, Anna E" w:date="2023-06-19T12:41:00Z">
            <w:rPr>
              <w:spacing w:val="-4"/>
            </w:rPr>
          </w:rPrChange>
        </w:rPr>
        <w:t>than</w:t>
      </w:r>
      <w:r>
        <w:rPr>
          <w:spacing w:val="-13"/>
          <w:rPrChange w:id="733" w:author="Hughes, Anna E" w:date="2023-06-19T12:41:00Z">
            <w:rPr>
              <w:spacing w:val="10"/>
            </w:rPr>
          </w:rPrChange>
        </w:rPr>
        <w:t xml:space="preserve"> </w:t>
      </w:r>
      <w:r>
        <w:rPr>
          <w:rPrChange w:id="734" w:author="Hughes, Anna E" w:date="2023-06-19T12:41:00Z">
            <w:rPr>
              <w:spacing w:val="-5"/>
            </w:rPr>
          </w:rPrChange>
        </w:rPr>
        <w:t>two</w:t>
      </w:r>
      <w:moveFromRangeStart w:id="735" w:author="Hughes, Anna E" w:date="2023-06-19T12:41:00Z" w:name="move138070896"/>
    </w:p>
    <w:p w:rsidR="00485016" w:rsidRDefault="00C14774">
      <w:pPr>
        <w:pStyle w:val="BodyText"/>
        <w:spacing w:before="238" w:line="247" w:lineRule="auto"/>
        <w:ind w:left="159" w:right="530"/>
        <w:jc w:val="both"/>
        <w:pPrChange w:id="736" w:author="Hughes, Anna E" w:date="2023-06-19T12:41:00Z">
          <w:pPr>
            <w:pStyle w:val="BodyText"/>
            <w:spacing w:before="8"/>
          </w:pPr>
        </w:pPrChange>
      </w:pPr>
      <w:moveFrom w:id="737" w:author="Hughes, Anna E" w:date="2023-06-19T12:41:00Z">
        <w:r>
          <w:rPr>
            <w:rFonts w:ascii="Trebuchet MS"/>
            <w:spacing w:val="-5"/>
            <w:sz w:val="12"/>
            <w:rPrChange w:id="738" w:author="Hughes, Anna E" w:date="2023-06-19T12:41:00Z">
              <w:rPr>
                <w:rFonts w:ascii="Trebuchet MS"/>
                <w:w w:val="90"/>
                <w:sz w:val="12"/>
              </w:rPr>
            </w:rPrChange>
          </w:rPr>
          <w:t>435</w:t>
        </w:r>
      </w:moveFrom>
      <w:moveFromRangeEnd w:id="735"/>
      <w:del w:id="739" w:author="Hughes, Anna E" w:date="2023-06-19T12:41:00Z">
        <w:r w:rsidR="00F7725C">
          <w:rPr>
            <w:rFonts w:ascii="Trebuchet MS"/>
            <w:spacing w:val="65"/>
            <w:sz w:val="12"/>
          </w:rPr>
          <w:delText xml:space="preserve"> </w:delText>
        </w:r>
      </w:del>
      <w:r>
        <w:rPr>
          <w:rPrChange w:id="740" w:author="Hughes, Anna E" w:date="2023-06-19T12:41:00Z">
            <w:rPr>
              <w:rFonts w:ascii="Trebuchet MS"/>
              <w:spacing w:val="65"/>
              <w:sz w:val="12"/>
            </w:rPr>
          </w:rPrChange>
        </w:rPr>
        <w:t xml:space="preserve"> </w:t>
      </w:r>
      <w:r>
        <w:rPr>
          <w:spacing w:val="-6"/>
          <w:rPrChange w:id="741" w:author="Hughes, Anna E" w:date="2023-06-19T12:41:00Z">
            <w:rPr>
              <w:w w:val="90"/>
            </w:rPr>
          </w:rPrChange>
        </w:rPr>
        <w:t>standard</w:t>
      </w:r>
      <w:r>
        <w:rPr>
          <w:spacing w:val="-6"/>
          <w:rPrChange w:id="742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6"/>
          <w:rPrChange w:id="743" w:author="Hughes, Anna E" w:date="2023-06-19T12:41:00Z">
            <w:rPr>
              <w:w w:val="90"/>
            </w:rPr>
          </w:rPrChange>
        </w:rPr>
        <w:t>deviations</w:t>
      </w:r>
      <w:r>
        <w:rPr>
          <w:spacing w:val="-6"/>
          <w:rPrChange w:id="744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6"/>
          <w:rPrChange w:id="745" w:author="Hughes, Anna E" w:date="2023-06-19T12:41:00Z">
            <w:rPr>
              <w:w w:val="90"/>
            </w:rPr>
          </w:rPrChange>
        </w:rPr>
        <w:t>from</w:t>
      </w:r>
      <w:r>
        <w:rPr>
          <w:spacing w:val="-6"/>
          <w:rPrChange w:id="746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6"/>
          <w:rPrChange w:id="747" w:author="Hughes, Anna E" w:date="2023-06-19T12:41:00Z">
            <w:rPr>
              <w:w w:val="90"/>
            </w:rPr>
          </w:rPrChange>
        </w:rPr>
        <w:t>the</w:t>
      </w:r>
      <w:r>
        <w:rPr>
          <w:spacing w:val="-6"/>
          <w:rPrChange w:id="748" w:author="Hughes, Anna E" w:date="2023-06-19T12:41:00Z">
            <w:rPr>
              <w:spacing w:val="7"/>
            </w:rPr>
          </w:rPrChange>
        </w:rPr>
        <w:t xml:space="preserve"> </w:t>
      </w:r>
      <w:r>
        <w:rPr>
          <w:spacing w:val="-6"/>
          <w:rPrChange w:id="749" w:author="Hughes, Anna E" w:date="2023-06-19T12:41:00Z">
            <w:rPr>
              <w:w w:val="90"/>
            </w:rPr>
          </w:rPrChange>
        </w:rPr>
        <w:t>group</w:t>
      </w:r>
      <w:r>
        <w:rPr>
          <w:spacing w:val="-6"/>
          <w:rPrChange w:id="750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6"/>
          <w:rPrChange w:id="751" w:author="Hughes, Anna E" w:date="2023-06-19T12:41:00Z">
            <w:rPr>
              <w:w w:val="90"/>
            </w:rPr>
          </w:rPrChange>
        </w:rPr>
        <w:t>average</w:t>
      </w:r>
      <w:r>
        <w:rPr>
          <w:spacing w:val="-6"/>
          <w:rPrChange w:id="752" w:author="Hughes, Anna E" w:date="2023-06-19T12:41:00Z">
            <w:rPr>
              <w:spacing w:val="7"/>
            </w:rPr>
          </w:rPrChange>
        </w:rPr>
        <w:t xml:space="preserve"> </w:t>
      </w:r>
      <w:r>
        <w:rPr>
          <w:spacing w:val="-6"/>
          <w:rPrChange w:id="753" w:author="Hughes, Anna E" w:date="2023-06-19T12:41:00Z">
            <w:rPr>
              <w:w w:val="90"/>
            </w:rPr>
          </w:rPrChange>
        </w:rPr>
        <w:t>response</w:t>
      </w:r>
      <w:r>
        <w:rPr>
          <w:spacing w:val="-6"/>
          <w:rPrChange w:id="754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6"/>
          <w:rPrChange w:id="755" w:author="Hughes, Anna E" w:date="2023-06-19T12:41:00Z">
            <w:rPr>
              <w:spacing w:val="-2"/>
              <w:w w:val="90"/>
            </w:rPr>
          </w:rPrChange>
        </w:rPr>
        <w:t>time.</w:t>
      </w:r>
    </w:p>
    <w:p w:rsidR="00485016" w:rsidRDefault="00F7725C">
      <w:pPr>
        <w:pStyle w:val="BodyText"/>
        <w:spacing w:before="0" w:line="268" w:lineRule="exact"/>
        <w:ind w:left="510"/>
        <w:jc w:val="both"/>
        <w:pPrChange w:id="756" w:author="Hughes, Anna E" w:date="2023-06-19T12:41:00Z">
          <w:pPr>
            <w:pStyle w:val="BodyText"/>
            <w:tabs>
              <w:tab w:val="left" w:pos="848"/>
            </w:tabs>
          </w:pPr>
        </w:pPrChange>
      </w:pPr>
      <w:del w:id="757" w:author="Hughes, Anna E" w:date="2023-06-19T12:41:00Z">
        <w:r>
          <w:rPr>
            <w:rFonts w:ascii="Trebuchet MS"/>
            <w:spacing w:val="-5"/>
            <w:sz w:val="12"/>
          </w:rPr>
          <w:delText>436</w:delText>
        </w:r>
        <w:r>
          <w:rPr>
            <w:rFonts w:ascii="Trebuchet MS"/>
            <w:sz w:val="12"/>
          </w:rPr>
          <w:tab/>
        </w:r>
      </w:del>
      <w:r w:rsidR="00C14774">
        <w:rPr>
          <w:spacing w:val="-8"/>
        </w:rPr>
        <w:t>For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participants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included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in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analysis,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we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will</w:t>
      </w:r>
      <w:r w:rsidR="00C14774">
        <w:rPr>
          <w:spacing w:val="2"/>
        </w:rPr>
        <w:t xml:space="preserve"> </w:t>
      </w:r>
      <w:r w:rsidR="00C14774">
        <w:rPr>
          <w:spacing w:val="-8"/>
        </w:rPr>
        <w:t>apply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data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cleaning</w:t>
      </w:r>
      <w:r w:rsidR="00C14774">
        <w:rPr>
          <w:spacing w:val="3"/>
        </w:rPr>
        <w:t xml:space="preserve"> </w:t>
      </w:r>
      <w:r w:rsidR="00C14774">
        <w:rPr>
          <w:spacing w:val="-8"/>
        </w:rPr>
        <w:t>used</w:t>
      </w:r>
    </w:p>
    <w:moveToRangeStart w:id="758" w:author="Hughes, Anna E" w:date="2023-06-19T12:41:00Z" w:name="move138070897"/>
    <w:p w:rsidR="00485016" w:rsidRDefault="00FE7979">
      <w:pPr>
        <w:spacing w:line="26" w:lineRule="exact"/>
        <w:ind w:right="960"/>
        <w:jc w:val="right"/>
        <w:rPr>
          <w:moveTo w:id="759" w:author="Hughes, Anna E" w:date="2023-06-19T12:41:00Z"/>
          <w:sz w:val="18"/>
        </w:rPr>
        <w:pPrChange w:id="760" w:author="Hughes, Anna E" w:date="2023-06-19T12:41:00Z">
          <w:pPr>
            <w:spacing w:line="26" w:lineRule="exact"/>
            <w:ind w:left="532"/>
          </w:pPr>
        </w:pPrChange>
      </w:pPr>
      <w:moveTo w:id="761" w:author="Hughes, Anna E" w:date="2023-06-19T12:41:00Z">
        <w:r>
          <w:fldChar w:fldCharType="begin"/>
        </w:r>
        <w:r>
          <w:instrText xml:space="preserve"> HYPERLINK \l "_bookmark13" </w:instrText>
        </w:r>
        <w:r>
          <w:fldChar w:fldCharType="separate"/>
        </w:r>
        <w:r w:rsidR="00C14774">
          <w:rPr>
            <w:w w:val="89"/>
            <w:sz w:val="18"/>
          </w:rPr>
          <w:t>2</w:t>
        </w:r>
        <w:r>
          <w:rPr>
            <w:w w:val="89"/>
            <w:sz w:val="18"/>
          </w:rPr>
          <w:fldChar w:fldCharType="end"/>
        </w:r>
      </w:moveTo>
    </w:p>
    <w:p w:rsidR="00485016" w:rsidRDefault="00485016">
      <w:pPr>
        <w:spacing w:line="26" w:lineRule="exact"/>
        <w:jc w:val="right"/>
        <w:rPr>
          <w:moveTo w:id="762" w:author="Hughes, Anna E" w:date="2023-06-19T12:41:00Z"/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763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  <w:pPrChange w:id="764" w:author="Hughes, Anna E" w:date="2023-06-19T12:41:00Z">
          <w:pPr>
            <w:spacing w:line="26" w:lineRule="exact"/>
          </w:pPr>
        </w:pPrChange>
      </w:pPr>
    </w:p>
    <w:moveToRangeEnd w:id="758"/>
    <w:p w:rsidR="00701245" w:rsidRDefault="00C14774">
      <w:pPr>
        <w:spacing w:before="8"/>
        <w:ind w:left="107"/>
        <w:rPr>
          <w:del w:id="765" w:author="Hughes, Anna E" w:date="2023-06-19T12:41:00Z"/>
          <w:sz w:val="24"/>
        </w:rPr>
      </w:pPr>
      <w:r>
        <w:rPr>
          <w:rFonts w:ascii="Trebuchet MS"/>
          <w:spacing w:val="-6"/>
          <w:sz w:val="12"/>
          <w:rPrChange w:id="766" w:author="Hughes, Anna E" w:date="2023-06-19T12:41:00Z">
            <w:rPr>
              <w:rFonts w:ascii="Trebuchet MS"/>
              <w:spacing w:val="-2"/>
              <w:sz w:val="12"/>
            </w:rPr>
          </w:rPrChange>
        </w:rPr>
        <w:lastRenderedPageBreak/>
        <w:t>437</w:t>
      </w:r>
      <w:r>
        <w:rPr>
          <w:rFonts w:ascii="Trebuchet MS"/>
          <w:spacing w:val="44"/>
          <w:sz w:val="12"/>
          <w:rPrChange w:id="767" w:author="Hughes, Anna E" w:date="2023-06-19T12:41:00Z">
            <w:rPr>
              <w:rFonts w:ascii="Trebuchet MS"/>
              <w:spacing w:val="36"/>
              <w:sz w:val="12"/>
            </w:rPr>
          </w:rPrChange>
        </w:rPr>
        <w:t xml:space="preserve">  </w:t>
      </w:r>
      <w:r>
        <w:rPr>
          <w:spacing w:val="-6"/>
          <w:rPrChange w:id="768" w:author="Hughes, Anna E" w:date="2023-06-19T12:41:00Z">
            <w:rPr>
              <w:spacing w:val="-2"/>
              <w:sz w:val="24"/>
            </w:rPr>
          </w:rPrChange>
        </w:rPr>
        <w:t>in</w:t>
      </w:r>
      <w:r>
        <w:rPr>
          <w:spacing w:val="-4"/>
          <w:rPrChange w:id="769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70" w:author="Hughes, Anna E" w:date="2023-06-19T12:41:00Z">
            <w:rPr>
              <w:spacing w:val="-2"/>
              <w:sz w:val="24"/>
            </w:rPr>
          </w:rPrChange>
        </w:rPr>
        <w:t>the</w:t>
      </w:r>
      <w:r>
        <w:rPr>
          <w:spacing w:val="-5"/>
          <w:rPrChange w:id="771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72" w:author="Hughes, Anna E" w:date="2023-06-19T12:41:00Z">
            <w:rPr>
              <w:spacing w:val="-2"/>
              <w:sz w:val="24"/>
            </w:rPr>
          </w:rPrChange>
        </w:rPr>
        <w:t>pilot</w:t>
      </w:r>
      <w:r>
        <w:rPr>
          <w:spacing w:val="-5"/>
          <w:rPrChange w:id="773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74" w:author="Hughes, Anna E" w:date="2023-06-19T12:41:00Z">
            <w:rPr>
              <w:spacing w:val="-2"/>
              <w:sz w:val="24"/>
            </w:rPr>
          </w:rPrChange>
        </w:rPr>
        <w:t>data</w:t>
      </w:r>
      <w:r>
        <w:rPr>
          <w:spacing w:val="-4"/>
          <w:rPrChange w:id="775" w:author="Hughes, Anna E" w:date="2023-06-19T12:41:00Z">
            <w:rPr>
              <w:spacing w:val="-3"/>
              <w:sz w:val="24"/>
            </w:rPr>
          </w:rPrChange>
        </w:rPr>
        <w:t xml:space="preserve"> </w:t>
      </w:r>
      <w:r>
        <w:rPr>
          <w:spacing w:val="-6"/>
          <w:rPrChange w:id="776" w:author="Hughes, Anna E" w:date="2023-06-19T12:41:00Z">
            <w:rPr>
              <w:spacing w:val="-2"/>
              <w:sz w:val="24"/>
            </w:rPr>
          </w:rPrChange>
        </w:rPr>
        <w:t>analysis</w:t>
      </w:r>
      <w:r>
        <w:rPr>
          <w:spacing w:val="-5"/>
          <w:rPrChange w:id="777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78" w:author="Hughes, Anna E" w:date="2023-06-19T12:41:00Z">
            <w:rPr>
              <w:spacing w:val="-2"/>
              <w:sz w:val="24"/>
            </w:rPr>
          </w:rPrChange>
        </w:rPr>
        <w:t>i.e.</w:t>
      </w:r>
      <w:r>
        <w:rPr>
          <w:spacing w:val="7"/>
          <w:rPrChange w:id="779" w:author="Hughes, Anna E" w:date="2023-06-19T12:41:00Z">
            <w:rPr>
              <w:spacing w:val="20"/>
              <w:sz w:val="24"/>
            </w:rPr>
          </w:rPrChange>
        </w:rPr>
        <w:t xml:space="preserve"> </w:t>
      </w:r>
      <w:del w:id="780" w:author="Hughes, Anna E" w:date="2023-06-19T12:41:00Z">
        <w:r w:rsidR="00F7725C">
          <w:rPr>
            <w:rFonts w:ascii="Times New Roman"/>
            <w:i/>
            <w:spacing w:val="-2"/>
            <w:sz w:val="24"/>
          </w:rPr>
          <w:delText>removing</w:delText>
        </w:r>
        <w:r w:rsidR="00F7725C">
          <w:rPr>
            <w:rFonts w:ascii="Times New Roman"/>
            <w:i/>
            <w:spacing w:val="-10"/>
            <w:sz w:val="24"/>
          </w:rPr>
          <w:delText xml:space="preserve"> </w:delText>
        </w:r>
        <w:r w:rsidR="00F7725C">
          <w:rPr>
            <w:rFonts w:ascii="Times New Roman"/>
            <w:i/>
            <w:spacing w:val="-2"/>
            <w:sz w:val="24"/>
          </w:rPr>
          <w:delText>incorrect</w:delText>
        </w:r>
        <w:r w:rsidR="00F7725C">
          <w:rPr>
            <w:rFonts w:ascii="Times New Roman"/>
            <w:i/>
            <w:spacing w:val="-10"/>
            <w:sz w:val="24"/>
          </w:rPr>
          <w:delText xml:space="preserve"> </w:delText>
        </w:r>
        <w:r w:rsidR="00F7725C">
          <w:rPr>
            <w:rFonts w:ascii="Times New Roman"/>
            <w:i/>
            <w:spacing w:val="-2"/>
            <w:sz w:val="24"/>
          </w:rPr>
          <w:delText>trials</w:delText>
        </w:r>
        <w:r w:rsidR="00F7725C">
          <w:rPr>
            <w:rFonts w:ascii="Times New Roman"/>
            <w:i/>
            <w:spacing w:val="-10"/>
            <w:sz w:val="24"/>
          </w:rPr>
          <w:delText xml:space="preserve"> </w:delText>
        </w:r>
        <w:r w:rsidR="00F7725C">
          <w:rPr>
            <w:spacing w:val="-2"/>
            <w:sz w:val="24"/>
          </w:rPr>
          <w:delText xml:space="preserve">and </w:delText>
        </w:r>
      </w:del>
      <w:r>
        <w:rPr>
          <w:spacing w:val="-6"/>
          <w:rPrChange w:id="781" w:author="Hughes, Anna E" w:date="2023-06-19T12:41:00Z">
            <w:rPr>
              <w:spacing w:val="-2"/>
              <w:sz w:val="24"/>
            </w:rPr>
          </w:rPrChange>
        </w:rPr>
        <w:t>removing</w:t>
      </w:r>
      <w:r>
        <w:rPr>
          <w:spacing w:val="-5"/>
          <w:rPrChange w:id="782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83" w:author="Hughes, Anna E" w:date="2023-06-19T12:41:00Z">
            <w:rPr>
              <w:spacing w:val="-2"/>
              <w:sz w:val="24"/>
            </w:rPr>
          </w:rPrChange>
        </w:rPr>
        <w:t>the</w:t>
      </w:r>
      <w:r>
        <w:rPr>
          <w:spacing w:val="-4"/>
          <w:rPrChange w:id="784" w:author="Hughes, Anna E" w:date="2023-06-19T12:41:00Z">
            <w:rPr>
              <w:spacing w:val="-3"/>
              <w:sz w:val="24"/>
            </w:rPr>
          </w:rPrChange>
        </w:rPr>
        <w:t xml:space="preserve"> </w:t>
      </w:r>
      <w:r>
        <w:rPr>
          <w:spacing w:val="-6"/>
          <w:rPrChange w:id="785" w:author="Hughes, Anna E" w:date="2023-06-19T12:41:00Z">
            <w:rPr>
              <w:spacing w:val="-2"/>
              <w:sz w:val="24"/>
            </w:rPr>
          </w:rPrChange>
        </w:rPr>
        <w:t>top</w:t>
      </w:r>
      <w:r>
        <w:rPr>
          <w:spacing w:val="-5"/>
          <w:rPrChange w:id="786" w:author="Hughes, Anna E" w:date="2023-06-19T12:41:00Z">
            <w:rPr>
              <w:spacing w:val="-2"/>
              <w:sz w:val="24"/>
            </w:rPr>
          </w:rPrChange>
        </w:rPr>
        <w:t xml:space="preserve"> </w:t>
      </w:r>
      <w:r>
        <w:rPr>
          <w:spacing w:val="-6"/>
          <w:rPrChange w:id="787" w:author="Hughes, Anna E" w:date="2023-06-19T12:41:00Z">
            <w:rPr>
              <w:spacing w:val="-5"/>
              <w:sz w:val="24"/>
            </w:rPr>
          </w:rPrChange>
        </w:rPr>
        <w:t>and</w:t>
      </w:r>
    </w:p>
    <w:p w:rsidR="00485016" w:rsidRDefault="00F7725C">
      <w:pPr>
        <w:pStyle w:val="BodyText"/>
        <w:spacing w:before="0" w:line="274" w:lineRule="exact"/>
        <w:pPrChange w:id="788" w:author="Hughes, Anna E" w:date="2023-06-19T12:41:00Z">
          <w:pPr>
            <w:pStyle w:val="BodyText"/>
            <w:spacing w:before="8"/>
          </w:pPr>
        </w:pPrChange>
      </w:pPr>
      <w:del w:id="789" w:author="Hughes, Anna E" w:date="2023-06-19T12:41:00Z">
        <w:r>
          <w:rPr>
            <w:rFonts w:ascii="Trebuchet MS"/>
            <w:spacing w:val="-2"/>
            <w:sz w:val="12"/>
          </w:rPr>
          <w:delText>438</w:delText>
        </w:r>
        <w:r>
          <w:rPr>
            <w:rFonts w:ascii="Trebuchet MS"/>
            <w:spacing w:val="33"/>
            <w:sz w:val="12"/>
          </w:rPr>
          <w:delText xml:space="preserve"> </w:delText>
        </w:r>
      </w:del>
      <w:r w:rsidR="00C14774">
        <w:rPr>
          <w:spacing w:val="-5"/>
          <w:rPrChange w:id="790" w:author="Hughes, Anna E" w:date="2023-06-19T12:41:00Z">
            <w:rPr>
              <w:rFonts w:ascii="Trebuchet MS"/>
              <w:spacing w:val="33"/>
              <w:sz w:val="12"/>
            </w:rPr>
          </w:rPrChange>
        </w:rPr>
        <w:t xml:space="preserve"> </w:t>
      </w:r>
      <w:r w:rsidR="00C14774">
        <w:rPr>
          <w:spacing w:val="-6"/>
          <w:rPrChange w:id="791" w:author="Hughes, Anna E" w:date="2023-06-19T12:41:00Z">
            <w:rPr>
              <w:spacing w:val="-2"/>
            </w:rPr>
          </w:rPrChange>
        </w:rPr>
        <w:t>bottom</w:t>
      </w:r>
      <w:r w:rsidR="00C14774">
        <w:rPr>
          <w:spacing w:val="-5"/>
          <w:rPrChange w:id="792" w:author="Hughes, Anna E" w:date="2023-06-19T12:41:00Z">
            <w:rPr>
              <w:spacing w:val="-11"/>
            </w:rPr>
          </w:rPrChange>
        </w:rPr>
        <w:t xml:space="preserve"> </w:t>
      </w:r>
      <w:r w:rsidR="00C14774">
        <w:rPr>
          <w:spacing w:val="-6"/>
          <w:rPrChange w:id="793" w:author="Hughes, Anna E" w:date="2023-06-19T12:41:00Z">
            <w:rPr>
              <w:spacing w:val="-2"/>
            </w:rPr>
          </w:rPrChange>
        </w:rPr>
        <w:t>1%</w:t>
      </w:r>
      <w:r w:rsidR="00C14774">
        <w:rPr>
          <w:spacing w:val="-5"/>
          <w:rPrChange w:id="794" w:author="Hughes, Anna E" w:date="2023-06-19T12:41:00Z">
            <w:rPr>
              <w:spacing w:val="-11"/>
            </w:rPr>
          </w:rPrChange>
        </w:rPr>
        <w:t xml:space="preserve"> </w:t>
      </w:r>
      <w:r w:rsidR="00C14774">
        <w:rPr>
          <w:spacing w:val="-6"/>
          <w:rPrChange w:id="795" w:author="Hughes, Anna E" w:date="2023-06-19T12:41:00Z">
            <w:rPr>
              <w:spacing w:val="-2"/>
            </w:rPr>
          </w:rPrChange>
        </w:rPr>
        <w:t>of</w:t>
      </w:r>
      <w:r w:rsidR="00C14774">
        <w:rPr>
          <w:spacing w:val="-4"/>
          <w:rPrChange w:id="796" w:author="Hughes, Anna E" w:date="2023-06-19T12:41:00Z">
            <w:rPr>
              <w:spacing w:val="-12"/>
            </w:rPr>
          </w:rPrChange>
        </w:rPr>
        <w:t xml:space="preserve"> </w:t>
      </w:r>
      <w:r w:rsidR="00C14774">
        <w:rPr>
          <w:spacing w:val="-6"/>
          <w:rPrChange w:id="797" w:author="Hughes, Anna E" w:date="2023-06-19T12:41:00Z">
            <w:rPr>
              <w:spacing w:val="-2"/>
            </w:rPr>
          </w:rPrChange>
        </w:rPr>
        <w:t>their</w:t>
      </w:r>
      <w:r w:rsidR="00C14774">
        <w:rPr>
          <w:spacing w:val="-5"/>
          <w:rPrChange w:id="798" w:author="Hughes, Anna E" w:date="2023-06-19T12:41:00Z">
            <w:rPr>
              <w:spacing w:val="-11"/>
            </w:rPr>
          </w:rPrChange>
        </w:rPr>
        <w:t xml:space="preserve"> </w:t>
      </w:r>
      <w:r w:rsidR="00C14774">
        <w:rPr>
          <w:spacing w:val="-6"/>
          <w:rPrChange w:id="799" w:author="Hughes, Anna E" w:date="2023-06-19T12:41:00Z">
            <w:rPr>
              <w:spacing w:val="-2"/>
            </w:rPr>
          </w:rPrChange>
        </w:rPr>
        <w:t>data.</w:t>
      </w:r>
    </w:p>
    <w:p w:rsidR="00485016" w:rsidRDefault="00F7725C">
      <w:pPr>
        <w:spacing w:before="250"/>
        <w:ind w:left="227"/>
        <w:rPr>
          <w:rFonts w:ascii="Times New Roman"/>
          <w:i/>
          <w:sz w:val="24"/>
        </w:rPr>
        <w:pPrChange w:id="800" w:author="Hughes, Anna E" w:date="2023-06-19T12:41:00Z">
          <w:pPr>
            <w:spacing w:before="250"/>
            <w:ind w:left="107"/>
          </w:pPr>
        </w:pPrChange>
      </w:pPr>
      <w:del w:id="801" w:author="Hughes, Anna E" w:date="2023-06-19T12:41:00Z">
        <w:r>
          <w:rPr>
            <w:rFonts w:ascii="Trebuchet MS"/>
            <w:sz w:val="12"/>
          </w:rPr>
          <w:delText>439</w:delText>
        </w:r>
      </w:del>
      <w:ins w:id="802" w:author="Hughes, Anna E" w:date="2023-06-19T12:41:00Z">
        <w:r w:rsidR="00C14774">
          <w:rPr>
            <w:rFonts w:ascii="Trebuchet MS"/>
            <w:sz w:val="12"/>
          </w:rPr>
          <w:t>438</w:t>
        </w:r>
      </w:ins>
      <w:r w:rsidR="00C14774">
        <w:rPr>
          <w:rFonts w:ascii="Trebuchet MS"/>
          <w:spacing w:val="155"/>
          <w:sz w:val="12"/>
        </w:rPr>
        <w:t xml:space="preserve"> </w:t>
      </w:r>
      <w:bookmarkStart w:id="803" w:name="Analysis_Plan"/>
      <w:bookmarkEnd w:id="803"/>
      <w:r w:rsidR="00C14774">
        <w:rPr>
          <w:rFonts w:ascii="Times New Roman"/>
          <w:i/>
          <w:sz w:val="24"/>
        </w:rPr>
        <w:t>4.5.</w:t>
      </w:r>
      <w:r w:rsidR="00C14774">
        <w:rPr>
          <w:rFonts w:ascii="Times New Roman"/>
          <w:i/>
          <w:spacing w:val="56"/>
          <w:sz w:val="24"/>
        </w:rPr>
        <w:t xml:space="preserve"> </w:t>
      </w:r>
      <w:r w:rsidR="00C14774">
        <w:rPr>
          <w:rFonts w:ascii="Times New Roman"/>
          <w:i/>
          <w:sz w:val="24"/>
        </w:rPr>
        <w:t>Analysis</w:t>
      </w:r>
      <w:r w:rsidR="00C14774">
        <w:rPr>
          <w:rFonts w:ascii="Times New Roman"/>
          <w:i/>
          <w:spacing w:val="-3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Plan</w:t>
      </w:r>
    </w:p>
    <w:p w:rsidR="00485016" w:rsidRDefault="00F7725C">
      <w:pPr>
        <w:pStyle w:val="BodyText"/>
        <w:tabs>
          <w:tab w:val="left" w:pos="968"/>
        </w:tabs>
        <w:spacing w:before="69"/>
        <w:pPrChange w:id="804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del w:id="805" w:author="Hughes, Anna E" w:date="2023-06-19T12:41:00Z">
        <w:r>
          <w:rPr>
            <w:rFonts w:ascii="Trebuchet MS"/>
            <w:spacing w:val="-5"/>
            <w:sz w:val="12"/>
          </w:rPr>
          <w:delText>440</w:delText>
        </w:r>
      </w:del>
      <w:ins w:id="806" w:author="Hughes, Anna E" w:date="2023-06-19T12:41:00Z">
        <w:r w:rsidR="00C14774">
          <w:rPr>
            <w:rFonts w:ascii="Trebuchet MS"/>
            <w:spacing w:val="-5"/>
            <w:sz w:val="12"/>
          </w:rPr>
          <w:t>439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</w:rPr>
        <w:t>All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analysis</w:t>
      </w:r>
      <w:r w:rsidR="00C14774">
        <w:rPr>
          <w:spacing w:val="9"/>
        </w:rPr>
        <w:t xml:space="preserve"> </w:t>
      </w:r>
      <w:r w:rsidR="00C14774">
        <w:rPr>
          <w:spacing w:val="-2"/>
        </w:rPr>
        <w:t>will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be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carried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out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using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R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(v4.2.0),</w:t>
      </w:r>
      <w:r w:rsidR="00C14774">
        <w:rPr>
          <w:spacing w:val="15"/>
        </w:rPr>
        <w:t xml:space="preserve"> </w:t>
      </w:r>
      <w:r w:rsidR="00C14774">
        <w:rPr>
          <w:spacing w:val="-2"/>
        </w:rPr>
        <w:t>brms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(v2.17.0)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10"/>
        </w:rPr>
        <w:t xml:space="preserve"> </w:t>
      </w:r>
      <w:r w:rsidR="00C14774">
        <w:rPr>
          <w:spacing w:val="-2"/>
        </w:rPr>
        <w:t>rStan</w:t>
      </w:r>
    </w:p>
    <w:p w:rsidR="00485016" w:rsidRDefault="00F7725C">
      <w:pPr>
        <w:pStyle w:val="BodyText"/>
        <w:spacing w:before="8"/>
        <w:pPrChange w:id="807" w:author="Hughes, Anna E" w:date="2023-06-19T12:41:00Z">
          <w:pPr>
            <w:pStyle w:val="BodyText"/>
          </w:pPr>
        </w:pPrChange>
      </w:pPr>
      <w:del w:id="808" w:author="Hughes, Anna E" w:date="2023-06-19T12:41:00Z">
        <w:r>
          <w:rPr>
            <w:rFonts w:ascii="Trebuchet MS"/>
            <w:spacing w:val="-4"/>
            <w:sz w:val="12"/>
          </w:rPr>
          <w:delText>441</w:delText>
        </w:r>
      </w:del>
      <w:ins w:id="809" w:author="Hughes, Anna E" w:date="2023-06-19T12:41:00Z">
        <w:r w:rsidR="00C14774">
          <w:rPr>
            <w:rFonts w:ascii="Trebuchet MS"/>
            <w:spacing w:val="-4"/>
            <w:sz w:val="12"/>
          </w:rPr>
          <w:t>440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(v2.26.11) As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discussed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above,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we will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use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mixed-effect models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with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either nor-</w:t>
      </w:r>
    </w:p>
    <w:p w:rsidR="00485016" w:rsidRDefault="00F7725C">
      <w:pPr>
        <w:pStyle w:val="BodyText"/>
        <w:pPrChange w:id="810" w:author="Hughes, Anna E" w:date="2023-06-19T12:41:00Z">
          <w:pPr>
            <w:pStyle w:val="BodyText"/>
            <w:spacing w:before="8"/>
          </w:pPr>
        </w:pPrChange>
      </w:pPr>
      <w:del w:id="811" w:author="Hughes, Anna E" w:date="2023-06-19T12:41:00Z">
        <w:r>
          <w:rPr>
            <w:rFonts w:ascii="Trebuchet MS"/>
            <w:spacing w:val="-4"/>
            <w:sz w:val="12"/>
          </w:rPr>
          <w:delText>442</w:delText>
        </w:r>
      </w:del>
      <w:ins w:id="812" w:author="Hughes, Anna E" w:date="2023-06-19T12:41:00Z">
        <w:r w:rsidR="00C14774">
          <w:rPr>
            <w:rFonts w:ascii="Trebuchet MS"/>
            <w:spacing w:val="-4"/>
            <w:sz w:val="12"/>
          </w:rPr>
          <w:t>441</w:t>
        </w:r>
      </w:ins>
      <w:r w:rsidR="00C14774">
        <w:rPr>
          <w:rFonts w:ascii="Trebuchet MS"/>
          <w:spacing w:val="40"/>
          <w:sz w:val="12"/>
        </w:rPr>
        <w:t xml:space="preserve">  </w:t>
      </w:r>
      <w:r w:rsidR="00C14774">
        <w:rPr>
          <w:spacing w:val="-4"/>
        </w:rPr>
        <w:t>mal,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lognormal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or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shifted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lognormal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distributions.</w:t>
      </w:r>
    </w:p>
    <w:p w:rsidR="00485016" w:rsidRDefault="00F7725C">
      <w:pPr>
        <w:pStyle w:val="BodyText"/>
        <w:tabs>
          <w:tab w:val="left" w:pos="968"/>
        </w:tabs>
        <w:spacing w:before="8"/>
        <w:pPrChange w:id="813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del w:id="814" w:author="Hughes, Anna E" w:date="2023-06-19T12:41:00Z">
        <w:r>
          <w:rPr>
            <w:rFonts w:ascii="Trebuchet MS"/>
            <w:spacing w:val="-5"/>
            <w:sz w:val="12"/>
          </w:rPr>
          <w:delText>443</w:delText>
        </w:r>
      </w:del>
      <w:ins w:id="815" w:author="Hughes, Anna E" w:date="2023-06-19T12:41:00Z">
        <w:r w:rsidR="00C14774">
          <w:rPr>
            <w:rFonts w:ascii="Trebuchet MS"/>
            <w:spacing w:val="-5"/>
            <w:sz w:val="12"/>
          </w:rPr>
          <w:t>442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Please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see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analysis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our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pilot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data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full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implementation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our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anal-</w:t>
      </w:r>
    </w:p>
    <w:p w:rsidR="00485016" w:rsidRDefault="00F7725C">
      <w:pPr>
        <w:pStyle w:val="BodyText"/>
        <w:rPr>
          <w:rFonts w:ascii="Georgia"/>
        </w:rPr>
      </w:pPr>
      <w:del w:id="816" w:author="Hughes, Anna E" w:date="2023-06-19T12:41:00Z">
        <w:r>
          <w:rPr>
            <w:rFonts w:ascii="Trebuchet MS"/>
            <w:spacing w:val="-2"/>
            <w:sz w:val="12"/>
          </w:rPr>
          <w:delText>444</w:delText>
        </w:r>
      </w:del>
      <w:ins w:id="817" w:author="Hughes, Anna E" w:date="2023-06-19T12:41:00Z">
        <w:r w:rsidR="00C14774">
          <w:rPr>
            <w:rFonts w:ascii="Trebuchet MS"/>
            <w:spacing w:val="-2"/>
            <w:sz w:val="12"/>
          </w:rPr>
          <w:t>443</w:t>
        </w:r>
      </w:ins>
      <w:r w:rsidR="00C14774">
        <w:rPr>
          <w:rFonts w:ascii="Trebuchet MS"/>
          <w:spacing w:val="38"/>
          <w:sz w:val="12"/>
        </w:rPr>
        <w:t xml:space="preserve">  </w:t>
      </w:r>
      <w:r w:rsidR="00C14774">
        <w:rPr>
          <w:spacing w:val="-2"/>
        </w:rPr>
        <w:t>ysis</w:t>
      </w:r>
      <w:r w:rsidR="00C14774">
        <w:t xml:space="preserve"> </w:t>
      </w:r>
      <w:r w:rsidR="00C14774">
        <w:rPr>
          <w:spacing w:val="-2"/>
        </w:rPr>
        <w:t>pipeline,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including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all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code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(available</w:t>
      </w:r>
      <w:r w:rsidR="00C14774">
        <w:t xml:space="preserve"> </w:t>
      </w:r>
      <w:r w:rsidR="00C14774">
        <w:rPr>
          <w:spacing w:val="-2"/>
        </w:rPr>
        <w:t>on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Github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at</w:t>
      </w:r>
      <w:r w:rsidR="00C14774">
        <w:rPr>
          <w:spacing w:val="-1"/>
        </w:rPr>
        <w:t xml:space="preserve"> </w:t>
      </w:r>
      <w:hyperlink r:id="rId22">
        <w:r w:rsidR="00C14774">
          <w:rPr>
            <w:rFonts w:ascii="Georgia"/>
            <w:spacing w:val="-2"/>
          </w:rPr>
          <w:t>https://github.com/</w:t>
        </w:r>
      </w:hyperlink>
    </w:p>
    <w:p w:rsidR="00485016" w:rsidRDefault="00F7725C">
      <w:pPr>
        <w:pStyle w:val="BodyText"/>
        <w:spacing w:before="8"/>
      </w:pPr>
      <w:del w:id="818" w:author="Hughes, Anna E" w:date="2023-06-19T12:41:00Z">
        <w:r>
          <w:rPr>
            <w:rFonts w:ascii="Trebuchet MS"/>
            <w:w w:val="105"/>
            <w:sz w:val="12"/>
          </w:rPr>
          <w:delText>445</w:delText>
        </w:r>
      </w:del>
      <w:ins w:id="819" w:author="Hughes, Anna E" w:date="2023-06-19T12:41:00Z">
        <w:r w:rsidR="00C14774">
          <w:rPr>
            <w:rFonts w:ascii="Trebuchet MS"/>
            <w:w w:val="105"/>
            <w:sz w:val="12"/>
          </w:rPr>
          <w:t>444</w:t>
        </w:r>
      </w:ins>
      <w:r w:rsidR="00C14774">
        <w:rPr>
          <w:rFonts w:ascii="Trebuchet MS"/>
          <w:spacing w:val="56"/>
          <w:w w:val="105"/>
          <w:sz w:val="12"/>
        </w:rPr>
        <w:t xml:space="preserve">  </w:t>
      </w:r>
      <w:hyperlink r:id="rId23">
        <w:r w:rsidR="00C14774">
          <w:rPr>
            <w:rFonts w:ascii="Georgia"/>
            <w:spacing w:val="-2"/>
            <w:w w:val="105"/>
          </w:rPr>
          <w:t>Riadsala/single_double_feature_search</w:t>
        </w:r>
      </w:hyperlink>
      <w:r w:rsidR="00C14774">
        <w:rPr>
          <w:spacing w:val="-2"/>
          <w:w w:val="105"/>
        </w:rPr>
        <w:t>).</w:t>
      </w:r>
    </w:p>
    <w:p w:rsidR="00485016" w:rsidRDefault="00F7725C">
      <w:pPr>
        <w:spacing w:before="250"/>
        <w:ind w:left="227"/>
        <w:rPr>
          <w:rFonts w:ascii="Times New Roman"/>
          <w:i/>
          <w:sz w:val="24"/>
        </w:rPr>
        <w:pPrChange w:id="820" w:author="Hughes, Anna E" w:date="2023-06-19T12:41:00Z">
          <w:pPr>
            <w:spacing w:before="250"/>
            <w:ind w:left="107"/>
          </w:pPr>
        </w:pPrChange>
      </w:pPr>
      <w:del w:id="821" w:author="Hughes, Anna E" w:date="2023-06-19T12:41:00Z">
        <w:r>
          <w:rPr>
            <w:rFonts w:ascii="Trebuchet MS"/>
            <w:sz w:val="12"/>
          </w:rPr>
          <w:delText>446</w:delText>
        </w:r>
      </w:del>
      <w:ins w:id="822" w:author="Hughes, Anna E" w:date="2023-06-19T12:41:00Z">
        <w:r w:rsidR="00C14774">
          <w:rPr>
            <w:rFonts w:ascii="Trebuchet MS"/>
            <w:sz w:val="12"/>
          </w:rPr>
          <w:t>445</w:t>
        </w:r>
      </w:ins>
      <w:r w:rsidR="00C14774">
        <w:rPr>
          <w:rFonts w:ascii="Trebuchet MS"/>
          <w:spacing w:val="144"/>
          <w:sz w:val="12"/>
        </w:rPr>
        <w:t xml:space="preserve"> </w:t>
      </w:r>
      <w:bookmarkStart w:id="823" w:name="Registered_Report"/>
      <w:bookmarkEnd w:id="823"/>
      <w:r w:rsidR="00C14774">
        <w:rPr>
          <w:rFonts w:ascii="Times New Roman"/>
          <w:i/>
          <w:sz w:val="24"/>
        </w:rPr>
        <w:t>4.6.</w:t>
      </w:r>
      <w:r w:rsidR="00C14774">
        <w:rPr>
          <w:rFonts w:ascii="Times New Roman"/>
          <w:i/>
          <w:spacing w:val="49"/>
          <w:sz w:val="24"/>
        </w:rPr>
        <w:t xml:space="preserve"> </w:t>
      </w:r>
      <w:r w:rsidR="00C14774">
        <w:rPr>
          <w:rFonts w:ascii="Times New Roman"/>
          <w:i/>
          <w:sz w:val="24"/>
        </w:rPr>
        <w:t>Registered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Report</w:t>
      </w:r>
    </w:p>
    <w:p w:rsidR="00485016" w:rsidRDefault="00F7725C">
      <w:pPr>
        <w:pStyle w:val="BodyText"/>
        <w:tabs>
          <w:tab w:val="left" w:pos="968"/>
        </w:tabs>
        <w:spacing w:before="69"/>
        <w:rPr>
          <w:rFonts w:ascii="Georgia"/>
        </w:rPr>
        <w:pPrChange w:id="824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del w:id="825" w:author="Hughes, Anna E" w:date="2023-06-19T12:41:00Z">
        <w:r>
          <w:rPr>
            <w:rFonts w:ascii="Trebuchet MS"/>
            <w:spacing w:val="-5"/>
            <w:sz w:val="12"/>
          </w:rPr>
          <w:delText>447</w:delText>
        </w:r>
      </w:del>
      <w:ins w:id="826" w:author="Hughes, Anna E" w:date="2023-06-19T12:41:00Z">
        <w:r w:rsidR="00C14774">
          <w:rPr>
            <w:rFonts w:ascii="Trebuchet MS"/>
            <w:spacing w:val="-5"/>
            <w:sz w:val="12"/>
          </w:rPr>
          <w:t>446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The</w:t>
      </w:r>
      <w:r w:rsidR="00C14774">
        <w:rPr>
          <w:spacing w:val="-1"/>
        </w:rPr>
        <w:t xml:space="preserve"> </w:t>
      </w:r>
      <w:r w:rsidR="00C14774">
        <w:rPr>
          <w:w w:val="90"/>
        </w:rPr>
        <w:t>original</w:t>
      </w:r>
      <w:r w:rsidR="00C14774">
        <w:rPr>
          <w:spacing w:val="-1"/>
        </w:rPr>
        <w:t xml:space="preserve"> </w:t>
      </w:r>
      <w:r w:rsidR="00C14774">
        <w:rPr>
          <w:w w:val="90"/>
        </w:rPr>
        <w:t>Stage</w:t>
      </w:r>
      <w:r w:rsidR="00C14774">
        <w:rPr>
          <w:spacing w:val="-1"/>
        </w:rPr>
        <w:t xml:space="preserve"> </w:t>
      </w:r>
      <w:r w:rsidR="00C14774">
        <w:rPr>
          <w:w w:val="90"/>
        </w:rPr>
        <w:t>1</w:t>
      </w:r>
      <w:r w:rsidR="00C14774">
        <w:rPr>
          <w:spacing w:val="-1"/>
        </w:rPr>
        <w:t xml:space="preserve"> </w:t>
      </w:r>
      <w:r w:rsidR="00C14774">
        <w:rPr>
          <w:w w:val="90"/>
        </w:rPr>
        <w:t>registered</w:t>
      </w:r>
      <w:r w:rsidR="00C14774">
        <w:rPr>
          <w:spacing w:val="-1"/>
        </w:rPr>
        <w:t xml:space="preserve"> </w:t>
      </w:r>
      <w:r w:rsidR="00C14774">
        <w:rPr>
          <w:w w:val="90"/>
        </w:rPr>
        <w:t>report</w:t>
      </w:r>
      <w:r w:rsidR="00C14774">
        <w:rPr>
          <w:spacing w:val="-1"/>
        </w:rPr>
        <w:t xml:space="preserve"> </w:t>
      </w:r>
      <w:r w:rsidR="00C14774">
        <w:rPr>
          <w:w w:val="90"/>
        </w:rPr>
        <w:t>for</w:t>
      </w:r>
      <w:r w:rsidR="00C14774">
        <w:rPr>
          <w:spacing w:val="-1"/>
        </w:rPr>
        <w:t xml:space="preserve"> </w:t>
      </w:r>
      <w:r w:rsidR="00C14774">
        <w:rPr>
          <w:w w:val="90"/>
        </w:rPr>
        <w:t>this</w:t>
      </w:r>
      <w:r w:rsidR="00C14774">
        <w:t xml:space="preserve"> </w:t>
      </w:r>
      <w:r w:rsidR="00C14774">
        <w:rPr>
          <w:w w:val="90"/>
        </w:rPr>
        <w:t>manuscript</w:t>
      </w:r>
      <w:r w:rsidR="00C14774">
        <w:rPr>
          <w:spacing w:val="-1"/>
        </w:rPr>
        <w:t xml:space="preserve"> </w:t>
      </w:r>
      <w:r w:rsidR="00C14774">
        <w:rPr>
          <w:w w:val="90"/>
        </w:rPr>
        <w:t>is</w:t>
      </w:r>
      <w:r w:rsidR="00C14774">
        <w:rPr>
          <w:spacing w:val="-1"/>
        </w:rPr>
        <w:t xml:space="preserve"> </w:t>
      </w:r>
      <w:r w:rsidR="00C14774">
        <w:rPr>
          <w:w w:val="90"/>
        </w:rPr>
        <w:t>available</w:t>
      </w:r>
      <w:r w:rsidR="00C14774">
        <w:rPr>
          <w:spacing w:val="-1"/>
        </w:rPr>
        <w:t xml:space="preserve"> </w:t>
      </w:r>
      <w:r w:rsidR="00C14774">
        <w:rPr>
          <w:w w:val="90"/>
        </w:rPr>
        <w:t>at</w:t>
      </w:r>
      <w:r w:rsidR="00C14774">
        <w:rPr>
          <w:spacing w:val="-1"/>
        </w:rPr>
        <w:t xml:space="preserve"> </w:t>
      </w:r>
      <w:r w:rsidR="00FE7979">
        <w:fldChar w:fldCharType="begin"/>
      </w:r>
      <w:r w:rsidR="00FE7979">
        <w:instrText xml:space="preserve"> HYPERLINK "https://osf.io/f9sua/" \h </w:instrText>
      </w:r>
      <w:r w:rsidR="00FE7979">
        <w:fldChar w:fldCharType="separate"/>
      </w:r>
      <w:r w:rsidR="00C14774">
        <w:rPr>
          <w:rFonts w:ascii="Georgia"/>
          <w:spacing w:val="-2"/>
          <w:w w:val="90"/>
        </w:rPr>
        <w:t>https:</w:t>
      </w:r>
      <w:r w:rsidR="00FE7979">
        <w:rPr>
          <w:rFonts w:ascii="Georgia"/>
          <w:spacing w:val="-2"/>
          <w:w w:val="90"/>
        </w:rPr>
        <w:fldChar w:fldCharType="end"/>
      </w:r>
    </w:p>
    <w:p w:rsidR="00485016" w:rsidRDefault="00F7725C">
      <w:pPr>
        <w:pStyle w:val="BodyText"/>
        <w:spacing w:before="8"/>
      </w:pPr>
      <w:del w:id="827" w:author="Hughes, Anna E" w:date="2023-06-19T12:41:00Z">
        <w:r>
          <w:rPr>
            <w:rFonts w:ascii="Trebuchet MS"/>
            <w:sz w:val="12"/>
          </w:rPr>
          <w:delText>448</w:delText>
        </w:r>
      </w:del>
      <w:ins w:id="828" w:author="Hughes, Anna E" w:date="2023-06-19T12:41:00Z">
        <w:r w:rsidR="00C14774">
          <w:rPr>
            <w:rFonts w:ascii="Trebuchet MS"/>
            <w:sz w:val="12"/>
          </w:rPr>
          <w:t>447</w:t>
        </w:r>
      </w:ins>
      <w:r w:rsidR="00C14774">
        <w:rPr>
          <w:rFonts w:ascii="Trebuchet MS"/>
          <w:spacing w:val="48"/>
          <w:sz w:val="12"/>
        </w:rPr>
        <w:t xml:space="preserve">  </w:t>
      </w:r>
      <w:hyperlink r:id="rId24">
        <w:r w:rsidR="00C14774">
          <w:rPr>
            <w:rFonts w:ascii="Georgia"/>
          </w:rPr>
          <w:t>//osf.io/f9sua/</w:t>
        </w:r>
      </w:hyperlink>
      <w:r w:rsidR="00C14774">
        <w:t>.</w:t>
      </w:r>
      <w:r w:rsidR="00C14774">
        <w:rPr>
          <w:spacing w:val="31"/>
        </w:rPr>
        <w:t xml:space="preserve"> </w:t>
      </w:r>
      <w:r w:rsidR="00C14774">
        <w:t>All</w:t>
      </w:r>
      <w:r w:rsidR="00C14774">
        <w:rPr>
          <w:spacing w:val="5"/>
        </w:rPr>
        <w:t xml:space="preserve"> </w:t>
      </w:r>
      <w:r w:rsidR="00C14774">
        <w:t>study</w:t>
      </w:r>
      <w:r w:rsidR="00C14774">
        <w:rPr>
          <w:spacing w:val="4"/>
        </w:rPr>
        <w:t xml:space="preserve"> </w:t>
      </w:r>
      <w:r w:rsidR="00C14774">
        <w:t>data,</w:t>
      </w:r>
      <w:r w:rsidR="00C14774">
        <w:rPr>
          <w:spacing w:val="7"/>
        </w:rPr>
        <w:t xml:space="preserve"> </w:t>
      </w:r>
      <w:r w:rsidR="00C14774">
        <w:t>materials</w:t>
      </w:r>
      <w:r w:rsidR="00C14774">
        <w:rPr>
          <w:spacing w:val="5"/>
        </w:rPr>
        <w:t xml:space="preserve"> </w:t>
      </w:r>
      <w:r w:rsidR="00C14774">
        <w:t>and</w:t>
      </w:r>
      <w:r w:rsidR="00C14774">
        <w:rPr>
          <w:spacing w:val="5"/>
        </w:rPr>
        <w:t xml:space="preserve"> </w:t>
      </w:r>
      <w:r w:rsidR="00C14774">
        <w:t>analysis</w:t>
      </w:r>
      <w:r w:rsidR="00C14774">
        <w:rPr>
          <w:spacing w:val="4"/>
        </w:rPr>
        <w:t xml:space="preserve"> </w:t>
      </w:r>
      <w:r w:rsidR="00C14774">
        <w:t>code</w:t>
      </w:r>
      <w:r w:rsidR="00C14774">
        <w:rPr>
          <w:spacing w:val="5"/>
        </w:rPr>
        <w:t xml:space="preserve"> </w:t>
      </w:r>
      <w:r w:rsidR="00C14774">
        <w:t>for</w:t>
      </w:r>
      <w:r w:rsidR="00C14774">
        <w:rPr>
          <w:spacing w:val="5"/>
        </w:rPr>
        <w:t xml:space="preserve"> </w:t>
      </w:r>
      <w:r w:rsidR="00C14774">
        <w:t>both</w:t>
      </w:r>
      <w:r w:rsidR="00C14774">
        <w:rPr>
          <w:spacing w:val="5"/>
        </w:rPr>
        <w:t xml:space="preserve"> </w:t>
      </w:r>
      <w:r w:rsidR="00C14774">
        <w:t>Stage</w:t>
      </w:r>
      <w:r w:rsidR="00C14774">
        <w:rPr>
          <w:spacing w:val="5"/>
        </w:rPr>
        <w:t xml:space="preserve"> </w:t>
      </w:r>
      <w:r w:rsidR="00C14774">
        <w:rPr>
          <w:spacing w:val="-10"/>
        </w:rPr>
        <w:t>1</w:t>
      </w:r>
    </w:p>
    <w:p w:rsidR="00485016" w:rsidRDefault="00F7725C">
      <w:pPr>
        <w:pStyle w:val="BodyText"/>
        <w:rPr>
          <w:rFonts w:ascii="Georgia"/>
        </w:rPr>
      </w:pPr>
      <w:del w:id="829" w:author="Hughes, Anna E" w:date="2023-06-19T12:41:00Z">
        <w:r>
          <w:rPr>
            <w:rFonts w:ascii="Trebuchet MS"/>
            <w:spacing w:val="-6"/>
            <w:sz w:val="12"/>
          </w:rPr>
          <w:delText>449</w:delText>
        </w:r>
      </w:del>
      <w:ins w:id="830" w:author="Hughes, Anna E" w:date="2023-06-19T12:41:00Z">
        <w:r w:rsidR="00C14774">
          <w:rPr>
            <w:rFonts w:ascii="Trebuchet MS"/>
            <w:spacing w:val="-6"/>
            <w:sz w:val="12"/>
          </w:rPr>
          <w:t>448</w:t>
        </w:r>
      </w:ins>
      <w:r w:rsidR="00C14774">
        <w:rPr>
          <w:rFonts w:ascii="Trebuchet MS"/>
          <w:spacing w:val="73"/>
          <w:sz w:val="12"/>
        </w:rPr>
        <w:t xml:space="preserve">   </w:t>
      </w:r>
      <w:r w:rsidR="00C14774">
        <w:rPr>
          <w:spacing w:val="-6"/>
        </w:rPr>
        <w:t>and</w:t>
      </w:r>
      <w:r w:rsidR="00C14774">
        <w:rPr>
          <w:spacing w:val="29"/>
        </w:rPr>
        <w:t xml:space="preserve"> </w:t>
      </w:r>
      <w:r w:rsidR="00C14774">
        <w:rPr>
          <w:spacing w:val="-6"/>
        </w:rPr>
        <w:t>Stage</w:t>
      </w:r>
      <w:r w:rsidR="00C14774">
        <w:rPr>
          <w:spacing w:val="27"/>
        </w:rPr>
        <w:t xml:space="preserve"> </w:t>
      </w:r>
      <w:r w:rsidR="00C14774">
        <w:rPr>
          <w:spacing w:val="-6"/>
        </w:rPr>
        <w:t>2</w:t>
      </w:r>
      <w:r w:rsidR="00C14774">
        <w:rPr>
          <w:spacing w:val="27"/>
        </w:rPr>
        <w:t xml:space="preserve"> </w:t>
      </w:r>
      <w:r w:rsidR="00C14774">
        <w:rPr>
          <w:spacing w:val="-6"/>
        </w:rPr>
        <w:t>are</w:t>
      </w:r>
      <w:r w:rsidR="00C14774">
        <w:rPr>
          <w:spacing w:val="27"/>
        </w:rPr>
        <w:t xml:space="preserve"> </w:t>
      </w:r>
      <w:r w:rsidR="00C14774">
        <w:rPr>
          <w:spacing w:val="-6"/>
        </w:rPr>
        <w:t>available</w:t>
      </w:r>
      <w:r w:rsidR="00C14774">
        <w:rPr>
          <w:spacing w:val="27"/>
        </w:rPr>
        <w:t xml:space="preserve"> </w:t>
      </w:r>
      <w:r w:rsidR="00C14774">
        <w:rPr>
          <w:spacing w:val="-6"/>
        </w:rPr>
        <w:t>at</w:t>
      </w:r>
      <w:r w:rsidR="00C14774">
        <w:rPr>
          <w:spacing w:val="26"/>
        </w:rPr>
        <w:t xml:space="preserve"> </w:t>
      </w:r>
      <w:hyperlink r:id="rId25">
        <w:r w:rsidR="00C14774">
          <w:rPr>
            <w:rFonts w:ascii="Georgia"/>
            <w:spacing w:val="-6"/>
          </w:rPr>
          <w:t>https://github.com/Riadsala/single_double_</w:t>
        </w:r>
      </w:hyperlink>
    </w:p>
    <w:p w:rsidR="00485016" w:rsidRDefault="00F7725C">
      <w:pPr>
        <w:spacing w:before="8"/>
        <w:ind w:left="227"/>
        <w:rPr>
          <w:sz w:val="24"/>
        </w:rPr>
        <w:pPrChange w:id="831" w:author="Hughes, Anna E" w:date="2023-06-19T12:41:00Z">
          <w:pPr>
            <w:spacing w:before="8"/>
            <w:ind w:left="107"/>
          </w:pPr>
        </w:pPrChange>
      </w:pPr>
      <w:del w:id="832" w:author="Hughes, Anna E" w:date="2023-06-19T12:41:00Z">
        <w:r>
          <w:rPr>
            <w:rFonts w:ascii="Trebuchet MS"/>
            <w:w w:val="105"/>
            <w:sz w:val="12"/>
          </w:rPr>
          <w:delText>450</w:delText>
        </w:r>
      </w:del>
      <w:ins w:id="833" w:author="Hughes, Anna E" w:date="2023-06-19T12:41:00Z">
        <w:r w:rsidR="00C14774">
          <w:rPr>
            <w:rFonts w:ascii="Trebuchet MS"/>
            <w:w w:val="105"/>
            <w:sz w:val="12"/>
          </w:rPr>
          <w:t>449</w:t>
        </w:r>
      </w:ins>
      <w:r w:rsidR="00C14774">
        <w:rPr>
          <w:rFonts w:ascii="Trebuchet MS"/>
          <w:spacing w:val="56"/>
          <w:w w:val="105"/>
          <w:sz w:val="12"/>
        </w:rPr>
        <w:t xml:space="preserve">  </w:t>
      </w:r>
      <w:r w:rsidR="00FE7979">
        <w:fldChar w:fldCharType="begin"/>
      </w:r>
      <w:r w:rsidR="00FE7979">
        <w:instrText xml:space="preserve"> HYPERLINK "https://github.com/Riadsala/single_double_feature_search" \h </w:instrText>
      </w:r>
      <w:r w:rsidR="00FE7979">
        <w:fldChar w:fldCharType="separate"/>
      </w:r>
      <w:r w:rsidR="00C14774">
        <w:rPr>
          <w:rFonts w:ascii="Georgia"/>
          <w:spacing w:val="-2"/>
          <w:w w:val="105"/>
          <w:sz w:val="24"/>
        </w:rPr>
        <w:t>feature_search</w:t>
      </w:r>
      <w:r w:rsidR="00FE7979">
        <w:rPr>
          <w:rFonts w:ascii="Georgia"/>
          <w:spacing w:val="-2"/>
          <w:w w:val="105"/>
          <w:sz w:val="24"/>
        </w:rPr>
        <w:fldChar w:fldCharType="end"/>
      </w:r>
      <w:r w:rsidR="00C14774">
        <w:rPr>
          <w:spacing w:val="-2"/>
          <w:w w:val="105"/>
          <w:sz w:val="24"/>
        </w:rPr>
        <w:t>.</w:t>
      </w:r>
    </w:p>
    <w:p w:rsidR="00485016" w:rsidRDefault="00F7725C">
      <w:pPr>
        <w:pStyle w:val="BodyText"/>
        <w:tabs>
          <w:tab w:val="left" w:pos="968"/>
        </w:tabs>
        <w:pPrChange w:id="834" w:author="Hughes, Anna E" w:date="2023-06-19T12:41:00Z">
          <w:pPr>
            <w:pStyle w:val="BodyText"/>
            <w:tabs>
              <w:tab w:val="left" w:pos="848"/>
            </w:tabs>
          </w:pPr>
        </w:pPrChange>
      </w:pPr>
      <w:del w:id="835" w:author="Hughes, Anna E" w:date="2023-06-19T12:41:00Z">
        <w:r>
          <w:rPr>
            <w:rFonts w:ascii="Trebuchet MS"/>
            <w:spacing w:val="-5"/>
            <w:sz w:val="12"/>
          </w:rPr>
          <w:delText>451</w:delText>
        </w:r>
      </w:del>
      <w:ins w:id="836" w:author="Hughes, Anna E" w:date="2023-06-19T12:41:00Z">
        <w:r w:rsidR="00C14774">
          <w:rPr>
            <w:rFonts w:ascii="Trebuchet MS"/>
            <w:spacing w:val="-5"/>
            <w:sz w:val="12"/>
          </w:rPr>
          <w:t>450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We</w:t>
      </w:r>
      <w:r w:rsidR="00C14774">
        <w:rPr>
          <w:spacing w:val="-1"/>
        </w:rPr>
        <w:t xml:space="preserve"> </w:t>
      </w:r>
      <w:r w:rsidR="00C14774">
        <w:rPr>
          <w:w w:val="90"/>
        </w:rPr>
        <w:t>report</w:t>
      </w:r>
      <w:r w:rsidR="00C14774">
        <w:t xml:space="preserve"> </w:t>
      </w:r>
      <w:r w:rsidR="00C14774">
        <w:rPr>
          <w:w w:val="90"/>
        </w:rPr>
        <w:t>how</w:t>
      </w:r>
      <w:r w:rsidR="00C14774">
        <w:t xml:space="preserve"> </w:t>
      </w:r>
      <w:r w:rsidR="00C14774">
        <w:rPr>
          <w:w w:val="90"/>
        </w:rPr>
        <w:t>we</w:t>
      </w:r>
      <w:r w:rsidR="00C14774">
        <w:t xml:space="preserve"> </w:t>
      </w:r>
      <w:r w:rsidR="00C14774">
        <w:rPr>
          <w:w w:val="90"/>
        </w:rPr>
        <w:t>determined</w:t>
      </w:r>
      <w:r w:rsidR="00C14774">
        <w:t xml:space="preserve"> </w:t>
      </w:r>
      <w:r w:rsidR="00C14774">
        <w:rPr>
          <w:w w:val="90"/>
        </w:rPr>
        <w:t>our</w:t>
      </w:r>
      <w:r w:rsidR="00C14774">
        <w:t xml:space="preserve"> </w:t>
      </w:r>
      <w:r w:rsidR="00C14774">
        <w:rPr>
          <w:w w:val="90"/>
        </w:rPr>
        <w:t>sample</w:t>
      </w:r>
      <w:r w:rsidR="00C14774">
        <w:rPr>
          <w:spacing w:val="-1"/>
        </w:rPr>
        <w:t xml:space="preserve"> </w:t>
      </w:r>
      <w:r w:rsidR="00C14774">
        <w:rPr>
          <w:w w:val="90"/>
        </w:rPr>
        <w:t>size</w:t>
      </w:r>
      <w:r w:rsidR="00C14774">
        <w:t xml:space="preserve"> </w:t>
      </w:r>
      <w:r w:rsidR="00C14774">
        <w:rPr>
          <w:w w:val="90"/>
        </w:rPr>
        <w:t>(see</w:t>
      </w:r>
      <w:r w:rsidR="00C14774">
        <w:t xml:space="preserve"> </w:t>
      </w:r>
      <w:r w:rsidR="00C14774">
        <w:rPr>
          <w:w w:val="90"/>
        </w:rPr>
        <w:t>Section</w:t>
      </w:r>
      <w:r w:rsidR="00C14774">
        <w:t xml:space="preserve"> </w:t>
      </w:r>
      <w:r w:rsidR="00FE7979">
        <w:fldChar w:fldCharType="begin"/>
      </w:r>
      <w:r w:rsidR="00FE7979">
        <w:instrText xml:space="preserve"> HYPERLINK \l "_bookmark9" </w:instrText>
      </w:r>
      <w:r w:rsidR="00FE7979">
        <w:fldChar w:fldCharType="separate"/>
      </w:r>
      <w:r w:rsidR="00C14774">
        <w:rPr>
          <w:w w:val="90"/>
        </w:rPr>
        <w:t>4.1),</w:t>
      </w:r>
      <w:r w:rsidR="00FE7979">
        <w:rPr>
          <w:w w:val="90"/>
        </w:rPr>
        <w:fldChar w:fldCharType="end"/>
      </w:r>
      <w:r w:rsidR="00C14774">
        <w:rPr>
          <w:spacing w:val="3"/>
        </w:rPr>
        <w:t xml:space="preserve"> </w:t>
      </w:r>
      <w:r w:rsidR="00C14774">
        <w:rPr>
          <w:w w:val="90"/>
        </w:rPr>
        <w:t>all</w:t>
      </w:r>
      <w:r w:rsidR="00C14774">
        <w:t xml:space="preserve"> </w:t>
      </w:r>
      <w:r w:rsidR="00C14774">
        <w:rPr>
          <w:w w:val="90"/>
        </w:rPr>
        <w:t>data</w:t>
      </w:r>
      <w:r w:rsidR="00C14774">
        <w:t xml:space="preserve"> </w:t>
      </w:r>
      <w:r w:rsidR="00C14774">
        <w:rPr>
          <w:spacing w:val="-2"/>
          <w:w w:val="90"/>
        </w:rPr>
        <w:t>exclu-</w:t>
      </w:r>
    </w:p>
    <w:p w:rsidR="00485016" w:rsidRDefault="00F7725C">
      <w:pPr>
        <w:pStyle w:val="BodyText"/>
        <w:spacing w:before="8"/>
      </w:pPr>
      <w:del w:id="837" w:author="Hughes, Anna E" w:date="2023-06-19T12:41:00Z">
        <w:r>
          <w:rPr>
            <w:rFonts w:ascii="Trebuchet MS"/>
            <w:w w:val="90"/>
            <w:sz w:val="12"/>
          </w:rPr>
          <w:delText>452</w:delText>
        </w:r>
      </w:del>
      <w:ins w:id="838" w:author="Hughes, Anna E" w:date="2023-06-19T12:41:00Z">
        <w:r w:rsidR="00C14774">
          <w:rPr>
            <w:rFonts w:ascii="Trebuchet MS"/>
            <w:w w:val="90"/>
            <w:sz w:val="12"/>
          </w:rPr>
          <w:t>451</w:t>
        </w:r>
      </w:ins>
      <w:r w:rsidR="00C14774">
        <w:rPr>
          <w:rFonts w:ascii="Trebuchet MS"/>
          <w:spacing w:val="64"/>
          <w:w w:val="150"/>
          <w:sz w:val="12"/>
        </w:rPr>
        <w:t xml:space="preserve">  </w:t>
      </w:r>
      <w:r w:rsidR="00C14774">
        <w:rPr>
          <w:w w:val="90"/>
        </w:rPr>
        <w:t>sions</w:t>
      </w:r>
      <w:r w:rsidR="00C14774">
        <w:rPr>
          <w:spacing w:val="13"/>
        </w:rPr>
        <w:t xml:space="preserve"> </w:t>
      </w:r>
      <w:r w:rsidR="00C14774">
        <w:rPr>
          <w:w w:val="90"/>
        </w:rPr>
        <w:t>(if</w:t>
      </w:r>
      <w:r w:rsidR="00C14774">
        <w:rPr>
          <w:spacing w:val="12"/>
        </w:rPr>
        <w:t xml:space="preserve"> </w:t>
      </w:r>
      <w:r w:rsidR="00C14774">
        <w:rPr>
          <w:w w:val="90"/>
        </w:rPr>
        <w:t>any),</w:t>
      </w:r>
      <w:r w:rsidR="00C14774">
        <w:rPr>
          <w:spacing w:val="13"/>
        </w:rPr>
        <w:t xml:space="preserve"> </w:t>
      </w:r>
      <w:r w:rsidR="00C14774">
        <w:rPr>
          <w:w w:val="90"/>
        </w:rPr>
        <w:t>all</w:t>
      </w:r>
      <w:r w:rsidR="00C14774">
        <w:rPr>
          <w:spacing w:val="12"/>
        </w:rPr>
        <w:t xml:space="preserve"> </w:t>
      </w:r>
      <w:r w:rsidR="00C14774">
        <w:rPr>
          <w:w w:val="90"/>
        </w:rPr>
        <w:t>inclusion/exclusion</w:t>
      </w:r>
      <w:r w:rsidR="00C14774">
        <w:rPr>
          <w:spacing w:val="12"/>
        </w:rPr>
        <w:t xml:space="preserve"> </w:t>
      </w:r>
      <w:r w:rsidR="00C14774">
        <w:rPr>
          <w:w w:val="90"/>
        </w:rPr>
        <w:t>criteria,</w:t>
      </w:r>
      <w:r w:rsidR="00C14774">
        <w:rPr>
          <w:spacing w:val="13"/>
        </w:rPr>
        <w:t xml:space="preserve"> </w:t>
      </w:r>
      <w:r w:rsidR="00C14774">
        <w:rPr>
          <w:w w:val="90"/>
        </w:rPr>
        <w:t>whether</w:t>
      </w:r>
      <w:r w:rsidR="00C14774">
        <w:rPr>
          <w:spacing w:val="12"/>
        </w:rPr>
        <w:t xml:space="preserve"> </w:t>
      </w:r>
      <w:r w:rsidR="00C14774">
        <w:rPr>
          <w:w w:val="90"/>
        </w:rPr>
        <w:t>inclusion/exclusion</w:t>
      </w:r>
      <w:r w:rsidR="00C14774">
        <w:rPr>
          <w:spacing w:val="12"/>
        </w:rPr>
        <w:t xml:space="preserve"> </w:t>
      </w:r>
      <w:r w:rsidR="00C14774">
        <w:rPr>
          <w:spacing w:val="-2"/>
          <w:w w:val="90"/>
        </w:rPr>
        <w:t>criteria</w:t>
      </w:r>
    </w:p>
    <w:p w:rsidR="00485016" w:rsidRDefault="00F7725C">
      <w:pPr>
        <w:pStyle w:val="BodyText"/>
      </w:pPr>
      <w:del w:id="839" w:author="Hughes, Anna E" w:date="2023-06-19T12:41:00Z">
        <w:r>
          <w:rPr>
            <w:rFonts w:ascii="Trebuchet MS"/>
            <w:spacing w:val="-6"/>
            <w:sz w:val="12"/>
          </w:rPr>
          <w:delText>453</w:delText>
        </w:r>
      </w:del>
      <w:ins w:id="840" w:author="Hughes, Anna E" w:date="2023-06-19T12:41:00Z">
        <w:r w:rsidR="00C14774">
          <w:rPr>
            <w:rFonts w:ascii="Trebuchet MS"/>
            <w:spacing w:val="-6"/>
            <w:sz w:val="12"/>
          </w:rPr>
          <w:t>452</w:t>
        </w:r>
      </w:ins>
      <w:r w:rsidR="00C14774">
        <w:rPr>
          <w:rFonts w:ascii="Trebuchet MS"/>
          <w:spacing w:val="74"/>
          <w:w w:val="150"/>
          <w:sz w:val="12"/>
        </w:rPr>
        <w:t xml:space="preserve"> </w:t>
      </w:r>
      <w:r w:rsidR="00C14774">
        <w:rPr>
          <w:spacing w:val="-6"/>
        </w:rPr>
        <w:t>were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established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prior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data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analysis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(see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Section</w:t>
      </w:r>
      <w:r w:rsidR="00C14774">
        <w:rPr>
          <w:spacing w:val="-7"/>
        </w:rPr>
        <w:t xml:space="preserve"> </w:t>
      </w:r>
      <w:hyperlink w:anchor="_bookmark12" w:history="1">
        <w:r w:rsidR="00C14774">
          <w:rPr>
            <w:spacing w:val="-6"/>
          </w:rPr>
          <w:t>4.4)</w:t>
        </w:r>
      </w:hyperlink>
      <w:r w:rsidR="00C14774">
        <w:rPr>
          <w:spacing w:val="-8"/>
        </w:rPr>
        <w:t xml:space="preserve"> </w:t>
      </w:r>
      <w:r w:rsidR="00C14774">
        <w:rPr>
          <w:spacing w:val="-6"/>
        </w:rPr>
        <w:t>all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manipulations,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all</w:t>
      </w:r>
    </w:p>
    <w:p w:rsidR="00485016" w:rsidRDefault="00F7725C">
      <w:pPr>
        <w:pStyle w:val="BodyText"/>
        <w:spacing w:before="8"/>
      </w:pPr>
      <w:del w:id="841" w:author="Hughes, Anna E" w:date="2023-06-19T12:41:00Z">
        <w:r>
          <w:rPr>
            <w:rFonts w:ascii="Trebuchet MS"/>
            <w:spacing w:val="-6"/>
            <w:sz w:val="12"/>
          </w:rPr>
          <w:delText>454</w:delText>
        </w:r>
      </w:del>
      <w:ins w:id="842" w:author="Hughes, Anna E" w:date="2023-06-19T12:41:00Z">
        <w:r w:rsidR="00C14774">
          <w:rPr>
            <w:rFonts w:ascii="Trebuchet MS"/>
            <w:spacing w:val="-6"/>
            <w:sz w:val="12"/>
          </w:rPr>
          <w:t>453</w:t>
        </w:r>
      </w:ins>
      <w:r w:rsidR="00C14774">
        <w:rPr>
          <w:rFonts w:ascii="Trebuchet MS"/>
          <w:spacing w:val="42"/>
          <w:sz w:val="12"/>
        </w:rPr>
        <w:t xml:space="preserve">  </w:t>
      </w:r>
      <w:r w:rsidR="00C14774">
        <w:rPr>
          <w:spacing w:val="-6"/>
        </w:rPr>
        <w:t>measures in the study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 xml:space="preserve">(see Section </w:t>
      </w:r>
      <w:hyperlink w:anchor="_bookmark11" w:history="1">
        <w:r w:rsidR="00C14774">
          <w:rPr>
            <w:spacing w:val="-6"/>
          </w:rPr>
          <w:t>4.2).</w:t>
        </w:r>
      </w:hyperlink>
    </w:p>
    <w:p w:rsidR="00485016" w:rsidRDefault="00485016">
      <w:pPr>
        <w:pStyle w:val="BodyText"/>
        <w:ind w:left="0"/>
        <w:rPr>
          <w:sz w:val="22"/>
        </w:rPr>
        <w:pPrChange w:id="843" w:author="Hughes, Anna E" w:date="2023-06-19T12:41:00Z">
          <w:pPr>
            <w:pStyle w:val="BodyText"/>
            <w:spacing w:before="6"/>
            <w:ind w:left="0"/>
          </w:pPr>
        </w:pPrChange>
      </w:pPr>
    </w:p>
    <w:p w:rsidR="00701245" w:rsidRDefault="00701245">
      <w:pPr>
        <w:rPr>
          <w:del w:id="844" w:author="Hughes, Anna E" w:date="2023-06-19T12:41:00Z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845" w:author="Hughes, Anna E" w:date="2023-06-19T12:41:00Z"/>
          <w:sz w:val="12"/>
        </w:rPr>
      </w:pPr>
    </w:p>
    <w:p w:rsidR="00701245" w:rsidRDefault="00F7725C">
      <w:pPr>
        <w:spacing w:before="77"/>
        <w:ind w:left="107"/>
        <w:rPr>
          <w:del w:id="846" w:author="Hughes, Anna E" w:date="2023-06-19T12:41:00Z"/>
          <w:rFonts w:ascii="Trebuchet MS"/>
          <w:sz w:val="12"/>
        </w:rPr>
      </w:pPr>
      <w:del w:id="847" w:author="Hughes, Anna E" w:date="2023-06-19T12:41:00Z">
        <w:r>
          <w:rPr>
            <w:rFonts w:ascii="Trebuchet MS"/>
            <w:spacing w:val="-5"/>
            <w:sz w:val="12"/>
          </w:rPr>
          <w:delText>455</w:delText>
        </w:r>
      </w:del>
    </w:p>
    <w:p w:rsidR="00701245" w:rsidRDefault="00701245">
      <w:pPr>
        <w:pStyle w:val="BodyText"/>
        <w:spacing w:before="0"/>
        <w:ind w:left="0"/>
        <w:rPr>
          <w:del w:id="848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3"/>
        <w:ind w:left="0"/>
        <w:rPr>
          <w:del w:id="849" w:author="Hughes, Anna E" w:date="2023-06-19T12:41:00Z"/>
          <w:rFonts w:ascii="Trebuchet MS"/>
          <w:sz w:val="16"/>
        </w:rPr>
      </w:pPr>
    </w:p>
    <w:p w:rsidR="00701245" w:rsidRDefault="00F7725C">
      <w:pPr>
        <w:spacing w:before="1"/>
        <w:ind w:left="107"/>
        <w:rPr>
          <w:del w:id="850" w:author="Hughes, Anna E" w:date="2023-06-19T12:41:00Z"/>
          <w:rFonts w:ascii="Trebuchet MS"/>
          <w:sz w:val="12"/>
        </w:rPr>
      </w:pPr>
      <w:del w:id="851" w:author="Hughes, Anna E" w:date="2023-06-19T12:41:00Z">
        <w:r>
          <w:rPr>
            <w:rFonts w:ascii="Trebuchet MS"/>
            <w:spacing w:val="-5"/>
            <w:sz w:val="12"/>
          </w:rPr>
          <w:delText>456</w:delText>
        </w:r>
      </w:del>
    </w:p>
    <w:p w:rsidR="00701245" w:rsidRDefault="00701245">
      <w:pPr>
        <w:pStyle w:val="BodyText"/>
        <w:spacing w:before="10"/>
        <w:ind w:left="0"/>
        <w:rPr>
          <w:del w:id="852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853" w:author="Hughes, Anna E" w:date="2023-06-19T12:41:00Z"/>
          <w:rFonts w:ascii="Trebuchet MS"/>
          <w:sz w:val="12"/>
        </w:rPr>
      </w:pPr>
      <w:del w:id="854" w:author="Hughes, Anna E" w:date="2023-06-19T12:41:00Z">
        <w:r>
          <w:rPr>
            <w:rFonts w:ascii="Trebuchet MS"/>
            <w:spacing w:val="-5"/>
            <w:sz w:val="12"/>
          </w:rPr>
          <w:delText>457</w:delText>
        </w:r>
      </w:del>
    </w:p>
    <w:p w:rsidR="00701245" w:rsidRDefault="00701245">
      <w:pPr>
        <w:pStyle w:val="BodyText"/>
        <w:spacing w:before="10"/>
        <w:ind w:left="0"/>
        <w:rPr>
          <w:del w:id="855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856" w:author="Hughes, Anna E" w:date="2023-06-19T12:41:00Z"/>
          <w:rFonts w:ascii="Trebuchet MS"/>
          <w:sz w:val="12"/>
        </w:rPr>
      </w:pPr>
      <w:del w:id="857" w:author="Hughes, Anna E" w:date="2023-06-19T12:41:00Z">
        <w:r>
          <w:rPr>
            <w:rFonts w:ascii="Trebuchet MS"/>
            <w:spacing w:val="-5"/>
            <w:sz w:val="12"/>
          </w:rPr>
          <w:delText>458</w:delText>
        </w:r>
      </w:del>
    </w:p>
    <w:p w:rsidR="00701245" w:rsidRDefault="00701245">
      <w:pPr>
        <w:pStyle w:val="BodyText"/>
        <w:spacing w:before="10"/>
        <w:ind w:left="0"/>
        <w:rPr>
          <w:del w:id="858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859" w:author="Hughes, Anna E" w:date="2023-06-19T12:41:00Z"/>
          <w:rFonts w:ascii="Trebuchet MS"/>
          <w:sz w:val="12"/>
        </w:rPr>
      </w:pPr>
      <w:del w:id="860" w:author="Hughes, Anna E" w:date="2023-06-19T12:41:00Z">
        <w:r>
          <w:rPr>
            <w:rFonts w:ascii="Trebuchet MS"/>
            <w:spacing w:val="-5"/>
            <w:sz w:val="12"/>
          </w:rPr>
          <w:delText>459</w:delText>
        </w:r>
      </w:del>
    </w:p>
    <w:p w:rsidR="00701245" w:rsidRDefault="00701245">
      <w:pPr>
        <w:pStyle w:val="BodyText"/>
        <w:spacing w:before="10"/>
        <w:ind w:left="0"/>
        <w:rPr>
          <w:del w:id="861" w:author="Hughes, Anna E" w:date="2023-06-19T12:41:00Z"/>
          <w:rFonts w:ascii="Trebuchet MS"/>
          <w:sz w:val="12"/>
        </w:rPr>
      </w:pPr>
    </w:p>
    <w:p w:rsidR="00485016" w:rsidRDefault="00F7725C">
      <w:pPr>
        <w:pStyle w:val="BodyText"/>
        <w:spacing w:before="0"/>
        <w:ind w:left="0"/>
        <w:rPr>
          <w:moveFrom w:id="862" w:author="Hughes, Anna E" w:date="2023-06-19T12:41:00Z"/>
          <w:sz w:val="12"/>
          <w:rPrChange w:id="863" w:author="Hughes, Anna E" w:date="2023-06-19T12:41:00Z">
            <w:rPr>
              <w:moveFrom w:id="864" w:author="Hughes, Anna E" w:date="2023-06-19T12:41:00Z"/>
              <w:rFonts w:ascii="Trebuchet MS"/>
              <w:sz w:val="12"/>
            </w:rPr>
          </w:rPrChange>
        </w:rPr>
        <w:pPrChange w:id="865" w:author="Hughes, Anna E" w:date="2023-06-19T12:41:00Z">
          <w:pPr>
            <w:spacing w:before="1"/>
            <w:ind w:left="107"/>
          </w:pPr>
        </w:pPrChange>
      </w:pPr>
      <w:del w:id="866" w:author="Hughes, Anna E" w:date="2023-06-19T12:41:00Z">
        <w:r>
          <w:rPr>
            <w:rFonts w:ascii="Trebuchet MS"/>
            <w:spacing w:val="-5"/>
            <w:sz w:val="12"/>
          </w:rPr>
          <w:delText>460</w:delText>
        </w:r>
      </w:del>
      <w:moveFromRangeStart w:id="867" w:author="Hughes, Anna E" w:date="2023-06-19T12:41:00Z" w:name="move138070898"/>
    </w:p>
    <w:p w:rsidR="00485016" w:rsidRDefault="00485016">
      <w:pPr>
        <w:pStyle w:val="BodyText"/>
        <w:spacing w:before="0"/>
        <w:ind w:left="0"/>
        <w:rPr>
          <w:moveFrom w:id="868" w:author="Hughes, Anna E" w:date="2023-06-19T12:41:00Z"/>
          <w:sz w:val="12"/>
          <w:rPrChange w:id="869" w:author="Hughes, Anna E" w:date="2023-06-19T12:41:00Z">
            <w:rPr>
              <w:moveFrom w:id="870" w:author="Hughes, Anna E" w:date="2023-06-19T12:41:00Z"/>
              <w:rFonts w:ascii="Trebuchet MS"/>
              <w:sz w:val="12"/>
            </w:rPr>
          </w:rPrChange>
        </w:rPr>
        <w:pPrChange w:id="871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spacing w:before="72"/>
        <w:ind w:left="227"/>
        <w:rPr>
          <w:moveFrom w:id="872" w:author="Hughes, Anna E" w:date="2023-06-19T12:41:00Z"/>
          <w:rFonts w:ascii="Trebuchet MS"/>
          <w:sz w:val="12"/>
        </w:rPr>
        <w:pPrChange w:id="873" w:author="Hughes, Anna E" w:date="2023-06-19T12:41:00Z">
          <w:pPr>
            <w:ind w:left="107"/>
          </w:pPr>
        </w:pPrChange>
      </w:pPr>
      <w:moveFrom w:id="874" w:author="Hughes, Anna E" w:date="2023-06-19T12:41:00Z">
        <w:r>
          <w:rPr>
            <w:rFonts w:ascii="Trebuchet MS"/>
            <w:spacing w:val="-5"/>
            <w:sz w:val="12"/>
          </w:rPr>
          <w:t>461</w:t>
        </w:r>
      </w:moveFrom>
    </w:p>
    <w:moveFromRangeEnd w:id="867"/>
    <w:p w:rsidR="00485016" w:rsidRDefault="00C14774">
      <w:pPr>
        <w:pStyle w:val="BodyText"/>
        <w:spacing w:before="2"/>
        <w:ind w:left="0"/>
        <w:rPr>
          <w:moveFrom w:id="875" w:author="Hughes, Anna E" w:date="2023-06-19T12:41:00Z"/>
          <w:sz w:val="9"/>
          <w:rPrChange w:id="876" w:author="Hughes, Anna E" w:date="2023-06-19T12:41:00Z">
            <w:rPr>
              <w:moveFrom w:id="877" w:author="Hughes, Anna E" w:date="2023-06-19T12:41:00Z"/>
              <w:rFonts w:ascii="Trebuchet MS"/>
              <w:sz w:val="12"/>
            </w:rPr>
          </w:rPrChange>
        </w:rPr>
        <w:pPrChange w:id="878" w:author="Hughes, Anna E" w:date="2023-06-19T12:41:00Z">
          <w:pPr>
            <w:pStyle w:val="BodyText"/>
            <w:spacing w:before="10"/>
            <w:ind w:left="0"/>
          </w:pPr>
        </w:pPrChange>
      </w:pPr>
      <w:ins w:id="879" w:author="Hughes, Anna E" w:date="2023-06-19T12:41:00Z">
        <w:r>
          <w:rPr>
            <w:rFonts w:ascii="Trebuchet MS"/>
            <w:sz w:val="12"/>
          </w:rPr>
          <w:t>454</w:t>
        </w:r>
        <w:r>
          <w:rPr>
            <w:rFonts w:ascii="Trebuchet MS"/>
            <w:spacing w:val="160"/>
            <w:sz w:val="12"/>
          </w:rPr>
          <w:t xml:space="preserve"> </w:t>
        </w:r>
        <w:bookmarkStart w:id="880" w:name="Results"/>
        <w:bookmarkEnd w:id="880"/>
        <w:r>
          <w:rPr>
            <w:rFonts w:ascii="Times New Roman"/>
            <w:b/>
          </w:rPr>
          <w:t>5.</w:t>
        </w:r>
        <w:r>
          <w:rPr>
            <w:rFonts w:ascii="Times New Roman"/>
            <w:b/>
            <w:spacing w:val="59"/>
          </w:rPr>
          <w:t xml:space="preserve"> </w:t>
        </w:r>
      </w:ins>
      <w:moveFromRangeStart w:id="881" w:author="Hughes, Anna E" w:date="2023-06-19T12:41:00Z" w:name="move138070899"/>
    </w:p>
    <w:p w:rsidR="00485016" w:rsidRDefault="00C14774">
      <w:pPr>
        <w:spacing w:before="1"/>
        <w:ind w:left="227"/>
        <w:rPr>
          <w:moveFrom w:id="882" w:author="Hughes, Anna E" w:date="2023-06-19T12:41:00Z"/>
          <w:rFonts w:ascii="Trebuchet MS"/>
          <w:sz w:val="12"/>
        </w:rPr>
        <w:pPrChange w:id="883" w:author="Hughes, Anna E" w:date="2023-06-19T12:41:00Z">
          <w:pPr>
            <w:ind w:left="107"/>
          </w:pPr>
        </w:pPrChange>
      </w:pPr>
      <w:moveFrom w:id="884" w:author="Hughes, Anna E" w:date="2023-06-19T12:41:00Z">
        <w:r>
          <w:rPr>
            <w:rFonts w:ascii="Trebuchet MS"/>
            <w:spacing w:val="-5"/>
            <w:sz w:val="12"/>
          </w:rPr>
          <w:t>462</w:t>
        </w:r>
      </w:moveFrom>
    </w:p>
    <w:moveFromRangeEnd w:id="881"/>
    <w:p w:rsidR="00485016" w:rsidRPr="00076C8C" w:rsidRDefault="00F7725C">
      <w:pPr>
        <w:spacing w:before="105"/>
        <w:ind w:left="227"/>
        <w:pPrChange w:id="885" w:author="Hughes, Anna E" w:date="2023-06-19T12:41:00Z">
          <w:pPr>
            <w:pStyle w:val="Heading1"/>
            <w:numPr>
              <w:numId w:val="4"/>
            </w:numPr>
            <w:tabs>
              <w:tab w:val="left" w:pos="407"/>
            </w:tabs>
            <w:ind w:left="406" w:hanging="300"/>
          </w:pPr>
        </w:pPrChange>
      </w:pPr>
      <w:del w:id="886" w:author="Hughes, Anna E" w:date="2023-06-19T12:41:00Z">
        <w:r>
          <w:br w:type="column"/>
        </w:r>
      </w:del>
      <w:r w:rsidR="00C14774">
        <w:rPr>
          <w:rFonts w:ascii="Times New Roman"/>
          <w:b/>
          <w:spacing w:val="-2"/>
          <w:sz w:val="24"/>
          <w:rPrChange w:id="887" w:author="Hughes, Anna E" w:date="2023-06-19T12:41:00Z">
            <w:rPr>
              <w:b w:val="0"/>
              <w:bCs w:val="0"/>
              <w:spacing w:val="-2"/>
            </w:rPr>
          </w:rPrChange>
        </w:rPr>
        <w:lastRenderedPageBreak/>
        <w:t>Results</w:t>
      </w:r>
    </w:p>
    <w:p w:rsidR="00485016" w:rsidRDefault="00C14774">
      <w:pPr>
        <w:pStyle w:val="BodyText"/>
        <w:tabs>
          <w:tab w:val="left" w:pos="968"/>
        </w:tabs>
        <w:spacing w:before="175"/>
        <w:rPr>
          <w:ins w:id="888" w:author="Hughes, Anna E" w:date="2023-06-19T12:41:00Z"/>
        </w:rPr>
      </w:pPr>
      <w:ins w:id="889" w:author="Hughes, Anna E" w:date="2023-06-19T12:41:00Z">
        <w:r>
          <w:rPr>
            <w:rFonts w:ascii="Trebuchet MS"/>
            <w:spacing w:val="-5"/>
            <w:sz w:val="12"/>
          </w:rPr>
          <w:t>455</w:t>
        </w:r>
        <w:r>
          <w:rPr>
            <w:rFonts w:ascii="Trebuchet MS"/>
            <w:sz w:val="12"/>
          </w:rPr>
          <w:tab/>
        </w:r>
      </w:ins>
      <w:r>
        <w:rPr>
          <w:w w:val="90"/>
        </w:rPr>
        <w:t>All</w:t>
      </w:r>
      <w:r>
        <w:rPr>
          <w:spacing w:val="8"/>
          <w:rPrChange w:id="890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40</w:t>
      </w:r>
      <w:r>
        <w:rPr>
          <w:spacing w:val="9"/>
          <w:rPrChange w:id="891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participants</w:t>
      </w:r>
      <w:r>
        <w:rPr>
          <w:spacing w:val="9"/>
          <w:rPrChange w:id="892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had</w:t>
      </w:r>
      <w:r>
        <w:rPr>
          <w:spacing w:val="8"/>
          <w:rPrChange w:id="893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accuracy</w:t>
      </w:r>
      <w:r>
        <w:rPr>
          <w:spacing w:val="9"/>
          <w:rPrChange w:id="894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over</w:t>
      </w:r>
      <w:r>
        <w:rPr>
          <w:spacing w:val="9"/>
          <w:rPrChange w:id="895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90%</w:t>
      </w:r>
      <w:r>
        <w:rPr>
          <w:spacing w:val="8"/>
          <w:rPrChange w:id="896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(minimum</w:t>
      </w:r>
      <w:r>
        <w:rPr>
          <w:spacing w:val="9"/>
          <w:rPrChange w:id="897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93</w:t>
      </w:r>
      <w:r>
        <w:rPr>
          <w:rFonts w:ascii="Verdana"/>
          <w:i/>
          <w:w w:val="90"/>
        </w:rPr>
        <w:t>.</w:t>
      </w:r>
      <w:r>
        <w:rPr>
          <w:w w:val="90"/>
        </w:rPr>
        <w:t>1%).</w:t>
      </w:r>
      <w:r>
        <w:rPr>
          <w:spacing w:val="35"/>
        </w:rPr>
        <w:t xml:space="preserve"> </w:t>
      </w:r>
      <w:r>
        <w:rPr>
          <w:w w:val="90"/>
        </w:rPr>
        <w:t>One</w:t>
      </w:r>
      <w:r>
        <w:rPr>
          <w:spacing w:val="9"/>
          <w:rPrChange w:id="898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2"/>
          <w:w w:val="90"/>
          <w:rPrChange w:id="899" w:author="Hughes, Anna E" w:date="2023-06-19T12:41:00Z">
            <w:rPr>
              <w:w w:val="90"/>
            </w:rPr>
          </w:rPrChange>
        </w:rPr>
        <w:t>participant</w:t>
      </w:r>
    </w:p>
    <w:p w:rsidR="00485016" w:rsidRDefault="00C14774">
      <w:pPr>
        <w:pStyle w:val="BodyText"/>
        <w:spacing w:before="8"/>
        <w:rPr>
          <w:ins w:id="900" w:author="Hughes, Anna E" w:date="2023-06-19T12:41:00Z"/>
        </w:rPr>
      </w:pPr>
      <w:ins w:id="901" w:author="Hughes, Anna E" w:date="2023-06-19T12:41:00Z">
        <w:r>
          <w:rPr>
            <w:rFonts w:ascii="Trebuchet MS"/>
            <w:spacing w:val="-6"/>
            <w:sz w:val="12"/>
          </w:rPr>
          <w:t>456</w:t>
        </w:r>
        <w:r>
          <w:rPr>
            <w:rFonts w:ascii="Trebuchet MS"/>
            <w:spacing w:val="33"/>
            <w:sz w:val="12"/>
          </w:rPr>
          <w:t xml:space="preserve"> </w:t>
        </w:r>
      </w:ins>
      <w:r>
        <w:rPr>
          <w:rFonts w:ascii="Trebuchet MS"/>
          <w:spacing w:val="33"/>
          <w:sz w:val="12"/>
          <w:rPrChange w:id="902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903" w:author="Hughes, Anna E" w:date="2023-06-19T12:41:00Z">
            <w:rPr>
              <w:spacing w:val="-4"/>
            </w:rPr>
          </w:rPrChange>
        </w:rPr>
        <w:t>had</w:t>
      </w:r>
      <w:r>
        <w:rPr>
          <w:spacing w:val="9"/>
          <w:rPrChange w:id="904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905" w:author="Hughes, Anna E" w:date="2023-06-19T12:41:00Z">
            <w:rPr>
              <w:spacing w:val="-4"/>
            </w:rPr>
          </w:rPrChange>
        </w:rPr>
        <w:t>an</w:t>
      </w:r>
      <w:r>
        <w:rPr>
          <w:spacing w:val="8"/>
          <w:rPrChange w:id="906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07" w:author="Hughes, Anna E" w:date="2023-06-19T12:41:00Z">
            <w:rPr>
              <w:spacing w:val="-4"/>
            </w:rPr>
          </w:rPrChange>
        </w:rPr>
        <w:t>average</w:t>
      </w:r>
      <w:r>
        <w:rPr>
          <w:spacing w:val="8"/>
          <w:rPrChange w:id="908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09" w:author="Hughes, Anna E" w:date="2023-06-19T12:41:00Z">
            <w:rPr>
              <w:spacing w:val="-4"/>
            </w:rPr>
          </w:rPrChange>
        </w:rPr>
        <w:t>response</w:t>
      </w:r>
      <w:r>
        <w:rPr>
          <w:spacing w:val="8"/>
          <w:rPrChange w:id="910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11" w:author="Hughes, Anna E" w:date="2023-06-19T12:41:00Z">
            <w:rPr>
              <w:spacing w:val="-4"/>
            </w:rPr>
          </w:rPrChange>
        </w:rPr>
        <w:t>time</w:t>
      </w:r>
      <w:r>
        <w:rPr>
          <w:spacing w:val="8"/>
          <w:rPrChange w:id="912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913" w:author="Hughes, Anna E" w:date="2023-06-19T12:41:00Z">
            <w:rPr>
              <w:spacing w:val="-4"/>
            </w:rPr>
          </w:rPrChange>
        </w:rPr>
        <w:t>(1100ms)</w:t>
      </w:r>
      <w:r>
        <w:rPr>
          <w:spacing w:val="9"/>
          <w:rPrChange w:id="914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15" w:author="Hughes, Anna E" w:date="2023-06-19T12:41:00Z">
            <w:rPr>
              <w:spacing w:val="-4"/>
            </w:rPr>
          </w:rPrChange>
        </w:rPr>
        <w:t>over</w:t>
      </w:r>
      <w:r>
        <w:rPr>
          <w:spacing w:val="8"/>
          <w:rPrChange w:id="916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17" w:author="Hughes, Anna E" w:date="2023-06-19T12:41:00Z">
            <w:rPr>
              <w:spacing w:val="-4"/>
            </w:rPr>
          </w:rPrChange>
        </w:rPr>
        <w:t>two</w:t>
      </w:r>
      <w:r>
        <w:rPr>
          <w:spacing w:val="8"/>
          <w:rPrChange w:id="918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19" w:author="Hughes, Anna E" w:date="2023-06-19T12:41:00Z">
            <w:rPr>
              <w:spacing w:val="-4"/>
            </w:rPr>
          </w:rPrChange>
        </w:rPr>
        <w:t>standard</w:t>
      </w:r>
      <w:r>
        <w:rPr>
          <w:spacing w:val="8"/>
          <w:rPrChange w:id="920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21" w:author="Hughes, Anna E" w:date="2023-06-19T12:41:00Z">
            <w:rPr>
              <w:spacing w:val="-4"/>
            </w:rPr>
          </w:rPrChange>
        </w:rPr>
        <w:t>deviations</w:t>
      </w:r>
      <w:r>
        <w:rPr>
          <w:spacing w:val="8"/>
          <w:rPrChange w:id="922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923" w:author="Hughes, Anna E" w:date="2023-06-19T12:41:00Z">
            <w:rPr>
              <w:spacing w:val="-4"/>
            </w:rPr>
          </w:rPrChange>
        </w:rPr>
        <w:t>from</w:t>
      </w:r>
      <w:r>
        <w:rPr>
          <w:spacing w:val="8"/>
          <w:rPrChange w:id="924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925" w:author="Hughes, Anna E" w:date="2023-06-19T12:41:00Z">
            <w:rPr>
              <w:spacing w:val="-4"/>
            </w:rPr>
          </w:rPrChange>
        </w:rPr>
        <w:t>the</w:t>
      </w:r>
    </w:p>
    <w:p w:rsidR="00485016" w:rsidRDefault="00C14774">
      <w:pPr>
        <w:pStyle w:val="BodyText"/>
        <w:rPr>
          <w:ins w:id="926" w:author="Hughes, Anna E" w:date="2023-06-19T12:41:00Z"/>
        </w:rPr>
      </w:pPr>
      <w:ins w:id="927" w:author="Hughes, Anna E" w:date="2023-06-19T12:41:00Z">
        <w:r>
          <w:rPr>
            <w:rFonts w:ascii="Trebuchet MS"/>
            <w:spacing w:val="-6"/>
            <w:sz w:val="12"/>
          </w:rPr>
          <w:t>457</w:t>
        </w:r>
        <w:r>
          <w:rPr>
            <w:rFonts w:ascii="Trebuchet MS"/>
            <w:spacing w:val="38"/>
            <w:sz w:val="12"/>
          </w:rPr>
          <w:t xml:space="preserve"> </w:t>
        </w:r>
      </w:ins>
      <w:r>
        <w:rPr>
          <w:rFonts w:ascii="Trebuchet MS"/>
          <w:spacing w:val="38"/>
          <w:sz w:val="12"/>
          <w:rPrChange w:id="928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  <w:rPrChange w:id="929" w:author="Hughes, Anna E" w:date="2023-06-19T12:41:00Z">
            <w:rPr>
              <w:spacing w:val="-2"/>
            </w:rPr>
          </w:rPrChange>
        </w:rPr>
        <w:t>group</w:t>
      </w:r>
      <w:r>
        <w:rPr>
          <w:spacing w:val="16"/>
          <w:rPrChange w:id="930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931" w:author="Hughes, Anna E" w:date="2023-06-19T12:41:00Z">
            <w:rPr>
              <w:spacing w:val="-2"/>
            </w:rPr>
          </w:rPrChange>
        </w:rPr>
        <w:t>average</w:t>
      </w:r>
      <w:r>
        <w:rPr>
          <w:spacing w:val="17"/>
          <w:rPrChange w:id="932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33" w:author="Hughes, Anna E" w:date="2023-06-19T12:41:00Z">
            <w:rPr>
              <w:spacing w:val="-2"/>
            </w:rPr>
          </w:rPrChange>
        </w:rPr>
        <w:t>response</w:t>
      </w:r>
      <w:r>
        <w:rPr>
          <w:spacing w:val="16"/>
          <w:rPrChange w:id="934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35" w:author="Hughes, Anna E" w:date="2023-06-19T12:41:00Z">
            <w:rPr>
              <w:spacing w:val="-2"/>
            </w:rPr>
          </w:rPrChange>
        </w:rPr>
        <w:t>time</w:t>
      </w:r>
      <w:r>
        <w:rPr>
          <w:spacing w:val="16"/>
          <w:rPrChange w:id="936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37" w:author="Hughes, Anna E" w:date="2023-06-19T12:41:00Z">
            <w:rPr>
              <w:spacing w:val="-2"/>
            </w:rPr>
          </w:rPrChange>
        </w:rPr>
        <w:t>(781ms)</w:t>
      </w:r>
      <w:r>
        <w:rPr>
          <w:spacing w:val="16"/>
          <w:rPrChange w:id="938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939" w:author="Hughes, Anna E" w:date="2023-06-19T12:41:00Z">
            <w:rPr>
              <w:spacing w:val="-2"/>
            </w:rPr>
          </w:rPrChange>
        </w:rPr>
        <w:t>and</w:t>
      </w:r>
      <w:r>
        <w:rPr>
          <w:spacing w:val="17"/>
          <w:rPrChange w:id="940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41" w:author="Hughes, Anna E" w:date="2023-06-19T12:41:00Z">
            <w:rPr>
              <w:spacing w:val="-2"/>
            </w:rPr>
          </w:rPrChange>
        </w:rPr>
        <w:t>was</w:t>
      </w:r>
      <w:r>
        <w:rPr>
          <w:spacing w:val="16"/>
          <w:rPrChange w:id="942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43" w:author="Hughes, Anna E" w:date="2023-06-19T12:41:00Z">
            <w:rPr>
              <w:spacing w:val="-2"/>
            </w:rPr>
          </w:rPrChange>
        </w:rPr>
        <w:t>removed.</w:t>
      </w:r>
      <w:r>
        <w:rPr>
          <w:spacing w:val="77"/>
          <w:rPrChange w:id="944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45" w:author="Hughes, Anna E" w:date="2023-06-19T12:41:00Z">
            <w:rPr>
              <w:spacing w:val="-2"/>
            </w:rPr>
          </w:rPrChange>
        </w:rPr>
        <w:t>Incorrect</w:t>
      </w:r>
      <w:r>
        <w:rPr>
          <w:spacing w:val="16"/>
          <w:rPrChange w:id="946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947" w:author="Hughes, Anna E" w:date="2023-06-19T12:41:00Z">
            <w:rPr>
              <w:spacing w:val="-2"/>
            </w:rPr>
          </w:rPrChange>
        </w:rPr>
        <w:t>trials</w:t>
      </w:r>
      <w:r>
        <w:rPr>
          <w:spacing w:val="16"/>
          <w:rPrChange w:id="948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949" w:author="Hughes, Anna E" w:date="2023-06-19T12:41:00Z">
            <w:rPr>
              <w:spacing w:val="-2"/>
            </w:rPr>
          </w:rPrChange>
        </w:rPr>
        <w:t>were</w:t>
      </w:r>
    </w:p>
    <w:p w:rsidR="00485016" w:rsidRDefault="00C14774">
      <w:pPr>
        <w:pStyle w:val="BodyText"/>
        <w:spacing w:before="8"/>
        <w:rPr>
          <w:ins w:id="950" w:author="Hughes, Anna E" w:date="2023-06-19T12:41:00Z"/>
        </w:rPr>
      </w:pPr>
      <w:ins w:id="951" w:author="Hughes, Anna E" w:date="2023-06-19T12:41:00Z">
        <w:r>
          <w:rPr>
            <w:rFonts w:ascii="Trebuchet MS"/>
            <w:spacing w:val="-8"/>
            <w:sz w:val="12"/>
          </w:rPr>
          <w:t>458</w:t>
        </w:r>
        <w:r>
          <w:rPr>
            <w:rFonts w:ascii="Trebuchet MS"/>
            <w:spacing w:val="45"/>
            <w:sz w:val="12"/>
          </w:rPr>
          <w:t xml:space="preserve"> </w:t>
        </w:r>
      </w:ins>
      <w:r>
        <w:rPr>
          <w:rFonts w:ascii="Trebuchet MS"/>
          <w:spacing w:val="45"/>
          <w:sz w:val="12"/>
          <w:rPrChange w:id="952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8"/>
          <w:rPrChange w:id="953" w:author="Hughes, Anna E" w:date="2023-06-19T12:41:00Z">
            <w:rPr>
              <w:w w:val="90"/>
            </w:rPr>
          </w:rPrChange>
        </w:rPr>
        <w:t>then</w:t>
      </w:r>
      <w:r>
        <w:rPr>
          <w:rPrChange w:id="954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55" w:author="Hughes, Anna E" w:date="2023-06-19T12:41:00Z">
            <w:rPr>
              <w:w w:val="90"/>
            </w:rPr>
          </w:rPrChange>
        </w:rPr>
        <w:t>removed,</w:t>
      </w:r>
      <w:r>
        <w:rPr>
          <w:spacing w:val="-1"/>
          <w:rPrChange w:id="956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57" w:author="Hughes, Anna E" w:date="2023-06-19T12:41:00Z">
            <w:rPr>
              <w:w w:val="90"/>
            </w:rPr>
          </w:rPrChange>
        </w:rPr>
        <w:t>and</w:t>
      </w:r>
      <w:r>
        <w:rPr>
          <w:spacing w:val="-1"/>
          <w:rPrChange w:id="958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59" w:author="Hughes, Anna E" w:date="2023-06-19T12:41:00Z">
            <w:rPr>
              <w:w w:val="90"/>
            </w:rPr>
          </w:rPrChange>
        </w:rPr>
        <w:t>the</w:t>
      </w:r>
      <w:r>
        <w:rPr>
          <w:rPrChange w:id="960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61" w:author="Hughes, Anna E" w:date="2023-06-19T12:41:00Z">
            <w:rPr>
              <w:w w:val="90"/>
            </w:rPr>
          </w:rPrChange>
        </w:rPr>
        <w:t>data</w:t>
      </w:r>
      <w:r>
        <w:rPr>
          <w:spacing w:val="-1"/>
          <w:rPrChange w:id="962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63" w:author="Hughes, Anna E" w:date="2023-06-19T12:41:00Z">
            <w:rPr>
              <w:w w:val="90"/>
            </w:rPr>
          </w:rPrChange>
        </w:rPr>
        <w:t>was</w:t>
      </w:r>
      <w:r>
        <w:rPr>
          <w:spacing w:val="-1"/>
          <w:rPrChange w:id="964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65" w:author="Hughes, Anna E" w:date="2023-06-19T12:41:00Z">
            <w:rPr>
              <w:w w:val="90"/>
            </w:rPr>
          </w:rPrChange>
        </w:rPr>
        <w:t>trimmed</w:t>
      </w:r>
      <w:r>
        <w:rPr>
          <w:spacing w:val="-1"/>
          <w:rPrChange w:id="966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67" w:author="Hughes, Anna E" w:date="2023-06-19T12:41:00Z">
            <w:rPr>
              <w:w w:val="90"/>
            </w:rPr>
          </w:rPrChange>
        </w:rPr>
        <w:t>(only</w:t>
      </w:r>
      <w:r>
        <w:rPr>
          <w:spacing w:val="-1"/>
          <w:rPrChange w:id="968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69" w:author="Hughes, Anna E" w:date="2023-06-19T12:41:00Z">
            <w:rPr>
              <w:w w:val="90"/>
            </w:rPr>
          </w:rPrChange>
        </w:rPr>
        <w:t>including</w:t>
      </w:r>
      <w:r>
        <w:rPr>
          <w:spacing w:val="-1"/>
          <w:rPrChange w:id="970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71" w:author="Hughes, Anna E" w:date="2023-06-19T12:41:00Z">
            <w:rPr>
              <w:w w:val="90"/>
            </w:rPr>
          </w:rPrChange>
        </w:rPr>
        <w:t>response</w:t>
      </w:r>
      <w:r>
        <w:rPr>
          <w:spacing w:val="-1"/>
          <w:rPrChange w:id="972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73" w:author="Hughes, Anna E" w:date="2023-06-19T12:41:00Z">
            <w:rPr>
              <w:w w:val="90"/>
            </w:rPr>
          </w:rPrChange>
        </w:rPr>
        <w:t>times</w:t>
      </w:r>
      <w:r>
        <w:rPr>
          <w:spacing w:val="-1"/>
          <w:rPrChange w:id="974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975" w:author="Hughes, Anna E" w:date="2023-06-19T12:41:00Z">
            <w:rPr>
              <w:w w:val="90"/>
            </w:rPr>
          </w:rPrChange>
        </w:rPr>
        <w:t>between</w:t>
      </w:r>
    </w:p>
    <w:p w:rsidR="00485016" w:rsidRDefault="00C14774">
      <w:pPr>
        <w:pStyle w:val="BodyText"/>
        <w:spacing w:before="8"/>
        <w:rPr>
          <w:ins w:id="976" w:author="Hughes, Anna E" w:date="2023-06-19T12:41:00Z"/>
        </w:rPr>
      </w:pPr>
      <w:ins w:id="977" w:author="Hughes, Anna E" w:date="2023-06-19T12:41:00Z">
        <w:r>
          <w:rPr>
            <w:rFonts w:ascii="Trebuchet MS"/>
            <w:spacing w:val="-4"/>
            <w:sz w:val="12"/>
          </w:rPr>
          <w:t>459</w:t>
        </w:r>
      </w:ins>
      <w:r>
        <w:rPr>
          <w:rFonts w:ascii="Trebuchet MS"/>
          <w:spacing w:val="75"/>
          <w:w w:val="150"/>
          <w:sz w:val="12"/>
          <w:rPrChange w:id="978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4"/>
          <w:rPrChange w:id="979" w:author="Hughes, Anna E" w:date="2023-06-19T12:41:00Z">
            <w:rPr>
              <w:spacing w:val="-6"/>
            </w:rPr>
          </w:rPrChange>
        </w:rPr>
        <w:t>the</w:t>
      </w:r>
      <w:r>
        <w:rPr>
          <w:spacing w:val="-6"/>
        </w:rPr>
        <w:t xml:space="preserve"> </w:t>
      </w:r>
      <w:r>
        <w:rPr>
          <w:spacing w:val="-4"/>
          <w:rPrChange w:id="980" w:author="Hughes, Anna E" w:date="2023-06-19T12:41:00Z">
            <w:rPr>
              <w:spacing w:val="-6"/>
            </w:rPr>
          </w:rPrChange>
        </w:rPr>
        <w:t>1%</w:t>
      </w:r>
      <w:r>
        <w:rPr>
          <w:spacing w:val="-6"/>
        </w:rPr>
        <w:t xml:space="preserve"> </w:t>
      </w:r>
      <w:r>
        <w:rPr>
          <w:spacing w:val="-4"/>
          <w:rPrChange w:id="981" w:author="Hughes, Anna E" w:date="2023-06-19T12:41:00Z">
            <w:rPr>
              <w:spacing w:val="-6"/>
            </w:rPr>
          </w:rPrChange>
        </w:rPr>
        <w:t>and</w:t>
      </w:r>
      <w:r>
        <w:rPr>
          <w:spacing w:val="-6"/>
        </w:rPr>
        <w:t xml:space="preserve"> </w:t>
      </w:r>
      <w:r>
        <w:rPr>
          <w:spacing w:val="-4"/>
          <w:rPrChange w:id="982" w:author="Hughes, Anna E" w:date="2023-06-19T12:41:00Z">
            <w:rPr>
              <w:spacing w:val="-6"/>
            </w:rPr>
          </w:rPrChange>
        </w:rPr>
        <w:t>99%</w:t>
      </w:r>
      <w:r>
        <w:rPr>
          <w:spacing w:val="-6"/>
        </w:rPr>
        <w:t xml:space="preserve"> </w:t>
      </w:r>
      <w:r>
        <w:rPr>
          <w:spacing w:val="-4"/>
          <w:rPrChange w:id="983" w:author="Hughes, Anna E" w:date="2023-06-19T12:41:00Z">
            <w:rPr>
              <w:spacing w:val="-6"/>
            </w:rPr>
          </w:rPrChange>
        </w:rPr>
        <w:t>quantiles)</w:t>
      </w:r>
      <w:r>
        <w:rPr>
          <w:spacing w:val="-6"/>
        </w:rPr>
        <w:t xml:space="preserve"> </w:t>
      </w:r>
      <w:r>
        <w:rPr>
          <w:spacing w:val="-4"/>
          <w:rPrChange w:id="984" w:author="Hughes, Anna E" w:date="2023-06-19T12:41:00Z">
            <w:rPr>
              <w:spacing w:val="-6"/>
            </w:rPr>
          </w:rPrChange>
        </w:rPr>
        <w:t>leaving</w:t>
      </w:r>
      <w:r>
        <w:rPr>
          <w:spacing w:val="-6"/>
        </w:rPr>
        <w:t xml:space="preserve"> </w:t>
      </w:r>
      <w:r>
        <w:rPr>
          <w:spacing w:val="-4"/>
          <w:rPrChange w:id="985" w:author="Hughes, Anna E" w:date="2023-06-19T12:41:00Z">
            <w:rPr>
              <w:spacing w:val="-6"/>
            </w:rPr>
          </w:rPrChange>
        </w:rPr>
        <w:t>us</w:t>
      </w:r>
      <w:r>
        <w:rPr>
          <w:spacing w:val="-6"/>
        </w:rPr>
        <w:t xml:space="preserve"> </w:t>
      </w:r>
      <w:r>
        <w:rPr>
          <w:spacing w:val="-4"/>
          <w:rPrChange w:id="986" w:author="Hughes, Anna E" w:date="2023-06-19T12:41:00Z">
            <w:rPr>
              <w:spacing w:val="-6"/>
            </w:rPr>
          </w:rPrChange>
        </w:rPr>
        <w:t>with</w:t>
      </w:r>
      <w:r>
        <w:rPr>
          <w:spacing w:val="-6"/>
        </w:rPr>
        <w:t xml:space="preserve"> </w:t>
      </w:r>
      <w:r>
        <w:rPr>
          <w:spacing w:val="-4"/>
          <w:rPrChange w:id="987" w:author="Hughes, Anna E" w:date="2023-06-19T12:41:00Z">
            <w:rPr>
              <w:spacing w:val="-6"/>
            </w:rPr>
          </w:rPrChange>
        </w:rPr>
        <w:t>39</w:t>
      </w:r>
      <w:r>
        <w:rPr>
          <w:spacing w:val="-6"/>
        </w:rPr>
        <w:t xml:space="preserve"> </w:t>
      </w:r>
      <w:r>
        <w:rPr>
          <w:spacing w:val="-4"/>
          <w:rPrChange w:id="988" w:author="Hughes, Anna E" w:date="2023-06-19T12:41:00Z">
            <w:rPr>
              <w:spacing w:val="-6"/>
            </w:rPr>
          </w:rPrChange>
        </w:rPr>
        <w:t>participants</w:t>
      </w:r>
      <w:r>
        <w:rPr>
          <w:spacing w:val="-6"/>
        </w:rPr>
        <w:t xml:space="preserve"> </w:t>
      </w:r>
      <w:r>
        <w:rPr>
          <w:spacing w:val="-4"/>
          <w:rPrChange w:id="989" w:author="Hughes, Anna E" w:date="2023-06-19T12:41:00Z">
            <w:rPr>
              <w:spacing w:val="-6"/>
            </w:rPr>
          </w:rPrChange>
        </w:rPr>
        <w:t>completing</w:t>
      </w:r>
      <w:r>
        <w:rPr>
          <w:spacing w:val="-5"/>
          <w:rPrChange w:id="99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4"/>
          <w:rPrChange w:id="991" w:author="Hughes, Anna E" w:date="2023-06-19T12:41:00Z">
            <w:rPr>
              <w:spacing w:val="-6"/>
            </w:rPr>
          </w:rPrChange>
        </w:rPr>
        <w:t>a</w:t>
      </w:r>
      <w:r>
        <w:rPr>
          <w:spacing w:val="-6"/>
        </w:rPr>
        <w:t xml:space="preserve"> </w:t>
      </w:r>
      <w:r>
        <w:rPr>
          <w:spacing w:val="-4"/>
          <w:rPrChange w:id="992" w:author="Hughes, Anna E" w:date="2023-06-19T12:41:00Z">
            <w:rPr>
              <w:spacing w:val="-6"/>
            </w:rPr>
          </w:rPrChange>
        </w:rPr>
        <w:t>total</w:t>
      </w:r>
      <w:r>
        <w:rPr>
          <w:spacing w:val="-6"/>
        </w:rPr>
        <w:t xml:space="preserve"> </w:t>
      </w:r>
      <w:r>
        <w:rPr>
          <w:spacing w:val="-5"/>
          <w:rPrChange w:id="993" w:author="Hughes, Anna E" w:date="2023-06-19T12:41:00Z">
            <w:rPr>
              <w:spacing w:val="-6"/>
            </w:rPr>
          </w:rPrChange>
        </w:rPr>
        <w:t>of</w:t>
      </w:r>
    </w:p>
    <w:p w:rsidR="00485016" w:rsidRPr="00076C8C" w:rsidRDefault="00C14774">
      <w:pPr>
        <w:spacing w:before="7"/>
        <w:ind w:left="227"/>
        <w:pPrChange w:id="994" w:author="Hughes, Anna E" w:date="2023-06-19T12:41:00Z">
          <w:pPr>
            <w:pStyle w:val="BodyText"/>
            <w:spacing w:before="175" w:line="247" w:lineRule="auto"/>
            <w:ind w:right="529" w:firstLine="351"/>
            <w:jc w:val="both"/>
          </w:pPr>
        </w:pPrChange>
      </w:pPr>
      <w:ins w:id="995" w:author="Hughes, Anna E" w:date="2023-06-19T12:41:00Z">
        <w:r>
          <w:rPr>
            <w:rFonts w:ascii="Trebuchet MS"/>
            <w:sz w:val="12"/>
          </w:rPr>
          <w:t>460</w:t>
        </w:r>
        <w:r>
          <w:rPr>
            <w:rFonts w:ascii="Trebuchet MS"/>
            <w:spacing w:val="40"/>
            <w:sz w:val="12"/>
          </w:rPr>
          <w:t xml:space="preserve"> </w:t>
        </w:r>
      </w:ins>
      <w:r>
        <w:rPr>
          <w:rFonts w:ascii="Trebuchet MS"/>
          <w:spacing w:val="40"/>
          <w:sz w:val="12"/>
          <w:rPrChange w:id="996" w:author="Hughes, Anna E" w:date="2023-06-19T12:41:00Z">
            <w:rPr>
              <w:spacing w:val="-6"/>
            </w:rPr>
          </w:rPrChange>
        </w:rPr>
        <w:t xml:space="preserve"> </w:t>
      </w:r>
      <w:r>
        <w:rPr>
          <w:sz w:val="24"/>
          <w:rPrChange w:id="997" w:author="Hughes, Anna E" w:date="2023-06-19T12:41:00Z">
            <w:rPr/>
          </w:rPrChange>
        </w:rPr>
        <w:t>59,587</w:t>
      </w:r>
      <w:r>
        <w:rPr>
          <w:spacing w:val="-6"/>
          <w:sz w:val="24"/>
          <w:rPrChange w:id="998" w:author="Hughes, Anna E" w:date="2023-06-19T12:41:00Z">
            <w:rPr/>
          </w:rPrChange>
        </w:rPr>
        <w:t xml:space="preserve"> </w:t>
      </w:r>
      <w:r>
        <w:rPr>
          <w:spacing w:val="-2"/>
          <w:sz w:val="24"/>
          <w:rPrChange w:id="999" w:author="Hughes, Anna E" w:date="2023-06-19T12:41:00Z">
            <w:rPr/>
          </w:rPrChange>
        </w:rPr>
        <w:t>trials.</w:t>
      </w:r>
    </w:p>
    <w:p w:rsidR="00485016" w:rsidRDefault="00485016">
      <w:pPr>
        <w:pStyle w:val="BodyText"/>
        <w:spacing w:before="0"/>
        <w:ind w:left="0"/>
        <w:rPr>
          <w:ins w:id="1000" w:author="Hughes, Anna E" w:date="2023-06-19T12:41:00Z"/>
          <w:sz w:val="20"/>
        </w:rPr>
      </w:pPr>
    </w:p>
    <w:p w:rsidR="00485016" w:rsidRDefault="00DA2490">
      <w:pPr>
        <w:pStyle w:val="BodyText"/>
        <w:spacing w:before="4"/>
        <w:ind w:left="0"/>
        <w:rPr>
          <w:ins w:id="1001" w:author="Hughes, Anna E" w:date="2023-06-19T12:41:00Z"/>
          <w:sz w:val="12"/>
        </w:rPr>
      </w:pPr>
      <w:ins w:id="1002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599616" behindDoc="1" locked="0" layoutInCell="1" allowOverlap="1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107315</wp:posOffset>
                  </wp:positionV>
                  <wp:extent cx="1974215" cy="1270"/>
                  <wp:effectExtent l="0" t="0" r="0" b="0"/>
                  <wp:wrapTopAndBottom/>
                  <wp:docPr id="467" name="docshape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A766327" id="docshape70" o:spid="_x0000_s1026" style="position:absolute;margin-left:110.85pt;margin-top:8.45pt;width:155.4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ins>
    </w:p>
    <w:p w:rsidR="00485016" w:rsidRDefault="00C14774">
      <w:pPr>
        <w:spacing w:before="21" w:line="244" w:lineRule="auto"/>
        <w:ind w:left="617" w:right="293" w:firstLine="274"/>
        <w:rPr>
          <w:ins w:id="1003" w:author="Hughes, Anna E" w:date="2023-06-19T12:41:00Z"/>
          <w:sz w:val="20"/>
        </w:rPr>
      </w:pPr>
      <w:ins w:id="1004" w:author="Hughes, Anna E" w:date="2023-06-19T12:41:00Z">
        <w:r>
          <w:rPr>
            <w:spacing w:val="-2"/>
            <w:position w:val="7"/>
            <w:sz w:val="14"/>
          </w:rPr>
          <w:t>2</w:t>
        </w:r>
        <w:bookmarkStart w:id="1005" w:name="_bookmark13"/>
        <w:bookmarkEnd w:id="1005"/>
        <w:r>
          <w:rPr>
            <w:spacing w:val="-2"/>
            <w:sz w:val="20"/>
          </w:rPr>
          <w:t xml:space="preserve">See </w:t>
        </w:r>
        <w:r>
          <w:rPr>
            <w:rFonts w:ascii="Times New Roman"/>
            <w:i/>
            <w:spacing w:val="-2"/>
            <w:sz w:val="20"/>
          </w:rPr>
          <w:t>Supplementary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Materials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-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Pilot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Analysis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spacing w:val="-2"/>
            <w:sz w:val="20"/>
          </w:rPr>
          <w:t xml:space="preserve">and </w:t>
        </w:r>
        <w:r>
          <w:rPr>
            <w:rFonts w:ascii="Times New Roman"/>
            <w:i/>
            <w:spacing w:val="-2"/>
            <w:sz w:val="20"/>
          </w:rPr>
          <w:t>Supplementary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Materials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-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>Registered</w:t>
        </w:r>
        <w:r>
          <w:rPr>
            <w:rFonts w:ascii="Times New Roman"/>
            <w:i/>
            <w:spacing w:val="-7"/>
            <w:sz w:val="20"/>
          </w:rPr>
          <w:t xml:space="preserve"> </w:t>
        </w:r>
        <w:r>
          <w:rPr>
            <w:rFonts w:ascii="Times New Roman"/>
            <w:i/>
            <w:spacing w:val="-2"/>
            <w:sz w:val="20"/>
          </w:rPr>
          <w:t xml:space="preserve">Anal- </w:t>
        </w:r>
        <w:r>
          <w:rPr>
            <w:rFonts w:ascii="Times New Roman"/>
            <w:i/>
            <w:sz w:val="20"/>
          </w:rPr>
          <w:t xml:space="preserve">ysis </w:t>
        </w:r>
        <w:r>
          <w:rPr>
            <w:sz w:val="20"/>
          </w:rPr>
          <w:t>for full details of data cleaning.</w:t>
        </w:r>
      </w:ins>
    </w:p>
    <w:p w:rsidR="00485016" w:rsidRDefault="00485016">
      <w:pPr>
        <w:spacing w:line="244" w:lineRule="auto"/>
        <w:rPr>
          <w:ins w:id="1006" w:author="Hughes, Anna E" w:date="2023-06-19T12:41:00Z"/>
          <w:sz w:val="20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1007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1008" w:author="Hughes, Anna E" w:date="2023-06-19T12:41:00Z"/>
          <w:sz w:val="20"/>
        </w:rPr>
      </w:pPr>
    </w:p>
    <w:p w:rsidR="00485016" w:rsidRDefault="00485016">
      <w:pPr>
        <w:rPr>
          <w:ins w:id="1009" w:author="Hughes, Anna E" w:date="2023-06-19T12:41:00Z"/>
          <w:sz w:val="20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moveTo w:id="1010" w:author="Hughes, Anna E" w:date="2023-06-19T12:41:00Z"/>
          <w:sz w:val="12"/>
          <w:rPrChange w:id="1011" w:author="Hughes, Anna E" w:date="2023-06-19T12:41:00Z">
            <w:rPr>
              <w:moveTo w:id="1012" w:author="Hughes, Anna E" w:date="2023-06-19T12:41:00Z"/>
              <w:rFonts w:ascii="Trebuchet MS"/>
              <w:sz w:val="12"/>
            </w:rPr>
          </w:rPrChange>
        </w:rPr>
        <w:pPrChange w:id="1013" w:author="Hughes, Anna E" w:date="2023-06-19T12:41:00Z">
          <w:pPr>
            <w:spacing w:before="1"/>
            <w:ind w:left="107"/>
          </w:pPr>
        </w:pPrChange>
      </w:pPr>
      <w:moveToRangeStart w:id="1014" w:author="Hughes, Anna E" w:date="2023-06-19T12:41:00Z" w:name="move138070898"/>
    </w:p>
    <w:p w:rsidR="00485016" w:rsidRDefault="00485016">
      <w:pPr>
        <w:pStyle w:val="BodyText"/>
        <w:spacing w:before="0"/>
        <w:ind w:left="0"/>
        <w:rPr>
          <w:moveTo w:id="1015" w:author="Hughes, Anna E" w:date="2023-06-19T12:41:00Z"/>
          <w:sz w:val="12"/>
          <w:rPrChange w:id="1016" w:author="Hughes, Anna E" w:date="2023-06-19T12:41:00Z">
            <w:rPr>
              <w:moveTo w:id="1017" w:author="Hughes, Anna E" w:date="2023-06-19T12:41:00Z"/>
              <w:rFonts w:ascii="Trebuchet MS"/>
              <w:sz w:val="12"/>
            </w:rPr>
          </w:rPrChange>
        </w:rPr>
        <w:pPrChange w:id="1018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spacing w:before="72"/>
        <w:ind w:left="227"/>
        <w:rPr>
          <w:moveTo w:id="1019" w:author="Hughes, Anna E" w:date="2023-06-19T12:41:00Z"/>
          <w:rFonts w:ascii="Trebuchet MS"/>
          <w:sz w:val="12"/>
        </w:rPr>
        <w:pPrChange w:id="1020" w:author="Hughes, Anna E" w:date="2023-06-19T12:41:00Z">
          <w:pPr>
            <w:ind w:left="107"/>
          </w:pPr>
        </w:pPrChange>
      </w:pPr>
      <w:moveTo w:id="1021" w:author="Hughes, Anna E" w:date="2023-06-19T12:41:00Z">
        <w:r>
          <w:rPr>
            <w:rFonts w:ascii="Trebuchet MS"/>
            <w:spacing w:val="-5"/>
            <w:sz w:val="12"/>
          </w:rPr>
          <w:t>461</w:t>
        </w:r>
      </w:moveTo>
    </w:p>
    <w:moveToRangeEnd w:id="1014"/>
    <w:p w:rsidR="00485016" w:rsidRDefault="00C14774">
      <w:pPr>
        <w:pStyle w:val="BodyText"/>
        <w:spacing w:before="238" w:line="270" w:lineRule="exact"/>
        <w:pPrChange w:id="1022" w:author="Hughes, Anna E" w:date="2023-06-19T12:41:00Z">
          <w:pPr>
            <w:pStyle w:val="BodyText"/>
            <w:spacing w:before="0" w:line="265" w:lineRule="exact"/>
            <w:ind w:left="458"/>
            <w:jc w:val="both"/>
          </w:pPr>
        </w:pPrChange>
      </w:pPr>
      <w:ins w:id="1023" w:author="Hughes, Anna E" w:date="2023-06-19T12:41:00Z">
        <w:r>
          <w:br w:type="column"/>
        </w:r>
      </w:ins>
      <w:r>
        <w:rPr>
          <w:spacing w:val="-4"/>
        </w:rPr>
        <w:t>All</w:t>
      </w:r>
      <w:r>
        <w:rPr>
          <w:spacing w:val="3"/>
        </w:rPr>
        <w:t xml:space="preserve"> </w:t>
      </w:r>
      <w:r>
        <w:rPr>
          <w:spacing w:val="-4"/>
        </w:rPr>
        <w:t>Bayesian</w:t>
      </w:r>
      <w:r>
        <w:rPr>
          <w:spacing w:val="3"/>
        </w:rPr>
        <w:t xml:space="preserve"> </w:t>
      </w:r>
      <w:r>
        <w:rPr>
          <w:spacing w:val="-4"/>
        </w:rPr>
        <w:t>models</w:t>
      </w:r>
      <w:r>
        <w:rPr>
          <w:spacing w:val="4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fit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new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using</w:t>
      </w:r>
      <w:r>
        <w:rPr>
          <w:spacing w:val="4"/>
        </w:rPr>
        <w:t xml:space="preserve"> </w:t>
      </w:r>
      <w:r>
        <w:rPr>
          <w:spacing w:val="-4"/>
        </w:rPr>
        <w:t>exactly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same</w:t>
      </w:r>
      <w:r>
        <w:rPr>
          <w:spacing w:val="4"/>
        </w:rPr>
        <w:t xml:space="preserve"> </w:t>
      </w:r>
      <w:r>
        <w:rPr>
          <w:spacing w:val="-4"/>
        </w:rPr>
        <w:t>proce-</w:t>
      </w:r>
    </w:p>
    <w:p w:rsidR="00485016" w:rsidRDefault="00FE7979">
      <w:pPr>
        <w:spacing w:line="26" w:lineRule="exact"/>
        <w:ind w:left="301"/>
        <w:rPr>
          <w:ins w:id="1024" w:author="Hughes, Anna E" w:date="2023-06-19T12:41:00Z"/>
          <w:sz w:val="18"/>
        </w:rPr>
      </w:pPr>
      <w:ins w:id="1025" w:author="Hughes, Anna E" w:date="2023-06-19T12:41:00Z">
        <w:r>
          <w:fldChar w:fldCharType="begin"/>
        </w:r>
        <w:r>
          <w:instrText xml:space="preserve"> HYPERLINK \l "_bookmark14" </w:instrText>
        </w:r>
        <w:r>
          <w:fldChar w:fldCharType="separate"/>
        </w:r>
        <w:r w:rsidR="00C14774">
          <w:rPr>
            <w:w w:val="89"/>
            <w:sz w:val="18"/>
          </w:rPr>
          <w:t>3</w:t>
        </w:r>
        <w:r>
          <w:rPr>
            <w:w w:val="89"/>
            <w:sz w:val="18"/>
          </w:rPr>
          <w:fldChar w:fldCharType="end"/>
        </w:r>
      </w:ins>
    </w:p>
    <w:p w:rsidR="00485016" w:rsidRDefault="00485016">
      <w:pPr>
        <w:spacing w:line="26" w:lineRule="exact"/>
        <w:rPr>
          <w:ins w:id="1026" w:author="Hughes, Anna E" w:date="2023-06-19T12:41:00Z"/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</w:sectPr>
      </w:pPr>
    </w:p>
    <w:p w:rsidR="00485016" w:rsidRDefault="00485016">
      <w:pPr>
        <w:pStyle w:val="BodyText"/>
        <w:spacing w:before="2"/>
        <w:ind w:left="0"/>
        <w:rPr>
          <w:moveTo w:id="1027" w:author="Hughes, Anna E" w:date="2023-06-19T12:41:00Z"/>
          <w:sz w:val="9"/>
          <w:rPrChange w:id="1028" w:author="Hughes, Anna E" w:date="2023-06-19T12:41:00Z">
            <w:rPr>
              <w:moveTo w:id="1029" w:author="Hughes, Anna E" w:date="2023-06-19T12:41:00Z"/>
              <w:rFonts w:ascii="Trebuchet MS"/>
              <w:sz w:val="12"/>
            </w:rPr>
          </w:rPrChange>
        </w:rPr>
        <w:pPrChange w:id="1030" w:author="Hughes, Anna E" w:date="2023-06-19T12:41:00Z">
          <w:pPr>
            <w:pStyle w:val="BodyText"/>
            <w:spacing w:before="10"/>
            <w:ind w:left="0"/>
          </w:pPr>
        </w:pPrChange>
      </w:pPr>
      <w:moveToRangeStart w:id="1031" w:author="Hughes, Anna E" w:date="2023-06-19T12:41:00Z" w:name="move138070899"/>
    </w:p>
    <w:p w:rsidR="00485016" w:rsidRDefault="00C14774">
      <w:pPr>
        <w:spacing w:before="1"/>
        <w:ind w:left="227"/>
        <w:rPr>
          <w:moveTo w:id="1032" w:author="Hughes, Anna E" w:date="2023-06-19T12:41:00Z"/>
          <w:rFonts w:ascii="Trebuchet MS"/>
          <w:sz w:val="12"/>
        </w:rPr>
        <w:pPrChange w:id="1033" w:author="Hughes, Anna E" w:date="2023-06-19T12:41:00Z">
          <w:pPr>
            <w:ind w:left="107"/>
          </w:pPr>
        </w:pPrChange>
      </w:pPr>
      <w:moveTo w:id="1034" w:author="Hughes, Anna E" w:date="2023-06-19T12:41:00Z">
        <w:r>
          <w:rPr>
            <w:rFonts w:ascii="Trebuchet MS"/>
            <w:spacing w:val="-5"/>
            <w:sz w:val="12"/>
          </w:rPr>
          <w:t>462</w:t>
        </w:r>
      </w:moveTo>
    </w:p>
    <w:moveFromRangeStart w:id="1035" w:author="Hughes, Anna E" w:date="2023-06-19T12:41:00Z" w:name="move138070897"/>
    <w:moveToRangeEnd w:id="1031"/>
    <w:p w:rsidR="00485016" w:rsidRDefault="00FE7979">
      <w:pPr>
        <w:spacing w:line="26" w:lineRule="exact"/>
        <w:ind w:right="960"/>
        <w:jc w:val="right"/>
        <w:rPr>
          <w:moveFrom w:id="1036" w:author="Hughes, Anna E" w:date="2023-06-19T12:41:00Z"/>
          <w:sz w:val="18"/>
        </w:rPr>
        <w:pPrChange w:id="1037" w:author="Hughes, Anna E" w:date="2023-06-19T12:41:00Z">
          <w:pPr>
            <w:spacing w:line="26" w:lineRule="exact"/>
            <w:ind w:left="532"/>
          </w:pPr>
        </w:pPrChange>
      </w:pPr>
      <w:moveFrom w:id="1038" w:author="Hughes, Anna E" w:date="2023-06-19T12:41:00Z">
        <w:r>
          <w:fldChar w:fldCharType="begin"/>
        </w:r>
        <w:r>
          <w:instrText xml:space="preserve"> HYPERLINK \l "_bookmark13" </w:instrText>
        </w:r>
        <w:r>
          <w:fldChar w:fldCharType="separate"/>
        </w:r>
        <w:r w:rsidR="00C14774">
          <w:rPr>
            <w:w w:val="89"/>
            <w:sz w:val="18"/>
          </w:rPr>
          <w:t>2</w:t>
        </w:r>
        <w:r>
          <w:rPr>
            <w:w w:val="89"/>
            <w:sz w:val="18"/>
          </w:rPr>
          <w:fldChar w:fldCharType="end"/>
        </w:r>
      </w:moveFrom>
    </w:p>
    <w:p w:rsidR="00485016" w:rsidRDefault="00485016">
      <w:pPr>
        <w:spacing w:line="26" w:lineRule="exact"/>
        <w:jc w:val="right"/>
        <w:rPr>
          <w:moveFrom w:id="1039" w:author="Hughes, Anna E" w:date="2023-06-19T12:41:00Z"/>
          <w:sz w:val="1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1040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  <w:pPrChange w:id="1041" w:author="Hughes, Anna E" w:date="2023-06-19T12:41:00Z">
          <w:pPr>
            <w:spacing w:line="26" w:lineRule="exact"/>
          </w:pPr>
        </w:pPrChange>
      </w:pPr>
    </w:p>
    <w:moveFromRangeEnd w:id="1035"/>
    <w:p w:rsidR="00701245" w:rsidRDefault="00701245">
      <w:pPr>
        <w:pStyle w:val="BodyText"/>
        <w:spacing w:before="3"/>
        <w:ind w:left="0"/>
        <w:rPr>
          <w:del w:id="1042" w:author="Hughes, Anna E" w:date="2023-06-19T12:41:00Z"/>
          <w:sz w:val="9"/>
        </w:rPr>
      </w:pPr>
    </w:p>
    <w:p w:rsidR="00485016" w:rsidRDefault="00C14774">
      <w:pPr>
        <w:ind w:left="227"/>
        <w:rPr>
          <w:moveFrom w:id="1043" w:author="Hughes, Anna E" w:date="2023-06-19T12:41:00Z"/>
          <w:rFonts w:ascii="Trebuchet MS"/>
          <w:sz w:val="12"/>
        </w:rPr>
        <w:pPrChange w:id="1044" w:author="Hughes, Anna E" w:date="2023-06-19T12:41:00Z">
          <w:pPr>
            <w:ind w:left="107"/>
          </w:pPr>
        </w:pPrChange>
      </w:pPr>
      <w:moveFromRangeStart w:id="1045" w:author="Hughes, Anna E" w:date="2023-06-19T12:41:00Z" w:name="move138070900"/>
      <w:moveFrom w:id="1046" w:author="Hughes, Anna E" w:date="2023-06-19T12:41:00Z">
        <w:r>
          <w:rPr>
            <w:rFonts w:ascii="Trebuchet MS"/>
            <w:spacing w:val="-5"/>
            <w:sz w:val="12"/>
          </w:rPr>
          <w:t>463</w:t>
        </w:r>
      </w:moveFrom>
    </w:p>
    <w:moveFromRangeEnd w:id="1045"/>
    <w:p w:rsidR="00485016" w:rsidRDefault="00C14774">
      <w:pPr>
        <w:pStyle w:val="BodyText"/>
        <w:spacing w:before="0" w:line="274" w:lineRule="exact"/>
        <w:ind w:left="159"/>
        <w:pPrChange w:id="1047" w:author="Hughes, Anna E" w:date="2023-06-19T12:41:00Z">
          <w:pPr>
            <w:pStyle w:val="BodyText"/>
            <w:spacing w:before="0" w:line="275" w:lineRule="exact"/>
          </w:pPr>
        </w:pPrChange>
      </w:pPr>
      <w:r>
        <w:br w:type="column"/>
      </w:r>
      <w:r>
        <w:rPr>
          <w:spacing w:val="-4"/>
        </w:rPr>
        <w:t>dure</w:t>
      </w:r>
      <w:r>
        <w:rPr>
          <w:spacing w:val="68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pilot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presented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Stage</w:t>
      </w:r>
      <w:r>
        <w:t xml:space="preserve"> </w:t>
      </w:r>
      <w:r>
        <w:rPr>
          <w:spacing w:val="-4"/>
        </w:rPr>
        <w:t>One</w:t>
      </w:r>
      <w:r>
        <w:rPr>
          <w:spacing w:val="1"/>
        </w:rPr>
        <w:t xml:space="preserve"> </w:t>
      </w:r>
      <w:r>
        <w:rPr>
          <w:spacing w:val="-4"/>
        </w:rPr>
        <w:t>review</w:t>
      </w:r>
      <w:r>
        <w:rPr>
          <w:spacing w:val="1"/>
        </w:rPr>
        <w:t xml:space="preserve"> </w:t>
      </w:r>
      <w:r>
        <w:rPr>
          <w:spacing w:val="-4"/>
        </w:rPr>
        <w:t>process.</w:t>
      </w:r>
      <w:r>
        <w:rPr>
          <w:spacing w:val="37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checked</w:t>
      </w:r>
    </w:p>
    <w:p w:rsidR="00485016" w:rsidRDefault="00485016">
      <w:pPr>
        <w:spacing w:line="274" w:lineRule="exact"/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  <w:sectPrChange w:id="1048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  <w:pPrChange w:id="1049" w:author="Hughes, Anna E" w:date="2023-06-19T12:41:00Z">
          <w:pPr>
            <w:spacing w:line="275" w:lineRule="exact"/>
          </w:pPr>
        </w:pPrChange>
      </w:pPr>
    </w:p>
    <w:p w:rsidR="00485016" w:rsidRDefault="00485016">
      <w:pPr>
        <w:pStyle w:val="BodyText"/>
        <w:spacing w:before="5"/>
        <w:ind w:left="0"/>
        <w:rPr>
          <w:sz w:val="10"/>
          <w:rPrChange w:id="1050" w:author="Hughes, Anna E" w:date="2023-06-19T12:41:00Z">
            <w:rPr>
              <w:sz w:val="20"/>
            </w:rPr>
          </w:rPrChange>
        </w:rPr>
        <w:pPrChange w:id="1051" w:author="Hughes, Anna E" w:date="2023-06-19T12:41:00Z">
          <w:pPr>
            <w:pStyle w:val="BodyText"/>
            <w:spacing w:before="0"/>
            <w:ind w:left="0"/>
          </w:pPr>
        </w:pPrChange>
      </w:pPr>
    </w:p>
    <w:p w:rsidR="00485016" w:rsidRDefault="00C14774">
      <w:pPr>
        <w:ind w:left="227"/>
        <w:rPr>
          <w:moveTo w:id="1052" w:author="Hughes, Anna E" w:date="2023-06-19T12:41:00Z"/>
          <w:rFonts w:ascii="Trebuchet MS"/>
          <w:sz w:val="12"/>
        </w:rPr>
        <w:pPrChange w:id="1053" w:author="Hughes, Anna E" w:date="2023-06-19T12:41:00Z">
          <w:pPr>
            <w:ind w:left="107"/>
          </w:pPr>
        </w:pPrChange>
      </w:pPr>
      <w:moveToRangeStart w:id="1054" w:author="Hughes, Anna E" w:date="2023-06-19T12:41:00Z" w:name="move138070900"/>
      <w:moveTo w:id="1055" w:author="Hughes, Anna E" w:date="2023-06-19T12:41:00Z">
        <w:r>
          <w:rPr>
            <w:rFonts w:ascii="Trebuchet MS"/>
            <w:spacing w:val="-5"/>
            <w:sz w:val="12"/>
          </w:rPr>
          <w:t>463</w:t>
        </w:r>
      </w:moveTo>
    </w:p>
    <w:moveToRangeEnd w:id="1054"/>
    <w:p w:rsidR="00701245" w:rsidRDefault="00701245">
      <w:pPr>
        <w:pStyle w:val="BodyText"/>
        <w:spacing w:before="10"/>
        <w:ind w:left="0"/>
        <w:rPr>
          <w:del w:id="1056" w:author="Hughes, Anna E" w:date="2023-06-19T12:41:00Z"/>
          <w:sz w:val="15"/>
        </w:rPr>
      </w:pPr>
    </w:p>
    <w:p w:rsidR="00701245" w:rsidRDefault="002F7126">
      <w:pPr>
        <w:pStyle w:val="BodyText"/>
        <w:spacing w:before="0" w:line="20" w:lineRule="exact"/>
        <w:ind w:left="497"/>
        <w:rPr>
          <w:del w:id="1057" w:author="Hughes, Anna E" w:date="2023-06-19T12:41:00Z"/>
          <w:sz w:val="2"/>
        </w:rPr>
      </w:pPr>
      <w:del w:id="1058" w:author="Hughes, Anna E" w:date="2023-06-19T12:41:00Z">
        <w:r>
          <w:rPr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4A8AFA7A" wp14:editId="50B7E8FF">
                  <wp:extent cx="1974215" cy="5080"/>
                  <wp:effectExtent l="7620" t="7620" r="8890" b="6350"/>
                  <wp:docPr id="611" name="docshapegroup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4215" cy="5080"/>
                            <a:chOff x="0" y="0"/>
                            <a:chExt cx="3109" cy="8"/>
                          </a:xfrm>
                        </wpg:grpSpPr>
                        <wps:wsp>
                          <wps:cNvPr id="612" name="Line 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4"/>
                              <a:ext cx="3108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C639796" id="docshapegroup70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">
                  <v:line id="Line 459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" strokeweight=".14042mm"/>
                  <w10:anchorlock/>
                </v:group>
              </w:pict>
            </mc:Fallback>
          </mc:AlternateContent>
        </w:r>
      </w:del>
    </w:p>
    <w:p w:rsidR="00701245" w:rsidRDefault="00F7725C">
      <w:pPr>
        <w:spacing w:before="5"/>
        <w:ind w:left="772"/>
        <w:rPr>
          <w:del w:id="1059" w:author="Hughes, Anna E" w:date="2023-06-19T12:41:00Z"/>
          <w:sz w:val="20"/>
        </w:rPr>
      </w:pPr>
      <w:del w:id="1060" w:author="Hughes, Anna E" w:date="2023-06-19T12:41:00Z">
        <w:r>
          <w:rPr>
            <w:w w:val="90"/>
            <w:position w:val="7"/>
            <w:sz w:val="14"/>
          </w:rPr>
          <w:delText>2</w:delText>
        </w:r>
        <w:r>
          <w:rPr>
            <w:w w:val="90"/>
            <w:sz w:val="20"/>
          </w:rPr>
          <w:delText>The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only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departure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was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an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increase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in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iterations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from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5000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to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80000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for</w:delText>
        </w:r>
        <w:r>
          <w:rPr>
            <w:spacing w:val="6"/>
            <w:sz w:val="20"/>
          </w:rPr>
          <w:delText xml:space="preserve"> </w:delText>
        </w:r>
        <w:r>
          <w:rPr>
            <w:w w:val="90"/>
            <w:sz w:val="20"/>
          </w:rPr>
          <w:delText>the</w:delText>
        </w:r>
        <w:r>
          <w:rPr>
            <w:spacing w:val="7"/>
            <w:sz w:val="20"/>
          </w:rPr>
          <w:delText xml:space="preserve"> </w:delText>
        </w:r>
        <w:r>
          <w:rPr>
            <w:w w:val="90"/>
            <w:sz w:val="20"/>
          </w:rPr>
          <w:delText>model</w:delText>
        </w:r>
        <w:r>
          <w:rPr>
            <w:spacing w:val="6"/>
            <w:sz w:val="20"/>
          </w:rPr>
          <w:delText xml:space="preserve"> </w:delText>
        </w:r>
        <w:r>
          <w:rPr>
            <w:spacing w:val="-2"/>
            <w:w w:val="90"/>
            <w:sz w:val="20"/>
          </w:rPr>
          <w:delText>predicting</w:delText>
        </w:r>
      </w:del>
    </w:p>
    <w:p w:rsidR="00701245" w:rsidRDefault="00701245">
      <w:pPr>
        <w:rPr>
          <w:del w:id="1061" w:author="Hughes, Anna E" w:date="2023-06-19T12:41:00Z"/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062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1063" w:author="Hughes, Anna E" w:date="2023-06-19T12:41:00Z"/>
          <w:sz w:val="20"/>
        </w:rPr>
      </w:pPr>
    </w:p>
    <w:p w:rsidR="00701245" w:rsidRDefault="00701245">
      <w:pPr>
        <w:rPr>
          <w:del w:id="1064" w:author="Hughes, Anna E" w:date="2023-06-19T12:41:00Z"/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065" w:author="Hughes, Anna E" w:date="2023-06-19T12:41:00Z"/>
          <w:sz w:val="12"/>
        </w:rPr>
      </w:pP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  <w:rPrChange w:id="1066" w:author="Hughes, Anna E" w:date="2023-06-19T12:41:00Z">
            <w:rPr>
              <w:sz w:val="12"/>
            </w:rPr>
          </w:rPrChange>
        </w:rPr>
        <w:pPrChange w:id="1067" w:author="Hughes, Anna E" w:date="2023-06-19T12:41:00Z">
          <w:pPr>
            <w:pStyle w:val="BodyText"/>
            <w:spacing w:before="0"/>
            <w:ind w:left="0"/>
          </w:pPr>
        </w:pPrChange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068" w:author="Hughes, Anna E" w:date="2023-06-19T12:41:00Z">
          <w:pPr>
            <w:spacing w:before="72"/>
            <w:ind w:left="107"/>
          </w:pPr>
        </w:pPrChange>
      </w:pPr>
      <w:r>
        <w:rPr>
          <w:rFonts w:ascii="Trebuchet MS"/>
          <w:spacing w:val="-5"/>
          <w:sz w:val="12"/>
        </w:rPr>
        <w:t>464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69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465</w:t>
      </w: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  <w:pPrChange w:id="1070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485016">
      <w:pPr>
        <w:pStyle w:val="BodyText"/>
        <w:spacing w:before="0"/>
        <w:ind w:left="0"/>
        <w:rPr>
          <w:ins w:id="1071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3"/>
        <w:ind w:left="0"/>
        <w:rPr>
          <w:ins w:id="1072" w:author="Hughes, Anna E" w:date="2023-06-19T12:41:00Z"/>
          <w:rFonts w:ascii="Trebuchet MS"/>
          <w:sz w:val="9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073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466</w:t>
      </w:r>
    </w:p>
    <w:p w:rsidR="00701245" w:rsidRDefault="00701245">
      <w:pPr>
        <w:pStyle w:val="BodyText"/>
        <w:spacing w:before="0"/>
        <w:ind w:left="0"/>
        <w:rPr>
          <w:del w:id="1074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9"/>
        <w:ind w:left="0"/>
        <w:rPr>
          <w:rFonts w:ascii="Trebuchet MS"/>
          <w:sz w:val="17"/>
          <w:rPrChange w:id="1075" w:author="Hughes, Anna E" w:date="2023-06-19T12:41:00Z">
            <w:rPr>
              <w:rFonts w:ascii="Trebuchet MS"/>
              <w:sz w:val="12"/>
            </w:rPr>
          </w:rPrChange>
        </w:rPr>
        <w:pPrChange w:id="1076" w:author="Hughes, Anna E" w:date="2023-06-19T12:41:00Z">
          <w:pPr>
            <w:pStyle w:val="BodyText"/>
            <w:spacing w:before="0"/>
            <w:ind w:left="0"/>
          </w:pPr>
        </w:pPrChange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077" w:author="Hughes, Anna E" w:date="2023-06-19T12:41:00Z">
          <w:pPr>
            <w:spacing w:before="101"/>
            <w:ind w:left="107"/>
          </w:pPr>
        </w:pPrChange>
      </w:pPr>
      <w:r>
        <w:rPr>
          <w:rFonts w:ascii="Trebuchet MS"/>
          <w:spacing w:val="-5"/>
          <w:sz w:val="12"/>
        </w:rPr>
        <w:t>467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  <w:rPrChange w:id="1078" w:author="Hughes, Anna E" w:date="2023-06-19T12:41:00Z">
            <w:rPr>
              <w:rFonts w:ascii="Trebuchet MS"/>
              <w:sz w:val="17"/>
            </w:rPr>
          </w:rPrChange>
        </w:rPr>
        <w:pPrChange w:id="1079" w:author="Hughes, Anna E" w:date="2023-06-19T12:41:00Z">
          <w:pPr>
            <w:pStyle w:val="BodyText"/>
            <w:spacing w:before="3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1080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468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1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469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2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470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083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471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4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472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5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473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6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474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087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475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8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476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89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477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90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478</w:t>
      </w: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485016">
      <w:pPr>
        <w:pStyle w:val="BodyText"/>
        <w:spacing w:before="4"/>
        <w:ind w:left="0"/>
        <w:rPr>
          <w:ins w:id="1091" w:author="Hughes, Anna E" w:date="2023-06-19T12:41:00Z"/>
          <w:rFonts w:ascii="Trebuchet MS"/>
          <w:sz w:val="9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92" w:author="Hughes, Anna E" w:date="2023-06-19T12:41:00Z">
          <w:pPr>
            <w:spacing w:before="101"/>
            <w:ind w:left="107"/>
          </w:pPr>
        </w:pPrChange>
      </w:pPr>
      <w:r>
        <w:rPr>
          <w:rFonts w:ascii="Trebuchet MS"/>
          <w:spacing w:val="-5"/>
          <w:sz w:val="12"/>
        </w:rPr>
        <w:t>479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7"/>
        </w:rPr>
        <w:pPrChange w:id="1093" w:author="Hughes, Anna E" w:date="2023-06-19T12:41:00Z">
          <w:pPr>
            <w:pStyle w:val="BodyText"/>
            <w:spacing w:before="3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1094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480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95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481</w:t>
      </w:r>
    </w:p>
    <w:p w:rsidR="00485016" w:rsidRDefault="00485016">
      <w:pPr>
        <w:pStyle w:val="BodyText"/>
        <w:spacing w:before="11"/>
        <w:ind w:left="0"/>
        <w:rPr>
          <w:rFonts w:ascii="Trebuchet MS"/>
          <w:sz w:val="12"/>
        </w:rPr>
        <w:pPrChange w:id="1096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1097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482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098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483</w:t>
      </w: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rFonts w:ascii="Trebuchet MS"/>
          <w:sz w:val="12"/>
        </w:rPr>
      </w:pPr>
    </w:p>
    <w:p w:rsidR="00485016" w:rsidRDefault="00485016">
      <w:pPr>
        <w:pStyle w:val="BodyText"/>
        <w:spacing w:before="3"/>
        <w:ind w:left="0"/>
        <w:rPr>
          <w:ins w:id="1099" w:author="Hughes, Anna E" w:date="2023-06-19T12:41:00Z"/>
          <w:rFonts w:ascii="Trebuchet MS"/>
          <w:sz w:val="9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1100" w:author="Hughes, Anna E" w:date="2023-06-19T12:41:00Z">
          <w:pPr>
            <w:spacing w:before="100"/>
            <w:ind w:left="107"/>
          </w:pPr>
        </w:pPrChange>
      </w:pPr>
      <w:r>
        <w:rPr>
          <w:rFonts w:ascii="Trebuchet MS"/>
          <w:spacing w:val="-5"/>
          <w:sz w:val="12"/>
        </w:rPr>
        <w:t>484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7"/>
        </w:rPr>
        <w:pPrChange w:id="1101" w:author="Hughes, Anna E" w:date="2023-06-19T12:41:00Z">
          <w:pPr>
            <w:pStyle w:val="BodyText"/>
            <w:spacing w:before="3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1102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485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103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486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104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487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105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488</w:t>
      </w:r>
    </w:p>
    <w:p w:rsidR="00485016" w:rsidRDefault="00485016">
      <w:pPr>
        <w:pStyle w:val="BodyText"/>
        <w:spacing w:before="11"/>
        <w:ind w:left="0"/>
        <w:rPr>
          <w:rFonts w:ascii="Trebuchet MS"/>
          <w:sz w:val="12"/>
        </w:rPr>
        <w:pPrChange w:id="1106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1107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489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1108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490</w:t>
      </w:r>
    </w:p>
    <w:p w:rsidR="00485016" w:rsidRDefault="00485016">
      <w:pPr>
        <w:pStyle w:val="BodyText"/>
        <w:spacing w:before="10"/>
        <w:ind w:left="0"/>
        <w:rPr>
          <w:moveFrom w:id="1109" w:author="Hughes, Anna E" w:date="2023-06-19T12:41:00Z"/>
          <w:sz w:val="23"/>
          <w:rPrChange w:id="1110" w:author="Hughes, Anna E" w:date="2023-06-19T12:41:00Z">
            <w:rPr>
              <w:moveFrom w:id="1111" w:author="Hughes, Anna E" w:date="2023-06-19T12:41:00Z"/>
              <w:rFonts w:ascii="Trebuchet MS"/>
              <w:sz w:val="12"/>
            </w:rPr>
          </w:rPrChange>
        </w:rPr>
      </w:pPr>
      <w:moveFromRangeStart w:id="1112" w:author="Hughes, Anna E" w:date="2023-06-19T12:41:00Z" w:name="move138070901"/>
    </w:p>
    <w:p w:rsidR="00701245" w:rsidRDefault="00C14774">
      <w:pPr>
        <w:spacing w:before="1"/>
        <w:ind w:left="107"/>
        <w:rPr>
          <w:del w:id="1113" w:author="Hughes, Anna E" w:date="2023-06-19T12:41:00Z"/>
          <w:rFonts w:ascii="Trebuchet MS"/>
          <w:sz w:val="12"/>
        </w:rPr>
      </w:pPr>
      <w:moveFrom w:id="1114" w:author="Hughes, Anna E" w:date="2023-06-19T12:41:00Z">
        <w:r>
          <w:rPr>
            <w:rFonts w:ascii="Trebuchet MS"/>
            <w:spacing w:val="-5"/>
            <w:sz w:val="12"/>
          </w:rPr>
          <w:t>491</w:t>
        </w:r>
      </w:moveFrom>
      <w:moveFromRangeEnd w:id="1112"/>
    </w:p>
    <w:p w:rsidR="00701245" w:rsidRDefault="00701245">
      <w:pPr>
        <w:pStyle w:val="BodyText"/>
        <w:spacing w:before="10"/>
        <w:ind w:left="0"/>
        <w:rPr>
          <w:del w:id="1115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1116" w:author="Hughes, Anna E" w:date="2023-06-19T12:41:00Z"/>
          <w:rFonts w:ascii="Trebuchet MS"/>
          <w:sz w:val="12"/>
        </w:rPr>
      </w:pPr>
      <w:del w:id="1117" w:author="Hughes, Anna E" w:date="2023-06-19T12:41:00Z">
        <w:r>
          <w:rPr>
            <w:rFonts w:ascii="Trebuchet MS"/>
            <w:spacing w:val="-5"/>
            <w:sz w:val="12"/>
          </w:rPr>
          <w:delText>492</w:delText>
        </w:r>
      </w:del>
    </w:p>
    <w:p w:rsidR="00701245" w:rsidRDefault="00701245">
      <w:pPr>
        <w:pStyle w:val="BodyText"/>
        <w:spacing w:before="10"/>
        <w:ind w:left="0"/>
        <w:rPr>
          <w:del w:id="1118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1119" w:author="Hughes, Anna E" w:date="2023-06-19T12:41:00Z"/>
          <w:rFonts w:ascii="Trebuchet MS"/>
          <w:sz w:val="12"/>
        </w:rPr>
      </w:pPr>
      <w:del w:id="1120" w:author="Hughes, Anna E" w:date="2023-06-19T12:41:00Z">
        <w:r>
          <w:rPr>
            <w:rFonts w:ascii="Trebuchet MS"/>
            <w:spacing w:val="-5"/>
            <w:sz w:val="12"/>
          </w:rPr>
          <w:delText>493</w:delText>
        </w:r>
      </w:del>
    </w:p>
    <w:p w:rsidR="00485016" w:rsidRDefault="00C14774">
      <w:pPr>
        <w:pStyle w:val="BodyText"/>
        <w:spacing w:before="21" w:line="225" w:lineRule="auto"/>
        <w:ind w:left="159" w:right="529"/>
        <w:jc w:val="both"/>
        <w:pPrChange w:id="1121" w:author="Hughes, Anna E" w:date="2023-06-19T12:41:00Z">
          <w:pPr>
            <w:pStyle w:val="BodyText"/>
            <w:spacing w:before="251" w:line="225" w:lineRule="auto"/>
            <w:ind w:right="529"/>
            <w:jc w:val="both"/>
          </w:pPr>
        </w:pPrChange>
      </w:pPr>
      <w:r>
        <w:br w:type="column"/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convergence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visually</w:t>
      </w:r>
      <w:r>
        <w:rPr>
          <w:spacing w:val="-9"/>
        </w:rPr>
        <w:t xml:space="preserve"> </w:t>
      </w:r>
      <w:r>
        <w:rPr>
          <w:spacing w:val="-2"/>
        </w:rPr>
        <w:t>inspecting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ver- </w:t>
      </w:r>
      <w:r>
        <w:t>ifying</w:t>
      </w:r>
      <w:r>
        <w:rPr>
          <w:spacing w:val="-10"/>
        </w:rPr>
        <w:t xml:space="preserve"> </w:t>
      </w:r>
      <w:r>
        <w:t>that</w:t>
      </w:r>
      <w:r>
        <w:rPr>
          <w:spacing w:val="-11"/>
          <w:rPrChange w:id="1122" w:author="Hughes, Anna E" w:date="2023-06-19T12:41:00Z">
            <w:rPr>
              <w:spacing w:val="-10"/>
            </w:rPr>
          </w:rPrChange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position w:val="5"/>
        </w:rPr>
        <w:t>ˆ</w:t>
      </w:r>
      <w:r>
        <w:rPr>
          <w:spacing w:val="-5"/>
          <w:position w:val="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close</w:t>
      </w:r>
      <w:r>
        <w:rPr>
          <w:spacing w:val="-11"/>
          <w:rPrChange w:id="1123" w:author="Hughes, Anna E" w:date="2023-06-19T12:41:00Z">
            <w:rPr>
              <w:spacing w:val="-10"/>
            </w:rPr>
          </w:rPrChange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11"/>
          <w:rPrChange w:id="1124" w:author="Hughes, Anna E" w:date="2023-06-19T12:41:00Z">
            <w:rPr>
              <w:spacing w:val="-10"/>
            </w:rPr>
          </w:rPrChange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11"/>
          <w:rPrChange w:id="1125" w:author="Hughes, Anna E" w:date="2023-06-19T12:41:00Z">
            <w:rPr>
              <w:spacing w:val="-10"/>
            </w:rPr>
          </w:rPrChange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11"/>
          <w:rPrChange w:id="1126" w:author="Hughes, Anna E" w:date="2023-06-19T12:41:00Z">
            <w:rPr>
              <w:spacing w:val="-10"/>
            </w:rPr>
          </w:rPrChange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11"/>
          <w:rPrChange w:id="1127" w:author="Hughes, Anna E" w:date="2023-06-19T12:41:00Z">
            <w:rPr>
              <w:spacing w:val="-10"/>
            </w:rPr>
          </w:rPrChange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 xml:space="preserve">(see </w:t>
      </w:r>
      <w:r>
        <w:rPr>
          <w:rFonts w:ascii="Times New Roman" w:hAnsi="Times New Roman"/>
          <w:i/>
        </w:rPr>
        <w:t>Supplementary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Material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-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Main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Analysis</w:t>
      </w:r>
      <w:r>
        <w:rPr>
          <w:rFonts w:ascii="Times New Roman" w:hAnsi="Times New Roman"/>
          <w:i/>
          <w:spacing w:val="-6"/>
        </w:rPr>
        <w:t xml:space="preserve"> </w:t>
      </w:r>
      <w:r>
        <w:t>for full model fit information).</w:t>
      </w:r>
    </w:p>
    <w:p w:rsidR="00485016" w:rsidRDefault="00C14774">
      <w:pPr>
        <w:pStyle w:val="ListParagraph"/>
        <w:numPr>
          <w:ilvl w:val="1"/>
          <w:numId w:val="1"/>
        </w:numPr>
        <w:tabs>
          <w:tab w:val="left" w:pos="638"/>
        </w:tabs>
        <w:spacing w:before="251"/>
        <w:rPr>
          <w:i/>
          <w:sz w:val="24"/>
        </w:rPr>
        <w:pPrChange w:id="1128" w:author="Hughes, Anna E" w:date="2023-06-19T12:41:00Z">
          <w:pPr>
            <w:pStyle w:val="ListParagraph"/>
            <w:numPr>
              <w:ilvl w:val="1"/>
              <w:numId w:val="4"/>
            </w:numPr>
            <w:tabs>
              <w:tab w:val="left" w:pos="586"/>
            </w:tabs>
            <w:spacing w:before="244"/>
          </w:pPr>
        </w:pPrChange>
      </w:pPr>
      <w:bookmarkStart w:id="1129" w:name="Hypothesis_1:_Shifted-lognormal_model"/>
      <w:bookmarkEnd w:id="1129"/>
      <w:r>
        <w:rPr>
          <w:i/>
          <w:sz w:val="24"/>
        </w:rPr>
        <w:t>Hypothesis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Shifted-lognormal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model</w:t>
      </w:r>
    </w:p>
    <w:p w:rsidR="00485016" w:rsidRDefault="00C14774">
      <w:pPr>
        <w:pStyle w:val="BodyText"/>
        <w:spacing w:before="67" w:line="247" w:lineRule="auto"/>
        <w:ind w:left="159" w:right="530" w:firstLine="351"/>
        <w:jc w:val="both"/>
        <w:pPrChange w:id="1130" w:author="Hughes, Anna E" w:date="2023-06-19T12:41:00Z">
          <w:pPr>
            <w:pStyle w:val="BodyText"/>
            <w:spacing w:before="59" w:line="247" w:lineRule="auto"/>
            <w:ind w:right="530" w:firstLine="351"/>
            <w:jc w:val="both"/>
          </w:pPr>
        </w:pPrChange>
      </w:pPr>
      <w:r>
        <w:rPr>
          <w:spacing w:val="-4"/>
        </w:rPr>
        <w:t xml:space="preserve">Our first hypothesis concerns which distribution best fits the single feature </w:t>
      </w:r>
      <w:r>
        <w:rPr>
          <w:spacing w:val="-6"/>
        </w:rPr>
        <w:t>response</w:t>
      </w:r>
      <w:r>
        <w:rPr>
          <w:spacing w:val="-8"/>
        </w:rPr>
        <w:t xml:space="preserve"> </w:t>
      </w:r>
      <w:r>
        <w:rPr>
          <w:spacing w:val="-6"/>
        </w:rPr>
        <w:t>time</w:t>
      </w:r>
      <w:r>
        <w:rPr>
          <w:spacing w:val="-7"/>
        </w:rPr>
        <w:t xml:space="preserve"> </w:t>
      </w:r>
      <w:r>
        <w:rPr>
          <w:spacing w:val="-6"/>
        </w:rPr>
        <w:t>data.</w:t>
      </w:r>
      <w:r>
        <w:rPr>
          <w:spacing w:val="4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7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7"/>
        </w:rPr>
        <w:t xml:space="preserve"> </w:t>
      </w:r>
      <w:r>
        <w:rPr>
          <w:spacing w:val="-6"/>
        </w:rPr>
        <w:t>with a</w:t>
      </w:r>
      <w:r>
        <w:rPr>
          <w:spacing w:val="-8"/>
        </w:rPr>
        <w:t xml:space="preserve"> </w:t>
      </w:r>
      <w:r>
        <w:rPr>
          <w:spacing w:val="-6"/>
        </w:rPr>
        <w:t>i)</w:t>
      </w:r>
      <w:r>
        <w:rPr>
          <w:spacing w:val="-7"/>
        </w:rPr>
        <w:t xml:space="preserve"> </w:t>
      </w:r>
      <w:r>
        <w:rPr>
          <w:spacing w:val="-6"/>
        </w:rPr>
        <w:t>normal, ii)</w:t>
      </w:r>
      <w:r>
        <w:rPr>
          <w:spacing w:val="-8"/>
        </w:rPr>
        <w:t xml:space="preserve"> </w:t>
      </w:r>
      <w:r>
        <w:rPr>
          <w:spacing w:val="-6"/>
        </w:rPr>
        <w:t>lognormal, and</w:t>
      </w:r>
    </w:p>
    <w:p w:rsidR="00485016" w:rsidRDefault="00C14774">
      <w:pPr>
        <w:pStyle w:val="BodyText"/>
        <w:spacing w:before="0" w:line="247" w:lineRule="auto"/>
        <w:ind w:left="159" w:right="530"/>
        <w:jc w:val="both"/>
        <w:pPrChange w:id="1131" w:author="Hughes, Anna E" w:date="2023-06-19T12:41:00Z">
          <w:pPr>
            <w:pStyle w:val="BodyText"/>
            <w:spacing w:before="0" w:line="247" w:lineRule="auto"/>
            <w:ind w:right="530"/>
            <w:jc w:val="both"/>
          </w:pPr>
        </w:pPrChange>
      </w:pPr>
      <w:r>
        <w:rPr>
          <w:spacing w:val="-4"/>
        </w:rPr>
        <w:t>iii)</w:t>
      </w:r>
      <w:r>
        <w:rPr>
          <w:spacing w:val="-10"/>
        </w:rPr>
        <w:t xml:space="preserve"> </w:t>
      </w:r>
      <w:r>
        <w:rPr>
          <w:spacing w:val="-4"/>
        </w:rPr>
        <w:t>shifted-lognormal</w:t>
      </w:r>
      <w:r>
        <w:rPr>
          <w:spacing w:val="-9"/>
        </w:rPr>
        <w:t xml:space="preserve"> </w:t>
      </w:r>
      <w:r>
        <w:rPr>
          <w:spacing w:val="-4"/>
        </w:rPr>
        <w:t>distribution.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models</w:t>
      </w:r>
      <w:r>
        <w:rPr>
          <w:spacing w:val="-10"/>
        </w:rPr>
        <w:t xml:space="preserve"> </w:t>
      </w:r>
      <w:r>
        <w:rPr>
          <w:spacing w:val="-4"/>
        </w:rPr>
        <w:t>all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same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 xml:space="preserve">formula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estimated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terms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log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each feature.</w:t>
      </w:r>
      <w:r>
        <w:rPr>
          <w:spacing w:val="10"/>
        </w:rPr>
        <w:t xml:space="preserve"> </w:t>
      </w:r>
      <w:r>
        <w:rPr>
          <w:spacing w:val="-6"/>
        </w:rPr>
        <w:t xml:space="preserve">Maximal random </w:t>
      </w:r>
      <w:r>
        <w:t>effect</w:t>
      </w:r>
      <w:r>
        <w:rPr>
          <w:spacing w:val="-14"/>
        </w:rPr>
        <w:t xml:space="preserve"> </w:t>
      </w:r>
      <w:r>
        <w:t>structures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used.</w:t>
      </w:r>
    </w:p>
    <w:p w:rsidR="00485016" w:rsidRDefault="00C14774">
      <w:pPr>
        <w:pStyle w:val="BodyText"/>
        <w:spacing w:before="0" w:line="279" w:lineRule="exact"/>
        <w:ind w:left="159" w:firstLine="351"/>
        <w:jc w:val="both"/>
        <w:pPrChange w:id="1132" w:author="Hughes, Anna E" w:date="2023-06-19T12:41:00Z">
          <w:pPr>
            <w:pStyle w:val="BodyText"/>
            <w:spacing w:before="0" w:line="279" w:lineRule="exact"/>
            <w:ind w:firstLine="351"/>
            <w:jc w:val="both"/>
          </w:pPr>
        </w:pPrChange>
      </w:pPr>
      <w:r>
        <w:rPr>
          <w:w w:val="90"/>
        </w:rPr>
        <w:t>After</w:t>
      </w:r>
      <w:r>
        <w:rPr>
          <w:spacing w:val="6"/>
        </w:rPr>
        <w:t xml:space="preserve"> </w:t>
      </w:r>
      <w:r>
        <w:rPr>
          <w:w w:val="90"/>
        </w:rPr>
        <w:t>each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6"/>
        </w:rPr>
        <w:t xml:space="preserve"> </w:t>
      </w:r>
      <w:r>
        <w:rPr>
          <w:w w:val="90"/>
        </w:rPr>
        <w:t>models</w:t>
      </w:r>
      <w:r>
        <w:rPr>
          <w:spacing w:val="7"/>
        </w:rPr>
        <w:t xml:space="preserve"> </w:t>
      </w:r>
      <w:r>
        <w:rPr>
          <w:w w:val="90"/>
        </w:rPr>
        <w:t>had</w:t>
      </w:r>
      <w:r>
        <w:rPr>
          <w:spacing w:val="6"/>
        </w:rPr>
        <w:t xml:space="preserve"> </w:t>
      </w:r>
      <w:r>
        <w:rPr>
          <w:w w:val="90"/>
        </w:rPr>
        <w:t>been</w:t>
      </w:r>
      <w:r>
        <w:rPr>
          <w:spacing w:val="7"/>
        </w:rPr>
        <w:t xml:space="preserve"> </w:t>
      </w:r>
      <w:r>
        <w:rPr>
          <w:w w:val="90"/>
        </w:rPr>
        <w:t>fit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data,</w:t>
      </w:r>
      <w:r>
        <w:rPr>
          <w:spacing w:val="10"/>
        </w:rPr>
        <w:t xml:space="preserve"> </w:t>
      </w:r>
      <w:r>
        <w:rPr>
          <w:w w:val="90"/>
        </w:rPr>
        <w:t>leave-one-out</w:t>
      </w:r>
      <w:r>
        <w:rPr>
          <w:spacing w:val="7"/>
        </w:rPr>
        <w:t xml:space="preserve"> </w:t>
      </w:r>
      <w:r>
        <w:rPr>
          <w:w w:val="90"/>
        </w:rPr>
        <w:t>(LOO)</w:t>
      </w:r>
      <w:r>
        <w:rPr>
          <w:spacing w:val="6"/>
        </w:rPr>
        <w:t xml:space="preserve"> </w:t>
      </w:r>
      <w:r>
        <w:rPr>
          <w:spacing w:val="-2"/>
          <w:w w:val="90"/>
        </w:rPr>
        <w:t>model</w:t>
      </w:r>
    </w:p>
    <w:p w:rsidR="00485016" w:rsidRDefault="00C14774">
      <w:pPr>
        <w:pStyle w:val="BodyText"/>
        <w:spacing w:before="42" w:line="201" w:lineRule="auto"/>
        <w:ind w:left="159" w:right="530"/>
        <w:jc w:val="both"/>
        <w:pPrChange w:id="1133" w:author="Hughes, Anna E" w:date="2023-06-19T12:41:00Z">
          <w:pPr>
            <w:pStyle w:val="BodyText"/>
            <w:spacing w:before="43" w:line="201" w:lineRule="auto"/>
            <w:ind w:right="530"/>
            <w:jc w:val="both"/>
          </w:pPr>
        </w:pPrChange>
      </w:pPr>
      <w:r>
        <w:rPr>
          <w:spacing w:val="-6"/>
        </w:rPr>
        <w:t>comparison was used to calculate posterior probabilities for each.</w:t>
      </w:r>
      <w:r>
        <w:rPr>
          <w:spacing w:val="18"/>
        </w:rPr>
        <w:t xml:space="preserve"> </w:t>
      </w:r>
      <w:r>
        <w:rPr>
          <w:spacing w:val="-6"/>
        </w:rPr>
        <w:t xml:space="preserve">The results of </w:t>
      </w:r>
      <w:r>
        <w:rPr>
          <w:w w:val="90"/>
        </w:rPr>
        <w:t xml:space="preserve">this procedure allocated 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13"/>
          <w:w w:val="90"/>
        </w:rPr>
        <w:t xml:space="preserve"> </w:t>
      </w:r>
      <w:r>
        <w:rPr>
          <w:w w:val="90"/>
        </w:rPr>
        <w:t xml:space="preserve">100% of the weight to the shifted-lognormal model, so </w:t>
      </w:r>
      <w:r>
        <w:rPr>
          <w:spacing w:val="-6"/>
          <w:rPrChange w:id="1134" w:author="Hughes, Anna E" w:date="2023-06-19T12:41:00Z">
            <w:rPr>
              <w:w w:val="90"/>
            </w:rPr>
          </w:rPrChange>
        </w:rPr>
        <w:t>we</w:t>
      </w:r>
      <w:r>
        <w:rPr>
          <w:spacing w:val="-5"/>
          <w:rPrChange w:id="1135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36" w:author="Hughes, Anna E" w:date="2023-06-19T12:41:00Z">
            <w:rPr>
              <w:w w:val="90"/>
            </w:rPr>
          </w:rPrChange>
        </w:rPr>
        <w:t>can</w:t>
      </w:r>
      <w:r>
        <w:rPr>
          <w:spacing w:val="-5"/>
          <w:rPrChange w:id="1137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38" w:author="Hughes, Anna E" w:date="2023-06-19T12:41:00Z">
            <w:rPr>
              <w:w w:val="90"/>
            </w:rPr>
          </w:rPrChange>
        </w:rPr>
        <w:t>conclude</w:t>
      </w:r>
      <w:r>
        <w:rPr>
          <w:spacing w:val="-4"/>
          <w:rPrChange w:id="1139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40" w:author="Hughes, Anna E" w:date="2023-06-19T12:41:00Z">
            <w:rPr>
              <w:w w:val="90"/>
            </w:rPr>
          </w:rPrChange>
        </w:rPr>
        <w:t>that</w:t>
      </w:r>
      <w:ins w:id="1141" w:author="Hughes, Anna E" w:date="2023-06-19T12:41:00Z">
        <w:r>
          <w:rPr>
            <w:spacing w:val="-6"/>
          </w:rPr>
          <w:t>,</w:t>
        </w:r>
        <w:r>
          <w:rPr>
            <w:spacing w:val="-4"/>
          </w:rPr>
          <w:t xml:space="preserve"> </w:t>
        </w:r>
        <w:r>
          <w:rPr>
            <w:spacing w:val="-6"/>
          </w:rPr>
          <w:t>in</w:t>
        </w:r>
        <w:r>
          <w:rPr>
            <w:spacing w:val="-4"/>
          </w:rPr>
          <w:t xml:space="preserve"> </w:t>
        </w:r>
        <w:r>
          <w:rPr>
            <w:spacing w:val="-6"/>
          </w:rPr>
          <w:t>accordance</w:t>
        </w:r>
        <w:r>
          <w:rPr>
            <w:spacing w:val="-5"/>
          </w:rPr>
          <w:t xml:space="preserve"> </w:t>
        </w:r>
        <w:r>
          <w:rPr>
            <w:spacing w:val="-6"/>
          </w:rPr>
          <w:t>with</w:t>
        </w:r>
        <w:r>
          <w:rPr>
            <w:spacing w:val="-5"/>
          </w:rPr>
          <w:t xml:space="preserve"> </w:t>
        </w:r>
        <w:r>
          <w:rPr>
            <w:spacing w:val="-6"/>
          </w:rPr>
          <w:t>our</w:t>
        </w:r>
        <w:r>
          <w:rPr>
            <w:spacing w:val="-4"/>
          </w:rPr>
          <w:t xml:space="preserve"> </w:t>
        </w:r>
        <w:r>
          <w:rPr>
            <w:spacing w:val="-6"/>
          </w:rPr>
          <w:t>registered</w:t>
        </w:r>
        <w:r>
          <w:rPr>
            <w:spacing w:val="-5"/>
          </w:rPr>
          <w:t xml:space="preserve"> </w:t>
        </w:r>
        <w:r>
          <w:rPr>
            <w:spacing w:val="-6"/>
          </w:rPr>
          <w:t>hypothesis,</w:t>
        </w:r>
      </w:ins>
      <w:r>
        <w:rPr>
          <w:spacing w:val="-3"/>
          <w:rPrChange w:id="1142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43" w:author="Hughes, Anna E" w:date="2023-06-19T12:41:00Z">
            <w:rPr>
              <w:w w:val="90"/>
            </w:rPr>
          </w:rPrChange>
        </w:rPr>
        <w:t>it</w:t>
      </w:r>
      <w:r>
        <w:rPr>
          <w:spacing w:val="-5"/>
          <w:rPrChange w:id="1144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45" w:author="Hughes, Anna E" w:date="2023-06-19T12:41:00Z">
            <w:rPr>
              <w:w w:val="90"/>
            </w:rPr>
          </w:rPrChange>
        </w:rPr>
        <w:t>is</w:t>
      </w:r>
      <w:r>
        <w:rPr>
          <w:spacing w:val="-4"/>
          <w:rPrChange w:id="1146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47" w:author="Hughes, Anna E" w:date="2023-06-19T12:41:00Z">
            <w:rPr>
              <w:w w:val="90"/>
            </w:rPr>
          </w:rPrChange>
        </w:rPr>
        <w:t>the</w:t>
      </w:r>
      <w:r>
        <w:rPr>
          <w:spacing w:val="-5"/>
          <w:rPrChange w:id="1148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  <w:rPrChange w:id="1149" w:author="Hughes, Anna E" w:date="2023-06-19T12:41:00Z">
            <w:rPr>
              <w:w w:val="90"/>
            </w:rPr>
          </w:rPrChange>
        </w:rPr>
        <w:t>best</w:t>
      </w:r>
      <w:del w:id="1150" w:author="Hughes, Anna E" w:date="2023-06-19T12:41:00Z"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distribution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(out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of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the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three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we</w:delText>
        </w:r>
        <w:r w:rsidR="00F7725C">
          <w:rPr>
            <w:spacing w:val="9"/>
          </w:rPr>
          <w:delText xml:space="preserve"> </w:delText>
        </w:r>
        <w:r w:rsidR="00F7725C">
          <w:rPr>
            <w:w w:val="90"/>
          </w:rPr>
          <w:delText>tested</w:delText>
        </w:r>
        <w:r w:rsidR="00FE7979">
          <w:fldChar w:fldCharType="begin"/>
        </w:r>
        <w:r w:rsidR="00FE7979">
          <w:delInstrText xml:space="preserve"> HYPERLINK \l "_bookmark14" </w:delInstrText>
        </w:r>
        <w:r w:rsidR="00FE7979">
          <w:fldChar w:fldCharType="separate"/>
        </w:r>
        <w:r w:rsidR="00F7725C">
          <w:rPr>
            <w:w w:val="90"/>
            <w:vertAlign w:val="superscript"/>
          </w:rPr>
          <w:delText>3</w:delText>
        </w:r>
        <w:r w:rsidR="00FE7979">
          <w:rPr>
            <w:w w:val="90"/>
            <w:vertAlign w:val="superscript"/>
          </w:rPr>
          <w:fldChar w:fldCharType="end"/>
        </w:r>
        <w:r w:rsidR="00F7725C">
          <w:rPr>
            <w:w w:val="90"/>
          </w:rPr>
          <w:delText>)</w:delText>
        </w:r>
        <w:r w:rsidR="00F7725C">
          <w:rPr>
            <w:spacing w:val="10"/>
          </w:rPr>
          <w:delText xml:space="preserve"> </w:delText>
        </w:r>
        <w:r w:rsidR="00F7725C">
          <w:rPr>
            <w:w w:val="90"/>
          </w:rPr>
          <w:delText>to</w:delText>
        </w:r>
        <w:r w:rsidR="00F7725C">
          <w:rPr>
            <w:spacing w:val="9"/>
          </w:rPr>
          <w:delText xml:space="preserve"> </w:delText>
        </w:r>
        <w:r w:rsidR="00F7725C">
          <w:rPr>
            <w:spacing w:val="-5"/>
            <w:w w:val="90"/>
          </w:rPr>
          <w:delText>use</w:delText>
        </w:r>
      </w:del>
    </w:p>
    <w:p w:rsidR="00485016" w:rsidRDefault="00C14774">
      <w:pPr>
        <w:pStyle w:val="BodyText"/>
        <w:spacing w:before="17" w:line="247" w:lineRule="auto"/>
        <w:ind w:left="159" w:right="530"/>
        <w:jc w:val="both"/>
        <w:rPr>
          <w:rFonts w:ascii="Times New Roman"/>
          <w:i/>
          <w:rPrChange w:id="1151" w:author="Hughes, Anna E" w:date="2023-06-19T12:41:00Z">
            <w:rPr>
              <w:sz w:val="24"/>
            </w:rPr>
          </w:rPrChange>
        </w:rPr>
        <w:pPrChange w:id="1152" w:author="Hughes, Anna E" w:date="2023-06-19T12:41:00Z">
          <w:pPr>
            <w:spacing w:before="17" w:line="247" w:lineRule="auto"/>
            <w:ind w:left="107" w:right="530"/>
            <w:jc w:val="both"/>
          </w:pPr>
        </w:pPrChange>
      </w:pPr>
      <w:ins w:id="1153" w:author="Hughes, Anna E" w:date="2023-06-19T12:41:00Z">
        <w:r>
          <w:rPr>
            <w:spacing w:val="-4"/>
          </w:rPr>
          <w:t>distribution</w:t>
        </w:r>
        <w:r>
          <w:rPr>
            <w:spacing w:val="-10"/>
          </w:rPr>
          <w:t xml:space="preserve"> </w:t>
        </w:r>
        <w:r>
          <w:rPr>
            <w:spacing w:val="-4"/>
          </w:rPr>
          <w:t>(out</w:t>
        </w:r>
        <w:r>
          <w:rPr>
            <w:spacing w:val="-9"/>
          </w:rPr>
          <w:t xml:space="preserve"> </w:t>
        </w:r>
        <w:r>
          <w:rPr>
            <w:spacing w:val="-4"/>
          </w:rPr>
          <w:t>of</w:t>
        </w:r>
        <w:r>
          <w:rPr>
            <w:spacing w:val="-9"/>
          </w:rPr>
          <w:t xml:space="preserve"> </w:t>
        </w:r>
        <w:r>
          <w:rPr>
            <w:spacing w:val="-4"/>
          </w:rPr>
          <w:t>the</w:t>
        </w:r>
        <w:r>
          <w:rPr>
            <w:spacing w:val="-9"/>
          </w:rPr>
          <w:t xml:space="preserve"> </w:t>
        </w:r>
        <w:r>
          <w:rPr>
            <w:spacing w:val="-4"/>
          </w:rPr>
          <w:t>three</w:t>
        </w:r>
        <w:r>
          <w:rPr>
            <w:spacing w:val="-10"/>
          </w:rPr>
          <w:t xml:space="preserve"> </w:t>
        </w:r>
        <w:r>
          <w:rPr>
            <w:spacing w:val="-4"/>
          </w:rPr>
          <w:t>we</w:t>
        </w:r>
        <w:r>
          <w:rPr>
            <w:spacing w:val="-9"/>
          </w:rPr>
          <w:t xml:space="preserve"> </w:t>
        </w:r>
        <w:r>
          <w:rPr>
            <w:spacing w:val="-4"/>
          </w:rPr>
          <w:t>tested</w:t>
        </w:r>
        <w:r w:rsidR="00FE7979">
          <w:fldChar w:fldCharType="begin"/>
        </w:r>
        <w:r w:rsidR="00FE7979">
          <w:instrText xml:space="preserve"> HYPERLINK \l "_bookmark15" </w:instrText>
        </w:r>
        <w:r w:rsidR="00FE7979">
          <w:fldChar w:fldCharType="separate"/>
        </w:r>
        <w:r>
          <w:rPr>
            <w:spacing w:val="-4"/>
            <w:vertAlign w:val="superscript"/>
          </w:rPr>
          <w:t>4</w:t>
        </w:r>
        <w:r w:rsidR="00FE7979">
          <w:rPr>
            <w:spacing w:val="-4"/>
            <w:vertAlign w:val="superscript"/>
          </w:rPr>
          <w:fldChar w:fldCharType="end"/>
        </w:r>
        <w:r>
          <w:rPr>
            <w:spacing w:val="-4"/>
          </w:rPr>
          <w:t>)</w:t>
        </w:r>
        <w:r>
          <w:rPr>
            <w:spacing w:val="-9"/>
          </w:rPr>
          <w:t xml:space="preserve"> </w:t>
        </w:r>
        <w:r>
          <w:rPr>
            <w:spacing w:val="-4"/>
          </w:rPr>
          <w:t>to</w:t>
        </w:r>
        <w:r>
          <w:rPr>
            <w:spacing w:val="-9"/>
          </w:rPr>
          <w:t xml:space="preserve"> </w:t>
        </w:r>
        <w:r>
          <w:rPr>
            <w:spacing w:val="-4"/>
          </w:rPr>
          <w:t>use</w:t>
        </w:r>
        <w:r>
          <w:rPr>
            <w:spacing w:val="-9"/>
          </w:rPr>
          <w:t xml:space="preserve"> </w:t>
        </w:r>
      </w:ins>
      <w:r>
        <w:rPr>
          <w:spacing w:val="-4"/>
          <w:rPrChange w:id="1154" w:author="Hughes, Anna E" w:date="2023-06-19T12:41:00Z">
            <w:rPr>
              <w:spacing w:val="-6"/>
            </w:rPr>
          </w:rPrChange>
        </w:rPr>
        <w:t>for</w:t>
      </w:r>
      <w:r>
        <w:rPr>
          <w:spacing w:val="-10"/>
          <w:rPrChange w:id="1155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4"/>
          <w:rPrChange w:id="1156" w:author="Hughes, Anna E" w:date="2023-06-19T12:41:00Z">
            <w:rPr>
              <w:spacing w:val="-6"/>
            </w:rPr>
          </w:rPrChange>
        </w:rPr>
        <w:t>modelling</w:t>
      </w:r>
      <w:r>
        <w:rPr>
          <w:spacing w:val="-9"/>
          <w:rPrChange w:id="115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58" w:author="Hughes, Anna E" w:date="2023-06-19T12:41:00Z">
            <w:rPr>
              <w:spacing w:val="-6"/>
            </w:rPr>
          </w:rPrChange>
        </w:rPr>
        <w:t>response</w:t>
      </w:r>
      <w:r>
        <w:rPr>
          <w:spacing w:val="-9"/>
          <w:rPrChange w:id="115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60" w:author="Hughes, Anna E" w:date="2023-06-19T12:41:00Z">
            <w:rPr>
              <w:spacing w:val="-6"/>
            </w:rPr>
          </w:rPrChange>
        </w:rPr>
        <w:t>times</w:t>
      </w:r>
      <w:r>
        <w:rPr>
          <w:spacing w:val="-9"/>
          <w:rPrChange w:id="116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62" w:author="Hughes, Anna E" w:date="2023-06-19T12:41:00Z">
            <w:rPr>
              <w:spacing w:val="-6"/>
            </w:rPr>
          </w:rPrChange>
        </w:rPr>
        <w:t>in</w:t>
      </w:r>
      <w:r>
        <w:rPr>
          <w:spacing w:val="-4"/>
          <w:rPrChange w:id="1163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4"/>
          <w:rPrChange w:id="1164" w:author="Hughes, Anna E" w:date="2023-06-19T12:41:00Z">
            <w:rPr>
              <w:spacing w:val="-6"/>
            </w:rPr>
          </w:rPrChange>
        </w:rPr>
        <w:t>this</w:t>
      </w:r>
      <w:r>
        <w:rPr>
          <w:spacing w:val="-10"/>
          <w:rPrChange w:id="116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66" w:author="Hughes, Anna E" w:date="2023-06-19T12:41:00Z">
            <w:rPr>
              <w:spacing w:val="-6"/>
            </w:rPr>
          </w:rPrChange>
        </w:rPr>
        <w:t>paradigm.</w:t>
      </w:r>
      <w:r>
        <w:rPr>
          <w:spacing w:val="-5"/>
          <w:rPrChange w:id="116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68" w:author="Hughes, Anna E" w:date="2023-06-19T12:41:00Z">
            <w:rPr>
              <w:spacing w:val="-6"/>
            </w:rPr>
          </w:rPrChange>
        </w:rPr>
        <w:t>This</w:t>
      </w:r>
      <w:r>
        <w:rPr>
          <w:spacing w:val="-9"/>
          <w:rPrChange w:id="116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70" w:author="Hughes, Anna E" w:date="2023-06-19T12:41:00Z">
            <w:rPr>
              <w:spacing w:val="-6"/>
            </w:rPr>
          </w:rPrChange>
        </w:rPr>
        <w:t>model</w:t>
      </w:r>
      <w:r>
        <w:rPr>
          <w:spacing w:val="-10"/>
          <w:rPrChange w:id="117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72" w:author="Hughes, Anna E" w:date="2023-06-19T12:41:00Z">
            <w:rPr>
              <w:spacing w:val="-6"/>
            </w:rPr>
          </w:rPrChange>
        </w:rPr>
        <w:t>is</w:t>
      </w:r>
      <w:r>
        <w:rPr>
          <w:spacing w:val="-9"/>
          <w:rPrChange w:id="1173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4"/>
          <w:rPrChange w:id="1174" w:author="Hughes, Anna E" w:date="2023-06-19T12:41:00Z">
            <w:rPr>
              <w:spacing w:val="-6"/>
            </w:rPr>
          </w:rPrChange>
        </w:rPr>
        <w:t>shown</w:t>
      </w:r>
      <w:r>
        <w:rPr>
          <w:spacing w:val="-9"/>
          <w:rPrChange w:id="117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76" w:author="Hughes, Anna E" w:date="2023-06-19T12:41:00Z">
            <w:rPr>
              <w:spacing w:val="-6"/>
            </w:rPr>
          </w:rPrChange>
        </w:rPr>
        <w:t>in</w:t>
      </w:r>
      <w:r>
        <w:rPr>
          <w:spacing w:val="-9"/>
          <w:rPrChange w:id="117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78" w:author="Hughes, Anna E" w:date="2023-06-19T12:41:00Z">
            <w:rPr>
              <w:spacing w:val="-6"/>
            </w:rPr>
          </w:rPrChange>
        </w:rPr>
        <w:t>Figure</w:t>
      </w:r>
      <w:r>
        <w:rPr>
          <w:spacing w:val="-9"/>
          <w:rPrChange w:id="117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1180" w:author="Hughes, Anna E" w:date="2023-06-19T12:41:00Z">
            <w:rPr>
              <w:spacing w:val="-6"/>
            </w:rPr>
          </w:rPrChange>
        </w:rPr>
        <w:t>2.2</w:t>
      </w:r>
      <w:r>
        <w:rPr>
          <w:spacing w:val="-9"/>
          <w:rPrChange w:id="118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4"/>
          <w:rPrChange w:id="1182" w:author="Hughes, Anna E" w:date="2023-06-19T12:41:00Z">
            <w:rPr/>
          </w:rPrChange>
        </w:rPr>
        <w:t>of</w:t>
      </w:r>
      <w:r>
        <w:rPr>
          <w:spacing w:val="-9"/>
          <w:rPrChange w:id="1183" w:author="Hughes, Anna E" w:date="2023-06-19T12:41:00Z">
            <w:rPr/>
          </w:rPrChange>
        </w:rPr>
        <w:t xml:space="preserve"> </w:t>
      </w:r>
      <w:r>
        <w:rPr>
          <w:spacing w:val="-4"/>
          <w:rPrChange w:id="1184" w:author="Hughes, Anna E" w:date="2023-06-19T12:41:00Z">
            <w:rPr/>
          </w:rPrChange>
        </w:rPr>
        <w:t>the</w:t>
      </w:r>
      <w:r>
        <w:rPr>
          <w:spacing w:val="-10"/>
          <w:rPrChange w:id="1185" w:author="Hughes, Anna E" w:date="2023-06-19T12:41:00Z">
            <w:rPr/>
          </w:rPrChange>
        </w:rPr>
        <w:t xml:space="preserve"> </w:t>
      </w:r>
      <w:r>
        <w:rPr>
          <w:rFonts w:ascii="Times New Roman"/>
          <w:i/>
          <w:spacing w:val="-4"/>
          <w:rPrChange w:id="1186" w:author="Hughes, Anna E" w:date="2023-06-19T12:41:00Z">
            <w:rPr>
              <w:rFonts w:ascii="Times New Roman"/>
              <w:i/>
            </w:rPr>
          </w:rPrChange>
        </w:rPr>
        <w:t>Supplementary</w:t>
      </w:r>
      <w:r>
        <w:rPr>
          <w:rFonts w:ascii="Times New Roman"/>
          <w:i/>
          <w:spacing w:val="-11"/>
          <w:rPrChange w:id="1187" w:author="Hughes, Anna E" w:date="2023-06-19T12:41:00Z">
            <w:rPr>
              <w:rFonts w:ascii="Times New Roman"/>
              <w:i/>
            </w:rPr>
          </w:rPrChange>
        </w:rPr>
        <w:t xml:space="preserve"> </w:t>
      </w:r>
      <w:r>
        <w:rPr>
          <w:rFonts w:ascii="Times New Roman"/>
          <w:i/>
          <w:spacing w:val="-4"/>
          <w:rPrChange w:id="1188" w:author="Hughes, Anna E" w:date="2023-06-19T12:41:00Z">
            <w:rPr>
              <w:rFonts w:ascii="Times New Roman"/>
              <w:i/>
            </w:rPr>
          </w:rPrChange>
        </w:rPr>
        <w:t>Materials</w:t>
      </w:r>
      <w:del w:id="1189" w:author="Hughes, Anna E" w:date="2023-06-19T12:41:00Z">
        <w:r w:rsidR="00F7725C">
          <w:rPr>
            <w:rFonts w:ascii="Times New Roman"/>
            <w:i/>
          </w:rPr>
          <w:delText xml:space="preserve"> - Registered Analysis</w:delText>
        </w:r>
        <w:r w:rsidR="00F7725C">
          <w:delText>.</w:delText>
        </w:r>
      </w:del>
    </w:p>
    <w:p w:rsidR="00485016" w:rsidRDefault="00C14774">
      <w:pPr>
        <w:spacing w:line="280" w:lineRule="exact"/>
        <w:ind w:left="159"/>
        <w:jc w:val="both"/>
        <w:rPr>
          <w:ins w:id="1190" w:author="Hughes, Anna E" w:date="2023-06-19T12:41:00Z"/>
          <w:sz w:val="24"/>
        </w:rPr>
      </w:pPr>
      <w:ins w:id="1191" w:author="Hughes, Anna E" w:date="2023-06-19T12:41:00Z">
        <w:r>
          <w:rPr>
            <w:rFonts w:ascii="Times New Roman"/>
            <w:i/>
            <w:spacing w:val="-2"/>
            <w:sz w:val="24"/>
          </w:rPr>
          <w:t>-</w:t>
        </w:r>
        <w:r>
          <w:rPr>
            <w:rFonts w:ascii="Times New Roman"/>
            <w:i/>
            <w:spacing w:val="-6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Registered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Analysis</w:t>
        </w:r>
        <w:r>
          <w:rPr>
            <w:spacing w:val="-2"/>
            <w:sz w:val="24"/>
          </w:rPr>
          <w:t>.</w:t>
        </w:r>
      </w:ins>
    </w:p>
    <w:p w:rsidR="00485016" w:rsidRDefault="00C14774">
      <w:pPr>
        <w:pStyle w:val="ListParagraph"/>
        <w:numPr>
          <w:ilvl w:val="1"/>
          <w:numId w:val="1"/>
        </w:numPr>
        <w:tabs>
          <w:tab w:val="left" w:pos="638"/>
        </w:tabs>
        <w:spacing w:before="249"/>
        <w:rPr>
          <w:i/>
          <w:sz w:val="24"/>
        </w:rPr>
        <w:pPrChange w:id="1192" w:author="Hughes, Anna E" w:date="2023-06-19T12:41:00Z">
          <w:pPr>
            <w:pStyle w:val="ListParagraph"/>
            <w:numPr>
              <w:ilvl w:val="1"/>
              <w:numId w:val="4"/>
            </w:numPr>
            <w:tabs>
              <w:tab w:val="left" w:pos="586"/>
            </w:tabs>
            <w:spacing w:before="232"/>
          </w:pPr>
        </w:pPrChange>
      </w:pPr>
      <w:bookmarkStart w:id="1193" w:name="Hypothesis_2:_log-linear_effect_of_NT"/>
      <w:bookmarkEnd w:id="1193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log-linear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effect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pacing w:val="-5"/>
          <w:sz w:val="24"/>
        </w:rPr>
        <w:t>N</w:t>
      </w:r>
      <w:r>
        <w:rPr>
          <w:i/>
          <w:spacing w:val="-5"/>
          <w:sz w:val="24"/>
          <w:vertAlign w:val="subscript"/>
        </w:rPr>
        <w:t>T</w:t>
      </w:r>
    </w:p>
    <w:p w:rsidR="00485016" w:rsidRDefault="00C14774">
      <w:pPr>
        <w:pStyle w:val="BodyText"/>
        <w:spacing w:before="67" w:line="247" w:lineRule="auto"/>
        <w:ind w:left="159" w:right="521" w:firstLine="351"/>
        <w:pPrChange w:id="1194" w:author="Hughes, Anna E" w:date="2023-06-19T12:41:00Z">
          <w:pPr>
            <w:pStyle w:val="BodyText"/>
            <w:spacing w:before="59"/>
            <w:ind w:firstLine="351"/>
            <w:jc w:val="both"/>
          </w:pPr>
        </w:pPrChange>
      </w:pPr>
      <w:r>
        <w:rPr>
          <w:w w:val="90"/>
        </w:rPr>
        <w:t>We</w:t>
      </w:r>
      <w:r>
        <w:rPr>
          <w:w w:val="90"/>
          <w:rPrChange w:id="1195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then</w:t>
      </w:r>
      <w:r>
        <w:rPr>
          <w:w w:val="90"/>
          <w:rPrChange w:id="1196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used</w:t>
      </w:r>
      <w:r>
        <w:rPr>
          <w:w w:val="90"/>
          <w:rPrChange w:id="1197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the</w:t>
      </w:r>
      <w:r>
        <w:rPr>
          <w:w w:val="90"/>
          <w:rPrChange w:id="1198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same</w:t>
      </w:r>
      <w:r>
        <w:rPr>
          <w:w w:val="90"/>
          <w:rPrChange w:id="1199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methods</w:t>
      </w:r>
      <w:r>
        <w:rPr>
          <w:w w:val="90"/>
          <w:rPrChange w:id="1200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to</w:t>
      </w:r>
      <w:r>
        <w:rPr>
          <w:w w:val="90"/>
          <w:rPrChange w:id="1201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verify</w:t>
      </w:r>
      <w:r>
        <w:rPr>
          <w:w w:val="90"/>
          <w:rPrChange w:id="1202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that</w:t>
      </w:r>
      <w:r>
        <w:rPr>
          <w:w w:val="90"/>
          <w:rPrChange w:id="1203" w:author="Hughes, Anna E" w:date="2023-06-19T12:41:00Z">
            <w:rPr>
              <w:spacing w:val="5"/>
            </w:rPr>
          </w:rPrChange>
        </w:rPr>
        <w:t xml:space="preserve"> </w:t>
      </w:r>
      <w:r>
        <w:rPr>
          <w:w w:val="90"/>
        </w:rPr>
        <w:t>using</w:t>
      </w:r>
      <w:r>
        <w:rPr>
          <w:w w:val="90"/>
          <w:rPrChange w:id="1204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log</w:t>
      </w:r>
      <w:r>
        <w:rPr>
          <w:spacing w:val="-19"/>
          <w:w w:val="90"/>
          <w:rPrChange w:id="1205" w:author="Hughes, Anna E" w:date="2023-06-19T12:41:00Z">
            <w:rPr>
              <w:spacing w:val="-20"/>
              <w:w w:val="90"/>
            </w:rPr>
          </w:rPrChange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33"/>
        </w:rPr>
        <w:t xml:space="preserve"> </w:t>
      </w:r>
      <w:r>
        <w:rPr>
          <w:w w:val="90"/>
        </w:rPr>
        <w:t>for</w:t>
      </w:r>
      <w:r>
        <w:rPr>
          <w:w w:val="90"/>
          <w:rPrChange w:id="1206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the</w:t>
      </w:r>
      <w:r>
        <w:rPr>
          <w:w w:val="90"/>
          <w:rPrChange w:id="1207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</w:rPr>
        <w:t>search</w:t>
      </w:r>
      <w:r>
        <w:rPr>
          <w:w w:val="90"/>
          <w:rPrChange w:id="1208" w:author="Hughes, Anna E" w:date="2023-06-19T12:41:00Z">
            <w:rPr>
              <w:spacing w:val="4"/>
            </w:rPr>
          </w:rPrChange>
        </w:rPr>
        <w:t xml:space="preserve"> </w:t>
      </w:r>
      <w:r>
        <w:rPr>
          <w:w w:val="90"/>
          <w:rPrChange w:id="1209" w:author="Hughes, Anna E" w:date="2023-06-19T12:41:00Z">
            <w:rPr>
              <w:spacing w:val="-2"/>
              <w:w w:val="90"/>
            </w:rPr>
          </w:rPrChange>
        </w:rPr>
        <w:t>slope</w:t>
      </w:r>
      <w:ins w:id="1210" w:author="Hughes, Anna E" w:date="2023-06-19T12:41:00Z">
        <w:r>
          <w:rPr>
            <w:w w:val="90"/>
          </w:rPr>
          <w:t xml:space="preserve"> does</w:t>
        </w:r>
        <w:r>
          <w:t xml:space="preserve"> </w:t>
        </w:r>
        <w:r>
          <w:rPr>
            <w:w w:val="90"/>
          </w:rPr>
          <w:t>indeed</w:t>
        </w:r>
        <w:r>
          <w:rPr>
            <w:spacing w:val="1"/>
          </w:rPr>
          <w:t xml:space="preserve"> </w:t>
        </w:r>
        <w:r>
          <w:rPr>
            <w:w w:val="90"/>
          </w:rPr>
          <w:t>give</w:t>
        </w:r>
        <w:r>
          <w:rPr>
            <w:spacing w:val="1"/>
          </w:rPr>
          <w:t xml:space="preserve"> </w:t>
        </w:r>
        <w:r>
          <w:rPr>
            <w:w w:val="90"/>
          </w:rPr>
          <w:t>a</w:t>
        </w:r>
        <w:r>
          <w:rPr>
            <w:spacing w:val="1"/>
          </w:rPr>
          <w:t xml:space="preserve"> </w:t>
        </w:r>
        <w:r>
          <w:rPr>
            <w:w w:val="90"/>
          </w:rPr>
          <w:t>better</w:t>
        </w:r>
        <w:r>
          <w:rPr>
            <w:spacing w:val="1"/>
          </w:rPr>
          <w:t xml:space="preserve"> </w:t>
        </w:r>
        <w:r>
          <w:rPr>
            <w:w w:val="90"/>
          </w:rPr>
          <w:t>fit</w:t>
        </w:r>
        <w:r>
          <w:rPr>
            <w:spacing w:val="1"/>
          </w:rPr>
          <w:t xml:space="preserve"> </w:t>
        </w:r>
        <w:r>
          <w:rPr>
            <w:w w:val="90"/>
          </w:rPr>
          <w:t>to</w:t>
        </w:r>
        <w:r>
          <w:rPr>
            <w:spacing w:val="1"/>
          </w:rPr>
          <w:t xml:space="preserve"> </w:t>
        </w:r>
        <w:r>
          <w:rPr>
            <w:w w:val="90"/>
          </w:rPr>
          <w:t>the</w:t>
        </w:r>
        <w:r>
          <w:rPr>
            <w:spacing w:val="1"/>
          </w:rPr>
          <w:t xml:space="preserve"> </w:t>
        </w:r>
        <w:r>
          <w:rPr>
            <w:w w:val="90"/>
          </w:rPr>
          <w:t>data</w:t>
        </w:r>
        <w:r>
          <w:rPr>
            <w:spacing w:val="1"/>
          </w:rPr>
          <w:t xml:space="preserve"> </w:t>
        </w:r>
        <w:r>
          <w:rPr>
            <w:w w:val="90"/>
          </w:rPr>
          <w:t>than</w:t>
        </w:r>
        <w:r>
          <w:t xml:space="preserve"> </w:t>
        </w:r>
        <w:r>
          <w:rPr>
            <w:w w:val="90"/>
          </w:rPr>
          <w:t>simply</w:t>
        </w:r>
        <w:r>
          <w:rPr>
            <w:spacing w:val="1"/>
          </w:rPr>
          <w:t xml:space="preserve"> </w:t>
        </w:r>
        <w:r>
          <w:rPr>
            <w:w w:val="90"/>
          </w:rPr>
          <w:t>using</w:t>
        </w:r>
        <w:r>
          <w:t xml:space="preserve"> </w:t>
        </w:r>
        <w:r>
          <w:rPr>
            <w:rFonts w:ascii="Times New Roman"/>
            <w:i/>
            <w:w w:val="90"/>
          </w:rPr>
          <w:t>N</w:t>
        </w:r>
        <w:r>
          <w:rPr>
            <w:rFonts w:ascii="Times New Roman"/>
            <w:i/>
            <w:w w:val="90"/>
            <w:vertAlign w:val="subscript"/>
          </w:rPr>
          <w:t>T</w:t>
        </w:r>
        <w:r>
          <w:rPr>
            <w:rFonts w:ascii="Times New Roman"/>
            <w:i/>
            <w:spacing w:val="-20"/>
            <w:w w:val="90"/>
          </w:rPr>
          <w:t xml:space="preserve"> </w:t>
        </w:r>
        <w:r>
          <w:rPr>
            <w:w w:val="90"/>
          </w:rPr>
          <w:t>.</w:t>
        </w:r>
        <w:r>
          <w:rPr>
            <w:spacing w:val="22"/>
          </w:rPr>
          <w:t xml:space="preserve"> </w:t>
        </w:r>
      </w:ins>
      <w:moveToRangeStart w:id="1211" w:author="Hughes, Anna E" w:date="2023-06-19T12:41:00Z" w:name="move138070902"/>
      <w:moveTo w:id="1212" w:author="Hughes, Anna E" w:date="2023-06-19T12:41:00Z">
        <w:r>
          <w:rPr>
            <w:w w:val="90"/>
          </w:rPr>
          <w:t>The</w:t>
        </w:r>
        <w:r>
          <w:rPr>
            <w:spacing w:val="1"/>
            <w:rPrChange w:id="1213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w w:val="90"/>
          </w:rPr>
          <w:t>results</w:t>
        </w:r>
        <w:r>
          <w:rPr>
            <w:spacing w:val="1"/>
            <w:rPrChange w:id="1214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w w:val="90"/>
          </w:rPr>
          <w:t>are</w:t>
        </w:r>
        <w:r>
          <w:rPr>
            <w:spacing w:val="1"/>
            <w:rPrChange w:id="1215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2"/>
            <w:w w:val="90"/>
            <w:rPrChange w:id="1216" w:author="Hughes, Anna E" w:date="2023-06-19T12:41:00Z">
              <w:rPr>
                <w:w w:val="90"/>
              </w:rPr>
            </w:rPrChange>
          </w:rPr>
          <w:t>again</w:t>
        </w:r>
      </w:moveTo>
      <w:moveToRangeEnd w:id="1211"/>
    </w:p>
    <w:p w:rsidR="00485016" w:rsidRDefault="00F7725C">
      <w:pPr>
        <w:pStyle w:val="BodyText"/>
        <w:spacing w:before="0" w:line="307" w:lineRule="exact"/>
        <w:ind w:left="159"/>
        <w:rPr>
          <w:ins w:id="1217" w:author="Hughes, Anna E" w:date="2023-06-19T12:41:00Z"/>
        </w:rPr>
      </w:pPr>
      <w:del w:id="1218" w:author="Hughes, Anna E" w:date="2023-06-19T12:41:00Z">
        <w:r>
          <w:rPr>
            <w:w w:val="90"/>
          </w:rPr>
          <w:delText>does</w:delText>
        </w:r>
        <w:r>
          <w:rPr>
            <w:spacing w:val="-3"/>
            <w:w w:val="90"/>
          </w:rPr>
          <w:delText xml:space="preserve"> </w:delText>
        </w:r>
        <w:r>
          <w:rPr>
            <w:w w:val="90"/>
          </w:rPr>
          <w:delText xml:space="preserve">indeed give a better fit to the data than simply using </w:delText>
        </w:r>
        <w:r>
          <w:rPr>
            <w:rFonts w:ascii="Times New Roman" w:hAnsi="Times New Roman"/>
            <w:i/>
            <w:w w:val="90"/>
          </w:rPr>
          <w:delText>N</w:delText>
        </w:r>
        <w:r>
          <w:rPr>
            <w:rFonts w:ascii="Times New Roman" w:hAnsi="Times New Roman"/>
            <w:i/>
            <w:w w:val="90"/>
            <w:vertAlign w:val="subscript"/>
          </w:rPr>
          <w:delText>T</w:delText>
        </w:r>
        <w:r>
          <w:rPr>
            <w:rFonts w:ascii="Times New Roman" w:hAnsi="Times New Roman"/>
            <w:i/>
            <w:spacing w:val="-9"/>
            <w:w w:val="90"/>
          </w:rPr>
          <w:delText xml:space="preserve"> </w:delText>
        </w:r>
        <w:r>
          <w:rPr>
            <w:w w:val="90"/>
          </w:rPr>
          <w:delText>.</w:delText>
        </w:r>
        <w:r>
          <w:rPr>
            <w:spacing w:val="24"/>
          </w:rPr>
          <w:delText xml:space="preserve"> </w:delText>
        </w:r>
      </w:del>
      <w:moveFromRangeStart w:id="1219" w:author="Hughes, Anna E" w:date="2023-06-19T12:41:00Z" w:name="move138070902"/>
      <w:moveFrom w:id="1220" w:author="Hughes, Anna E" w:date="2023-06-19T12:41:00Z">
        <w:r w:rsidR="00C14774">
          <w:rPr>
            <w:w w:val="90"/>
          </w:rPr>
          <w:t>The</w:t>
        </w:r>
        <w:r w:rsidR="00C14774">
          <w:rPr>
            <w:spacing w:val="1"/>
            <w:rPrChange w:id="1221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w w:val="90"/>
          </w:rPr>
          <w:t>results</w:t>
        </w:r>
        <w:r w:rsidR="00C14774">
          <w:rPr>
            <w:spacing w:val="1"/>
            <w:rPrChange w:id="1222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w w:val="90"/>
          </w:rPr>
          <w:t>are</w:t>
        </w:r>
        <w:r w:rsidR="00C14774">
          <w:rPr>
            <w:spacing w:val="1"/>
            <w:rPrChange w:id="1223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2"/>
            <w:w w:val="90"/>
            <w:rPrChange w:id="1224" w:author="Hughes, Anna E" w:date="2023-06-19T12:41:00Z">
              <w:rPr>
                <w:w w:val="90"/>
              </w:rPr>
            </w:rPrChange>
          </w:rPr>
          <w:t>again</w:t>
        </w:r>
      </w:moveFrom>
      <w:moveFromRangeEnd w:id="1219"/>
      <w:del w:id="1225" w:author="Hughes, Anna E" w:date="2023-06-19T12:41:00Z">
        <w:r>
          <w:rPr>
            <w:w w:val="90"/>
          </w:rPr>
          <w:delText xml:space="preserve"> </w:delText>
        </w:r>
      </w:del>
      <w:r w:rsidR="00C14774">
        <w:rPr>
          <w:spacing w:val="-6"/>
        </w:rPr>
        <w:t>conclusive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-7"/>
        </w:rPr>
        <w:t xml:space="preserve"> </w:t>
      </w:r>
      <w:r w:rsidR="00C14774">
        <w:rPr>
          <w:rFonts w:ascii="Meiryo UI" w:hAnsi="Meiryo UI"/>
          <w:i/>
          <w:spacing w:val="-6"/>
        </w:rPr>
        <w:t>∼</w:t>
      </w:r>
      <w:r w:rsidR="00C14774">
        <w:rPr>
          <w:rFonts w:ascii="Meiryo UI" w:hAnsi="Meiryo UI"/>
          <w:i/>
          <w:spacing w:val="-26"/>
          <w:rPrChange w:id="1226" w:author="Hughes, Anna E" w:date="2023-06-19T12:41:00Z">
            <w:rPr>
              <w:rFonts w:ascii="Meiryo UI" w:hAnsi="Meiryo UI"/>
              <w:i/>
              <w:spacing w:val="-14"/>
            </w:rPr>
          </w:rPrChange>
        </w:rPr>
        <w:t xml:space="preserve"> </w:t>
      </w:r>
      <w:r w:rsidR="00C14774">
        <w:rPr>
          <w:spacing w:val="-6"/>
        </w:rPr>
        <w:t>100%</w:t>
      </w:r>
      <w:r w:rsidR="00C14774">
        <w:rPr>
          <w:spacing w:val="-7"/>
          <w:rPrChange w:id="1227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8"/>
          <w:rPrChange w:id="1228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-4"/>
          <w:rPrChange w:id="122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weight</w:t>
      </w:r>
      <w:r w:rsidR="00C14774">
        <w:rPr>
          <w:spacing w:val="-5"/>
          <w:rPrChange w:id="1230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being</w:t>
      </w:r>
      <w:r w:rsidR="00C14774">
        <w:rPr>
          <w:spacing w:val="-4"/>
          <w:rPrChange w:id="1231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6"/>
        </w:rPr>
        <w:t>assigned</w:t>
      </w:r>
      <w:r w:rsidR="00C14774">
        <w:rPr>
          <w:spacing w:val="-5"/>
          <w:rPrChange w:id="1232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4"/>
          <w:rPrChange w:id="1233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-4"/>
          <w:rPrChange w:id="1234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is</w:t>
      </w:r>
      <w:del w:id="1235" w:author="Hughes, Anna E" w:date="2023-06-19T12:41:00Z">
        <w:r>
          <w:rPr>
            <w:spacing w:val="-6"/>
          </w:rPr>
          <w:delText xml:space="preserve"> </w:delText>
        </w:r>
      </w:del>
    </w:p>
    <w:p w:rsidR="00485016" w:rsidRDefault="00C14774">
      <w:pPr>
        <w:pStyle w:val="BodyText"/>
        <w:spacing w:before="0" w:line="261" w:lineRule="exact"/>
        <w:ind w:left="159"/>
        <w:pPrChange w:id="1236" w:author="Hughes, Anna E" w:date="2023-06-19T12:41:00Z">
          <w:pPr>
            <w:pStyle w:val="BodyText"/>
            <w:spacing w:before="44" w:line="201" w:lineRule="auto"/>
            <w:ind w:right="529"/>
            <w:jc w:val="both"/>
          </w:pPr>
        </w:pPrChange>
      </w:pPr>
      <w:r>
        <w:rPr>
          <w:spacing w:val="-6"/>
          <w:rPrChange w:id="1237" w:author="Hughes, Anna E" w:date="2023-06-19T12:41:00Z">
            <w:rPr/>
          </w:rPrChange>
        </w:rPr>
        <w:t>log-linear</w:t>
      </w:r>
      <w:r>
        <w:rPr>
          <w:spacing w:val="-8"/>
          <w:rPrChange w:id="1238" w:author="Hughes, Anna E" w:date="2023-06-19T12:41:00Z">
            <w:rPr/>
          </w:rPrChange>
        </w:rPr>
        <w:t xml:space="preserve"> </w:t>
      </w:r>
      <w:r>
        <w:rPr>
          <w:spacing w:val="-6"/>
          <w:rPrChange w:id="1239" w:author="Hughes, Anna E" w:date="2023-06-19T12:41:00Z">
            <w:rPr/>
          </w:rPrChange>
        </w:rPr>
        <w:t>in</w:t>
      </w:r>
      <w:r>
        <w:rPr>
          <w:spacing w:val="-3"/>
          <w:rPrChange w:id="1240" w:author="Hughes, Anna E" w:date="2023-06-19T12:41:00Z">
            <w:rPr/>
          </w:rPrChange>
        </w:rPr>
        <w:t xml:space="preserve"> </w:t>
      </w:r>
      <w:r>
        <w:rPr>
          <w:rFonts w:ascii="Times New Roman"/>
          <w:i/>
          <w:spacing w:val="-6"/>
          <w:rPrChange w:id="1241" w:author="Hughes, Anna E" w:date="2023-06-19T12:41:00Z">
            <w:rPr>
              <w:rFonts w:ascii="Times New Roman" w:hAnsi="Times New Roman"/>
              <w:i/>
            </w:rPr>
          </w:rPrChange>
        </w:rPr>
        <w:t>N</w:t>
      </w:r>
      <w:r>
        <w:rPr>
          <w:rFonts w:ascii="Times New Roman"/>
          <w:i/>
          <w:spacing w:val="-6"/>
          <w:vertAlign w:val="subscript"/>
          <w:rPrChange w:id="1242" w:author="Hughes, Anna E" w:date="2023-06-19T12:41:00Z">
            <w:rPr>
              <w:rFonts w:ascii="Times New Roman" w:hAnsi="Times New Roman"/>
              <w:i/>
              <w:vertAlign w:val="subscript"/>
            </w:rPr>
          </w:rPrChange>
        </w:rPr>
        <w:t>T</w:t>
      </w:r>
      <w:r>
        <w:rPr>
          <w:rFonts w:ascii="Times New Roman"/>
          <w:i/>
          <w:spacing w:val="-28"/>
          <w:rPrChange w:id="1243" w:author="Hughes, Anna E" w:date="2023-06-19T12:41:00Z">
            <w:rPr>
              <w:rFonts w:ascii="Times New Roman" w:hAnsi="Times New Roman"/>
              <w:i/>
              <w:spacing w:val="-7"/>
            </w:rPr>
          </w:rPrChange>
        </w:rPr>
        <w:t xml:space="preserve"> </w:t>
      </w:r>
      <w:ins w:id="1244" w:author="Hughes, Anna E" w:date="2023-06-19T12:41:00Z">
        <w:r>
          <w:rPr>
            <w:spacing w:val="-6"/>
          </w:rPr>
          <w:t>,</w:t>
        </w:r>
        <w:r>
          <w:rPr>
            <w:spacing w:val="-2"/>
          </w:rPr>
          <w:t xml:space="preserve"> </w:t>
        </w:r>
        <w:r>
          <w:rPr>
            <w:spacing w:val="-6"/>
          </w:rPr>
          <w:t>again</w:t>
        </w:r>
        <w:r>
          <w:rPr>
            <w:spacing w:val="-3"/>
          </w:rPr>
          <w:t xml:space="preserve"> </w:t>
        </w:r>
        <w:r>
          <w:rPr>
            <w:spacing w:val="-6"/>
          </w:rPr>
          <w:t>in</w:t>
        </w:r>
        <w:r>
          <w:rPr>
            <w:spacing w:val="-3"/>
          </w:rPr>
          <w:t xml:space="preserve"> </w:t>
        </w:r>
        <w:r>
          <w:rPr>
            <w:spacing w:val="-6"/>
          </w:rPr>
          <w:t>accordance</w:t>
        </w:r>
        <w:r>
          <w:rPr>
            <w:spacing w:val="-2"/>
          </w:rPr>
          <w:t xml:space="preserve"> </w:t>
        </w:r>
        <w:r>
          <w:rPr>
            <w:spacing w:val="-6"/>
          </w:rPr>
          <w:t>with</w:t>
        </w:r>
        <w:r>
          <w:rPr>
            <w:spacing w:val="-3"/>
          </w:rPr>
          <w:t xml:space="preserve"> </w:t>
        </w:r>
        <w:r>
          <w:rPr>
            <w:spacing w:val="-6"/>
          </w:rPr>
          <w:t>our</w:t>
        </w:r>
        <w:r>
          <w:rPr>
            <w:spacing w:val="-3"/>
          </w:rPr>
          <w:t xml:space="preserve"> </w:t>
        </w:r>
        <w:r>
          <w:rPr>
            <w:spacing w:val="-6"/>
          </w:rPr>
          <w:t>original</w:t>
        </w:r>
        <w:r>
          <w:rPr>
            <w:spacing w:val="-2"/>
          </w:rPr>
          <w:t xml:space="preserve"> </w:t>
        </w:r>
        <w:r>
          <w:rPr>
            <w:spacing w:val="-6"/>
          </w:rPr>
          <w:t>hypothesis</w:t>
        </w:r>
      </w:ins>
      <w:r>
        <w:rPr>
          <w:spacing w:val="-6"/>
          <w:rPrChange w:id="1245" w:author="Hughes, Anna E" w:date="2023-06-19T12:41:00Z">
            <w:rPr/>
          </w:rPrChange>
        </w:rPr>
        <w:t>.</w:t>
      </w:r>
    </w:p>
    <w:p w:rsidR="00485016" w:rsidRDefault="00C14774">
      <w:pPr>
        <w:pStyle w:val="ListParagraph"/>
        <w:numPr>
          <w:ilvl w:val="1"/>
          <w:numId w:val="1"/>
        </w:numPr>
        <w:tabs>
          <w:tab w:val="left" w:pos="638"/>
        </w:tabs>
        <w:spacing w:before="248"/>
        <w:rPr>
          <w:i/>
          <w:sz w:val="24"/>
        </w:rPr>
        <w:pPrChange w:id="1246" w:author="Hughes, Anna E" w:date="2023-06-19T12:41:00Z">
          <w:pPr>
            <w:pStyle w:val="ListParagraph"/>
            <w:numPr>
              <w:ilvl w:val="1"/>
              <w:numId w:val="4"/>
            </w:numPr>
            <w:tabs>
              <w:tab w:val="left" w:pos="586"/>
            </w:tabs>
            <w:spacing w:before="251"/>
          </w:pPr>
        </w:pPrChange>
      </w:pPr>
      <w:bookmarkStart w:id="1247" w:name="Hypothesis_3:_Contrast_Model_Comparison"/>
      <w:bookmarkEnd w:id="1247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Contrast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Comparison</w:t>
      </w:r>
    </w:p>
    <w:p w:rsidR="00485016" w:rsidRDefault="00C14774">
      <w:pPr>
        <w:pStyle w:val="BodyText"/>
        <w:spacing w:before="67" w:line="247" w:lineRule="auto"/>
        <w:ind w:left="159" w:right="530" w:firstLine="351"/>
        <w:jc w:val="both"/>
        <w:pPrChange w:id="1248" w:author="Hughes, Anna E" w:date="2023-06-19T12:41:00Z">
          <w:pPr>
            <w:pStyle w:val="BodyText"/>
            <w:spacing w:before="60" w:line="247" w:lineRule="auto"/>
            <w:ind w:right="530" w:firstLine="351"/>
            <w:jc w:val="both"/>
          </w:pPr>
        </w:pPrChange>
      </w:pPr>
      <w:r>
        <w:rPr>
          <w:w w:val="90"/>
        </w:rPr>
        <w:t>Now that we have confirmed that the shifted-lognormal multilevel model (with</w:t>
      </w:r>
      <w:r>
        <w:rPr>
          <w:spacing w:val="40"/>
        </w:rPr>
        <w:t xml:space="preserve"> </w:t>
      </w:r>
      <w:r>
        <w:rPr>
          <w:w w:val="90"/>
        </w:rPr>
        <w:t xml:space="preserve">a log-linear effect of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9"/>
          <w:w w:val="90"/>
        </w:rPr>
        <w:t xml:space="preserve"> </w:t>
      </w:r>
      <w:r>
        <w:rPr>
          <w:w w:val="90"/>
        </w:rPr>
        <w:t>) is indeed the best fit to the data we will extract the search slopes for each feature.</w:t>
      </w:r>
      <w:r>
        <w:t xml:space="preserve"> </w:t>
      </w:r>
      <w:r>
        <w:rPr>
          <w:w w:val="90"/>
        </w:rPr>
        <w:t xml:space="preserve">These are summarised in Table </w:t>
      </w:r>
      <w:del w:id="1249" w:author="Hughes, Anna E" w:date="2023-06-19T12:41:00Z">
        <w:r w:rsidR="00FE7979">
          <w:fldChar w:fldCharType="begin"/>
        </w:r>
        <w:r w:rsidR="00FE7979">
          <w:delInstrText xml:space="preserve"> HYPERLINK \l "_bookmark15" </w:delInstrText>
        </w:r>
        <w:r w:rsidR="00FE7979">
          <w:fldChar w:fldCharType="separate"/>
        </w:r>
        <w:r w:rsidR="00F7725C">
          <w:rPr>
            <w:w w:val="90"/>
          </w:rPr>
          <w:delText>3.</w:delText>
        </w:r>
        <w:r w:rsidR="00FE7979">
          <w:rPr>
            <w:w w:val="90"/>
          </w:rPr>
          <w:fldChar w:fldCharType="end"/>
        </w:r>
      </w:del>
      <w:ins w:id="1250" w:author="Hughes, Anna E" w:date="2023-06-19T12:41:00Z">
        <w:r w:rsidR="00FE7979">
          <w:fldChar w:fldCharType="begin"/>
        </w:r>
        <w:r w:rsidR="00FE7979">
          <w:instrText xml:space="preserve"> HYPERLINK \l "_bookmark16" </w:instrText>
        </w:r>
        <w:r w:rsidR="00FE7979">
          <w:fldChar w:fldCharType="separate"/>
        </w:r>
        <w:r>
          <w:rPr>
            <w:w w:val="90"/>
          </w:rPr>
          <w:t>3.</w:t>
        </w:r>
        <w:r w:rsidR="00FE7979">
          <w:rPr>
            <w:w w:val="90"/>
          </w:rPr>
          <w:fldChar w:fldCharType="end"/>
        </w:r>
      </w:ins>
      <w:r>
        <w:t xml:space="preserve"> </w:t>
      </w:r>
      <w:r>
        <w:rPr>
          <w:w w:val="90"/>
        </w:rPr>
        <w:t xml:space="preserve">We can see that we have </w:t>
      </w:r>
      <w:r>
        <w:t>successfully</w:t>
      </w:r>
      <w:r>
        <w:rPr>
          <w:spacing w:val="-14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.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del w:id="1251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delText>Buetti</w:delText>
        </w:r>
        <w:r w:rsidR="00F7725C">
          <w:rPr>
            <w:spacing w:val="-13"/>
          </w:rPr>
          <w:delText xml:space="preserve"> </w:delText>
        </w:r>
        <w:r w:rsidR="00F7725C">
          <w:delText>et</w:delText>
        </w:r>
        <w:r w:rsidR="00F7725C">
          <w:rPr>
            <w:spacing w:val="-13"/>
          </w:rPr>
          <w:delText xml:space="preserve"> </w:delText>
        </w:r>
        <w:r w:rsidR="00F7725C">
          <w:delText>al.</w:delText>
        </w:r>
        <w:r w:rsidR="00FE7979">
          <w:fldChar w:fldCharType="end"/>
        </w:r>
        <w:r w:rsidR="00F7725C"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</w:delText>
        </w:r>
        <w:r w:rsidR="00FE7979">
          <w:rPr>
            <w:spacing w:val="-2"/>
          </w:rPr>
          <w:fldChar w:fldCharType="end"/>
        </w:r>
      </w:del>
      <w:ins w:id="1252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t>Buetti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3"/>
          </w:rPr>
          <w:t xml:space="preserve"> </w:t>
        </w:r>
        <w:r>
          <w:t>al.</w:t>
        </w:r>
        <w:r w:rsidR="00FE7979">
          <w:fldChar w:fldCharType="end"/>
        </w:r>
        <w: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</w:t>
        </w:r>
        <w:r w:rsidR="00FE7979">
          <w:rPr>
            <w:spacing w:val="-2"/>
          </w:rPr>
          <w:fldChar w:fldCharType="end"/>
        </w:r>
      </w:ins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find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larger</w:t>
      </w:r>
      <w:r>
        <w:rPr>
          <w:spacing w:val="-9"/>
        </w:rPr>
        <w:t xml:space="preserve"> </w:t>
      </w:r>
      <w:r>
        <w:rPr>
          <w:spacing w:val="-2"/>
        </w:rPr>
        <w:t>than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(see</w:t>
      </w:r>
      <w:r>
        <w:rPr>
          <w:spacing w:val="-9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 w:rsidR="00FE7979">
        <w:fldChar w:fldCharType="begin"/>
      </w:r>
      <w:r w:rsidR="00FE7979">
        <w:instrText xml:space="preserve"> HYPERLINK \l "_bookmark3" </w:instrText>
      </w:r>
      <w:r w:rsidR="00FE7979">
        <w:fldChar w:fldCharType="separate"/>
      </w:r>
      <w:r>
        <w:rPr>
          <w:spacing w:val="-2"/>
        </w:rPr>
        <w:t>2),</w:t>
      </w:r>
      <w:r w:rsidR="00FE7979">
        <w:rPr>
          <w:spacing w:val="-2"/>
        </w:rPr>
        <w:fldChar w:fldCharType="end"/>
      </w:r>
      <w:r>
        <w:rPr>
          <w:spacing w:val="-7"/>
        </w:rPr>
        <w:t xml:space="preserve"> </w:t>
      </w:r>
      <w:r>
        <w:rPr>
          <w:spacing w:val="-2"/>
        </w:rPr>
        <w:t xml:space="preserve">meaning </w:t>
      </w:r>
      <w:r>
        <w:rPr>
          <w:spacing w:val="-6"/>
        </w:rPr>
        <w:t>that search slopes for colour features are shallower than shape.</w:t>
      </w:r>
    </w:p>
    <w:p w:rsidR="00485016" w:rsidRDefault="00F7725C">
      <w:pPr>
        <w:spacing w:line="247" w:lineRule="auto"/>
        <w:jc w:val="both"/>
        <w:rPr>
          <w:ins w:id="1253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  <w:del w:id="1254" w:author="Hughes, Anna E" w:date="2023-06-19T12:41:00Z">
        <w:r>
          <w:delText>We</w:delText>
        </w:r>
        <w:r>
          <w:rPr>
            <w:spacing w:val="-14"/>
          </w:rPr>
          <w:delText xml:space="preserve"> </w:delText>
        </w:r>
        <w:r>
          <w:delText>now</w:delText>
        </w:r>
        <w:r>
          <w:rPr>
            <w:spacing w:val="-13"/>
          </w:rPr>
          <w:delText xml:space="preserve"> </w:delText>
        </w:r>
        <w:r>
          <w:delText>combine</w:delText>
        </w:r>
        <w:r>
          <w:rPr>
            <w:spacing w:val="-13"/>
          </w:rPr>
          <w:delText xml:space="preserve"> </w:delText>
        </w:r>
        <w:r>
          <w:delText>the</w:delText>
        </w:r>
        <w:r>
          <w:rPr>
            <w:spacing w:val="-13"/>
          </w:rPr>
          <w:delText xml:space="preserve"> </w:delText>
        </w:r>
        <w:r>
          <w:rPr>
            <w:rFonts w:ascii="Times New Roman"/>
            <w:i/>
          </w:rPr>
          <w:delText>single-feature</w:delText>
        </w:r>
        <w:r>
          <w:rPr>
            <w:rFonts w:ascii="Times New Roman"/>
            <w:i/>
            <w:spacing w:val="-15"/>
          </w:rPr>
          <w:delText xml:space="preserve"> </w:delText>
        </w:r>
        <w:r>
          <w:delText>search</w:delText>
        </w:r>
        <w:r>
          <w:rPr>
            <w:spacing w:val="-14"/>
          </w:rPr>
          <w:delText xml:space="preserve"> </w:delText>
        </w:r>
        <w:r>
          <w:delText>slopes,</w:delText>
        </w:r>
        <w:r>
          <w:rPr>
            <w:spacing w:val="-13"/>
          </w:rPr>
          <w:delText xml:space="preserve"> </w:delText>
        </w:r>
        <w:r>
          <w:rPr>
            <w:rFonts w:ascii="Times New Roman"/>
            <w:i/>
          </w:rPr>
          <w:delText>D</w:delText>
        </w:r>
        <w:r>
          <w:rPr>
            <w:rFonts w:ascii="Times New Roman"/>
            <w:i/>
            <w:vertAlign w:val="subscript"/>
          </w:rPr>
          <w:delText>c</w:delText>
        </w:r>
        <w:r>
          <w:rPr>
            <w:rFonts w:ascii="Times New Roman"/>
            <w:i/>
            <w:spacing w:val="-15"/>
          </w:rPr>
          <w:delText xml:space="preserve"> </w:delText>
        </w:r>
        <w:r>
          <w:delText>and</w:delText>
        </w:r>
        <w:r>
          <w:rPr>
            <w:spacing w:val="-13"/>
          </w:rPr>
          <w:delText xml:space="preserve"> </w:delText>
        </w:r>
        <w:r>
          <w:rPr>
            <w:rFonts w:ascii="Times New Roman"/>
            <w:i/>
          </w:rPr>
          <w:delText>D</w:delText>
        </w:r>
        <w:r>
          <w:rPr>
            <w:rFonts w:ascii="Times New Roman"/>
            <w:i/>
            <w:vertAlign w:val="subscript"/>
          </w:rPr>
          <w:delText>s</w:delText>
        </w:r>
        <w:r>
          <w:delText>,</w:delText>
        </w:r>
        <w:r>
          <w:rPr>
            <w:spacing w:val="-11"/>
          </w:rPr>
          <w:delText xml:space="preserve"> </w:delText>
        </w:r>
        <w:r>
          <w:delText>to</w:delText>
        </w:r>
        <w:r>
          <w:rPr>
            <w:spacing w:val="-13"/>
          </w:rPr>
          <w:delText xml:space="preserve"> </w:delText>
        </w:r>
        <w:r>
          <w:delText>predict</w:delText>
        </w:r>
        <w:r>
          <w:rPr>
            <w:spacing w:val="-13"/>
          </w:rPr>
          <w:delText xml:space="preserve"> </w:delText>
        </w:r>
        <w:r>
          <w:delText xml:space="preserve">the </w:delText>
        </w:r>
        <w:r>
          <w:rPr>
            <w:rFonts w:ascii="Times New Roman"/>
            <w:i/>
            <w:spacing w:val="-6"/>
          </w:rPr>
          <w:delText>double-feature</w:delText>
        </w:r>
        <w:r>
          <w:rPr>
            <w:rFonts w:ascii="Times New Roman"/>
            <w:i/>
            <w:spacing w:val="-9"/>
          </w:rPr>
          <w:delText xml:space="preserve"> </w:delText>
        </w:r>
        <w:r>
          <w:rPr>
            <w:spacing w:val="-6"/>
          </w:rPr>
          <w:delText>conditions</w:delText>
        </w:r>
        <w:r>
          <w:rPr>
            <w:spacing w:val="-8"/>
          </w:rPr>
          <w:delText xml:space="preserve"> </w:delText>
        </w:r>
        <w:r>
          <w:rPr>
            <w:spacing w:val="-6"/>
          </w:rPr>
          <w:delText>(</w:delText>
        </w:r>
        <w:r>
          <w:rPr>
            <w:rFonts w:ascii="Times New Roman"/>
            <w:i/>
            <w:spacing w:val="-6"/>
          </w:rPr>
          <w:delText>D</w:delText>
        </w:r>
        <w:r>
          <w:rPr>
            <w:rFonts w:ascii="Times New Roman"/>
            <w:i/>
            <w:spacing w:val="-6"/>
            <w:vertAlign w:val="subscript"/>
          </w:rPr>
          <w:delText>c</w:delText>
        </w:r>
        <w:r>
          <w:rPr>
            <w:rFonts w:ascii="Verdana"/>
            <w:i/>
            <w:spacing w:val="-6"/>
            <w:vertAlign w:val="subscript"/>
          </w:rPr>
          <w:delText>,</w:delText>
        </w:r>
        <w:r>
          <w:rPr>
            <w:rFonts w:ascii="Times New Roman"/>
            <w:i/>
            <w:spacing w:val="-6"/>
            <w:vertAlign w:val="subscript"/>
          </w:rPr>
          <w:delText>s</w:delText>
        </w:r>
        <w:r>
          <w:rPr>
            <w:spacing w:val="-6"/>
          </w:rPr>
          <w:delText>)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using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Equations</w:delText>
        </w:r>
        <w:r>
          <w:rPr>
            <w:spacing w:val="-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"_bookmark4" </w:delInstrText>
        </w:r>
        <w:r w:rsidR="00FE7979">
          <w:fldChar w:fldCharType="separate"/>
        </w:r>
        <w:r>
          <w:rPr>
            <w:spacing w:val="-6"/>
          </w:rPr>
          <w:delText>2,</w:delText>
        </w:r>
        <w:r w:rsidR="00FE7979">
          <w:rPr>
            <w:spacing w:val="-6"/>
          </w:rPr>
          <w:fldChar w:fldCharType="end"/>
        </w:r>
        <w:r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"_bookmark5" </w:delInstrText>
        </w:r>
        <w:r w:rsidR="00FE7979">
          <w:fldChar w:fldCharType="separate"/>
        </w:r>
        <w:r>
          <w:rPr>
            <w:spacing w:val="-6"/>
          </w:rPr>
          <w:delText>3</w:delText>
        </w:r>
        <w:r w:rsidR="00FE7979">
          <w:rPr>
            <w:spacing w:val="-6"/>
          </w:rPr>
          <w:fldChar w:fldCharType="end"/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and</w:delText>
        </w:r>
        <w:r>
          <w:rPr>
            <w:spacing w:val="-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"_bookmark6" </w:delInstrText>
        </w:r>
        <w:r w:rsidR="00FE7979">
          <w:fldChar w:fldCharType="separate"/>
        </w:r>
        <w:r>
          <w:rPr>
            <w:spacing w:val="-6"/>
          </w:rPr>
          <w:delText>4</w:delText>
        </w:r>
        <w:r w:rsidR="00FE7979">
          <w:rPr>
            <w:spacing w:val="-6"/>
          </w:rPr>
          <w:fldChar w:fldCharType="end"/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and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above. The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results are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summarised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in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Figure</w:delText>
        </w:r>
        <w:r>
          <w:rPr>
            <w:spacing w:val="-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"_bookmark16" </w:delInstrText>
        </w:r>
        <w:r w:rsidR="00FE7979">
          <w:fldChar w:fldCharType="separate"/>
        </w:r>
        <w:r>
          <w:rPr>
            <w:spacing w:val="-6"/>
          </w:rPr>
          <w:delText>4.</w:delText>
        </w:r>
        <w:r w:rsidR="00FE7979">
          <w:rPr>
            <w:spacing w:val="-6"/>
          </w:rPr>
          <w:fldChar w:fldCharType="end"/>
        </w:r>
      </w:del>
    </w:p>
    <w:p w:rsidR="00485016" w:rsidRDefault="00485016">
      <w:pPr>
        <w:pStyle w:val="BodyText"/>
        <w:spacing w:before="0"/>
        <w:ind w:left="0"/>
        <w:rPr>
          <w:ins w:id="1255" w:author="Hughes, Anna E" w:date="2023-06-19T12:41:00Z"/>
          <w:sz w:val="20"/>
        </w:rPr>
      </w:pPr>
    </w:p>
    <w:p w:rsidR="00485016" w:rsidRDefault="00485016">
      <w:pPr>
        <w:pStyle w:val="BodyText"/>
        <w:spacing w:before="9" w:after="1"/>
        <w:ind w:left="0"/>
        <w:rPr>
          <w:ins w:id="1256" w:author="Hughes, Anna E" w:date="2023-06-19T12:41:00Z"/>
          <w:sz w:val="14"/>
        </w:rPr>
      </w:pPr>
    </w:p>
    <w:p w:rsidR="00485016" w:rsidRDefault="00DA2490">
      <w:pPr>
        <w:pStyle w:val="BodyText"/>
        <w:spacing w:before="0" w:line="20" w:lineRule="exact"/>
        <w:ind w:left="617"/>
        <w:rPr>
          <w:ins w:id="1257" w:author="Hughes, Anna E" w:date="2023-06-19T12:41:00Z"/>
          <w:sz w:val="2"/>
        </w:rPr>
      </w:pPr>
      <w:ins w:id="1258" w:author="Hughes, Anna E" w:date="2023-06-19T12:41:00Z">
        <w:r>
          <w:rPr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1974215" cy="5080"/>
                  <wp:effectExtent l="7620" t="3175" r="8890" b="10795"/>
                  <wp:docPr id="465" name="docshapegroup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4215" cy="5080"/>
                            <a:chOff x="0" y="0"/>
                            <a:chExt cx="3109" cy="8"/>
                          </a:xfrm>
                        </wpg:grpSpPr>
                        <wps:wsp>
                          <wps:cNvPr id="466" name="Line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4"/>
                              <a:ext cx="3108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7FBDA7B" id="docshapegroup71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">
                  <v:line id="Line 457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" strokeweight=".14042mm"/>
                  <w10:anchorlock/>
                </v:group>
              </w:pict>
            </mc:Fallback>
          </mc:AlternateContent>
        </w:r>
      </w:ins>
    </w:p>
    <w:p w:rsidR="00485016" w:rsidRDefault="00C14774">
      <w:pPr>
        <w:pStyle w:val="BodyText"/>
        <w:spacing w:line="264" w:lineRule="exact"/>
        <w:rPr>
          <w:moveFrom w:id="1259" w:author="Hughes, Anna E" w:date="2023-06-19T12:41:00Z"/>
        </w:rPr>
        <w:pPrChange w:id="1260" w:author="Hughes, Anna E" w:date="2023-06-19T12:41:00Z">
          <w:pPr>
            <w:pStyle w:val="BodyText"/>
            <w:spacing w:before="0"/>
            <w:ind w:right="530" w:firstLine="351"/>
            <w:jc w:val="both"/>
          </w:pPr>
        </w:pPrChange>
      </w:pPr>
      <w:ins w:id="1261" w:author="Hughes, Anna E" w:date="2023-06-19T12:41:00Z">
        <w:r>
          <w:rPr>
            <w:w w:val="90"/>
            <w:position w:val="7"/>
            <w:sz w:val="14"/>
          </w:rPr>
          <w:t>3</w:t>
        </w:r>
        <w:bookmarkStart w:id="1262" w:name="_bookmark14"/>
        <w:bookmarkEnd w:id="1262"/>
        <w:r>
          <w:rPr>
            <w:w w:val="90"/>
            <w:sz w:val="20"/>
          </w:rPr>
          <w:t>The only departure was an increase in iterations from 5000 to 80000 for the model predicting</w:t>
        </w:r>
        <w:r>
          <w:rPr>
            <w:sz w:val="20"/>
          </w:rPr>
          <w:t xml:space="preserve"> </w:t>
        </w:r>
      </w:ins>
      <w:moveFromRangeStart w:id="1263" w:author="Hughes, Anna E" w:date="2023-06-19T12:41:00Z" w:name="move138070903"/>
      <w:moveFrom w:id="1264" w:author="Hughes, Anna E" w:date="2023-06-19T12:41:00Z">
        <w:r>
          <w:rPr>
            <w:spacing w:val="19"/>
            <w:rPrChange w:id="1265" w:author="Hughes, Anna E" w:date="2023-06-19T12:41:00Z">
              <w:rPr>
                <w:spacing w:val="24"/>
              </w:rPr>
            </w:rPrChange>
          </w:rPr>
          <w:t xml:space="preserve"> </w:t>
        </w:r>
        <w:r>
          <w:rPr>
            <w:spacing w:val="-4"/>
            <w:rPrChange w:id="1266" w:author="Hughes, Anna E" w:date="2023-06-19T12:41:00Z">
              <w:rPr>
                <w:spacing w:val="-6"/>
              </w:rPr>
            </w:rPrChange>
          </w:rPr>
          <w:t>We</w:t>
        </w:r>
        <w:r>
          <w:rPr>
            <w:spacing w:val="-5"/>
            <w:rPrChange w:id="1267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268" w:author="Hughes, Anna E" w:date="2023-06-19T12:41:00Z">
              <w:rPr>
                <w:spacing w:val="-6"/>
              </w:rPr>
            </w:rPrChange>
          </w:rPr>
          <w:t>find</w:t>
        </w:r>
        <w:r>
          <w:rPr>
            <w:spacing w:val="-5"/>
            <w:rPrChange w:id="1269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270" w:author="Hughes, Anna E" w:date="2023-06-19T12:41:00Z">
              <w:rPr>
                <w:spacing w:val="-6"/>
              </w:rPr>
            </w:rPrChange>
          </w:rPr>
          <w:t>that</w:t>
        </w:r>
        <w:r>
          <w:rPr>
            <w:spacing w:val="-5"/>
            <w:rPrChange w:id="1271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272" w:author="Hughes, Anna E" w:date="2023-06-19T12:41:00Z">
              <w:rPr>
                <w:spacing w:val="-6"/>
              </w:rPr>
            </w:rPrChange>
          </w:rPr>
          <w:t>while</w:t>
        </w:r>
        <w:r>
          <w:rPr>
            <w:spacing w:val="-6"/>
            <w:rPrChange w:id="1273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274" w:author="Hughes, Anna E" w:date="2023-06-19T12:41:00Z">
              <w:rPr>
                <w:spacing w:val="-6"/>
              </w:rPr>
            </w:rPrChange>
          </w:rPr>
          <w:t>the</w:t>
        </w:r>
        <w:r>
          <w:rPr>
            <w:spacing w:val="-5"/>
            <w:rPrChange w:id="1275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276" w:author="Hughes, Anna E" w:date="2023-06-19T12:41:00Z">
              <w:rPr>
                <w:spacing w:val="-6"/>
              </w:rPr>
            </w:rPrChange>
          </w:rPr>
          <w:t>collinear</w:t>
        </w:r>
        <w:r>
          <w:rPr>
            <w:spacing w:val="-5"/>
            <w:rPrChange w:id="1277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278" w:author="Hughes, Anna E" w:date="2023-06-19T12:41:00Z">
              <w:rPr>
                <w:spacing w:val="-6"/>
              </w:rPr>
            </w:rPrChange>
          </w:rPr>
          <w:t>contrast</w:t>
        </w:r>
        <w:r>
          <w:rPr>
            <w:spacing w:val="-5"/>
            <w:rPrChange w:id="1279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280" w:author="Hughes, Anna E" w:date="2023-06-19T12:41:00Z">
              <w:rPr>
                <w:spacing w:val="-6"/>
              </w:rPr>
            </w:rPrChange>
          </w:rPr>
          <w:t>model</w:t>
        </w:r>
        <w:r>
          <w:rPr>
            <w:spacing w:val="-6"/>
            <w:rPrChange w:id="1281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5"/>
            <w:rPrChange w:id="1282" w:author="Hughes, Anna E" w:date="2023-06-19T12:41:00Z">
              <w:rPr>
                <w:spacing w:val="-6"/>
              </w:rPr>
            </w:rPrChange>
          </w:rPr>
          <w:t>has</w:t>
        </w:r>
      </w:moveFrom>
    </w:p>
    <w:moveFromRangeEnd w:id="1263"/>
    <w:p w:rsidR="00701245" w:rsidRDefault="00701245">
      <w:pPr>
        <w:jc w:val="both"/>
        <w:rPr>
          <w:del w:id="1283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2"/>
        <w:ind w:left="0"/>
        <w:rPr>
          <w:del w:id="1284" w:author="Hughes, Anna E" w:date="2023-06-19T12:41:00Z"/>
          <w:sz w:val="10"/>
        </w:rPr>
      </w:pPr>
    </w:p>
    <w:p w:rsidR="00701245" w:rsidRDefault="00F7725C">
      <w:pPr>
        <w:ind w:left="107"/>
        <w:rPr>
          <w:del w:id="1285" w:author="Hughes, Anna E" w:date="2023-06-19T12:41:00Z"/>
          <w:rFonts w:ascii="Trebuchet MS"/>
          <w:sz w:val="12"/>
        </w:rPr>
      </w:pPr>
      <w:del w:id="1286" w:author="Hughes, Anna E" w:date="2023-06-19T12:41:00Z">
        <w:r>
          <w:rPr>
            <w:rFonts w:ascii="Trebuchet MS"/>
            <w:spacing w:val="-5"/>
            <w:sz w:val="12"/>
          </w:rPr>
          <w:delText>494</w:delText>
        </w:r>
      </w:del>
    </w:p>
    <w:p w:rsidR="00701245" w:rsidRDefault="00F7725C">
      <w:pPr>
        <w:pStyle w:val="BodyText"/>
        <w:spacing w:before="0" w:line="285" w:lineRule="exact"/>
        <w:rPr>
          <w:del w:id="1287" w:author="Hughes, Anna E" w:date="2023-06-19T12:41:00Z"/>
        </w:rPr>
      </w:pPr>
      <w:del w:id="1288" w:author="Hughes, Anna E" w:date="2023-06-19T12:41:00Z">
        <w:r>
          <w:br w:type="column"/>
        </w:r>
        <w:r>
          <w:rPr>
            <w:w w:val="90"/>
          </w:rPr>
          <w:delText>the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highest</w:delText>
        </w:r>
        <w:r>
          <w:rPr>
            <w:spacing w:val="4"/>
          </w:rPr>
          <w:delText xml:space="preserve"> </w:delText>
        </w:r>
        <w:r>
          <w:rPr>
            <w:rFonts w:ascii="Times New Roman"/>
            <w:i/>
            <w:w w:val="90"/>
          </w:rPr>
          <w:delText>R</w:delText>
        </w:r>
        <w:r>
          <w:rPr>
            <w:w w:val="90"/>
            <w:vertAlign w:val="superscript"/>
          </w:rPr>
          <w:delText>2</w:delText>
        </w:r>
        <w:r>
          <w:rPr>
            <w:spacing w:val="15"/>
          </w:rPr>
          <w:delText xml:space="preserve"> </w:delText>
        </w:r>
        <w:r>
          <w:rPr>
            <w:w w:val="90"/>
          </w:rPr>
          <w:delText>(0.922,</w:delText>
        </w:r>
        <w:r>
          <w:rPr>
            <w:spacing w:val="7"/>
          </w:rPr>
          <w:delText xml:space="preserve"> </w:delText>
        </w:r>
        <w:r>
          <w:rPr>
            <w:w w:val="90"/>
          </w:rPr>
          <w:delText>compared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to</w:delText>
        </w:r>
        <w:r>
          <w:rPr>
            <w:spacing w:val="4"/>
          </w:rPr>
          <w:delText xml:space="preserve"> </w:delText>
        </w:r>
        <w:r>
          <w:rPr>
            <w:rFonts w:ascii="Times New Roman"/>
            <w:i/>
            <w:w w:val="90"/>
          </w:rPr>
          <w:delText>R</w:delText>
        </w:r>
        <w:r>
          <w:rPr>
            <w:w w:val="90"/>
            <w:vertAlign w:val="superscript"/>
          </w:rPr>
          <w:delText>2</w:delText>
        </w:r>
        <w:r>
          <w:rPr>
            <w:spacing w:val="9"/>
          </w:rPr>
          <w:delText xml:space="preserve"> </w:delText>
        </w:r>
        <w:r>
          <w:rPr>
            <w:rFonts w:ascii="Tahoma"/>
            <w:w w:val="90"/>
          </w:rPr>
          <w:delText>=</w:delText>
        </w:r>
        <w:r>
          <w:rPr>
            <w:rFonts w:ascii="Tahoma"/>
            <w:spacing w:val="-18"/>
            <w:w w:val="90"/>
          </w:rPr>
          <w:delText xml:space="preserve"> </w:delText>
        </w:r>
        <w:r>
          <w:rPr>
            <w:w w:val="90"/>
          </w:rPr>
          <w:delText>0</w:delText>
        </w:r>
        <w:r>
          <w:rPr>
            <w:rFonts w:ascii="Verdana"/>
            <w:i/>
            <w:w w:val="90"/>
          </w:rPr>
          <w:delText>.</w:delText>
        </w:r>
        <w:r>
          <w:rPr>
            <w:w w:val="90"/>
          </w:rPr>
          <w:delText>884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for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best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feature,</w:delText>
        </w:r>
        <w:r>
          <w:rPr>
            <w:spacing w:val="7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4"/>
          </w:rPr>
          <w:delText xml:space="preserve"> </w:delText>
        </w:r>
        <w:r>
          <w:rPr>
            <w:rFonts w:ascii="Times New Roman"/>
            <w:i/>
            <w:w w:val="90"/>
          </w:rPr>
          <w:delText>R</w:delText>
        </w:r>
        <w:r>
          <w:rPr>
            <w:w w:val="90"/>
            <w:vertAlign w:val="superscript"/>
          </w:rPr>
          <w:delText>2</w:delText>
        </w:r>
        <w:r>
          <w:rPr>
            <w:spacing w:val="8"/>
          </w:rPr>
          <w:delText xml:space="preserve"> </w:delText>
        </w:r>
        <w:r>
          <w:rPr>
            <w:rFonts w:ascii="Tahoma"/>
            <w:w w:val="90"/>
          </w:rPr>
          <w:delText>=</w:delText>
        </w:r>
        <w:r>
          <w:rPr>
            <w:rFonts w:ascii="Tahoma"/>
            <w:spacing w:val="-17"/>
            <w:w w:val="90"/>
          </w:rPr>
          <w:delText xml:space="preserve"> </w:delText>
        </w:r>
        <w:r>
          <w:rPr>
            <w:w w:val="90"/>
          </w:rPr>
          <w:delText>0</w:delText>
        </w:r>
        <w:r>
          <w:rPr>
            <w:rFonts w:ascii="Verdana"/>
            <w:i/>
            <w:w w:val="90"/>
          </w:rPr>
          <w:delText>.</w:delText>
        </w:r>
        <w:r>
          <w:rPr>
            <w:w w:val="90"/>
          </w:rPr>
          <w:delText>916</w:delText>
        </w:r>
        <w:r>
          <w:rPr>
            <w:spacing w:val="4"/>
          </w:rPr>
          <w:delText xml:space="preserve"> </w:delText>
        </w:r>
        <w:r>
          <w:rPr>
            <w:spacing w:val="-5"/>
            <w:w w:val="90"/>
          </w:rPr>
          <w:delText>for</w:delText>
        </w:r>
      </w:del>
    </w:p>
    <w:p w:rsidR="00701245" w:rsidRDefault="00701245">
      <w:pPr>
        <w:spacing w:line="285" w:lineRule="exact"/>
        <w:rPr>
          <w:del w:id="1289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0"/>
        <w:ind w:left="0"/>
        <w:rPr>
          <w:del w:id="1290" w:author="Hughes, Anna E" w:date="2023-06-19T12:41:00Z"/>
          <w:sz w:val="20"/>
        </w:rPr>
      </w:pPr>
    </w:p>
    <w:p w:rsidR="00701245" w:rsidRDefault="00701245">
      <w:pPr>
        <w:pStyle w:val="BodyText"/>
        <w:spacing w:before="10"/>
        <w:ind w:left="0"/>
        <w:rPr>
          <w:del w:id="1291" w:author="Hughes, Anna E" w:date="2023-06-19T12:41:00Z"/>
          <w:sz w:val="15"/>
        </w:rPr>
      </w:pPr>
    </w:p>
    <w:p w:rsidR="00701245" w:rsidRDefault="002F7126">
      <w:pPr>
        <w:pStyle w:val="BodyText"/>
        <w:spacing w:before="0" w:line="20" w:lineRule="exact"/>
        <w:ind w:left="497"/>
        <w:rPr>
          <w:del w:id="1292" w:author="Hughes, Anna E" w:date="2023-06-19T12:41:00Z"/>
          <w:sz w:val="2"/>
        </w:rPr>
      </w:pPr>
      <w:del w:id="1293" w:author="Hughes, Anna E" w:date="2023-06-19T12:41:00Z">
        <w:r>
          <w:rPr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05BE022B" wp14:editId="6565E637">
                  <wp:extent cx="1974215" cy="5080"/>
                  <wp:effectExtent l="7620" t="11430" r="8890" b="2540"/>
                  <wp:docPr id="613" name="docshapegroup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74215" cy="5080"/>
                            <a:chOff x="0" y="0"/>
                            <a:chExt cx="3109" cy="8"/>
                          </a:xfrm>
                        </wpg:grpSpPr>
                        <wps:wsp>
                          <wps:cNvPr id="614" name="Line 4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4"/>
                              <a:ext cx="3108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96A7ED6" id="docshapegroup71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">
                  <v:line id="Line 457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" strokeweight=".14042mm"/>
                  <w10:anchorlock/>
                </v:group>
              </w:pict>
            </mc:Fallback>
          </mc:AlternateContent>
        </w:r>
      </w:del>
    </w:p>
    <w:p w:rsidR="00485016" w:rsidRDefault="00C14774">
      <w:pPr>
        <w:spacing w:before="5" w:line="244" w:lineRule="auto"/>
        <w:ind w:left="617" w:right="530" w:firstLine="274"/>
        <w:jc w:val="both"/>
        <w:rPr>
          <w:sz w:val="20"/>
        </w:rPr>
        <w:pPrChange w:id="1294" w:author="Hughes, Anna E" w:date="2023-06-19T12:41:00Z">
          <w:pPr>
            <w:spacing w:before="13" w:line="244" w:lineRule="auto"/>
            <w:ind w:left="497" w:right="129"/>
          </w:pPr>
        </w:pPrChange>
      </w:pPr>
      <w:r>
        <w:rPr>
          <w:spacing w:val="-6"/>
          <w:sz w:val="20"/>
        </w:rPr>
        <w:t>reaction times,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advice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Stan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forums,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bridge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sampling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z w:val="20"/>
        </w:rPr>
        <w:t xml:space="preserve"> w</w:t>
      </w:r>
      <w:bookmarkStart w:id="1295" w:name="_bookmark15"/>
      <w:bookmarkEnd w:id="1295"/>
      <w:r>
        <w:rPr>
          <w:sz w:val="20"/>
        </w:rPr>
        <w:t>ork properly.</w:t>
      </w:r>
    </w:p>
    <w:p w:rsidR="00485016" w:rsidRDefault="00F7725C">
      <w:pPr>
        <w:spacing w:line="240" w:lineRule="exact"/>
        <w:ind w:left="892"/>
        <w:jc w:val="both"/>
        <w:rPr>
          <w:sz w:val="20"/>
        </w:rPr>
        <w:pPrChange w:id="1296" w:author="Hughes, Anna E" w:date="2023-06-19T12:41:00Z">
          <w:pPr>
            <w:spacing w:line="240" w:lineRule="exact"/>
            <w:ind w:left="772"/>
          </w:pPr>
        </w:pPrChange>
      </w:pPr>
      <w:del w:id="1297" w:author="Hughes, Anna E" w:date="2023-06-19T12:41:00Z">
        <w:r>
          <w:rPr>
            <w:spacing w:val="-4"/>
            <w:position w:val="7"/>
            <w:sz w:val="14"/>
          </w:rPr>
          <w:delText>3</w:delText>
        </w:r>
        <w:r>
          <w:rPr>
            <w:spacing w:val="-4"/>
            <w:sz w:val="20"/>
          </w:rPr>
          <w:delText>See</w:delText>
        </w:r>
      </w:del>
      <w:ins w:id="1298" w:author="Hughes, Anna E" w:date="2023-06-19T12:41:00Z">
        <w:r w:rsidR="00C14774">
          <w:rPr>
            <w:spacing w:val="-4"/>
            <w:position w:val="7"/>
            <w:sz w:val="14"/>
          </w:rPr>
          <w:t>4</w:t>
        </w:r>
        <w:r w:rsidR="00C14774">
          <w:rPr>
            <w:spacing w:val="-4"/>
            <w:sz w:val="20"/>
          </w:rPr>
          <w:t>See</w:t>
        </w:r>
      </w:ins>
      <w:r w:rsidR="00C14774">
        <w:rPr>
          <w:spacing w:val="-2"/>
          <w:sz w:val="20"/>
        </w:rPr>
        <w:t xml:space="preserve"> </w:t>
      </w:r>
      <w:r w:rsidR="00C14774">
        <w:rPr>
          <w:spacing w:val="-4"/>
          <w:sz w:val="20"/>
        </w:rPr>
        <w:t>discussion</w:t>
      </w:r>
      <w:r w:rsidR="00C14774">
        <w:rPr>
          <w:spacing w:val="-2"/>
          <w:sz w:val="20"/>
        </w:rPr>
        <w:t xml:space="preserve"> </w:t>
      </w:r>
      <w:r w:rsidR="00C14774">
        <w:rPr>
          <w:spacing w:val="-4"/>
          <w:sz w:val="20"/>
        </w:rPr>
        <w:t>for</w:t>
      </w:r>
      <w:r w:rsidR="00C14774">
        <w:rPr>
          <w:spacing w:val="-2"/>
          <w:sz w:val="20"/>
        </w:rPr>
        <w:t xml:space="preserve"> </w:t>
      </w:r>
      <w:r w:rsidR="00C14774">
        <w:rPr>
          <w:spacing w:val="-4"/>
          <w:sz w:val="20"/>
        </w:rPr>
        <w:t>Wald,</w:t>
      </w:r>
      <w:r w:rsidR="00C14774">
        <w:rPr>
          <w:spacing w:val="-2"/>
          <w:sz w:val="20"/>
        </w:rPr>
        <w:t xml:space="preserve"> </w:t>
      </w:r>
      <w:r w:rsidR="00C14774">
        <w:rPr>
          <w:spacing w:val="-4"/>
          <w:sz w:val="20"/>
        </w:rPr>
        <w:t>Weibull,</w:t>
      </w:r>
      <w:r w:rsidR="00C14774">
        <w:rPr>
          <w:spacing w:val="-2"/>
          <w:sz w:val="20"/>
        </w:rPr>
        <w:t xml:space="preserve"> </w:t>
      </w:r>
      <w:r w:rsidR="00C14774">
        <w:rPr>
          <w:spacing w:val="-4"/>
          <w:sz w:val="20"/>
        </w:rPr>
        <w:t>etc.</w:t>
      </w:r>
    </w:p>
    <w:p w:rsidR="00485016" w:rsidRDefault="00485016">
      <w:pPr>
        <w:spacing w:line="240" w:lineRule="exact"/>
        <w:jc w:val="both"/>
        <w:rPr>
          <w:sz w:val="20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1299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  <w:pPrChange w:id="1300" w:author="Hughes, Anna E" w:date="2023-06-19T12:41:00Z">
          <w:pPr>
            <w:spacing w:line="240" w:lineRule="exact"/>
          </w:pPr>
        </w:pPrChange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1301" w:author="Hughes, Anna E" w:date="2023-06-19T12:41:00Z">
          <w:tblPr>
            <w:tblW w:w="0" w:type="auto"/>
            <w:tblInd w:w="92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911"/>
        <w:gridCol w:w="781"/>
        <w:gridCol w:w="1681"/>
        <w:gridCol w:w="1107"/>
        <w:gridCol w:w="780"/>
        <w:gridCol w:w="1657"/>
        <w:tblGridChange w:id="1302">
          <w:tblGrid>
            <w:gridCol w:w="120"/>
            <w:gridCol w:w="791"/>
            <w:gridCol w:w="120"/>
            <w:gridCol w:w="661"/>
            <w:gridCol w:w="120"/>
            <w:gridCol w:w="1561"/>
            <w:gridCol w:w="120"/>
            <w:gridCol w:w="987"/>
            <w:gridCol w:w="120"/>
            <w:gridCol w:w="660"/>
            <w:gridCol w:w="120"/>
            <w:gridCol w:w="1537"/>
            <w:gridCol w:w="120"/>
          </w:tblGrid>
        </w:tblGridChange>
      </w:tblGrid>
      <w:tr w:rsidR="00485016">
        <w:trPr>
          <w:trHeight w:val="286"/>
          <w:trPrChange w:id="1303" w:author="Hughes, Anna E" w:date="2023-06-19T12:41:00Z">
            <w:trPr>
              <w:gridAfter w:val="0"/>
              <w:trHeight w:val="286"/>
            </w:trPr>
          </w:trPrChange>
        </w:trPr>
        <w:tc>
          <w:tcPr>
            <w:tcW w:w="911" w:type="dxa"/>
            <w:tcPrChange w:id="1304" w:author="Hughes, Anna E" w:date="2023-06-19T12:41:00Z">
              <w:tcPr>
                <w:tcW w:w="911" w:type="dxa"/>
                <w:gridSpan w:val="2"/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72" w:right="65"/>
              <w:jc w:val="center"/>
              <w:rPr>
                <w:sz w:val="24"/>
              </w:rPr>
              <w:pPrChange w:id="1305" w:author="Hughes, Anna E" w:date="2023-06-19T12:41:00Z">
                <w:pPr>
                  <w:pStyle w:val="TableParagraph"/>
                  <w:spacing w:line="255" w:lineRule="exact"/>
                  <w:ind w:left="72" w:right="65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right w:val="nil"/>
            </w:tcBorders>
            <w:tcPrChange w:id="1306" w:author="Hughes, Anna E" w:date="2023-06-19T12:41:00Z">
              <w:tcPr>
                <w:tcW w:w="781" w:type="dxa"/>
                <w:gridSpan w:val="2"/>
                <w:tcBorders>
                  <w:right w:val="nil"/>
                </w:tcBorders>
              </w:tcPr>
            </w:tcPrChange>
          </w:tcPr>
          <w:p w:rsidR="00485016" w:rsidRDefault="00C14774">
            <w:pPr>
              <w:pStyle w:val="TableParagraph"/>
              <w:spacing w:line="253" w:lineRule="exact"/>
              <w:ind w:left="78" w:right="77"/>
              <w:jc w:val="center"/>
              <w:rPr>
                <w:rFonts w:ascii="Times New Roman"/>
                <w:i/>
                <w:sz w:val="24"/>
              </w:rPr>
              <w:pPrChange w:id="1307" w:author="Hughes, Anna E" w:date="2023-06-19T12:41:00Z">
                <w:pPr>
                  <w:pStyle w:val="TableParagraph"/>
                  <w:spacing w:line="253" w:lineRule="exact"/>
                  <w:ind w:left="78" w:right="77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681" w:type="dxa"/>
            <w:tcBorders>
              <w:left w:val="nil"/>
              <w:right w:val="double" w:sz="4" w:space="0" w:color="000000"/>
            </w:tcBorders>
            <w:tcPrChange w:id="1308" w:author="Hughes, Anna E" w:date="2023-06-19T12:41:00Z">
              <w:tcPr>
                <w:tcW w:w="1681" w:type="dxa"/>
                <w:gridSpan w:val="2"/>
                <w:tcBorders>
                  <w:left w:val="nil"/>
                  <w:righ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83" w:right="100"/>
              <w:jc w:val="center"/>
              <w:rPr>
                <w:sz w:val="24"/>
              </w:rPr>
              <w:pPrChange w:id="1309" w:author="Hughes, Anna E" w:date="2023-06-19T12:41:00Z">
                <w:pPr>
                  <w:pStyle w:val="TableParagraph"/>
                  <w:spacing w:line="255" w:lineRule="exact"/>
                  <w:ind w:left="83" w:right="100"/>
                </w:pPr>
              </w:pPrChange>
            </w:pPr>
            <w:r>
              <w:rPr>
                <w:spacing w:val="-2"/>
                <w:sz w:val="24"/>
              </w:rPr>
              <w:t>95%HDCI</w:t>
            </w:r>
          </w:p>
        </w:tc>
        <w:tc>
          <w:tcPr>
            <w:tcW w:w="1107" w:type="dxa"/>
            <w:tcBorders>
              <w:left w:val="double" w:sz="4" w:space="0" w:color="000000"/>
            </w:tcBorders>
            <w:tcPrChange w:id="1310" w:author="Hughes, Anna E" w:date="2023-06-19T12:41:00Z">
              <w:tcPr>
                <w:tcW w:w="1107" w:type="dxa"/>
                <w:gridSpan w:val="2"/>
                <w:tcBorders>
                  <w:left w:val="doub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91" w:right="58"/>
              <w:jc w:val="center"/>
              <w:rPr>
                <w:sz w:val="24"/>
              </w:rPr>
              <w:pPrChange w:id="1311" w:author="Hughes, Anna E" w:date="2023-06-19T12:41:00Z">
                <w:pPr>
                  <w:pStyle w:val="TableParagraph"/>
                  <w:spacing w:line="255" w:lineRule="exact"/>
                  <w:ind w:left="91" w:right="58"/>
                </w:pPr>
              </w:pPrChange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0" w:type="dxa"/>
            <w:tcBorders>
              <w:right w:val="nil"/>
            </w:tcBorders>
            <w:tcPrChange w:id="1312" w:author="Hughes, Anna E" w:date="2023-06-19T12:41:00Z">
              <w:tcPr>
                <w:tcW w:w="780" w:type="dxa"/>
                <w:gridSpan w:val="2"/>
                <w:tcBorders>
                  <w:right w:val="nil"/>
                </w:tcBorders>
              </w:tcPr>
            </w:tcPrChange>
          </w:tcPr>
          <w:p w:rsidR="00485016" w:rsidRDefault="00C14774">
            <w:pPr>
              <w:pStyle w:val="TableParagraph"/>
              <w:spacing w:line="253" w:lineRule="exact"/>
              <w:ind w:left="79" w:right="74"/>
              <w:jc w:val="center"/>
              <w:rPr>
                <w:rFonts w:ascii="Times New Roman"/>
                <w:i/>
                <w:sz w:val="24"/>
              </w:rPr>
              <w:pPrChange w:id="1313" w:author="Hughes, Anna E" w:date="2023-06-19T12:41:00Z">
                <w:pPr>
                  <w:pStyle w:val="TableParagraph"/>
                  <w:spacing w:line="253" w:lineRule="exact"/>
                  <w:ind w:left="79" w:right="74"/>
                </w:pPr>
              </w:pPrChange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  <w:tc>
          <w:tcPr>
            <w:tcW w:w="1657" w:type="dxa"/>
            <w:tcBorders>
              <w:left w:val="nil"/>
            </w:tcBorders>
            <w:tcPrChange w:id="1314" w:author="Hughes, Anna E" w:date="2023-06-19T12:41:00Z">
              <w:tcPr>
                <w:tcW w:w="1657" w:type="dxa"/>
                <w:gridSpan w:val="2"/>
                <w:tcBorders>
                  <w:left w:val="nil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89" w:right="80"/>
              <w:jc w:val="center"/>
              <w:rPr>
                <w:sz w:val="24"/>
              </w:rPr>
              <w:pPrChange w:id="1315" w:author="Hughes, Anna E" w:date="2023-06-19T12:41:00Z">
                <w:pPr>
                  <w:pStyle w:val="TableParagraph"/>
                  <w:spacing w:line="255" w:lineRule="exact"/>
                  <w:ind w:left="89" w:right="80"/>
                </w:pPr>
              </w:pPrChange>
            </w:pPr>
            <w:r>
              <w:rPr>
                <w:spacing w:val="-2"/>
                <w:sz w:val="24"/>
              </w:rPr>
              <w:t>95%HDCI</w:t>
            </w:r>
          </w:p>
        </w:tc>
      </w:tr>
      <w:tr w:rsidR="002A2A73">
        <w:trPr>
          <w:trHeight w:val="268"/>
        </w:trPr>
        <w:tc>
          <w:tcPr>
            <w:tcW w:w="911" w:type="dxa"/>
            <w:tcBorders>
              <w:bottom w:val="nil"/>
            </w:tcBorders>
          </w:tcPr>
          <w:p w:rsidR="00485016" w:rsidRDefault="00C14774">
            <w:pPr>
              <w:pStyle w:val="TableParagraph"/>
              <w:spacing w:line="249" w:lineRule="exact"/>
              <w:ind w:left="72" w:right="65"/>
              <w:jc w:val="center"/>
              <w:rPr>
                <w:sz w:val="24"/>
              </w:rPr>
              <w:pPrChange w:id="1316" w:author="Hughes, Anna E" w:date="2023-06-19T12:41:00Z">
                <w:pPr>
                  <w:pStyle w:val="TableParagraph"/>
                  <w:spacing w:line="249" w:lineRule="exact"/>
                  <w:ind w:left="72" w:right="65"/>
                </w:pPr>
              </w:pPrChange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781" w:type="dxa"/>
            <w:tcBorders>
              <w:bottom w:val="nil"/>
              <w:right w:val="nil"/>
            </w:tcBorders>
          </w:tcPr>
          <w:p w:rsidR="00485016" w:rsidRDefault="00C14774">
            <w:pPr>
              <w:pStyle w:val="TableParagraph"/>
              <w:spacing w:line="249" w:lineRule="exact"/>
              <w:ind w:left="83" w:right="72"/>
              <w:jc w:val="center"/>
              <w:rPr>
                <w:sz w:val="24"/>
              </w:rPr>
              <w:pPrChange w:id="1317" w:author="Hughes, Anna E" w:date="2023-06-19T12:41:00Z">
                <w:pPr>
                  <w:pStyle w:val="TableParagraph"/>
                  <w:spacing w:line="249" w:lineRule="exact"/>
                  <w:ind w:left="83" w:right="72"/>
                </w:pPr>
              </w:pPrChange>
            </w:pPr>
            <w:r>
              <w:rPr>
                <w:spacing w:val="-2"/>
                <w:sz w:val="24"/>
              </w:rPr>
              <w:t>0.156</w:t>
            </w:r>
          </w:p>
        </w:tc>
        <w:tc>
          <w:tcPr>
            <w:tcW w:w="1681" w:type="dxa"/>
            <w:tcBorders>
              <w:left w:val="nil"/>
              <w:bottom w:val="nil"/>
              <w:right w:val="double" w:sz="4" w:space="0" w:color="000000"/>
            </w:tcBorders>
          </w:tcPr>
          <w:p w:rsidR="00485016" w:rsidRDefault="00C14774">
            <w:pPr>
              <w:pStyle w:val="TableParagraph"/>
              <w:spacing w:line="249" w:lineRule="exact"/>
              <w:ind w:left="83" w:right="100"/>
              <w:jc w:val="center"/>
              <w:rPr>
                <w:sz w:val="24"/>
              </w:rPr>
              <w:pPrChange w:id="1318" w:author="Hughes, Anna E" w:date="2023-06-19T12:41:00Z">
                <w:pPr>
                  <w:pStyle w:val="TableParagraph"/>
                  <w:spacing w:line="249" w:lineRule="exact"/>
                  <w:ind w:left="83" w:right="100"/>
                </w:pPr>
              </w:pPrChange>
            </w:pPr>
            <w:r>
              <w:rPr>
                <w:spacing w:val="-2"/>
                <w:sz w:val="24"/>
              </w:rPr>
              <w:t>[0.139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0.173]</w:t>
            </w:r>
          </w:p>
        </w:tc>
        <w:tc>
          <w:tcPr>
            <w:tcW w:w="1107" w:type="dxa"/>
            <w:tcBorders>
              <w:left w:val="double" w:sz="4" w:space="0" w:color="000000"/>
              <w:bottom w:val="nil"/>
            </w:tcBorders>
          </w:tcPr>
          <w:p w:rsidR="00485016" w:rsidRDefault="00C14774">
            <w:pPr>
              <w:pStyle w:val="TableParagraph"/>
              <w:spacing w:line="249" w:lineRule="exact"/>
              <w:ind w:left="91" w:right="58"/>
              <w:jc w:val="center"/>
              <w:rPr>
                <w:sz w:val="24"/>
              </w:rPr>
              <w:pPrChange w:id="1319" w:author="Hughes, Anna E" w:date="2023-06-19T12:41:00Z">
                <w:pPr>
                  <w:pStyle w:val="TableParagraph"/>
                  <w:spacing w:line="249" w:lineRule="exact"/>
                  <w:ind w:left="91" w:right="58"/>
                </w:pPr>
              </w:pPrChange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0" w:type="dxa"/>
            <w:tcBorders>
              <w:bottom w:val="nil"/>
              <w:right w:val="nil"/>
            </w:tcBorders>
          </w:tcPr>
          <w:p w:rsidR="00485016" w:rsidRDefault="00C14774">
            <w:pPr>
              <w:pStyle w:val="TableParagraph"/>
              <w:spacing w:line="249" w:lineRule="exact"/>
              <w:ind w:left="89" w:right="74"/>
              <w:jc w:val="center"/>
              <w:rPr>
                <w:sz w:val="24"/>
              </w:rPr>
              <w:pPrChange w:id="1320" w:author="Hughes, Anna E" w:date="2023-06-19T12:41:00Z">
                <w:pPr>
                  <w:pStyle w:val="TableParagraph"/>
                  <w:spacing w:line="249" w:lineRule="exact"/>
                  <w:ind w:left="89" w:right="74"/>
                </w:pPr>
              </w:pPrChange>
            </w:pPr>
            <w:r>
              <w:rPr>
                <w:spacing w:val="-2"/>
                <w:sz w:val="24"/>
              </w:rPr>
              <w:t>0.253</w:t>
            </w:r>
          </w:p>
        </w:tc>
        <w:tc>
          <w:tcPr>
            <w:tcW w:w="1657" w:type="dxa"/>
            <w:tcBorders>
              <w:left w:val="nil"/>
              <w:bottom w:val="nil"/>
            </w:tcBorders>
          </w:tcPr>
          <w:p w:rsidR="00485016" w:rsidRDefault="00C14774">
            <w:pPr>
              <w:pStyle w:val="TableParagraph"/>
              <w:spacing w:line="249" w:lineRule="exact"/>
              <w:ind w:left="89" w:right="80"/>
              <w:jc w:val="center"/>
              <w:rPr>
                <w:sz w:val="24"/>
              </w:rPr>
              <w:pPrChange w:id="1321" w:author="Hughes, Anna E" w:date="2023-06-19T12:41:00Z">
                <w:pPr>
                  <w:pStyle w:val="TableParagraph"/>
                  <w:spacing w:line="249" w:lineRule="exact"/>
                  <w:ind w:left="89" w:right="80"/>
                </w:pPr>
              </w:pPrChange>
            </w:pPr>
            <w:r>
              <w:rPr>
                <w:spacing w:val="-2"/>
                <w:sz w:val="24"/>
              </w:rPr>
              <w:t>[0.230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0.275]</w:t>
            </w:r>
          </w:p>
        </w:tc>
      </w:tr>
      <w:tr w:rsidR="002A2A73">
        <w:trPr>
          <w:trHeight w:val="288"/>
        </w:trPr>
        <w:tc>
          <w:tcPr>
            <w:tcW w:w="911" w:type="dxa"/>
            <w:tcBorders>
              <w:top w:val="nil"/>
              <w:bottom w:val="nil"/>
            </w:tcBorders>
          </w:tcPr>
          <w:p w:rsidR="00485016" w:rsidRDefault="00C14774">
            <w:pPr>
              <w:pStyle w:val="TableParagraph"/>
              <w:spacing w:line="269" w:lineRule="exact"/>
              <w:ind w:left="72" w:right="65"/>
              <w:jc w:val="center"/>
              <w:rPr>
                <w:sz w:val="24"/>
              </w:rPr>
              <w:pPrChange w:id="1322" w:author="Hughes, Anna E" w:date="2023-06-19T12:41:00Z">
                <w:pPr>
                  <w:pStyle w:val="TableParagraph"/>
                  <w:ind w:left="72" w:right="65"/>
                </w:pPr>
              </w:pPrChange>
            </w:pPr>
            <w:r>
              <w:rPr>
                <w:spacing w:val="-4"/>
                <w:sz w:val="24"/>
              </w:rPr>
              <w:t>pink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:rsidR="00485016" w:rsidRDefault="00C14774">
            <w:pPr>
              <w:pStyle w:val="TableParagraph"/>
              <w:spacing w:line="269" w:lineRule="exact"/>
              <w:ind w:left="83" w:right="72"/>
              <w:jc w:val="center"/>
              <w:rPr>
                <w:sz w:val="24"/>
              </w:rPr>
              <w:pPrChange w:id="1323" w:author="Hughes, Anna E" w:date="2023-06-19T12:41:00Z">
                <w:pPr>
                  <w:pStyle w:val="TableParagraph"/>
                  <w:ind w:left="83" w:right="72"/>
                </w:pPr>
              </w:pPrChange>
            </w:pPr>
            <w:r>
              <w:rPr>
                <w:spacing w:val="-2"/>
                <w:sz w:val="24"/>
              </w:rPr>
              <w:t>0.042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double" w:sz="4" w:space="0" w:color="000000"/>
            </w:tcBorders>
          </w:tcPr>
          <w:p w:rsidR="00485016" w:rsidRDefault="00C14774">
            <w:pPr>
              <w:pStyle w:val="TableParagraph"/>
              <w:spacing w:line="269" w:lineRule="exact"/>
              <w:ind w:left="83" w:right="100"/>
              <w:jc w:val="center"/>
              <w:rPr>
                <w:sz w:val="24"/>
              </w:rPr>
              <w:pPrChange w:id="1324" w:author="Hughes, Anna E" w:date="2023-06-19T12:41:00Z">
                <w:pPr>
                  <w:pStyle w:val="TableParagraph"/>
                  <w:ind w:left="83" w:right="100"/>
                </w:pPr>
              </w:pPrChange>
            </w:pPr>
            <w:r>
              <w:rPr>
                <w:spacing w:val="-2"/>
                <w:sz w:val="24"/>
              </w:rPr>
              <w:t>[0.028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0.057]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  <w:bottom w:val="nil"/>
            </w:tcBorders>
          </w:tcPr>
          <w:p w:rsidR="00485016" w:rsidRDefault="00C14774">
            <w:pPr>
              <w:pStyle w:val="TableParagraph"/>
              <w:spacing w:line="269" w:lineRule="exact"/>
              <w:ind w:left="91" w:right="58"/>
              <w:jc w:val="center"/>
              <w:rPr>
                <w:sz w:val="24"/>
              </w:rPr>
              <w:pPrChange w:id="1325" w:author="Hughes, Anna E" w:date="2023-06-19T12:41:00Z">
                <w:pPr>
                  <w:pStyle w:val="TableParagraph"/>
                  <w:ind w:left="91" w:right="58"/>
                </w:pPr>
              </w:pPrChange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:rsidR="00485016" w:rsidRDefault="00C14774">
            <w:pPr>
              <w:pStyle w:val="TableParagraph"/>
              <w:spacing w:line="269" w:lineRule="exact"/>
              <w:ind w:left="89" w:right="74"/>
              <w:jc w:val="center"/>
              <w:rPr>
                <w:sz w:val="24"/>
              </w:rPr>
              <w:pPrChange w:id="1326" w:author="Hughes, Anna E" w:date="2023-06-19T12:41:00Z">
                <w:pPr>
                  <w:pStyle w:val="TableParagraph"/>
                  <w:ind w:left="89" w:right="74"/>
                </w:pPr>
              </w:pPrChange>
            </w:pPr>
            <w:r>
              <w:rPr>
                <w:spacing w:val="-2"/>
                <w:sz w:val="24"/>
              </w:rPr>
              <w:t>0.187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</w:tcBorders>
          </w:tcPr>
          <w:p w:rsidR="00485016" w:rsidRDefault="00C14774">
            <w:pPr>
              <w:pStyle w:val="TableParagraph"/>
              <w:spacing w:line="269" w:lineRule="exact"/>
              <w:ind w:left="89" w:right="80"/>
              <w:jc w:val="center"/>
              <w:rPr>
                <w:sz w:val="24"/>
              </w:rPr>
              <w:pPrChange w:id="1327" w:author="Hughes, Anna E" w:date="2023-06-19T12:41:00Z">
                <w:pPr>
                  <w:pStyle w:val="TableParagraph"/>
                  <w:ind w:left="89" w:right="80"/>
                </w:pPr>
              </w:pPrChange>
            </w:pPr>
            <w:r>
              <w:rPr>
                <w:spacing w:val="-2"/>
                <w:sz w:val="24"/>
              </w:rPr>
              <w:t>[0.171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0.205]</w:t>
            </w:r>
          </w:p>
        </w:tc>
      </w:tr>
      <w:tr w:rsidR="002A2A73">
        <w:trPr>
          <w:trHeight w:val="306"/>
        </w:trPr>
        <w:tc>
          <w:tcPr>
            <w:tcW w:w="911" w:type="dxa"/>
            <w:tcBorders>
              <w:top w:val="nil"/>
            </w:tcBorders>
          </w:tcPr>
          <w:p w:rsidR="00485016" w:rsidRDefault="00C14774">
            <w:pPr>
              <w:pStyle w:val="TableParagraph"/>
              <w:spacing w:line="275" w:lineRule="exact"/>
              <w:ind w:left="72" w:right="65"/>
              <w:jc w:val="center"/>
              <w:rPr>
                <w:sz w:val="24"/>
              </w:rPr>
              <w:pPrChange w:id="1328" w:author="Hughes, Anna E" w:date="2023-06-19T12:41:00Z">
                <w:pPr>
                  <w:pStyle w:val="TableParagraph"/>
                  <w:spacing w:line="275" w:lineRule="exact"/>
                  <w:ind w:left="72" w:right="65"/>
                </w:pPr>
              </w:pPrChange>
            </w:pPr>
            <w:r>
              <w:rPr>
                <w:spacing w:val="-2"/>
                <w:sz w:val="24"/>
              </w:rPr>
              <w:t>purple</w:t>
            </w:r>
          </w:p>
        </w:tc>
        <w:tc>
          <w:tcPr>
            <w:tcW w:w="781" w:type="dxa"/>
            <w:tcBorders>
              <w:top w:val="nil"/>
              <w:right w:val="nil"/>
            </w:tcBorders>
          </w:tcPr>
          <w:p w:rsidR="00485016" w:rsidRDefault="00C14774">
            <w:pPr>
              <w:pStyle w:val="TableParagraph"/>
              <w:spacing w:line="275" w:lineRule="exact"/>
              <w:ind w:left="83" w:right="72"/>
              <w:jc w:val="center"/>
              <w:rPr>
                <w:sz w:val="24"/>
              </w:rPr>
              <w:pPrChange w:id="1329" w:author="Hughes, Anna E" w:date="2023-06-19T12:41:00Z">
                <w:pPr>
                  <w:pStyle w:val="TableParagraph"/>
                  <w:spacing w:line="275" w:lineRule="exact"/>
                  <w:ind w:left="83" w:right="72"/>
                </w:pPr>
              </w:pPrChange>
            </w:pPr>
            <w:r>
              <w:rPr>
                <w:spacing w:val="-2"/>
                <w:sz w:val="24"/>
              </w:rPr>
              <w:t>0.015</w:t>
            </w:r>
          </w:p>
        </w:tc>
        <w:tc>
          <w:tcPr>
            <w:tcW w:w="1681" w:type="dxa"/>
            <w:tcBorders>
              <w:top w:val="nil"/>
              <w:left w:val="nil"/>
              <w:right w:val="double" w:sz="4" w:space="0" w:color="000000"/>
            </w:tcBorders>
          </w:tcPr>
          <w:p w:rsidR="00485016" w:rsidRDefault="00C14774">
            <w:pPr>
              <w:pStyle w:val="TableParagraph"/>
              <w:spacing w:line="275" w:lineRule="exact"/>
              <w:ind w:left="83" w:right="100"/>
              <w:jc w:val="center"/>
              <w:rPr>
                <w:sz w:val="24"/>
              </w:rPr>
              <w:pPrChange w:id="1330" w:author="Hughes, Anna E" w:date="2023-06-19T12:41:00Z">
                <w:pPr>
                  <w:pStyle w:val="TableParagraph"/>
                  <w:spacing w:line="275" w:lineRule="exact"/>
                  <w:ind w:left="83" w:right="100"/>
                </w:pPr>
              </w:pPrChange>
            </w:pPr>
            <w:r>
              <w:rPr>
                <w:spacing w:val="-2"/>
                <w:sz w:val="24"/>
              </w:rPr>
              <w:t>[0.002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0.030]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</w:tcBorders>
          </w:tcPr>
          <w:p w:rsidR="00485016" w:rsidRDefault="00C14774">
            <w:pPr>
              <w:pStyle w:val="TableParagraph"/>
              <w:spacing w:line="275" w:lineRule="exact"/>
              <w:ind w:left="91" w:right="58"/>
              <w:jc w:val="center"/>
              <w:rPr>
                <w:sz w:val="24"/>
              </w:rPr>
              <w:pPrChange w:id="1331" w:author="Hughes, Anna E" w:date="2023-06-19T12:41:00Z">
                <w:pPr>
                  <w:pStyle w:val="TableParagraph"/>
                  <w:spacing w:line="275" w:lineRule="exact"/>
                  <w:ind w:left="91" w:right="58"/>
                </w:pPr>
              </w:pPrChange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0" w:type="dxa"/>
            <w:tcBorders>
              <w:top w:val="nil"/>
              <w:right w:val="nil"/>
            </w:tcBorders>
          </w:tcPr>
          <w:p w:rsidR="00485016" w:rsidRDefault="00C14774">
            <w:pPr>
              <w:pStyle w:val="TableParagraph"/>
              <w:spacing w:line="275" w:lineRule="exact"/>
              <w:ind w:left="89" w:right="74"/>
              <w:jc w:val="center"/>
              <w:rPr>
                <w:sz w:val="24"/>
              </w:rPr>
              <w:pPrChange w:id="1332" w:author="Hughes, Anna E" w:date="2023-06-19T12:41:00Z">
                <w:pPr>
                  <w:pStyle w:val="TableParagraph"/>
                  <w:spacing w:line="275" w:lineRule="exact"/>
                  <w:ind w:left="89" w:right="74"/>
                </w:pPr>
              </w:pPrChange>
            </w:pPr>
            <w:r>
              <w:rPr>
                <w:spacing w:val="-2"/>
                <w:sz w:val="24"/>
              </w:rPr>
              <w:t>0.191</w:t>
            </w:r>
          </w:p>
        </w:tc>
        <w:tc>
          <w:tcPr>
            <w:tcW w:w="1657" w:type="dxa"/>
            <w:tcBorders>
              <w:top w:val="nil"/>
              <w:left w:val="nil"/>
            </w:tcBorders>
          </w:tcPr>
          <w:p w:rsidR="00485016" w:rsidRDefault="00C14774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  <w:pPrChange w:id="1333" w:author="Hughes, Anna E" w:date="2023-06-19T12:41:00Z">
                <w:pPr>
                  <w:pStyle w:val="TableParagraph"/>
                  <w:spacing w:line="275" w:lineRule="exact"/>
                  <w:ind w:left="89" w:right="80"/>
                </w:pPr>
              </w:pPrChange>
            </w:pPr>
            <w:r>
              <w:rPr>
                <w:spacing w:val="-2"/>
                <w:sz w:val="24"/>
              </w:rPr>
              <w:t>[0.175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0.204]</w:t>
            </w:r>
          </w:p>
        </w:tc>
      </w:tr>
    </w:tbl>
    <w:p w:rsidR="00485016" w:rsidRDefault="00485016">
      <w:pPr>
        <w:pStyle w:val="BodyText"/>
        <w:spacing w:before="2"/>
        <w:ind w:left="0"/>
        <w:rPr>
          <w:sz w:val="6"/>
        </w:rPr>
      </w:pPr>
    </w:p>
    <w:p w:rsidR="00485016" w:rsidRDefault="00C14774">
      <w:pPr>
        <w:spacing w:before="94" w:line="244" w:lineRule="auto"/>
        <w:ind w:left="617" w:right="529"/>
        <w:jc w:val="both"/>
        <w:rPr>
          <w:sz w:val="20"/>
        </w:rPr>
        <w:pPrChange w:id="1334" w:author="Hughes, Anna E" w:date="2023-06-19T12:41:00Z">
          <w:pPr>
            <w:spacing w:before="94" w:line="244" w:lineRule="auto"/>
            <w:ind w:left="497" w:right="529"/>
            <w:jc w:val="both"/>
          </w:pPr>
        </w:pPrChange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3:</w:t>
      </w:r>
      <w:r>
        <w:rPr>
          <w:spacing w:val="8"/>
          <w:sz w:val="20"/>
        </w:rPr>
        <w:t xml:space="preserve"> </w:t>
      </w:r>
      <w:bookmarkStart w:id="1335" w:name="_bookmark16"/>
      <w:bookmarkEnd w:id="1335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posterior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estimates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Experiment.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 xml:space="preserve">Note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reported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contrast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Table</w:t>
      </w:r>
      <w:r>
        <w:rPr>
          <w:spacing w:val="-7"/>
          <w:sz w:val="20"/>
        </w:rPr>
        <w:t xml:space="preserve"> </w:t>
      </w:r>
      <w:r w:rsidR="00FE7979">
        <w:fldChar w:fldCharType="begin"/>
      </w:r>
      <w:r w:rsidR="00FE7979">
        <w:instrText xml:space="preserve"> HYPERLINK \l "_bookmark3" </w:instrText>
      </w:r>
      <w:r w:rsidR="00FE7979">
        <w:fldChar w:fldCharType="separate"/>
      </w:r>
      <w:r>
        <w:rPr>
          <w:spacing w:val="-4"/>
          <w:sz w:val="20"/>
        </w:rPr>
        <w:t>2,</w:t>
      </w:r>
      <w:r w:rsidR="00FE7979">
        <w:rPr>
          <w:spacing w:val="-4"/>
          <w:sz w:val="20"/>
        </w:rPr>
        <w:fldChar w:fldCharType="end"/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follows</w:t>
      </w:r>
      <w:r>
        <w:rPr>
          <w:spacing w:val="-7"/>
          <w:sz w:val="20"/>
        </w:rPr>
        <w:t xml:space="preserve"> </w:t>
      </w:r>
      <w:del w:id="1336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  <w:sz w:val="20"/>
          </w:rPr>
          <w:delText>(Buetti</w:delText>
        </w:r>
        <w:r w:rsidR="00F7725C">
          <w:rPr>
            <w:spacing w:val="-7"/>
            <w:sz w:val="20"/>
          </w:rPr>
          <w:delText xml:space="preserve"> </w:delText>
        </w:r>
        <w:r w:rsidR="00F7725C">
          <w:rPr>
            <w:spacing w:val="-4"/>
            <w:sz w:val="20"/>
          </w:rPr>
          <w:delText>et</w:delText>
        </w:r>
        <w:r w:rsidR="00F7725C">
          <w:rPr>
            <w:spacing w:val="-7"/>
            <w:sz w:val="20"/>
          </w:rPr>
          <w:delText xml:space="preserve"> </w:delText>
        </w:r>
        <w:r w:rsidR="00F7725C">
          <w:rPr>
            <w:spacing w:val="-4"/>
            <w:sz w:val="20"/>
          </w:rPr>
          <w:delText>al.,</w:delText>
        </w:r>
        <w:r w:rsidR="00FE7979">
          <w:rPr>
            <w:spacing w:val="-4"/>
            <w:sz w:val="20"/>
          </w:rPr>
          <w:fldChar w:fldCharType="end"/>
        </w:r>
      </w:del>
      <w:ins w:id="1337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  <w:sz w:val="20"/>
          </w:rPr>
          <w:t>(Buetti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et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al.,</w:t>
        </w:r>
        <w:r w:rsidR="00FE7979">
          <w:rPr>
            <w:spacing w:val="-4"/>
            <w:sz w:val="20"/>
          </w:rPr>
          <w:fldChar w:fldCharType="end"/>
        </w:r>
      </w:ins>
      <w:r>
        <w:rPr>
          <w:spacing w:val="-7"/>
          <w:sz w:val="20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1338" w:author="Hughes, Anna E" w:date="2023-06-19T12:41:00Z">
        <w:r w:rsidR="00FE7979">
          <w:delInstrText>bookmark27</w:delInstrText>
        </w:r>
      </w:del>
      <w:ins w:id="1339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>
        <w:rPr>
          <w:spacing w:val="-4"/>
          <w:sz w:val="20"/>
        </w:rPr>
        <w:t>2019)</w:t>
      </w:r>
      <w:r w:rsidR="00FE7979">
        <w:rPr>
          <w:spacing w:val="-4"/>
          <w:sz w:val="20"/>
        </w:rPr>
        <w:fldChar w:fldCharType="end"/>
      </w:r>
      <w:r>
        <w:rPr>
          <w:sz w:val="20"/>
        </w:rPr>
        <w:t xml:space="preserve"> and</w:t>
      </w:r>
      <w:r>
        <w:rPr>
          <w:spacing w:val="-12"/>
          <w:sz w:val="20"/>
        </w:rPr>
        <w:t xml:space="preserve"> </w:t>
      </w:r>
      <w:r>
        <w:rPr>
          <w:sz w:val="20"/>
        </w:rPr>
        <w:t>reports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slopes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milliseconds.</w:t>
      </w:r>
    </w:p>
    <w:p w:rsidR="00485016" w:rsidRDefault="00485016">
      <w:pPr>
        <w:pStyle w:val="BodyText"/>
        <w:spacing w:before="10"/>
        <w:ind w:left="0"/>
        <w:rPr>
          <w:moveTo w:id="1340" w:author="Hughes, Anna E" w:date="2023-06-19T12:41:00Z"/>
          <w:sz w:val="23"/>
          <w:rPrChange w:id="1341" w:author="Hughes, Anna E" w:date="2023-06-19T12:41:00Z">
            <w:rPr>
              <w:moveTo w:id="1342" w:author="Hughes, Anna E" w:date="2023-06-19T12:41:00Z"/>
              <w:rFonts w:ascii="Trebuchet MS"/>
              <w:sz w:val="12"/>
            </w:rPr>
          </w:rPrChange>
        </w:rPr>
      </w:pPr>
      <w:moveToRangeStart w:id="1343" w:author="Hughes, Anna E" w:date="2023-06-19T12:41:00Z" w:name="move138070901"/>
    </w:p>
    <w:p w:rsidR="00485016" w:rsidRDefault="00C14774">
      <w:pPr>
        <w:tabs>
          <w:tab w:val="left" w:pos="968"/>
        </w:tabs>
        <w:spacing w:before="93" w:line="279" w:lineRule="exact"/>
        <w:ind w:left="227"/>
        <w:rPr>
          <w:ins w:id="1344" w:author="Hughes, Anna E" w:date="2023-06-19T12:41:00Z"/>
          <w:sz w:val="24"/>
        </w:rPr>
      </w:pPr>
      <w:moveTo w:id="1345" w:author="Hughes, Anna E" w:date="2023-06-19T12:41:00Z">
        <w:r>
          <w:rPr>
            <w:rFonts w:ascii="Trebuchet MS"/>
            <w:spacing w:val="-5"/>
            <w:sz w:val="12"/>
          </w:rPr>
          <w:t>491</w:t>
        </w:r>
      </w:moveTo>
      <w:moveToRangeEnd w:id="1343"/>
      <w:ins w:id="1346" w:author="Hughes, Anna E" w:date="2023-06-19T12:41:00Z"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t>We</w:t>
        </w:r>
        <w:r>
          <w:rPr>
            <w:spacing w:val="-1"/>
            <w:sz w:val="24"/>
          </w:rPr>
          <w:t xml:space="preserve"> </w:t>
        </w:r>
        <w:r>
          <w:rPr>
            <w:spacing w:val="-2"/>
            <w:sz w:val="24"/>
          </w:rPr>
          <w:t>now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combine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the</w:t>
        </w:r>
        <w:r>
          <w:rPr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single-feature</w:t>
        </w:r>
        <w:r>
          <w:rPr>
            <w:rFonts w:ascii="Times New Roman"/>
            <w:i/>
            <w:spacing w:val="-8"/>
            <w:sz w:val="24"/>
          </w:rPr>
          <w:t xml:space="preserve"> </w:t>
        </w:r>
        <w:r>
          <w:rPr>
            <w:spacing w:val="-2"/>
            <w:sz w:val="24"/>
          </w:rPr>
          <w:t>search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slopes,</w:t>
        </w:r>
        <w:r>
          <w:rPr>
            <w:spacing w:val="3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D</w:t>
        </w:r>
        <w:r>
          <w:rPr>
            <w:rFonts w:ascii="Times New Roman"/>
            <w:i/>
            <w:spacing w:val="-2"/>
            <w:sz w:val="24"/>
            <w:vertAlign w:val="subscript"/>
          </w:rPr>
          <w:t>c</w:t>
        </w:r>
        <w:r>
          <w:rPr>
            <w:rFonts w:ascii="Times New Roman"/>
            <w:i/>
            <w:spacing w:val="-1"/>
            <w:sz w:val="24"/>
          </w:rPr>
          <w:t xml:space="preserve"> </w:t>
        </w:r>
        <w:r>
          <w:rPr>
            <w:spacing w:val="-2"/>
            <w:sz w:val="24"/>
          </w:rPr>
          <w:t>and</w:t>
        </w:r>
        <w:r>
          <w:rPr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D</w:t>
        </w:r>
        <w:r>
          <w:rPr>
            <w:rFonts w:ascii="Times New Roman"/>
            <w:i/>
            <w:spacing w:val="-2"/>
            <w:sz w:val="24"/>
            <w:vertAlign w:val="subscript"/>
          </w:rPr>
          <w:t>s</w:t>
        </w:r>
        <w:r>
          <w:rPr>
            <w:spacing w:val="-2"/>
            <w:sz w:val="24"/>
          </w:rPr>
          <w:t>,</w:t>
        </w:r>
        <w:r>
          <w:rPr>
            <w:spacing w:val="3"/>
            <w:sz w:val="24"/>
          </w:rPr>
          <w:t xml:space="preserve"> </w:t>
        </w:r>
        <w:r>
          <w:rPr>
            <w:spacing w:val="-2"/>
            <w:sz w:val="24"/>
          </w:rPr>
          <w:t>to</w:t>
        </w:r>
        <w:r>
          <w:rPr>
            <w:sz w:val="24"/>
          </w:rPr>
          <w:t xml:space="preserve"> </w:t>
        </w:r>
        <w:r>
          <w:rPr>
            <w:spacing w:val="-2"/>
            <w:sz w:val="24"/>
          </w:rPr>
          <w:t>predict</w:t>
        </w:r>
        <w:r>
          <w:rPr>
            <w:spacing w:val="-1"/>
            <w:sz w:val="24"/>
          </w:rPr>
          <w:t xml:space="preserve"> </w:t>
        </w:r>
        <w:r>
          <w:rPr>
            <w:spacing w:val="-5"/>
            <w:sz w:val="24"/>
          </w:rPr>
          <w:t>the</w:t>
        </w:r>
      </w:ins>
    </w:p>
    <w:p w:rsidR="00485016" w:rsidRDefault="00C14774">
      <w:pPr>
        <w:spacing w:line="292" w:lineRule="exact"/>
        <w:ind w:left="227"/>
        <w:rPr>
          <w:ins w:id="1347" w:author="Hughes, Anna E" w:date="2023-06-19T12:41:00Z"/>
          <w:sz w:val="24"/>
        </w:rPr>
      </w:pPr>
      <w:ins w:id="1348" w:author="Hughes, Anna E" w:date="2023-06-19T12:41:00Z">
        <w:r>
          <w:rPr>
            <w:rFonts w:ascii="Trebuchet MS"/>
            <w:spacing w:val="-6"/>
            <w:sz w:val="12"/>
          </w:rPr>
          <w:t>492</w:t>
        </w:r>
        <w:r>
          <w:rPr>
            <w:rFonts w:ascii="Trebuchet MS"/>
            <w:spacing w:val="57"/>
            <w:sz w:val="12"/>
          </w:rPr>
          <w:t xml:space="preserve">  </w:t>
        </w:r>
        <w:r>
          <w:rPr>
            <w:rFonts w:ascii="Times New Roman"/>
            <w:i/>
            <w:spacing w:val="-6"/>
            <w:sz w:val="24"/>
          </w:rPr>
          <w:t>double-feature</w:t>
        </w:r>
        <w:r>
          <w:rPr>
            <w:rFonts w:ascii="Times New Roman"/>
            <w:i/>
            <w:spacing w:val="-9"/>
            <w:sz w:val="24"/>
          </w:rPr>
          <w:t xml:space="preserve"> </w:t>
        </w:r>
        <w:r>
          <w:rPr>
            <w:spacing w:val="-6"/>
            <w:sz w:val="24"/>
          </w:rPr>
          <w:t>conditions</w:t>
        </w:r>
        <w:r>
          <w:rPr>
            <w:spacing w:val="-5"/>
            <w:sz w:val="24"/>
          </w:rPr>
          <w:t xml:space="preserve"> </w:t>
        </w:r>
        <w:r>
          <w:rPr>
            <w:spacing w:val="-6"/>
            <w:sz w:val="24"/>
          </w:rPr>
          <w:t>(</w:t>
        </w:r>
        <w:r>
          <w:rPr>
            <w:rFonts w:ascii="Times New Roman"/>
            <w:i/>
            <w:spacing w:val="-6"/>
            <w:sz w:val="24"/>
          </w:rPr>
          <w:t>D</w:t>
        </w:r>
        <w:r>
          <w:rPr>
            <w:rFonts w:ascii="Times New Roman"/>
            <w:i/>
            <w:spacing w:val="-6"/>
            <w:sz w:val="24"/>
            <w:vertAlign w:val="subscript"/>
          </w:rPr>
          <w:t>c</w:t>
        </w:r>
        <w:r>
          <w:rPr>
            <w:rFonts w:ascii="Verdana"/>
            <w:i/>
            <w:spacing w:val="-6"/>
            <w:sz w:val="24"/>
            <w:vertAlign w:val="subscript"/>
          </w:rPr>
          <w:t>,</w:t>
        </w:r>
        <w:r>
          <w:rPr>
            <w:rFonts w:ascii="Times New Roman"/>
            <w:i/>
            <w:spacing w:val="-6"/>
            <w:sz w:val="24"/>
            <w:vertAlign w:val="subscript"/>
          </w:rPr>
          <w:t>s</w:t>
        </w:r>
        <w:r>
          <w:rPr>
            <w:spacing w:val="-6"/>
            <w:sz w:val="24"/>
          </w:rPr>
          <w:t>) using</w:t>
        </w:r>
        <w:r>
          <w:rPr>
            <w:spacing w:val="-4"/>
            <w:sz w:val="24"/>
          </w:rPr>
          <w:t xml:space="preserve"> </w:t>
        </w:r>
        <w:r>
          <w:rPr>
            <w:spacing w:val="-6"/>
            <w:sz w:val="24"/>
          </w:rPr>
          <w:t>Equations</w:t>
        </w:r>
        <w:r>
          <w:rPr>
            <w:spacing w:val="-5"/>
            <w:sz w:val="24"/>
          </w:rPr>
          <w:t xml:space="preserve"> </w:t>
        </w:r>
        <w:r w:rsidR="00FE7979">
          <w:fldChar w:fldCharType="begin"/>
        </w:r>
        <w:r w:rsidR="00FE7979">
          <w:instrText xml:space="preserve"> HYPERLINK \l "_bookmark4" </w:instrText>
        </w:r>
        <w:r w:rsidR="00FE7979">
          <w:fldChar w:fldCharType="separate"/>
        </w:r>
        <w:r>
          <w:rPr>
            <w:spacing w:val="-6"/>
            <w:sz w:val="24"/>
          </w:rPr>
          <w:t>2,</w:t>
        </w:r>
        <w:r w:rsidR="00FE7979">
          <w:rPr>
            <w:spacing w:val="-6"/>
            <w:sz w:val="24"/>
          </w:rPr>
          <w:fldChar w:fldCharType="end"/>
        </w:r>
        <w:r>
          <w:rPr>
            <w:spacing w:val="-3"/>
            <w:sz w:val="24"/>
          </w:rPr>
          <w:t xml:space="preserve"> </w:t>
        </w:r>
        <w:r w:rsidR="00FE7979">
          <w:fldChar w:fldCharType="begin"/>
        </w:r>
        <w:r w:rsidR="00FE7979">
          <w:instrText xml:space="preserve"> HYPERLINK \l "_bookmark5" </w:instrText>
        </w:r>
        <w:r w:rsidR="00FE7979">
          <w:fldChar w:fldCharType="separate"/>
        </w:r>
        <w:r>
          <w:rPr>
            <w:spacing w:val="-6"/>
            <w:sz w:val="24"/>
          </w:rPr>
          <w:t>3</w:t>
        </w:r>
        <w:r w:rsidR="00FE7979">
          <w:rPr>
            <w:spacing w:val="-6"/>
            <w:sz w:val="24"/>
          </w:rPr>
          <w:fldChar w:fldCharType="end"/>
        </w:r>
        <w:r>
          <w:rPr>
            <w:spacing w:val="-5"/>
            <w:sz w:val="24"/>
          </w:rPr>
          <w:t xml:space="preserve"> </w:t>
        </w:r>
        <w:r>
          <w:rPr>
            <w:spacing w:val="-6"/>
            <w:sz w:val="24"/>
          </w:rPr>
          <w:t>and</w:t>
        </w:r>
        <w:r>
          <w:rPr>
            <w:spacing w:val="-4"/>
            <w:sz w:val="24"/>
          </w:rPr>
          <w:t xml:space="preserve"> </w:t>
        </w:r>
        <w:r w:rsidR="00FE7979">
          <w:fldChar w:fldCharType="begin"/>
        </w:r>
        <w:r w:rsidR="00FE7979">
          <w:instrText xml:space="preserve"> HYPERLINK \l "_bookmark6" </w:instrText>
        </w:r>
        <w:r w:rsidR="00FE7979">
          <w:fldChar w:fldCharType="separate"/>
        </w:r>
        <w:r>
          <w:rPr>
            <w:spacing w:val="-6"/>
            <w:sz w:val="24"/>
          </w:rPr>
          <w:t>4</w:t>
        </w:r>
        <w:r w:rsidR="00FE7979">
          <w:rPr>
            <w:spacing w:val="-6"/>
            <w:sz w:val="24"/>
          </w:rPr>
          <w:fldChar w:fldCharType="end"/>
        </w:r>
        <w:r>
          <w:rPr>
            <w:spacing w:val="-5"/>
            <w:sz w:val="24"/>
          </w:rPr>
          <w:t xml:space="preserve"> </w:t>
        </w:r>
        <w:r>
          <w:rPr>
            <w:spacing w:val="-6"/>
            <w:sz w:val="24"/>
          </w:rPr>
          <w:t>and above.</w:t>
        </w:r>
        <w:r>
          <w:rPr>
            <w:spacing w:val="15"/>
            <w:sz w:val="24"/>
          </w:rPr>
          <w:t xml:space="preserve"> </w:t>
        </w:r>
        <w:r>
          <w:rPr>
            <w:spacing w:val="-6"/>
            <w:sz w:val="24"/>
          </w:rPr>
          <w:t>The</w:t>
        </w:r>
        <w:r>
          <w:rPr>
            <w:spacing w:val="-5"/>
            <w:sz w:val="24"/>
          </w:rPr>
          <w:t xml:space="preserve"> </w:t>
        </w:r>
        <w:r>
          <w:rPr>
            <w:spacing w:val="-6"/>
            <w:sz w:val="24"/>
          </w:rPr>
          <w:t>results</w:t>
        </w:r>
      </w:ins>
    </w:p>
    <w:p w:rsidR="00485016" w:rsidRDefault="00C14774">
      <w:pPr>
        <w:pStyle w:val="BodyText"/>
        <w:spacing w:line="264" w:lineRule="exact"/>
        <w:rPr>
          <w:moveTo w:id="1349" w:author="Hughes, Anna E" w:date="2023-06-19T12:41:00Z"/>
        </w:rPr>
        <w:pPrChange w:id="1350" w:author="Hughes, Anna E" w:date="2023-06-19T12:41:00Z">
          <w:pPr>
            <w:pStyle w:val="BodyText"/>
            <w:spacing w:before="0"/>
            <w:ind w:right="530" w:firstLine="351"/>
            <w:jc w:val="both"/>
          </w:pPr>
        </w:pPrChange>
      </w:pPr>
      <w:ins w:id="1351" w:author="Hughes, Anna E" w:date="2023-06-19T12:41:00Z">
        <w:r>
          <w:rPr>
            <w:rFonts w:ascii="Trebuchet MS"/>
            <w:spacing w:val="-4"/>
            <w:sz w:val="12"/>
          </w:rPr>
          <w:t>493</w:t>
        </w:r>
        <w:r>
          <w:rPr>
            <w:rFonts w:ascii="Trebuchet MS"/>
            <w:spacing w:val="31"/>
            <w:sz w:val="12"/>
          </w:rPr>
          <w:t xml:space="preserve">  </w:t>
        </w:r>
        <w:r>
          <w:rPr>
            <w:spacing w:val="-4"/>
          </w:rPr>
          <w:t>are</w:t>
        </w:r>
        <w:r>
          <w:rPr>
            <w:spacing w:val="-5"/>
          </w:rPr>
          <w:t xml:space="preserve"> </w:t>
        </w:r>
        <w:r>
          <w:rPr>
            <w:spacing w:val="-4"/>
          </w:rPr>
          <w:t>summarised</w:t>
        </w:r>
        <w:r>
          <w:rPr>
            <w:spacing w:val="-5"/>
          </w:rPr>
          <w:t xml:space="preserve"> </w:t>
        </w:r>
        <w:r>
          <w:rPr>
            <w:spacing w:val="-4"/>
          </w:rPr>
          <w:t>in</w:t>
        </w:r>
        <w:r>
          <w:rPr>
            <w:spacing w:val="-6"/>
          </w:rPr>
          <w:t xml:space="preserve"> </w:t>
        </w:r>
        <w:r>
          <w:rPr>
            <w:spacing w:val="-4"/>
          </w:rPr>
          <w:t>Figure</w:t>
        </w:r>
        <w:r>
          <w:rPr>
            <w:spacing w:val="-5"/>
          </w:rPr>
          <w:t xml:space="preserve"> </w:t>
        </w:r>
        <w:r w:rsidR="00FE7979">
          <w:fldChar w:fldCharType="begin"/>
        </w:r>
        <w:r w:rsidR="00FE7979">
          <w:instrText xml:space="preserve"> HYPERLINK \l "_bookmark17" </w:instrText>
        </w:r>
        <w:r w:rsidR="00FE7979">
          <w:fldChar w:fldCharType="separate"/>
        </w:r>
        <w:r>
          <w:rPr>
            <w:spacing w:val="-4"/>
          </w:rPr>
          <w:t>4.</w:t>
        </w:r>
        <w:r w:rsidR="00FE7979">
          <w:rPr>
            <w:spacing w:val="-4"/>
          </w:rPr>
          <w:fldChar w:fldCharType="end"/>
        </w:r>
      </w:ins>
      <w:moveToRangeStart w:id="1352" w:author="Hughes, Anna E" w:date="2023-06-19T12:41:00Z" w:name="move138070903"/>
      <w:moveTo w:id="1353" w:author="Hughes, Anna E" w:date="2023-06-19T12:41:00Z">
        <w:r>
          <w:rPr>
            <w:spacing w:val="19"/>
            <w:rPrChange w:id="1354" w:author="Hughes, Anna E" w:date="2023-06-19T12:41:00Z">
              <w:rPr>
                <w:spacing w:val="24"/>
              </w:rPr>
            </w:rPrChange>
          </w:rPr>
          <w:t xml:space="preserve"> </w:t>
        </w:r>
        <w:r>
          <w:rPr>
            <w:spacing w:val="-4"/>
            <w:rPrChange w:id="1355" w:author="Hughes, Anna E" w:date="2023-06-19T12:41:00Z">
              <w:rPr>
                <w:spacing w:val="-6"/>
              </w:rPr>
            </w:rPrChange>
          </w:rPr>
          <w:t>We</w:t>
        </w:r>
        <w:r>
          <w:rPr>
            <w:spacing w:val="-5"/>
            <w:rPrChange w:id="1356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357" w:author="Hughes, Anna E" w:date="2023-06-19T12:41:00Z">
              <w:rPr>
                <w:spacing w:val="-6"/>
              </w:rPr>
            </w:rPrChange>
          </w:rPr>
          <w:t>find</w:t>
        </w:r>
        <w:r>
          <w:rPr>
            <w:spacing w:val="-5"/>
            <w:rPrChange w:id="1358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359" w:author="Hughes, Anna E" w:date="2023-06-19T12:41:00Z">
              <w:rPr>
                <w:spacing w:val="-6"/>
              </w:rPr>
            </w:rPrChange>
          </w:rPr>
          <w:t>that</w:t>
        </w:r>
        <w:r>
          <w:rPr>
            <w:spacing w:val="-5"/>
            <w:rPrChange w:id="1360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361" w:author="Hughes, Anna E" w:date="2023-06-19T12:41:00Z">
              <w:rPr>
                <w:spacing w:val="-6"/>
              </w:rPr>
            </w:rPrChange>
          </w:rPr>
          <w:t>while</w:t>
        </w:r>
        <w:r>
          <w:rPr>
            <w:spacing w:val="-6"/>
            <w:rPrChange w:id="1362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363" w:author="Hughes, Anna E" w:date="2023-06-19T12:41:00Z">
              <w:rPr>
                <w:spacing w:val="-6"/>
              </w:rPr>
            </w:rPrChange>
          </w:rPr>
          <w:t>the</w:t>
        </w:r>
        <w:r>
          <w:rPr>
            <w:spacing w:val="-5"/>
            <w:rPrChange w:id="1364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365" w:author="Hughes, Anna E" w:date="2023-06-19T12:41:00Z">
              <w:rPr>
                <w:spacing w:val="-6"/>
              </w:rPr>
            </w:rPrChange>
          </w:rPr>
          <w:t>collinear</w:t>
        </w:r>
        <w:r>
          <w:rPr>
            <w:spacing w:val="-5"/>
            <w:rPrChange w:id="1366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4"/>
            <w:rPrChange w:id="1367" w:author="Hughes, Anna E" w:date="2023-06-19T12:41:00Z">
              <w:rPr>
                <w:spacing w:val="-6"/>
              </w:rPr>
            </w:rPrChange>
          </w:rPr>
          <w:t>contrast</w:t>
        </w:r>
        <w:r>
          <w:rPr>
            <w:spacing w:val="-5"/>
            <w:rPrChange w:id="1368" w:author="Hughes, Anna E" w:date="2023-06-19T12:41:00Z">
              <w:rPr>
                <w:spacing w:val="-2"/>
              </w:rPr>
            </w:rPrChange>
          </w:rPr>
          <w:t xml:space="preserve"> </w:t>
        </w:r>
        <w:r>
          <w:rPr>
            <w:spacing w:val="-4"/>
            <w:rPrChange w:id="1369" w:author="Hughes, Anna E" w:date="2023-06-19T12:41:00Z">
              <w:rPr>
                <w:spacing w:val="-6"/>
              </w:rPr>
            </w:rPrChange>
          </w:rPr>
          <w:t>model</w:t>
        </w:r>
        <w:r>
          <w:rPr>
            <w:spacing w:val="-6"/>
            <w:rPrChange w:id="1370" w:author="Hughes, Anna E" w:date="2023-06-19T12:41:00Z">
              <w:rPr>
                <w:spacing w:val="-1"/>
              </w:rPr>
            </w:rPrChange>
          </w:rPr>
          <w:t xml:space="preserve"> </w:t>
        </w:r>
        <w:r>
          <w:rPr>
            <w:spacing w:val="-5"/>
            <w:rPrChange w:id="1371" w:author="Hughes, Anna E" w:date="2023-06-19T12:41:00Z">
              <w:rPr>
                <w:spacing w:val="-6"/>
              </w:rPr>
            </w:rPrChange>
          </w:rPr>
          <w:t>has</w:t>
        </w:r>
      </w:moveTo>
    </w:p>
    <w:moveToRangeEnd w:id="1352"/>
    <w:p w:rsidR="00701245" w:rsidRDefault="00701245">
      <w:pPr>
        <w:pStyle w:val="BodyText"/>
        <w:spacing w:before="6"/>
        <w:ind w:left="0"/>
        <w:rPr>
          <w:del w:id="1372" w:author="Hughes, Anna E" w:date="2023-06-19T12:41:00Z"/>
          <w:sz w:val="26"/>
        </w:rPr>
      </w:pPr>
    </w:p>
    <w:p w:rsidR="00485016" w:rsidRDefault="00C14774">
      <w:pPr>
        <w:pStyle w:val="BodyText"/>
        <w:spacing w:before="12"/>
        <w:rPr>
          <w:ins w:id="1373" w:author="Hughes, Anna E" w:date="2023-06-19T12:41:00Z"/>
        </w:rPr>
      </w:pPr>
      <w:ins w:id="1374" w:author="Hughes, Anna E" w:date="2023-06-19T12:41:00Z">
        <w:r>
          <w:rPr>
            <w:rFonts w:ascii="Trebuchet MS"/>
            <w:w w:val="90"/>
            <w:sz w:val="12"/>
          </w:rPr>
          <w:t>494</w:t>
        </w:r>
        <w:r>
          <w:rPr>
            <w:rFonts w:ascii="Trebuchet MS"/>
            <w:spacing w:val="77"/>
            <w:sz w:val="12"/>
          </w:rPr>
          <w:t xml:space="preserve">  </w:t>
        </w:r>
        <w:r>
          <w:rPr>
            <w:w w:val="90"/>
          </w:rPr>
          <w:t>the</w:t>
        </w:r>
        <w:r>
          <w:rPr>
            <w:spacing w:val="4"/>
          </w:rPr>
          <w:t xml:space="preserve"> </w:t>
        </w:r>
        <w:r>
          <w:rPr>
            <w:w w:val="90"/>
          </w:rPr>
          <w:t>highest</w:t>
        </w:r>
        <w:r>
          <w:rPr>
            <w:spacing w:val="4"/>
          </w:rPr>
          <w:t xml:space="preserve"> </w:t>
        </w:r>
        <w:r>
          <w:rPr>
            <w:rFonts w:ascii="Times New Roman"/>
            <w:i/>
            <w:w w:val="90"/>
          </w:rPr>
          <w:t>R</w:t>
        </w:r>
        <w:r>
          <w:rPr>
            <w:w w:val="90"/>
            <w:vertAlign w:val="superscript"/>
          </w:rPr>
          <w:t>2</w:t>
        </w:r>
        <w:r>
          <w:rPr>
            <w:spacing w:val="15"/>
          </w:rPr>
          <w:t xml:space="preserve"> </w:t>
        </w:r>
        <w:r>
          <w:rPr>
            <w:w w:val="90"/>
          </w:rPr>
          <w:t>(0.922,</w:t>
        </w:r>
        <w:r>
          <w:rPr>
            <w:spacing w:val="5"/>
          </w:rPr>
          <w:t xml:space="preserve"> </w:t>
        </w:r>
        <w:r>
          <w:rPr>
            <w:w w:val="90"/>
          </w:rPr>
          <w:t>compared</w:t>
        </w:r>
        <w:r>
          <w:rPr>
            <w:spacing w:val="3"/>
          </w:rPr>
          <w:t xml:space="preserve"> </w:t>
        </w:r>
        <w:r>
          <w:rPr>
            <w:w w:val="90"/>
          </w:rPr>
          <w:t>to</w:t>
        </w:r>
        <w:r>
          <w:rPr>
            <w:spacing w:val="4"/>
          </w:rPr>
          <w:t xml:space="preserve"> </w:t>
        </w:r>
        <w:r>
          <w:rPr>
            <w:rFonts w:ascii="Times New Roman"/>
            <w:i/>
            <w:w w:val="90"/>
          </w:rPr>
          <w:t>R</w:t>
        </w:r>
        <w:r>
          <w:rPr>
            <w:w w:val="90"/>
            <w:vertAlign w:val="superscript"/>
          </w:rPr>
          <w:t>2</w:t>
        </w:r>
        <w:r>
          <w:rPr>
            <w:spacing w:val="8"/>
          </w:rPr>
          <w:t xml:space="preserve"> </w:t>
        </w:r>
        <w:r>
          <w:rPr>
            <w:rFonts w:ascii="Tahoma"/>
            <w:w w:val="90"/>
          </w:rPr>
          <w:t>=</w:t>
        </w:r>
        <w:r>
          <w:rPr>
            <w:rFonts w:ascii="Tahoma"/>
            <w:spacing w:val="-18"/>
            <w:w w:val="90"/>
          </w:rPr>
          <w:t xml:space="preserve"> </w:t>
        </w:r>
        <w:r>
          <w:rPr>
            <w:w w:val="90"/>
          </w:rPr>
          <w:t>0</w:t>
        </w:r>
        <w:r>
          <w:rPr>
            <w:rFonts w:ascii="Verdana"/>
            <w:i/>
            <w:w w:val="90"/>
          </w:rPr>
          <w:t>.</w:t>
        </w:r>
        <w:r>
          <w:rPr>
            <w:w w:val="90"/>
          </w:rPr>
          <w:t>884</w:t>
        </w:r>
        <w:r>
          <w:rPr>
            <w:spacing w:val="3"/>
          </w:rPr>
          <w:t xml:space="preserve"> </w:t>
        </w:r>
        <w:r>
          <w:rPr>
            <w:w w:val="90"/>
          </w:rPr>
          <w:t>for</w:t>
        </w:r>
        <w:r>
          <w:rPr>
            <w:spacing w:val="3"/>
          </w:rPr>
          <w:t xml:space="preserve"> </w:t>
        </w:r>
        <w:r>
          <w:rPr>
            <w:w w:val="90"/>
          </w:rPr>
          <w:t>best</w:t>
        </w:r>
        <w:r>
          <w:rPr>
            <w:spacing w:val="4"/>
          </w:rPr>
          <w:t xml:space="preserve"> </w:t>
        </w:r>
        <w:r>
          <w:rPr>
            <w:w w:val="90"/>
          </w:rPr>
          <w:t>feature,</w:t>
        </w:r>
        <w:r>
          <w:rPr>
            <w:spacing w:val="5"/>
          </w:rPr>
          <w:t xml:space="preserve"> </w:t>
        </w:r>
        <w:r>
          <w:rPr>
            <w:w w:val="90"/>
          </w:rPr>
          <w:t>and</w:t>
        </w:r>
        <w:r>
          <w:rPr>
            <w:spacing w:val="4"/>
          </w:rPr>
          <w:t xml:space="preserve"> </w:t>
        </w:r>
        <w:r>
          <w:rPr>
            <w:rFonts w:ascii="Times New Roman"/>
            <w:i/>
            <w:w w:val="90"/>
          </w:rPr>
          <w:t>R</w:t>
        </w:r>
        <w:r>
          <w:rPr>
            <w:w w:val="90"/>
            <w:vertAlign w:val="superscript"/>
          </w:rPr>
          <w:t>2</w:t>
        </w:r>
        <w:r>
          <w:rPr>
            <w:spacing w:val="8"/>
          </w:rPr>
          <w:t xml:space="preserve"> </w:t>
        </w:r>
        <w:r>
          <w:rPr>
            <w:rFonts w:ascii="Tahoma"/>
            <w:w w:val="90"/>
          </w:rPr>
          <w:t>=</w:t>
        </w:r>
        <w:r>
          <w:rPr>
            <w:rFonts w:ascii="Tahoma"/>
            <w:spacing w:val="-19"/>
            <w:w w:val="90"/>
          </w:rPr>
          <w:t xml:space="preserve"> </w:t>
        </w:r>
        <w:r>
          <w:rPr>
            <w:w w:val="90"/>
          </w:rPr>
          <w:t>0</w:t>
        </w:r>
        <w:r>
          <w:rPr>
            <w:rFonts w:ascii="Verdana"/>
            <w:i/>
            <w:w w:val="90"/>
          </w:rPr>
          <w:t>.</w:t>
        </w:r>
        <w:r>
          <w:rPr>
            <w:w w:val="90"/>
          </w:rPr>
          <w:t>916</w:t>
        </w:r>
        <w:r>
          <w:rPr>
            <w:spacing w:val="4"/>
          </w:rPr>
          <w:t xml:space="preserve"> </w:t>
        </w:r>
        <w:r>
          <w:rPr>
            <w:spacing w:val="-5"/>
            <w:w w:val="90"/>
          </w:rPr>
          <w:t>for</w:t>
        </w:r>
      </w:ins>
    </w:p>
    <w:p w:rsidR="00485016" w:rsidRDefault="00C14774">
      <w:pPr>
        <w:pStyle w:val="BodyText"/>
        <w:pPrChange w:id="1375" w:author="Hughes, Anna E" w:date="2023-06-19T12:41:00Z">
          <w:pPr>
            <w:pStyle w:val="BodyText"/>
            <w:spacing w:before="93"/>
          </w:pPr>
        </w:pPrChange>
      </w:pPr>
      <w:r>
        <w:rPr>
          <w:rFonts w:ascii="Trebuchet MS"/>
          <w:spacing w:val="-6"/>
          <w:sz w:val="12"/>
        </w:rPr>
        <w:t>495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contrast),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most</w:t>
      </w:r>
      <w:r>
        <w:rPr>
          <w:spacing w:val="-4"/>
        </w:rPr>
        <w:t xml:space="preserve"> </w:t>
      </w:r>
      <w:r>
        <w:rPr>
          <w:spacing w:val="-6"/>
        </w:rPr>
        <w:t>accurate,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485016" w:rsidRDefault="00C14774">
      <w:pPr>
        <w:pStyle w:val="BodyText"/>
        <w:spacing w:before="8"/>
        <w:pPrChange w:id="1376" w:author="Hughes, Anna E" w:date="2023-06-19T12:41:00Z">
          <w:pPr>
            <w:pStyle w:val="BodyText"/>
          </w:pPr>
        </w:pPrChange>
      </w:pPr>
      <w:r>
        <w:rPr>
          <w:rFonts w:ascii="Trebuchet MS"/>
          <w:w w:val="90"/>
          <w:sz w:val="12"/>
        </w:rPr>
        <w:t>496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terms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mean</w:t>
      </w:r>
      <w:r>
        <w:rPr>
          <w:spacing w:val="4"/>
        </w:rPr>
        <w:t xml:space="preserve"> </w:t>
      </w:r>
      <w:r>
        <w:rPr>
          <w:w w:val="90"/>
        </w:rPr>
        <w:t>absolute</w:t>
      </w:r>
      <w:r>
        <w:rPr>
          <w:spacing w:val="4"/>
        </w:rPr>
        <w:t xml:space="preserve"> </w:t>
      </w:r>
      <w:r>
        <w:rPr>
          <w:w w:val="90"/>
        </w:rPr>
        <w:t>error</w:t>
      </w:r>
      <w:r>
        <w:rPr>
          <w:spacing w:val="5"/>
        </w:rPr>
        <w:t xml:space="preserve"> </w:t>
      </w:r>
      <w:r>
        <w:rPr>
          <w:w w:val="90"/>
        </w:rPr>
        <w:t>(0.165,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0.185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spacing w:val="-2"/>
          <w:w w:val="90"/>
        </w:rPr>
        <w:t>0.271</w:t>
      </w:r>
    </w:p>
    <w:p w:rsidR="00485016" w:rsidRDefault="00C14774">
      <w:pPr>
        <w:pStyle w:val="BodyText"/>
        <w:pPrChange w:id="1377" w:author="Hughes, Anna E" w:date="2023-06-19T12:41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497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for collinear)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having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closest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(1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0.753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485016" w:rsidRDefault="00C14774">
      <w:pPr>
        <w:pStyle w:val="BodyText"/>
        <w:spacing w:before="8"/>
        <w:pPrChange w:id="1378" w:author="Hughes, Anna E" w:date="2023-06-19T12:41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498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1.48).</w:t>
      </w:r>
      <w:r>
        <w:rPr>
          <w:spacing w:val="65"/>
        </w:rPr>
        <w:t xml:space="preserve"> </w:t>
      </w:r>
      <w:r>
        <w:rPr>
          <w:spacing w:val="-4"/>
        </w:rPr>
        <w:t>Therefore,</w:t>
      </w:r>
      <w:r>
        <w:rPr>
          <w:spacing w:val="15"/>
        </w:rPr>
        <w:t xml:space="preserve"> </w:t>
      </w:r>
      <w:r>
        <w:rPr>
          <w:spacing w:val="-4"/>
        </w:rPr>
        <w:t>Hypothesis</w:t>
      </w:r>
      <w:r>
        <w:rPr>
          <w:spacing w:val="10"/>
        </w:rPr>
        <w:t xml:space="preserve"> </w:t>
      </w:r>
      <w:r>
        <w:rPr>
          <w:spacing w:val="-4"/>
        </w:rPr>
        <w:t>3</w:t>
      </w:r>
      <w:r>
        <w:rPr>
          <w:spacing w:val="10"/>
        </w:rPr>
        <w:t xml:space="preserve"> </w:t>
      </w:r>
      <w:r>
        <w:rPr>
          <w:spacing w:val="-4"/>
        </w:rPr>
        <w:t>does</w:t>
      </w:r>
      <w:r>
        <w:rPr>
          <w:spacing w:val="10"/>
        </w:rPr>
        <w:t xml:space="preserve"> </w:t>
      </w:r>
      <w:r>
        <w:rPr>
          <w:spacing w:val="-4"/>
        </w:rPr>
        <w:t>not</w:t>
      </w:r>
      <w:r>
        <w:rPr>
          <w:spacing w:val="11"/>
        </w:rPr>
        <w:t xml:space="preserve"> </w:t>
      </w:r>
      <w:r>
        <w:rPr>
          <w:spacing w:val="-4"/>
        </w:rPr>
        <w:t>hold:</w:t>
      </w:r>
      <w:r>
        <w:rPr>
          <w:spacing w:val="41"/>
        </w:rPr>
        <w:t xml:space="preserve"> </w:t>
      </w:r>
      <w:r>
        <w:rPr>
          <w:spacing w:val="-4"/>
        </w:rPr>
        <w:t>orthogonal</w:t>
      </w:r>
      <w:r>
        <w:rPr>
          <w:spacing w:val="11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rather</w:t>
      </w:r>
      <w:r>
        <w:rPr>
          <w:spacing w:val="10"/>
        </w:rPr>
        <w:t xml:space="preserve"> </w:t>
      </w:r>
      <w:r>
        <w:rPr>
          <w:spacing w:val="-4"/>
        </w:rPr>
        <w:t>than</w:t>
      </w:r>
    </w:p>
    <w:p w:rsidR="00485016" w:rsidRDefault="00C14774">
      <w:pPr>
        <w:pStyle w:val="BodyText"/>
        <w:pPrChange w:id="1379" w:author="Hughes, Anna E" w:date="2023-06-19T12:41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499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5"/>
        </w:rPr>
        <w:t xml:space="preserve"> </w:t>
      </w:r>
      <w:r>
        <w:rPr>
          <w:spacing w:val="-6"/>
        </w:rPr>
        <w:t>offers the</w:t>
      </w:r>
      <w:r>
        <w:rPr>
          <w:spacing w:val="-5"/>
        </w:rPr>
        <w:t xml:space="preserve"> </w:t>
      </w:r>
      <w:r>
        <w:rPr>
          <w:spacing w:val="-6"/>
        </w:rPr>
        <w:t>best</w:t>
      </w:r>
      <w:r>
        <w:rPr>
          <w:spacing w:val="-5"/>
        </w:rPr>
        <w:t xml:space="preserve"> </w:t>
      </w:r>
      <w:r>
        <w:rPr>
          <w:spacing w:val="-6"/>
        </w:rPr>
        <w:t>prediction of</w:t>
      </w:r>
      <w:r>
        <w:rPr>
          <w:spacing w:val="-5"/>
        </w:rPr>
        <w:t xml:space="preserve">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slopes 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double-feature</w:t>
      </w:r>
    </w:p>
    <w:p w:rsidR="00485016" w:rsidRDefault="00C14774">
      <w:pPr>
        <w:spacing w:before="8"/>
        <w:ind w:left="227"/>
        <w:rPr>
          <w:sz w:val="24"/>
        </w:rPr>
        <w:pPrChange w:id="1380" w:author="Hughes, Anna E" w:date="2023-06-19T12:41:00Z">
          <w:pPr>
            <w:spacing w:before="7"/>
            <w:ind w:left="107"/>
          </w:pPr>
        </w:pPrChange>
      </w:pPr>
      <w:r>
        <w:rPr>
          <w:rFonts w:ascii="Trebuchet MS"/>
          <w:sz w:val="12"/>
        </w:rPr>
        <w:t>500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condition.</w:t>
      </w:r>
    </w:p>
    <w:p w:rsidR="00485016" w:rsidRDefault="00485016">
      <w:pPr>
        <w:pStyle w:val="BodyText"/>
        <w:spacing w:before="10"/>
        <w:ind w:left="0"/>
        <w:rPr>
          <w:sz w:val="19"/>
          <w:rPrChange w:id="1381" w:author="Hughes, Anna E" w:date="2023-06-19T12:41:00Z">
            <w:rPr>
              <w:sz w:val="22"/>
            </w:rPr>
          </w:rPrChange>
        </w:rPr>
        <w:pPrChange w:id="1382" w:author="Hughes, Anna E" w:date="2023-06-19T12:41:00Z">
          <w:pPr>
            <w:pStyle w:val="BodyText"/>
            <w:spacing w:before="6"/>
            <w:ind w:left="0"/>
          </w:pPr>
        </w:pPrChange>
      </w:pPr>
    </w:p>
    <w:p w:rsidR="00485016" w:rsidRDefault="00C14774">
      <w:pPr>
        <w:tabs>
          <w:tab w:val="left" w:pos="4515"/>
          <w:tab w:val="left" w:pos="6718"/>
        </w:tabs>
        <w:spacing w:before="93"/>
        <w:ind w:left="1937"/>
        <w:rPr>
          <w:rFonts w:ascii="Times New Roman"/>
          <w:sz w:val="14"/>
        </w:rPr>
        <w:pPrChange w:id="1383" w:author="Hughes, Anna E" w:date="2023-06-19T12:41:00Z">
          <w:pPr>
            <w:tabs>
              <w:tab w:val="left" w:pos="4395"/>
              <w:tab w:val="left" w:pos="6598"/>
            </w:tabs>
            <w:spacing w:before="93"/>
            <w:ind w:left="1817"/>
          </w:pPr>
        </w:pPrChange>
      </w:pPr>
      <w:r>
        <w:rPr>
          <w:rFonts w:ascii="Times New Roman"/>
          <w:color w:val="1A1A1A"/>
          <w:sz w:val="14"/>
        </w:rPr>
        <w:t>best</w:t>
      </w:r>
      <w:r>
        <w:rPr>
          <w:rFonts w:ascii="Times New Roman"/>
          <w:color w:val="1A1A1A"/>
          <w:spacing w:val="-4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feature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collinear</w:t>
      </w:r>
      <w:r>
        <w:rPr>
          <w:rFonts w:ascii="Times New Roman"/>
          <w:color w:val="1A1A1A"/>
          <w:sz w:val="14"/>
        </w:rPr>
        <w:tab/>
        <w:t>orthogonal</w:t>
      </w:r>
      <w:r>
        <w:rPr>
          <w:rFonts w:ascii="Times New Roman"/>
          <w:color w:val="1A1A1A"/>
          <w:spacing w:val="-8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contrast</w:t>
      </w:r>
    </w:p>
    <w:p w:rsidR="00485016" w:rsidRDefault="002F7126">
      <w:pPr>
        <w:tabs>
          <w:tab w:val="left" w:pos="2594"/>
          <w:tab w:val="left" w:pos="5092"/>
        </w:tabs>
        <w:spacing w:before="85"/>
        <w:ind w:left="96"/>
        <w:jc w:val="center"/>
        <w:rPr>
          <w:rFonts w:ascii="Arial" w:hAnsi="Arial"/>
          <w:sz w:val="10"/>
        </w:rPr>
        <w:pPrChange w:id="1384" w:author="Hughes, Anna E" w:date="2023-06-19T12:41:00Z">
          <w:pPr>
            <w:tabs>
              <w:tab w:val="left" w:pos="2498"/>
              <w:tab w:val="left" w:pos="4996"/>
            </w:tabs>
            <w:spacing w:before="85"/>
            <w:ind w:right="21"/>
            <w:jc w:val="center"/>
          </w:pPr>
        </w:pPrChange>
      </w:pPr>
      <w:del w:id="1385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53888" behindDoc="1" locked="0" layoutInCell="1" allowOverlap="1" wp14:anchorId="58BA705C" wp14:editId="03755D28">
                  <wp:simplePos x="0" y="0"/>
                  <wp:positionH relativeFrom="page">
                    <wp:posOffset>1758950</wp:posOffset>
                  </wp:positionH>
                  <wp:positionV relativeFrom="paragraph">
                    <wp:posOffset>106045</wp:posOffset>
                  </wp:positionV>
                  <wp:extent cx="1362710" cy="1551305"/>
                  <wp:effectExtent l="0" t="0" r="0" b="0"/>
                  <wp:wrapNone/>
                  <wp:docPr id="615" name="docshapegroup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551305"/>
                            <a:chOff x="2770" y="167"/>
                            <a:chExt cx="2146" cy="2443"/>
                          </a:xfrm>
                        </wpg:grpSpPr>
                        <wps:wsp>
                          <wps:cNvPr id="616" name="docshape73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1038 1038"/>
                                <a:gd name="T3" fmla="*/ 1038 h 61"/>
                                <a:gd name="T4" fmla="+- 0 4607 4588"/>
                                <a:gd name="T5" fmla="*/ T4 w 61"/>
                                <a:gd name="T6" fmla="+- 0 1040 1038"/>
                                <a:gd name="T7" fmla="*/ 1040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591 4588"/>
                                <a:gd name="T13" fmla="*/ T12 w 61"/>
                                <a:gd name="T14" fmla="+- 0 1057 1038"/>
                                <a:gd name="T15" fmla="*/ 1057 h 61"/>
                                <a:gd name="T16" fmla="+- 0 4588 4588"/>
                                <a:gd name="T17" fmla="*/ T16 w 61"/>
                                <a:gd name="T18" fmla="+- 0 1068 1038"/>
                                <a:gd name="T19" fmla="*/ 1068 h 61"/>
                                <a:gd name="T20" fmla="+- 0 4591 4588"/>
                                <a:gd name="T21" fmla="*/ T20 w 61"/>
                                <a:gd name="T22" fmla="+- 0 1080 1038"/>
                                <a:gd name="T23" fmla="*/ 1080 h 61"/>
                                <a:gd name="T24" fmla="+- 0 4597 4588"/>
                                <a:gd name="T25" fmla="*/ T24 w 61"/>
                                <a:gd name="T26" fmla="+- 0 1089 1038"/>
                                <a:gd name="T27" fmla="*/ 1089 h 61"/>
                                <a:gd name="T28" fmla="+- 0 4607 4588"/>
                                <a:gd name="T29" fmla="*/ T28 w 61"/>
                                <a:gd name="T30" fmla="+- 0 1096 1038"/>
                                <a:gd name="T31" fmla="*/ 1096 h 61"/>
                                <a:gd name="T32" fmla="+- 0 4619 4588"/>
                                <a:gd name="T33" fmla="*/ T32 w 61"/>
                                <a:gd name="T34" fmla="+- 0 1098 1038"/>
                                <a:gd name="T35" fmla="*/ 1098 h 61"/>
                                <a:gd name="T36" fmla="+- 0 4630 4588"/>
                                <a:gd name="T37" fmla="*/ T36 w 61"/>
                                <a:gd name="T38" fmla="+- 0 1096 1038"/>
                                <a:gd name="T39" fmla="*/ 1096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46 4588"/>
                                <a:gd name="T45" fmla="*/ T44 w 61"/>
                                <a:gd name="T46" fmla="+- 0 1080 1038"/>
                                <a:gd name="T47" fmla="*/ 1080 h 61"/>
                                <a:gd name="T48" fmla="+- 0 4649 4588"/>
                                <a:gd name="T49" fmla="*/ T48 w 61"/>
                                <a:gd name="T50" fmla="+- 0 1068 1038"/>
                                <a:gd name="T51" fmla="*/ 1068 h 61"/>
                                <a:gd name="T52" fmla="+- 0 4646 4588"/>
                                <a:gd name="T53" fmla="*/ T52 w 61"/>
                                <a:gd name="T54" fmla="+- 0 1057 1038"/>
                                <a:gd name="T55" fmla="*/ 1057 h 61"/>
                                <a:gd name="T56" fmla="+- 0 4640 4588"/>
                                <a:gd name="T57" fmla="*/ T56 w 61"/>
                                <a:gd name="T58" fmla="+- 0 1047 1038"/>
                                <a:gd name="T59" fmla="*/ 1047 h 61"/>
                                <a:gd name="T60" fmla="+- 0 4630 4588"/>
                                <a:gd name="T61" fmla="*/ T60 w 61"/>
                                <a:gd name="T62" fmla="+- 0 1040 1038"/>
                                <a:gd name="T63" fmla="*/ 1040 h 61"/>
                                <a:gd name="T64" fmla="+- 0 4619 4588"/>
                                <a:gd name="T65" fmla="*/ T64 w 61"/>
                                <a:gd name="T66" fmla="+- 0 1038 1038"/>
                                <a:gd name="T67" fmla="*/ 1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docshape74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1068 1038"/>
                                <a:gd name="T3" fmla="*/ 1068 h 61"/>
                                <a:gd name="T4" fmla="+- 0 4591 4588"/>
                                <a:gd name="T5" fmla="*/ T4 w 61"/>
                                <a:gd name="T6" fmla="+- 0 1057 1038"/>
                                <a:gd name="T7" fmla="*/ 1057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607 4588"/>
                                <a:gd name="T13" fmla="*/ T12 w 61"/>
                                <a:gd name="T14" fmla="+- 0 1040 1038"/>
                                <a:gd name="T15" fmla="*/ 1040 h 61"/>
                                <a:gd name="T16" fmla="+- 0 4619 4588"/>
                                <a:gd name="T17" fmla="*/ T16 w 61"/>
                                <a:gd name="T18" fmla="+- 0 1038 1038"/>
                                <a:gd name="T19" fmla="*/ 1038 h 61"/>
                                <a:gd name="T20" fmla="+- 0 4630 4588"/>
                                <a:gd name="T21" fmla="*/ T20 w 61"/>
                                <a:gd name="T22" fmla="+- 0 1040 1038"/>
                                <a:gd name="T23" fmla="*/ 1040 h 61"/>
                                <a:gd name="T24" fmla="+- 0 4640 4588"/>
                                <a:gd name="T25" fmla="*/ T24 w 61"/>
                                <a:gd name="T26" fmla="+- 0 1047 1038"/>
                                <a:gd name="T27" fmla="*/ 1047 h 61"/>
                                <a:gd name="T28" fmla="+- 0 4646 4588"/>
                                <a:gd name="T29" fmla="*/ T28 w 61"/>
                                <a:gd name="T30" fmla="+- 0 1057 1038"/>
                                <a:gd name="T31" fmla="*/ 1057 h 61"/>
                                <a:gd name="T32" fmla="+- 0 4649 4588"/>
                                <a:gd name="T33" fmla="*/ T32 w 61"/>
                                <a:gd name="T34" fmla="+- 0 1068 1038"/>
                                <a:gd name="T35" fmla="*/ 1068 h 61"/>
                                <a:gd name="T36" fmla="+- 0 4646 4588"/>
                                <a:gd name="T37" fmla="*/ T36 w 61"/>
                                <a:gd name="T38" fmla="+- 0 1080 1038"/>
                                <a:gd name="T39" fmla="*/ 1080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30 4588"/>
                                <a:gd name="T45" fmla="*/ T44 w 61"/>
                                <a:gd name="T46" fmla="+- 0 1096 1038"/>
                                <a:gd name="T47" fmla="*/ 1096 h 61"/>
                                <a:gd name="T48" fmla="+- 0 4619 4588"/>
                                <a:gd name="T49" fmla="*/ T48 w 61"/>
                                <a:gd name="T50" fmla="+- 0 1098 1038"/>
                                <a:gd name="T51" fmla="*/ 1098 h 61"/>
                                <a:gd name="T52" fmla="+- 0 4607 4588"/>
                                <a:gd name="T53" fmla="*/ T52 w 61"/>
                                <a:gd name="T54" fmla="+- 0 1096 1038"/>
                                <a:gd name="T55" fmla="*/ 1096 h 61"/>
                                <a:gd name="T56" fmla="+- 0 4597 4588"/>
                                <a:gd name="T57" fmla="*/ T56 w 61"/>
                                <a:gd name="T58" fmla="+- 0 1089 1038"/>
                                <a:gd name="T59" fmla="*/ 1089 h 61"/>
                                <a:gd name="T60" fmla="+- 0 4591 4588"/>
                                <a:gd name="T61" fmla="*/ T60 w 61"/>
                                <a:gd name="T62" fmla="+- 0 1080 1038"/>
                                <a:gd name="T63" fmla="*/ 1080 h 61"/>
                                <a:gd name="T64" fmla="+- 0 4588 4588"/>
                                <a:gd name="T65" fmla="*/ T64 w 61"/>
                                <a:gd name="T66" fmla="+- 0 1068 1038"/>
                                <a:gd name="T67" fmla="*/ 10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docshape75"/>
                          <wps:cNvSpPr>
                            <a:spLocks/>
                          </wps:cNvSpPr>
                          <wps:spPr bwMode="auto">
                            <a:xfrm>
                              <a:off x="4618" y="938"/>
                              <a:ext cx="2" cy="263"/>
                            </a:xfrm>
                            <a:custGeom>
                              <a:avLst/>
                              <a:gdLst>
                                <a:gd name="T0" fmla="+- 0 4619 4619"/>
                                <a:gd name="T1" fmla="*/ T0 w 1"/>
                                <a:gd name="T2" fmla="+- 0 938 938"/>
                                <a:gd name="T3" fmla="*/ 938 h 263"/>
                                <a:gd name="T4" fmla="+- 0 4619 4619"/>
                                <a:gd name="T5" fmla="*/ T4 w 1"/>
                                <a:gd name="T6" fmla="+- 0 938 938"/>
                                <a:gd name="T7" fmla="*/ 938 h 263"/>
                                <a:gd name="T8" fmla="+- 0 4619 4619"/>
                                <a:gd name="T9" fmla="*/ T8 w 1"/>
                                <a:gd name="T10" fmla="+- 0 938 938"/>
                                <a:gd name="T11" fmla="*/ 938 h 263"/>
                                <a:gd name="T12" fmla="+- 0 4619 4619"/>
                                <a:gd name="T13" fmla="*/ T12 w 1"/>
                                <a:gd name="T14" fmla="+- 0 1200 938"/>
                                <a:gd name="T15" fmla="*/ 1200 h 263"/>
                                <a:gd name="T16" fmla="+- 0 4619 4619"/>
                                <a:gd name="T17" fmla="*/ T16 w 1"/>
                                <a:gd name="T18" fmla="+- 0 1200 938"/>
                                <a:gd name="T19" fmla="*/ 1200 h 263"/>
                                <a:gd name="T20" fmla="+- 0 4619 4619"/>
                                <a:gd name="T21" fmla="*/ T20 w 1"/>
                                <a:gd name="T22" fmla="+- 0 1200 938"/>
                                <a:gd name="T23" fmla="*/ 1200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6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62"/>
                                  </a:lnTo>
                                  <a:moveTo>
                                    <a:pt x="0" y="262"/>
                                  </a:moveTo>
                                  <a:lnTo>
                                    <a:pt x="0" y="26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docshape76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786 786"/>
                                <a:gd name="T3" fmla="*/ 786 h 61"/>
                                <a:gd name="T4" fmla="+- 0 4607 4588"/>
                                <a:gd name="T5" fmla="*/ T4 w 61"/>
                                <a:gd name="T6" fmla="+- 0 788 786"/>
                                <a:gd name="T7" fmla="*/ 788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591 4588"/>
                                <a:gd name="T13" fmla="*/ T12 w 61"/>
                                <a:gd name="T14" fmla="+- 0 804 786"/>
                                <a:gd name="T15" fmla="*/ 804 h 61"/>
                                <a:gd name="T16" fmla="+- 0 4588 4588"/>
                                <a:gd name="T17" fmla="*/ T16 w 61"/>
                                <a:gd name="T18" fmla="+- 0 816 786"/>
                                <a:gd name="T19" fmla="*/ 816 h 61"/>
                                <a:gd name="T20" fmla="+- 0 4591 4588"/>
                                <a:gd name="T21" fmla="*/ T20 w 61"/>
                                <a:gd name="T22" fmla="+- 0 828 786"/>
                                <a:gd name="T23" fmla="*/ 828 h 61"/>
                                <a:gd name="T24" fmla="+- 0 4597 4588"/>
                                <a:gd name="T25" fmla="*/ T24 w 61"/>
                                <a:gd name="T26" fmla="+- 0 837 786"/>
                                <a:gd name="T27" fmla="*/ 837 h 61"/>
                                <a:gd name="T28" fmla="+- 0 4607 4588"/>
                                <a:gd name="T29" fmla="*/ T28 w 61"/>
                                <a:gd name="T30" fmla="+- 0 844 786"/>
                                <a:gd name="T31" fmla="*/ 844 h 61"/>
                                <a:gd name="T32" fmla="+- 0 4619 4588"/>
                                <a:gd name="T33" fmla="*/ T32 w 61"/>
                                <a:gd name="T34" fmla="+- 0 846 786"/>
                                <a:gd name="T35" fmla="*/ 846 h 61"/>
                                <a:gd name="T36" fmla="+- 0 4630 4588"/>
                                <a:gd name="T37" fmla="*/ T36 w 61"/>
                                <a:gd name="T38" fmla="+- 0 844 786"/>
                                <a:gd name="T39" fmla="*/ 844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46 4588"/>
                                <a:gd name="T45" fmla="*/ T44 w 61"/>
                                <a:gd name="T46" fmla="+- 0 828 786"/>
                                <a:gd name="T47" fmla="*/ 828 h 61"/>
                                <a:gd name="T48" fmla="+- 0 4649 4588"/>
                                <a:gd name="T49" fmla="*/ T48 w 61"/>
                                <a:gd name="T50" fmla="+- 0 816 786"/>
                                <a:gd name="T51" fmla="*/ 816 h 61"/>
                                <a:gd name="T52" fmla="+- 0 4646 4588"/>
                                <a:gd name="T53" fmla="*/ T52 w 61"/>
                                <a:gd name="T54" fmla="+- 0 804 786"/>
                                <a:gd name="T55" fmla="*/ 804 h 61"/>
                                <a:gd name="T56" fmla="+- 0 4640 4588"/>
                                <a:gd name="T57" fmla="*/ T56 w 61"/>
                                <a:gd name="T58" fmla="+- 0 795 786"/>
                                <a:gd name="T59" fmla="*/ 795 h 61"/>
                                <a:gd name="T60" fmla="+- 0 4630 4588"/>
                                <a:gd name="T61" fmla="*/ T60 w 61"/>
                                <a:gd name="T62" fmla="+- 0 788 786"/>
                                <a:gd name="T63" fmla="*/ 788 h 61"/>
                                <a:gd name="T64" fmla="+- 0 4619 4588"/>
                                <a:gd name="T65" fmla="*/ T64 w 61"/>
                                <a:gd name="T66" fmla="+- 0 786 786"/>
                                <a:gd name="T67" fmla="*/ 78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docshape77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816 786"/>
                                <a:gd name="T3" fmla="*/ 816 h 61"/>
                                <a:gd name="T4" fmla="+- 0 4591 4588"/>
                                <a:gd name="T5" fmla="*/ T4 w 61"/>
                                <a:gd name="T6" fmla="+- 0 804 786"/>
                                <a:gd name="T7" fmla="*/ 804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607 4588"/>
                                <a:gd name="T13" fmla="*/ T12 w 61"/>
                                <a:gd name="T14" fmla="+- 0 788 786"/>
                                <a:gd name="T15" fmla="*/ 788 h 61"/>
                                <a:gd name="T16" fmla="+- 0 4619 4588"/>
                                <a:gd name="T17" fmla="*/ T16 w 61"/>
                                <a:gd name="T18" fmla="+- 0 786 786"/>
                                <a:gd name="T19" fmla="*/ 786 h 61"/>
                                <a:gd name="T20" fmla="+- 0 4630 4588"/>
                                <a:gd name="T21" fmla="*/ T20 w 61"/>
                                <a:gd name="T22" fmla="+- 0 788 786"/>
                                <a:gd name="T23" fmla="*/ 788 h 61"/>
                                <a:gd name="T24" fmla="+- 0 4640 4588"/>
                                <a:gd name="T25" fmla="*/ T24 w 61"/>
                                <a:gd name="T26" fmla="+- 0 795 786"/>
                                <a:gd name="T27" fmla="*/ 795 h 61"/>
                                <a:gd name="T28" fmla="+- 0 4646 4588"/>
                                <a:gd name="T29" fmla="*/ T28 w 61"/>
                                <a:gd name="T30" fmla="+- 0 804 786"/>
                                <a:gd name="T31" fmla="*/ 804 h 61"/>
                                <a:gd name="T32" fmla="+- 0 4649 4588"/>
                                <a:gd name="T33" fmla="*/ T32 w 61"/>
                                <a:gd name="T34" fmla="+- 0 816 786"/>
                                <a:gd name="T35" fmla="*/ 816 h 61"/>
                                <a:gd name="T36" fmla="+- 0 4646 4588"/>
                                <a:gd name="T37" fmla="*/ T36 w 61"/>
                                <a:gd name="T38" fmla="+- 0 828 786"/>
                                <a:gd name="T39" fmla="*/ 828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30 4588"/>
                                <a:gd name="T45" fmla="*/ T44 w 61"/>
                                <a:gd name="T46" fmla="+- 0 844 786"/>
                                <a:gd name="T47" fmla="*/ 844 h 61"/>
                                <a:gd name="T48" fmla="+- 0 4619 4588"/>
                                <a:gd name="T49" fmla="*/ T48 w 61"/>
                                <a:gd name="T50" fmla="+- 0 846 786"/>
                                <a:gd name="T51" fmla="*/ 846 h 61"/>
                                <a:gd name="T52" fmla="+- 0 4607 4588"/>
                                <a:gd name="T53" fmla="*/ T52 w 61"/>
                                <a:gd name="T54" fmla="+- 0 844 786"/>
                                <a:gd name="T55" fmla="*/ 844 h 61"/>
                                <a:gd name="T56" fmla="+- 0 4597 4588"/>
                                <a:gd name="T57" fmla="*/ T56 w 61"/>
                                <a:gd name="T58" fmla="+- 0 837 786"/>
                                <a:gd name="T59" fmla="*/ 837 h 61"/>
                                <a:gd name="T60" fmla="+- 0 4591 4588"/>
                                <a:gd name="T61" fmla="*/ T60 w 61"/>
                                <a:gd name="T62" fmla="+- 0 828 786"/>
                                <a:gd name="T63" fmla="*/ 828 h 61"/>
                                <a:gd name="T64" fmla="+- 0 4588 4588"/>
                                <a:gd name="T65" fmla="*/ T64 w 61"/>
                                <a:gd name="T66" fmla="+- 0 816 786"/>
                                <a:gd name="T67" fmla="*/ 81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docshape78"/>
                          <wps:cNvSpPr>
                            <a:spLocks/>
                          </wps:cNvSpPr>
                          <wps:spPr bwMode="auto">
                            <a:xfrm>
                              <a:off x="4426" y="671"/>
                              <a:ext cx="386" cy="408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672 672"/>
                                <a:gd name="T3" fmla="*/ 672 h 408"/>
                                <a:gd name="T4" fmla="+- 0 4619 4426"/>
                                <a:gd name="T5" fmla="*/ T4 w 386"/>
                                <a:gd name="T6" fmla="+- 0 672 672"/>
                                <a:gd name="T7" fmla="*/ 672 h 408"/>
                                <a:gd name="T8" fmla="+- 0 4619 4426"/>
                                <a:gd name="T9" fmla="*/ T8 w 386"/>
                                <a:gd name="T10" fmla="+- 0 672 672"/>
                                <a:gd name="T11" fmla="*/ 672 h 408"/>
                                <a:gd name="T12" fmla="+- 0 4619 4426"/>
                                <a:gd name="T13" fmla="*/ T12 w 386"/>
                                <a:gd name="T14" fmla="+- 0 966 672"/>
                                <a:gd name="T15" fmla="*/ 966 h 408"/>
                                <a:gd name="T16" fmla="+- 0 4619 4426"/>
                                <a:gd name="T17" fmla="*/ T16 w 386"/>
                                <a:gd name="T18" fmla="+- 0 966 672"/>
                                <a:gd name="T19" fmla="*/ 966 h 408"/>
                                <a:gd name="T20" fmla="+- 0 4619 4426"/>
                                <a:gd name="T21" fmla="*/ T20 w 386"/>
                                <a:gd name="T22" fmla="+- 0 966 672"/>
                                <a:gd name="T23" fmla="*/ 966 h 408"/>
                                <a:gd name="T24" fmla="+- 0 4812 4426"/>
                                <a:gd name="T25" fmla="*/ T24 w 386"/>
                                <a:gd name="T26" fmla="+- 0 1079 672"/>
                                <a:gd name="T27" fmla="*/ 1079 h 408"/>
                                <a:gd name="T28" fmla="+- 0 4812 4426"/>
                                <a:gd name="T29" fmla="*/ T28 w 386"/>
                                <a:gd name="T30" fmla="+- 0 1057 672"/>
                                <a:gd name="T31" fmla="*/ 1057 h 408"/>
                                <a:gd name="T32" fmla="+- 0 4812 4426"/>
                                <a:gd name="T33" fmla="*/ T32 w 386"/>
                                <a:gd name="T34" fmla="+- 0 1068 672"/>
                                <a:gd name="T35" fmla="*/ 1068 h 408"/>
                                <a:gd name="T36" fmla="+- 0 4426 4426"/>
                                <a:gd name="T37" fmla="*/ T36 w 386"/>
                                <a:gd name="T38" fmla="+- 0 1068 672"/>
                                <a:gd name="T39" fmla="*/ 1068 h 408"/>
                                <a:gd name="T40" fmla="+- 0 4426 4426"/>
                                <a:gd name="T41" fmla="*/ T40 w 386"/>
                                <a:gd name="T42" fmla="+- 0 1079 672"/>
                                <a:gd name="T43" fmla="*/ 1079 h 408"/>
                                <a:gd name="T44" fmla="+- 0 4426 4426"/>
                                <a:gd name="T45" fmla="*/ T44 w 386"/>
                                <a:gd name="T46" fmla="+- 0 1057 672"/>
                                <a:gd name="T47" fmla="*/ 1057 h 408"/>
                                <a:gd name="T48" fmla="+- 0 4811 4426"/>
                                <a:gd name="T49" fmla="*/ T48 w 386"/>
                                <a:gd name="T50" fmla="+- 0 827 672"/>
                                <a:gd name="T51" fmla="*/ 827 h 408"/>
                                <a:gd name="T52" fmla="+- 0 4811 4426"/>
                                <a:gd name="T53" fmla="*/ T52 w 386"/>
                                <a:gd name="T54" fmla="+- 0 805 672"/>
                                <a:gd name="T55" fmla="*/ 805 h 408"/>
                                <a:gd name="T56" fmla="+- 0 4811 4426"/>
                                <a:gd name="T57" fmla="*/ T56 w 386"/>
                                <a:gd name="T58" fmla="+- 0 816 672"/>
                                <a:gd name="T59" fmla="*/ 816 h 408"/>
                                <a:gd name="T60" fmla="+- 0 4426 4426"/>
                                <a:gd name="T61" fmla="*/ T60 w 386"/>
                                <a:gd name="T62" fmla="+- 0 816 672"/>
                                <a:gd name="T63" fmla="*/ 816 h 408"/>
                                <a:gd name="T64" fmla="+- 0 4426 4426"/>
                                <a:gd name="T65" fmla="*/ T64 w 386"/>
                                <a:gd name="T66" fmla="+- 0 827 672"/>
                                <a:gd name="T67" fmla="*/ 827 h 408"/>
                                <a:gd name="T68" fmla="+- 0 4426 4426"/>
                                <a:gd name="T69" fmla="*/ T68 w 386"/>
                                <a:gd name="T70" fmla="+- 0 805 672"/>
                                <a:gd name="T71" fmla="*/ 805 h 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86" h="408">
                                  <a:moveTo>
                                    <a:pt x="193" y="0"/>
                                  </a:moveTo>
                                  <a:lnTo>
                                    <a:pt x="193" y="0"/>
                                  </a:lnTo>
                                  <a:moveTo>
                                    <a:pt x="193" y="0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193" y="294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386" y="407"/>
                                  </a:moveTo>
                                  <a:lnTo>
                                    <a:pt x="386" y="385"/>
                                  </a:lnTo>
                                  <a:moveTo>
                                    <a:pt x="386" y="396"/>
                                  </a:moveTo>
                                  <a:lnTo>
                                    <a:pt x="0" y="396"/>
                                  </a:lnTo>
                                  <a:moveTo>
                                    <a:pt x="0" y="407"/>
                                  </a:moveTo>
                                  <a:lnTo>
                                    <a:pt x="0" y="385"/>
                                  </a:lnTo>
                                  <a:moveTo>
                                    <a:pt x="385" y="155"/>
                                  </a:moveTo>
                                  <a:lnTo>
                                    <a:pt x="385" y="133"/>
                                  </a:lnTo>
                                  <a:moveTo>
                                    <a:pt x="385" y="144"/>
                                  </a:moveTo>
                                  <a:lnTo>
                                    <a:pt x="0" y="144"/>
                                  </a:lnTo>
                                  <a:moveTo>
                                    <a:pt x="0" y="155"/>
                                  </a:move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docshape79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298 298"/>
                                <a:gd name="T3" fmla="*/ 298 h 61"/>
                                <a:gd name="T4" fmla="+- 0 4607 4588"/>
                                <a:gd name="T5" fmla="*/ T4 w 61"/>
                                <a:gd name="T6" fmla="+- 0 300 298"/>
                                <a:gd name="T7" fmla="*/ 300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591 4588"/>
                                <a:gd name="T13" fmla="*/ T12 w 61"/>
                                <a:gd name="T14" fmla="+- 0 316 298"/>
                                <a:gd name="T15" fmla="*/ 316 h 61"/>
                                <a:gd name="T16" fmla="+- 0 4588 4588"/>
                                <a:gd name="T17" fmla="*/ T16 w 61"/>
                                <a:gd name="T18" fmla="+- 0 328 298"/>
                                <a:gd name="T19" fmla="*/ 328 h 61"/>
                                <a:gd name="T20" fmla="+- 0 4591 4588"/>
                                <a:gd name="T21" fmla="*/ T20 w 61"/>
                                <a:gd name="T22" fmla="+- 0 340 298"/>
                                <a:gd name="T23" fmla="*/ 340 h 61"/>
                                <a:gd name="T24" fmla="+- 0 4597 4588"/>
                                <a:gd name="T25" fmla="*/ T24 w 61"/>
                                <a:gd name="T26" fmla="+- 0 349 298"/>
                                <a:gd name="T27" fmla="*/ 349 h 61"/>
                                <a:gd name="T28" fmla="+- 0 4607 4588"/>
                                <a:gd name="T29" fmla="*/ T28 w 61"/>
                                <a:gd name="T30" fmla="+- 0 356 298"/>
                                <a:gd name="T31" fmla="*/ 356 h 61"/>
                                <a:gd name="T32" fmla="+- 0 4619 4588"/>
                                <a:gd name="T33" fmla="*/ T32 w 61"/>
                                <a:gd name="T34" fmla="+- 0 358 298"/>
                                <a:gd name="T35" fmla="*/ 358 h 61"/>
                                <a:gd name="T36" fmla="+- 0 4630 4588"/>
                                <a:gd name="T37" fmla="*/ T36 w 61"/>
                                <a:gd name="T38" fmla="+- 0 356 298"/>
                                <a:gd name="T39" fmla="*/ 356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46 4588"/>
                                <a:gd name="T45" fmla="*/ T44 w 61"/>
                                <a:gd name="T46" fmla="+- 0 340 298"/>
                                <a:gd name="T47" fmla="*/ 340 h 61"/>
                                <a:gd name="T48" fmla="+- 0 4649 4588"/>
                                <a:gd name="T49" fmla="*/ T48 w 61"/>
                                <a:gd name="T50" fmla="+- 0 328 298"/>
                                <a:gd name="T51" fmla="*/ 328 h 61"/>
                                <a:gd name="T52" fmla="+- 0 4646 4588"/>
                                <a:gd name="T53" fmla="*/ T52 w 61"/>
                                <a:gd name="T54" fmla="+- 0 316 298"/>
                                <a:gd name="T55" fmla="*/ 316 h 61"/>
                                <a:gd name="T56" fmla="+- 0 4640 4588"/>
                                <a:gd name="T57" fmla="*/ T56 w 61"/>
                                <a:gd name="T58" fmla="+- 0 307 298"/>
                                <a:gd name="T59" fmla="*/ 307 h 61"/>
                                <a:gd name="T60" fmla="+- 0 4630 4588"/>
                                <a:gd name="T61" fmla="*/ T60 w 61"/>
                                <a:gd name="T62" fmla="+- 0 300 298"/>
                                <a:gd name="T63" fmla="*/ 300 h 61"/>
                                <a:gd name="T64" fmla="+- 0 4619 4588"/>
                                <a:gd name="T65" fmla="*/ T64 w 61"/>
                                <a:gd name="T66" fmla="+- 0 298 298"/>
                                <a:gd name="T67" fmla="*/ 2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docshape80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328 298"/>
                                <a:gd name="T3" fmla="*/ 328 h 61"/>
                                <a:gd name="T4" fmla="+- 0 4591 4588"/>
                                <a:gd name="T5" fmla="*/ T4 w 61"/>
                                <a:gd name="T6" fmla="+- 0 316 298"/>
                                <a:gd name="T7" fmla="*/ 316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607 4588"/>
                                <a:gd name="T13" fmla="*/ T12 w 61"/>
                                <a:gd name="T14" fmla="+- 0 300 298"/>
                                <a:gd name="T15" fmla="*/ 300 h 61"/>
                                <a:gd name="T16" fmla="+- 0 4619 4588"/>
                                <a:gd name="T17" fmla="*/ T16 w 61"/>
                                <a:gd name="T18" fmla="+- 0 298 298"/>
                                <a:gd name="T19" fmla="*/ 298 h 61"/>
                                <a:gd name="T20" fmla="+- 0 4630 4588"/>
                                <a:gd name="T21" fmla="*/ T20 w 61"/>
                                <a:gd name="T22" fmla="+- 0 300 298"/>
                                <a:gd name="T23" fmla="*/ 300 h 61"/>
                                <a:gd name="T24" fmla="+- 0 4640 4588"/>
                                <a:gd name="T25" fmla="*/ T24 w 61"/>
                                <a:gd name="T26" fmla="+- 0 307 298"/>
                                <a:gd name="T27" fmla="*/ 307 h 61"/>
                                <a:gd name="T28" fmla="+- 0 4646 4588"/>
                                <a:gd name="T29" fmla="*/ T28 w 61"/>
                                <a:gd name="T30" fmla="+- 0 316 298"/>
                                <a:gd name="T31" fmla="*/ 316 h 61"/>
                                <a:gd name="T32" fmla="+- 0 4649 4588"/>
                                <a:gd name="T33" fmla="*/ T32 w 61"/>
                                <a:gd name="T34" fmla="+- 0 328 298"/>
                                <a:gd name="T35" fmla="*/ 328 h 61"/>
                                <a:gd name="T36" fmla="+- 0 4646 4588"/>
                                <a:gd name="T37" fmla="*/ T36 w 61"/>
                                <a:gd name="T38" fmla="+- 0 340 298"/>
                                <a:gd name="T39" fmla="*/ 340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30 4588"/>
                                <a:gd name="T45" fmla="*/ T44 w 61"/>
                                <a:gd name="T46" fmla="+- 0 356 298"/>
                                <a:gd name="T47" fmla="*/ 356 h 61"/>
                                <a:gd name="T48" fmla="+- 0 4619 4588"/>
                                <a:gd name="T49" fmla="*/ T48 w 61"/>
                                <a:gd name="T50" fmla="+- 0 358 298"/>
                                <a:gd name="T51" fmla="*/ 358 h 61"/>
                                <a:gd name="T52" fmla="+- 0 4607 4588"/>
                                <a:gd name="T53" fmla="*/ T52 w 61"/>
                                <a:gd name="T54" fmla="+- 0 356 298"/>
                                <a:gd name="T55" fmla="*/ 356 h 61"/>
                                <a:gd name="T56" fmla="+- 0 4597 4588"/>
                                <a:gd name="T57" fmla="*/ T56 w 61"/>
                                <a:gd name="T58" fmla="+- 0 349 298"/>
                                <a:gd name="T59" fmla="*/ 349 h 61"/>
                                <a:gd name="T60" fmla="+- 0 4591 4588"/>
                                <a:gd name="T61" fmla="*/ T60 w 61"/>
                                <a:gd name="T62" fmla="+- 0 340 298"/>
                                <a:gd name="T63" fmla="*/ 340 h 61"/>
                                <a:gd name="T64" fmla="+- 0 4588 4588"/>
                                <a:gd name="T65" fmla="*/ T64 w 61"/>
                                <a:gd name="T66" fmla="+- 0 328 29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docshape81"/>
                          <wps:cNvSpPr>
                            <a:spLocks/>
                          </wps:cNvSpPr>
                          <wps:spPr bwMode="auto">
                            <a:xfrm>
                              <a:off x="4426" y="166"/>
                              <a:ext cx="386" cy="313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167 167"/>
                                <a:gd name="T3" fmla="*/ 167 h 313"/>
                                <a:gd name="T4" fmla="+- 0 4619 4426"/>
                                <a:gd name="T5" fmla="*/ T4 w 386"/>
                                <a:gd name="T6" fmla="+- 0 479 167"/>
                                <a:gd name="T7" fmla="*/ 479 h 313"/>
                                <a:gd name="T8" fmla="+- 0 4619 4426"/>
                                <a:gd name="T9" fmla="*/ T8 w 386"/>
                                <a:gd name="T10" fmla="+- 0 479 167"/>
                                <a:gd name="T11" fmla="*/ 479 h 313"/>
                                <a:gd name="T12" fmla="+- 0 4619 4426"/>
                                <a:gd name="T13" fmla="*/ T12 w 386"/>
                                <a:gd name="T14" fmla="+- 0 479 167"/>
                                <a:gd name="T15" fmla="*/ 479 h 313"/>
                                <a:gd name="T16" fmla="+- 0 4812 4426"/>
                                <a:gd name="T17" fmla="*/ T16 w 386"/>
                                <a:gd name="T18" fmla="+- 0 339 167"/>
                                <a:gd name="T19" fmla="*/ 339 h 313"/>
                                <a:gd name="T20" fmla="+- 0 4812 4426"/>
                                <a:gd name="T21" fmla="*/ T20 w 386"/>
                                <a:gd name="T22" fmla="+- 0 317 167"/>
                                <a:gd name="T23" fmla="*/ 317 h 313"/>
                                <a:gd name="T24" fmla="+- 0 4812 4426"/>
                                <a:gd name="T25" fmla="*/ T24 w 386"/>
                                <a:gd name="T26" fmla="+- 0 328 167"/>
                                <a:gd name="T27" fmla="*/ 328 h 313"/>
                                <a:gd name="T28" fmla="+- 0 4426 4426"/>
                                <a:gd name="T29" fmla="*/ T28 w 386"/>
                                <a:gd name="T30" fmla="+- 0 328 167"/>
                                <a:gd name="T31" fmla="*/ 328 h 313"/>
                                <a:gd name="T32" fmla="+- 0 4426 4426"/>
                                <a:gd name="T33" fmla="*/ T32 w 386"/>
                                <a:gd name="T34" fmla="+- 0 339 167"/>
                                <a:gd name="T35" fmla="*/ 339 h 313"/>
                                <a:gd name="T36" fmla="+- 0 4426 4426"/>
                                <a:gd name="T37" fmla="*/ T36 w 386"/>
                                <a:gd name="T38" fmla="+- 0 317 167"/>
                                <a:gd name="T39" fmla="*/ 317 h 3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86" h="313">
                                  <a:moveTo>
                                    <a:pt x="193" y="0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193" y="312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386" y="172"/>
                                  </a:moveTo>
                                  <a:lnTo>
                                    <a:pt x="386" y="150"/>
                                  </a:lnTo>
                                  <a:moveTo>
                                    <a:pt x="386" y="161"/>
                                  </a:moveTo>
                                  <a:lnTo>
                                    <a:pt x="0" y="161"/>
                                  </a:lnTo>
                                  <a:moveTo>
                                    <a:pt x="0" y="172"/>
                                  </a:moveTo>
                                  <a:lnTo>
                                    <a:pt x="0" y="15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docshape82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926 1926"/>
                                <a:gd name="T3" fmla="*/ 1926 h 61"/>
                                <a:gd name="T4" fmla="+- 0 3334 3316"/>
                                <a:gd name="T5" fmla="*/ T4 w 61"/>
                                <a:gd name="T6" fmla="+- 0 1929 1926"/>
                                <a:gd name="T7" fmla="*/ 1929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18 3316"/>
                                <a:gd name="T13" fmla="*/ T12 w 61"/>
                                <a:gd name="T14" fmla="+- 0 1945 1926"/>
                                <a:gd name="T15" fmla="*/ 1945 h 61"/>
                                <a:gd name="T16" fmla="+- 0 3316 3316"/>
                                <a:gd name="T17" fmla="*/ T16 w 61"/>
                                <a:gd name="T18" fmla="+- 0 1957 1926"/>
                                <a:gd name="T19" fmla="*/ 1957 h 61"/>
                                <a:gd name="T20" fmla="+- 0 3318 3316"/>
                                <a:gd name="T21" fmla="*/ T20 w 61"/>
                                <a:gd name="T22" fmla="+- 0 1968 1926"/>
                                <a:gd name="T23" fmla="*/ 1968 h 61"/>
                                <a:gd name="T24" fmla="+- 0 3325 3316"/>
                                <a:gd name="T25" fmla="*/ T24 w 61"/>
                                <a:gd name="T26" fmla="+- 0 1978 1926"/>
                                <a:gd name="T27" fmla="*/ 1978 h 61"/>
                                <a:gd name="T28" fmla="+- 0 3334 3316"/>
                                <a:gd name="T29" fmla="*/ T28 w 61"/>
                                <a:gd name="T30" fmla="+- 0 1984 1926"/>
                                <a:gd name="T31" fmla="*/ 1984 h 61"/>
                                <a:gd name="T32" fmla="+- 0 3346 3316"/>
                                <a:gd name="T33" fmla="*/ T32 w 61"/>
                                <a:gd name="T34" fmla="+- 0 1987 1926"/>
                                <a:gd name="T35" fmla="*/ 1987 h 61"/>
                                <a:gd name="T36" fmla="+- 0 3358 3316"/>
                                <a:gd name="T37" fmla="*/ T36 w 61"/>
                                <a:gd name="T38" fmla="+- 0 1984 1926"/>
                                <a:gd name="T39" fmla="*/ 1984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74 3316"/>
                                <a:gd name="T45" fmla="*/ T44 w 61"/>
                                <a:gd name="T46" fmla="+- 0 1968 1926"/>
                                <a:gd name="T47" fmla="*/ 1968 h 61"/>
                                <a:gd name="T48" fmla="+- 0 3376 3316"/>
                                <a:gd name="T49" fmla="*/ T48 w 61"/>
                                <a:gd name="T50" fmla="+- 0 1957 1926"/>
                                <a:gd name="T51" fmla="*/ 1957 h 61"/>
                                <a:gd name="T52" fmla="+- 0 3374 3316"/>
                                <a:gd name="T53" fmla="*/ T52 w 61"/>
                                <a:gd name="T54" fmla="+- 0 1945 1926"/>
                                <a:gd name="T55" fmla="*/ 1945 h 61"/>
                                <a:gd name="T56" fmla="+- 0 3367 3316"/>
                                <a:gd name="T57" fmla="*/ T56 w 61"/>
                                <a:gd name="T58" fmla="+- 0 1935 1926"/>
                                <a:gd name="T59" fmla="*/ 1935 h 61"/>
                                <a:gd name="T60" fmla="+- 0 3358 3316"/>
                                <a:gd name="T61" fmla="*/ T60 w 61"/>
                                <a:gd name="T62" fmla="+- 0 1929 1926"/>
                                <a:gd name="T63" fmla="*/ 1929 h 61"/>
                                <a:gd name="T64" fmla="+- 0 3346 3316"/>
                                <a:gd name="T65" fmla="*/ T64 w 61"/>
                                <a:gd name="T66" fmla="+- 0 1926 1926"/>
                                <a:gd name="T67" fmla="*/ 19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docshape83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957 1926"/>
                                <a:gd name="T3" fmla="*/ 1957 h 61"/>
                                <a:gd name="T4" fmla="+- 0 3318 3316"/>
                                <a:gd name="T5" fmla="*/ T4 w 61"/>
                                <a:gd name="T6" fmla="+- 0 1945 1926"/>
                                <a:gd name="T7" fmla="*/ 1945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34 3316"/>
                                <a:gd name="T13" fmla="*/ T12 w 61"/>
                                <a:gd name="T14" fmla="+- 0 1929 1926"/>
                                <a:gd name="T15" fmla="*/ 1929 h 61"/>
                                <a:gd name="T16" fmla="+- 0 3346 3316"/>
                                <a:gd name="T17" fmla="*/ T16 w 61"/>
                                <a:gd name="T18" fmla="+- 0 1926 1926"/>
                                <a:gd name="T19" fmla="*/ 1926 h 61"/>
                                <a:gd name="T20" fmla="+- 0 3358 3316"/>
                                <a:gd name="T21" fmla="*/ T20 w 61"/>
                                <a:gd name="T22" fmla="+- 0 1929 1926"/>
                                <a:gd name="T23" fmla="*/ 1929 h 61"/>
                                <a:gd name="T24" fmla="+- 0 3367 3316"/>
                                <a:gd name="T25" fmla="*/ T24 w 61"/>
                                <a:gd name="T26" fmla="+- 0 1935 1926"/>
                                <a:gd name="T27" fmla="*/ 1935 h 61"/>
                                <a:gd name="T28" fmla="+- 0 3374 3316"/>
                                <a:gd name="T29" fmla="*/ T28 w 61"/>
                                <a:gd name="T30" fmla="+- 0 1945 1926"/>
                                <a:gd name="T31" fmla="*/ 1945 h 61"/>
                                <a:gd name="T32" fmla="+- 0 3376 3316"/>
                                <a:gd name="T33" fmla="*/ T32 w 61"/>
                                <a:gd name="T34" fmla="+- 0 1957 1926"/>
                                <a:gd name="T35" fmla="*/ 1957 h 61"/>
                                <a:gd name="T36" fmla="+- 0 3374 3316"/>
                                <a:gd name="T37" fmla="*/ T36 w 61"/>
                                <a:gd name="T38" fmla="+- 0 1968 1926"/>
                                <a:gd name="T39" fmla="*/ 1968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58 3316"/>
                                <a:gd name="T45" fmla="*/ T44 w 61"/>
                                <a:gd name="T46" fmla="+- 0 1984 1926"/>
                                <a:gd name="T47" fmla="*/ 1984 h 61"/>
                                <a:gd name="T48" fmla="+- 0 3346 3316"/>
                                <a:gd name="T49" fmla="*/ T48 w 61"/>
                                <a:gd name="T50" fmla="+- 0 1987 1926"/>
                                <a:gd name="T51" fmla="*/ 1987 h 61"/>
                                <a:gd name="T52" fmla="+- 0 3334 3316"/>
                                <a:gd name="T53" fmla="*/ T52 w 61"/>
                                <a:gd name="T54" fmla="+- 0 1984 1926"/>
                                <a:gd name="T55" fmla="*/ 1984 h 61"/>
                                <a:gd name="T56" fmla="+- 0 3325 3316"/>
                                <a:gd name="T57" fmla="*/ T56 w 61"/>
                                <a:gd name="T58" fmla="+- 0 1978 1926"/>
                                <a:gd name="T59" fmla="*/ 1978 h 61"/>
                                <a:gd name="T60" fmla="+- 0 3318 3316"/>
                                <a:gd name="T61" fmla="*/ T60 w 61"/>
                                <a:gd name="T62" fmla="+- 0 1968 1926"/>
                                <a:gd name="T63" fmla="*/ 1968 h 61"/>
                                <a:gd name="T64" fmla="+- 0 3316 3316"/>
                                <a:gd name="T65" fmla="*/ T64 w 61"/>
                                <a:gd name="T66" fmla="+- 0 1957 1926"/>
                                <a:gd name="T67" fmla="*/ 195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docshape84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828 1828"/>
                                <a:gd name="T3" fmla="*/ 1828 h 61"/>
                                <a:gd name="T4" fmla="+- 0 3334 3316"/>
                                <a:gd name="T5" fmla="*/ T4 w 61"/>
                                <a:gd name="T6" fmla="+- 0 1830 1828"/>
                                <a:gd name="T7" fmla="*/ 1830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18 3316"/>
                                <a:gd name="T13" fmla="*/ T12 w 61"/>
                                <a:gd name="T14" fmla="+- 0 1846 1828"/>
                                <a:gd name="T15" fmla="*/ 1846 h 61"/>
                                <a:gd name="T16" fmla="+- 0 3316 3316"/>
                                <a:gd name="T17" fmla="*/ T16 w 61"/>
                                <a:gd name="T18" fmla="+- 0 1858 1828"/>
                                <a:gd name="T19" fmla="*/ 1858 h 61"/>
                                <a:gd name="T20" fmla="+- 0 3318 3316"/>
                                <a:gd name="T21" fmla="*/ T20 w 61"/>
                                <a:gd name="T22" fmla="+- 0 1870 1828"/>
                                <a:gd name="T23" fmla="*/ 1870 h 61"/>
                                <a:gd name="T24" fmla="+- 0 3325 3316"/>
                                <a:gd name="T25" fmla="*/ T24 w 61"/>
                                <a:gd name="T26" fmla="+- 0 1879 1828"/>
                                <a:gd name="T27" fmla="*/ 1879 h 61"/>
                                <a:gd name="T28" fmla="+- 0 3334 3316"/>
                                <a:gd name="T29" fmla="*/ T28 w 61"/>
                                <a:gd name="T30" fmla="+- 0 1886 1828"/>
                                <a:gd name="T31" fmla="*/ 1886 h 61"/>
                                <a:gd name="T32" fmla="+- 0 3346 3316"/>
                                <a:gd name="T33" fmla="*/ T32 w 61"/>
                                <a:gd name="T34" fmla="+- 0 1888 1828"/>
                                <a:gd name="T35" fmla="*/ 1888 h 61"/>
                                <a:gd name="T36" fmla="+- 0 3358 3316"/>
                                <a:gd name="T37" fmla="*/ T36 w 61"/>
                                <a:gd name="T38" fmla="+- 0 1886 1828"/>
                                <a:gd name="T39" fmla="*/ 1886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74 3316"/>
                                <a:gd name="T45" fmla="*/ T44 w 61"/>
                                <a:gd name="T46" fmla="+- 0 1870 1828"/>
                                <a:gd name="T47" fmla="*/ 1870 h 61"/>
                                <a:gd name="T48" fmla="+- 0 3376 3316"/>
                                <a:gd name="T49" fmla="*/ T48 w 61"/>
                                <a:gd name="T50" fmla="+- 0 1858 1828"/>
                                <a:gd name="T51" fmla="*/ 1858 h 61"/>
                                <a:gd name="T52" fmla="+- 0 3374 3316"/>
                                <a:gd name="T53" fmla="*/ T52 w 61"/>
                                <a:gd name="T54" fmla="+- 0 1846 1828"/>
                                <a:gd name="T55" fmla="*/ 1846 h 61"/>
                                <a:gd name="T56" fmla="+- 0 3367 3316"/>
                                <a:gd name="T57" fmla="*/ T56 w 61"/>
                                <a:gd name="T58" fmla="+- 0 1837 1828"/>
                                <a:gd name="T59" fmla="*/ 1837 h 61"/>
                                <a:gd name="T60" fmla="+- 0 3358 3316"/>
                                <a:gd name="T61" fmla="*/ T60 w 61"/>
                                <a:gd name="T62" fmla="+- 0 1830 1828"/>
                                <a:gd name="T63" fmla="*/ 1830 h 61"/>
                                <a:gd name="T64" fmla="+- 0 3346 3316"/>
                                <a:gd name="T65" fmla="*/ T64 w 61"/>
                                <a:gd name="T66" fmla="+- 0 1828 1828"/>
                                <a:gd name="T67" fmla="*/ 18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docshape85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858 1828"/>
                                <a:gd name="T3" fmla="*/ 1858 h 61"/>
                                <a:gd name="T4" fmla="+- 0 3318 3316"/>
                                <a:gd name="T5" fmla="*/ T4 w 61"/>
                                <a:gd name="T6" fmla="+- 0 1846 1828"/>
                                <a:gd name="T7" fmla="*/ 1846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34 3316"/>
                                <a:gd name="T13" fmla="*/ T12 w 61"/>
                                <a:gd name="T14" fmla="+- 0 1830 1828"/>
                                <a:gd name="T15" fmla="*/ 1830 h 61"/>
                                <a:gd name="T16" fmla="+- 0 3346 3316"/>
                                <a:gd name="T17" fmla="*/ T16 w 61"/>
                                <a:gd name="T18" fmla="+- 0 1828 1828"/>
                                <a:gd name="T19" fmla="*/ 1828 h 61"/>
                                <a:gd name="T20" fmla="+- 0 3358 3316"/>
                                <a:gd name="T21" fmla="*/ T20 w 61"/>
                                <a:gd name="T22" fmla="+- 0 1830 1828"/>
                                <a:gd name="T23" fmla="*/ 1830 h 61"/>
                                <a:gd name="T24" fmla="+- 0 3367 3316"/>
                                <a:gd name="T25" fmla="*/ T24 w 61"/>
                                <a:gd name="T26" fmla="+- 0 1837 1828"/>
                                <a:gd name="T27" fmla="*/ 1837 h 61"/>
                                <a:gd name="T28" fmla="+- 0 3374 3316"/>
                                <a:gd name="T29" fmla="*/ T28 w 61"/>
                                <a:gd name="T30" fmla="+- 0 1846 1828"/>
                                <a:gd name="T31" fmla="*/ 1846 h 61"/>
                                <a:gd name="T32" fmla="+- 0 3376 3316"/>
                                <a:gd name="T33" fmla="*/ T32 w 61"/>
                                <a:gd name="T34" fmla="+- 0 1858 1828"/>
                                <a:gd name="T35" fmla="*/ 1858 h 61"/>
                                <a:gd name="T36" fmla="+- 0 3374 3316"/>
                                <a:gd name="T37" fmla="*/ T36 w 61"/>
                                <a:gd name="T38" fmla="+- 0 1870 1828"/>
                                <a:gd name="T39" fmla="*/ 1870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58 3316"/>
                                <a:gd name="T45" fmla="*/ T44 w 61"/>
                                <a:gd name="T46" fmla="+- 0 1886 1828"/>
                                <a:gd name="T47" fmla="*/ 1886 h 61"/>
                                <a:gd name="T48" fmla="+- 0 3346 3316"/>
                                <a:gd name="T49" fmla="*/ T48 w 61"/>
                                <a:gd name="T50" fmla="+- 0 1888 1828"/>
                                <a:gd name="T51" fmla="*/ 1888 h 61"/>
                                <a:gd name="T52" fmla="+- 0 3334 3316"/>
                                <a:gd name="T53" fmla="*/ T52 w 61"/>
                                <a:gd name="T54" fmla="+- 0 1886 1828"/>
                                <a:gd name="T55" fmla="*/ 1886 h 61"/>
                                <a:gd name="T56" fmla="+- 0 3325 3316"/>
                                <a:gd name="T57" fmla="*/ T56 w 61"/>
                                <a:gd name="T58" fmla="+- 0 1879 1828"/>
                                <a:gd name="T59" fmla="*/ 1879 h 61"/>
                                <a:gd name="T60" fmla="+- 0 3318 3316"/>
                                <a:gd name="T61" fmla="*/ T60 w 61"/>
                                <a:gd name="T62" fmla="+- 0 1870 1828"/>
                                <a:gd name="T63" fmla="*/ 1870 h 61"/>
                                <a:gd name="T64" fmla="+- 0 3316 3316"/>
                                <a:gd name="T65" fmla="*/ T64 w 61"/>
                                <a:gd name="T66" fmla="+- 0 1858 1828"/>
                                <a:gd name="T67" fmla="*/ 18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docshape86"/>
                          <wps:cNvSpPr>
                            <a:spLocks/>
                          </wps:cNvSpPr>
                          <wps:spPr bwMode="auto">
                            <a:xfrm>
                              <a:off x="3337" y="184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855 1847"/>
                                <a:gd name="T3" fmla="*/ 1855 h 17"/>
                                <a:gd name="T4" fmla="+- 0 3340 3338"/>
                                <a:gd name="T5" fmla="*/ T4 w 17"/>
                                <a:gd name="T6" fmla="+- 0 1849 1847"/>
                                <a:gd name="T7" fmla="*/ 1849 h 17"/>
                                <a:gd name="T8" fmla="+- 0 3346 3338"/>
                                <a:gd name="T9" fmla="*/ T8 w 17"/>
                                <a:gd name="T10" fmla="+- 0 1847 1847"/>
                                <a:gd name="T11" fmla="*/ 1847 h 17"/>
                                <a:gd name="T12" fmla="+- 0 3352 3338"/>
                                <a:gd name="T13" fmla="*/ T12 w 17"/>
                                <a:gd name="T14" fmla="+- 0 1849 1847"/>
                                <a:gd name="T15" fmla="*/ 1849 h 17"/>
                                <a:gd name="T16" fmla="+- 0 3354 3338"/>
                                <a:gd name="T17" fmla="*/ T16 w 17"/>
                                <a:gd name="T18" fmla="+- 0 1855 1847"/>
                                <a:gd name="T19" fmla="*/ 1855 h 17"/>
                                <a:gd name="T20" fmla="+- 0 3352 3338"/>
                                <a:gd name="T21" fmla="*/ T20 w 17"/>
                                <a:gd name="T22" fmla="+- 0 1861 1847"/>
                                <a:gd name="T23" fmla="*/ 1861 h 17"/>
                                <a:gd name="T24" fmla="+- 0 3346 3338"/>
                                <a:gd name="T25" fmla="*/ T24 w 17"/>
                                <a:gd name="T26" fmla="+- 0 1863 1847"/>
                                <a:gd name="T27" fmla="*/ 1863 h 17"/>
                                <a:gd name="T28" fmla="+- 0 3340 3338"/>
                                <a:gd name="T29" fmla="*/ T28 w 17"/>
                                <a:gd name="T30" fmla="+- 0 1861 1847"/>
                                <a:gd name="T31" fmla="*/ 1861 h 17"/>
                                <a:gd name="T32" fmla="+- 0 3338 3338"/>
                                <a:gd name="T33" fmla="*/ T32 w 17"/>
                                <a:gd name="T34" fmla="+- 0 1855 1847"/>
                                <a:gd name="T35" fmla="*/ 185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85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1" name="docshape87"/>
                          <wps:cNvSpPr>
                            <a:spLocks/>
                          </wps:cNvSpPr>
                          <wps:spPr bwMode="auto">
                            <a:xfrm>
                              <a:off x="3337" y="1753"/>
                              <a:ext cx="17" cy="316"/>
                            </a:xfrm>
                            <a:custGeom>
                              <a:avLst/>
                              <a:gdLst>
                                <a:gd name="T0" fmla="+- 0 3354 3338"/>
                                <a:gd name="T1" fmla="*/ T0 w 17"/>
                                <a:gd name="T2" fmla="+- 0 2061 1753"/>
                                <a:gd name="T3" fmla="*/ 2061 h 316"/>
                                <a:gd name="T4" fmla="+- 0 3352 3338"/>
                                <a:gd name="T5" fmla="*/ T4 w 17"/>
                                <a:gd name="T6" fmla="+- 0 2055 1753"/>
                                <a:gd name="T7" fmla="*/ 2055 h 316"/>
                                <a:gd name="T8" fmla="+- 0 3346 3338"/>
                                <a:gd name="T9" fmla="*/ T8 w 17"/>
                                <a:gd name="T10" fmla="+- 0 2053 1753"/>
                                <a:gd name="T11" fmla="*/ 2053 h 316"/>
                                <a:gd name="T12" fmla="+- 0 3340 3338"/>
                                <a:gd name="T13" fmla="*/ T12 w 17"/>
                                <a:gd name="T14" fmla="+- 0 2055 1753"/>
                                <a:gd name="T15" fmla="*/ 2055 h 316"/>
                                <a:gd name="T16" fmla="+- 0 3338 3338"/>
                                <a:gd name="T17" fmla="*/ T16 w 17"/>
                                <a:gd name="T18" fmla="+- 0 2061 1753"/>
                                <a:gd name="T19" fmla="*/ 2061 h 316"/>
                                <a:gd name="T20" fmla="+- 0 3340 3338"/>
                                <a:gd name="T21" fmla="*/ T20 w 17"/>
                                <a:gd name="T22" fmla="+- 0 2067 1753"/>
                                <a:gd name="T23" fmla="*/ 2067 h 316"/>
                                <a:gd name="T24" fmla="+- 0 3346 3338"/>
                                <a:gd name="T25" fmla="*/ T24 w 17"/>
                                <a:gd name="T26" fmla="+- 0 2069 1753"/>
                                <a:gd name="T27" fmla="*/ 2069 h 316"/>
                                <a:gd name="T28" fmla="+- 0 3352 3338"/>
                                <a:gd name="T29" fmla="*/ T28 w 17"/>
                                <a:gd name="T30" fmla="+- 0 2067 1753"/>
                                <a:gd name="T31" fmla="*/ 2067 h 316"/>
                                <a:gd name="T32" fmla="+- 0 3354 3338"/>
                                <a:gd name="T33" fmla="*/ T32 w 17"/>
                                <a:gd name="T34" fmla="+- 0 2061 1753"/>
                                <a:gd name="T35" fmla="*/ 2061 h 316"/>
                                <a:gd name="T36" fmla="+- 0 3354 3338"/>
                                <a:gd name="T37" fmla="*/ T36 w 17"/>
                                <a:gd name="T38" fmla="+- 0 1762 1753"/>
                                <a:gd name="T39" fmla="*/ 1762 h 316"/>
                                <a:gd name="T40" fmla="+- 0 3352 3338"/>
                                <a:gd name="T41" fmla="*/ T40 w 17"/>
                                <a:gd name="T42" fmla="+- 0 1756 1753"/>
                                <a:gd name="T43" fmla="*/ 1756 h 316"/>
                                <a:gd name="T44" fmla="+- 0 3346 3338"/>
                                <a:gd name="T45" fmla="*/ T44 w 17"/>
                                <a:gd name="T46" fmla="+- 0 1753 1753"/>
                                <a:gd name="T47" fmla="*/ 1753 h 316"/>
                                <a:gd name="T48" fmla="+- 0 3340 3338"/>
                                <a:gd name="T49" fmla="*/ T48 w 17"/>
                                <a:gd name="T50" fmla="+- 0 1756 1753"/>
                                <a:gd name="T51" fmla="*/ 1756 h 316"/>
                                <a:gd name="T52" fmla="+- 0 3338 3338"/>
                                <a:gd name="T53" fmla="*/ T52 w 17"/>
                                <a:gd name="T54" fmla="+- 0 1762 1753"/>
                                <a:gd name="T55" fmla="*/ 1762 h 316"/>
                                <a:gd name="T56" fmla="+- 0 3340 3338"/>
                                <a:gd name="T57" fmla="*/ T56 w 17"/>
                                <a:gd name="T58" fmla="+- 0 1767 1753"/>
                                <a:gd name="T59" fmla="*/ 1767 h 316"/>
                                <a:gd name="T60" fmla="+- 0 3346 3338"/>
                                <a:gd name="T61" fmla="*/ T60 w 17"/>
                                <a:gd name="T62" fmla="+- 0 1770 1753"/>
                                <a:gd name="T63" fmla="*/ 1770 h 316"/>
                                <a:gd name="T64" fmla="+- 0 3352 3338"/>
                                <a:gd name="T65" fmla="*/ T64 w 17"/>
                                <a:gd name="T66" fmla="+- 0 1767 1753"/>
                                <a:gd name="T67" fmla="*/ 1767 h 316"/>
                                <a:gd name="T68" fmla="+- 0 3354 3338"/>
                                <a:gd name="T69" fmla="*/ T68 w 17"/>
                                <a:gd name="T70" fmla="+- 0 1762 1753"/>
                                <a:gd name="T71" fmla="*/ 1762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16">
                                  <a:moveTo>
                                    <a:pt x="16" y="308"/>
                                  </a:moveTo>
                                  <a:lnTo>
                                    <a:pt x="14" y="302"/>
                                  </a:lnTo>
                                  <a:lnTo>
                                    <a:pt x="8" y="30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14" y="314"/>
                                  </a:lnTo>
                                  <a:lnTo>
                                    <a:pt x="16" y="308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762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3" name="docshape88"/>
                          <wps:cNvSpPr>
                            <a:spLocks/>
                          </wps:cNvSpPr>
                          <wps:spPr bwMode="auto">
                            <a:xfrm>
                              <a:off x="3337" y="19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945 1936"/>
                                <a:gd name="T3" fmla="*/ 1945 h 17"/>
                                <a:gd name="T4" fmla="+- 0 3340 3338"/>
                                <a:gd name="T5" fmla="*/ T4 w 17"/>
                                <a:gd name="T6" fmla="+- 0 1939 1936"/>
                                <a:gd name="T7" fmla="*/ 1939 h 17"/>
                                <a:gd name="T8" fmla="+- 0 3346 3338"/>
                                <a:gd name="T9" fmla="*/ T8 w 17"/>
                                <a:gd name="T10" fmla="+- 0 1936 1936"/>
                                <a:gd name="T11" fmla="*/ 1936 h 17"/>
                                <a:gd name="T12" fmla="+- 0 3352 3338"/>
                                <a:gd name="T13" fmla="*/ T12 w 17"/>
                                <a:gd name="T14" fmla="+- 0 1939 1936"/>
                                <a:gd name="T15" fmla="*/ 1939 h 17"/>
                                <a:gd name="T16" fmla="+- 0 3354 3338"/>
                                <a:gd name="T17" fmla="*/ T16 w 17"/>
                                <a:gd name="T18" fmla="+- 0 1945 1936"/>
                                <a:gd name="T19" fmla="*/ 1945 h 17"/>
                                <a:gd name="T20" fmla="+- 0 3352 3338"/>
                                <a:gd name="T21" fmla="*/ T20 w 17"/>
                                <a:gd name="T22" fmla="+- 0 1951 1936"/>
                                <a:gd name="T23" fmla="*/ 1951 h 17"/>
                                <a:gd name="T24" fmla="+- 0 3346 3338"/>
                                <a:gd name="T25" fmla="*/ T24 w 17"/>
                                <a:gd name="T26" fmla="+- 0 1953 1936"/>
                                <a:gd name="T27" fmla="*/ 1953 h 17"/>
                                <a:gd name="T28" fmla="+- 0 3340 3338"/>
                                <a:gd name="T29" fmla="*/ T28 w 17"/>
                                <a:gd name="T30" fmla="+- 0 1951 1936"/>
                                <a:gd name="T31" fmla="*/ 1951 h 17"/>
                                <a:gd name="T32" fmla="+- 0 3338 3338"/>
                                <a:gd name="T33" fmla="*/ T32 w 17"/>
                                <a:gd name="T34" fmla="+- 0 1945 1936"/>
                                <a:gd name="T35" fmla="*/ 19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docshape89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558 1558"/>
                                <a:gd name="T3" fmla="*/ 1558 h 61"/>
                                <a:gd name="T4" fmla="+- 0 3334 3316"/>
                                <a:gd name="T5" fmla="*/ T4 w 61"/>
                                <a:gd name="T6" fmla="+- 0 1560 1558"/>
                                <a:gd name="T7" fmla="*/ 1560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18 3316"/>
                                <a:gd name="T13" fmla="*/ T12 w 61"/>
                                <a:gd name="T14" fmla="+- 0 1576 1558"/>
                                <a:gd name="T15" fmla="*/ 1576 h 61"/>
                                <a:gd name="T16" fmla="+- 0 3316 3316"/>
                                <a:gd name="T17" fmla="*/ T16 w 61"/>
                                <a:gd name="T18" fmla="+- 0 1588 1558"/>
                                <a:gd name="T19" fmla="*/ 1588 h 61"/>
                                <a:gd name="T20" fmla="+- 0 3318 3316"/>
                                <a:gd name="T21" fmla="*/ T20 w 61"/>
                                <a:gd name="T22" fmla="+- 0 1600 1558"/>
                                <a:gd name="T23" fmla="*/ 1600 h 61"/>
                                <a:gd name="T24" fmla="+- 0 3325 3316"/>
                                <a:gd name="T25" fmla="*/ T24 w 61"/>
                                <a:gd name="T26" fmla="+- 0 1609 1558"/>
                                <a:gd name="T27" fmla="*/ 1609 h 61"/>
                                <a:gd name="T28" fmla="+- 0 3334 3316"/>
                                <a:gd name="T29" fmla="*/ T28 w 61"/>
                                <a:gd name="T30" fmla="+- 0 1616 1558"/>
                                <a:gd name="T31" fmla="*/ 1616 h 61"/>
                                <a:gd name="T32" fmla="+- 0 3346 3316"/>
                                <a:gd name="T33" fmla="*/ T32 w 61"/>
                                <a:gd name="T34" fmla="+- 0 1618 1558"/>
                                <a:gd name="T35" fmla="*/ 1618 h 61"/>
                                <a:gd name="T36" fmla="+- 0 3358 3316"/>
                                <a:gd name="T37" fmla="*/ T36 w 61"/>
                                <a:gd name="T38" fmla="+- 0 1616 1558"/>
                                <a:gd name="T39" fmla="*/ 1616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74 3316"/>
                                <a:gd name="T45" fmla="*/ T44 w 61"/>
                                <a:gd name="T46" fmla="+- 0 1600 1558"/>
                                <a:gd name="T47" fmla="*/ 1600 h 61"/>
                                <a:gd name="T48" fmla="+- 0 3376 3316"/>
                                <a:gd name="T49" fmla="*/ T48 w 61"/>
                                <a:gd name="T50" fmla="+- 0 1588 1558"/>
                                <a:gd name="T51" fmla="*/ 1588 h 61"/>
                                <a:gd name="T52" fmla="+- 0 3374 3316"/>
                                <a:gd name="T53" fmla="*/ T52 w 61"/>
                                <a:gd name="T54" fmla="+- 0 1576 1558"/>
                                <a:gd name="T55" fmla="*/ 1576 h 61"/>
                                <a:gd name="T56" fmla="+- 0 3367 3316"/>
                                <a:gd name="T57" fmla="*/ T56 w 61"/>
                                <a:gd name="T58" fmla="+- 0 1567 1558"/>
                                <a:gd name="T59" fmla="*/ 1567 h 61"/>
                                <a:gd name="T60" fmla="+- 0 3358 3316"/>
                                <a:gd name="T61" fmla="*/ T60 w 61"/>
                                <a:gd name="T62" fmla="+- 0 1560 1558"/>
                                <a:gd name="T63" fmla="*/ 1560 h 61"/>
                                <a:gd name="T64" fmla="+- 0 3346 3316"/>
                                <a:gd name="T65" fmla="*/ T64 w 61"/>
                                <a:gd name="T66" fmla="+- 0 1558 1558"/>
                                <a:gd name="T67" fmla="*/ 15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docshape90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588 1558"/>
                                <a:gd name="T3" fmla="*/ 1588 h 61"/>
                                <a:gd name="T4" fmla="+- 0 3318 3316"/>
                                <a:gd name="T5" fmla="*/ T4 w 61"/>
                                <a:gd name="T6" fmla="+- 0 1576 1558"/>
                                <a:gd name="T7" fmla="*/ 1576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34 3316"/>
                                <a:gd name="T13" fmla="*/ T12 w 61"/>
                                <a:gd name="T14" fmla="+- 0 1560 1558"/>
                                <a:gd name="T15" fmla="*/ 1560 h 61"/>
                                <a:gd name="T16" fmla="+- 0 3346 3316"/>
                                <a:gd name="T17" fmla="*/ T16 w 61"/>
                                <a:gd name="T18" fmla="+- 0 1558 1558"/>
                                <a:gd name="T19" fmla="*/ 1558 h 61"/>
                                <a:gd name="T20" fmla="+- 0 3358 3316"/>
                                <a:gd name="T21" fmla="*/ T20 w 61"/>
                                <a:gd name="T22" fmla="+- 0 1560 1558"/>
                                <a:gd name="T23" fmla="*/ 1560 h 61"/>
                                <a:gd name="T24" fmla="+- 0 3367 3316"/>
                                <a:gd name="T25" fmla="*/ T24 w 61"/>
                                <a:gd name="T26" fmla="+- 0 1567 1558"/>
                                <a:gd name="T27" fmla="*/ 1567 h 61"/>
                                <a:gd name="T28" fmla="+- 0 3374 3316"/>
                                <a:gd name="T29" fmla="*/ T28 w 61"/>
                                <a:gd name="T30" fmla="+- 0 1576 1558"/>
                                <a:gd name="T31" fmla="*/ 1576 h 61"/>
                                <a:gd name="T32" fmla="+- 0 3376 3316"/>
                                <a:gd name="T33" fmla="*/ T32 w 61"/>
                                <a:gd name="T34" fmla="+- 0 1588 1558"/>
                                <a:gd name="T35" fmla="*/ 1588 h 61"/>
                                <a:gd name="T36" fmla="+- 0 3374 3316"/>
                                <a:gd name="T37" fmla="*/ T36 w 61"/>
                                <a:gd name="T38" fmla="+- 0 1600 1558"/>
                                <a:gd name="T39" fmla="*/ 1600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58 3316"/>
                                <a:gd name="T45" fmla="*/ T44 w 61"/>
                                <a:gd name="T46" fmla="+- 0 1616 1558"/>
                                <a:gd name="T47" fmla="*/ 1616 h 61"/>
                                <a:gd name="T48" fmla="+- 0 3346 3316"/>
                                <a:gd name="T49" fmla="*/ T48 w 61"/>
                                <a:gd name="T50" fmla="+- 0 1618 1558"/>
                                <a:gd name="T51" fmla="*/ 1618 h 61"/>
                                <a:gd name="T52" fmla="+- 0 3334 3316"/>
                                <a:gd name="T53" fmla="*/ T52 w 61"/>
                                <a:gd name="T54" fmla="+- 0 1616 1558"/>
                                <a:gd name="T55" fmla="*/ 1616 h 61"/>
                                <a:gd name="T56" fmla="+- 0 3325 3316"/>
                                <a:gd name="T57" fmla="*/ T56 w 61"/>
                                <a:gd name="T58" fmla="+- 0 1609 1558"/>
                                <a:gd name="T59" fmla="*/ 1609 h 61"/>
                                <a:gd name="T60" fmla="+- 0 3318 3316"/>
                                <a:gd name="T61" fmla="*/ T60 w 61"/>
                                <a:gd name="T62" fmla="+- 0 1600 1558"/>
                                <a:gd name="T63" fmla="*/ 1600 h 61"/>
                                <a:gd name="T64" fmla="+- 0 3316 3316"/>
                                <a:gd name="T65" fmla="*/ T64 w 61"/>
                                <a:gd name="T66" fmla="+- 0 1588 1558"/>
                                <a:gd name="T67" fmla="*/ 158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docshape91"/>
                          <wps:cNvSpPr>
                            <a:spLocks/>
                          </wps:cNvSpPr>
                          <wps:spPr bwMode="auto">
                            <a:xfrm>
                              <a:off x="3337" y="1464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473 1465"/>
                                <a:gd name="T3" fmla="*/ 1473 h 17"/>
                                <a:gd name="T4" fmla="+- 0 3340 3338"/>
                                <a:gd name="T5" fmla="*/ T4 w 17"/>
                                <a:gd name="T6" fmla="+- 0 1467 1465"/>
                                <a:gd name="T7" fmla="*/ 1467 h 17"/>
                                <a:gd name="T8" fmla="+- 0 3346 3338"/>
                                <a:gd name="T9" fmla="*/ T8 w 17"/>
                                <a:gd name="T10" fmla="+- 0 1465 1465"/>
                                <a:gd name="T11" fmla="*/ 1465 h 17"/>
                                <a:gd name="T12" fmla="+- 0 3352 3338"/>
                                <a:gd name="T13" fmla="*/ T12 w 17"/>
                                <a:gd name="T14" fmla="+- 0 1467 1465"/>
                                <a:gd name="T15" fmla="*/ 1467 h 17"/>
                                <a:gd name="T16" fmla="+- 0 3354 3338"/>
                                <a:gd name="T17" fmla="*/ T16 w 17"/>
                                <a:gd name="T18" fmla="+- 0 1473 1465"/>
                                <a:gd name="T19" fmla="*/ 1473 h 17"/>
                                <a:gd name="T20" fmla="+- 0 3352 3338"/>
                                <a:gd name="T21" fmla="*/ T20 w 17"/>
                                <a:gd name="T22" fmla="+- 0 1479 1465"/>
                                <a:gd name="T23" fmla="*/ 1479 h 17"/>
                                <a:gd name="T24" fmla="+- 0 3346 3338"/>
                                <a:gd name="T25" fmla="*/ T24 w 17"/>
                                <a:gd name="T26" fmla="+- 0 1481 1465"/>
                                <a:gd name="T27" fmla="*/ 1481 h 17"/>
                                <a:gd name="T28" fmla="+- 0 3340 3338"/>
                                <a:gd name="T29" fmla="*/ T28 w 17"/>
                                <a:gd name="T30" fmla="+- 0 1479 1465"/>
                                <a:gd name="T31" fmla="*/ 1479 h 17"/>
                                <a:gd name="T32" fmla="+- 0 3338 3338"/>
                                <a:gd name="T33" fmla="*/ T32 w 17"/>
                                <a:gd name="T34" fmla="+- 0 1473 1465"/>
                                <a:gd name="T35" fmla="*/ 14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473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docshape92"/>
                          <wps:cNvSpPr>
                            <a:spLocks/>
                          </wps:cNvSpPr>
                          <wps:spPr bwMode="auto">
                            <a:xfrm>
                              <a:off x="3337" y="16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696 1688"/>
                                <a:gd name="T3" fmla="*/ 1696 h 17"/>
                                <a:gd name="T4" fmla="+- 0 3340 3338"/>
                                <a:gd name="T5" fmla="*/ T4 w 17"/>
                                <a:gd name="T6" fmla="+- 0 1691 1688"/>
                                <a:gd name="T7" fmla="*/ 1691 h 17"/>
                                <a:gd name="T8" fmla="+- 0 3346 3338"/>
                                <a:gd name="T9" fmla="*/ T8 w 17"/>
                                <a:gd name="T10" fmla="+- 0 1688 1688"/>
                                <a:gd name="T11" fmla="*/ 1688 h 17"/>
                                <a:gd name="T12" fmla="+- 0 3352 3338"/>
                                <a:gd name="T13" fmla="*/ T12 w 17"/>
                                <a:gd name="T14" fmla="+- 0 1691 1688"/>
                                <a:gd name="T15" fmla="*/ 1691 h 17"/>
                                <a:gd name="T16" fmla="+- 0 3354 3338"/>
                                <a:gd name="T17" fmla="*/ T16 w 17"/>
                                <a:gd name="T18" fmla="+- 0 1696 1688"/>
                                <a:gd name="T19" fmla="*/ 1696 h 17"/>
                                <a:gd name="T20" fmla="+- 0 3352 3338"/>
                                <a:gd name="T21" fmla="*/ T20 w 17"/>
                                <a:gd name="T22" fmla="+- 0 1702 1688"/>
                                <a:gd name="T23" fmla="*/ 1702 h 17"/>
                                <a:gd name="T24" fmla="+- 0 3346 3338"/>
                                <a:gd name="T25" fmla="*/ T24 w 17"/>
                                <a:gd name="T26" fmla="+- 0 1705 1688"/>
                                <a:gd name="T27" fmla="*/ 1705 h 17"/>
                                <a:gd name="T28" fmla="+- 0 3340 3338"/>
                                <a:gd name="T29" fmla="*/ T28 w 17"/>
                                <a:gd name="T30" fmla="+- 0 1702 1688"/>
                                <a:gd name="T31" fmla="*/ 1702 h 17"/>
                                <a:gd name="T32" fmla="+- 0 3338 3338"/>
                                <a:gd name="T33" fmla="*/ T32 w 17"/>
                                <a:gd name="T34" fmla="+- 0 1696 1688"/>
                                <a:gd name="T35" fmla="*/ 16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docshape93"/>
                          <wps:cNvSpPr>
                            <a:spLocks/>
                          </wps:cNvSpPr>
                          <wps:spPr bwMode="auto">
                            <a:xfrm>
                              <a:off x="3191" y="1576"/>
                              <a:ext cx="324" cy="391"/>
                            </a:xfrm>
                            <a:custGeom>
                              <a:avLst/>
                              <a:gdLst>
                                <a:gd name="T0" fmla="+- 0 3515 3192"/>
                                <a:gd name="T1" fmla="*/ T0 w 324"/>
                                <a:gd name="T2" fmla="+- 0 1967 1577"/>
                                <a:gd name="T3" fmla="*/ 1967 h 391"/>
                                <a:gd name="T4" fmla="+- 0 3515 3192"/>
                                <a:gd name="T5" fmla="*/ T4 w 324"/>
                                <a:gd name="T6" fmla="+- 0 1945 1577"/>
                                <a:gd name="T7" fmla="*/ 1945 h 391"/>
                                <a:gd name="T8" fmla="+- 0 3515 3192"/>
                                <a:gd name="T9" fmla="*/ T8 w 324"/>
                                <a:gd name="T10" fmla="+- 0 1957 1577"/>
                                <a:gd name="T11" fmla="*/ 1957 h 391"/>
                                <a:gd name="T12" fmla="+- 0 3192 3192"/>
                                <a:gd name="T13" fmla="*/ T12 w 324"/>
                                <a:gd name="T14" fmla="+- 0 1957 1577"/>
                                <a:gd name="T15" fmla="*/ 1957 h 391"/>
                                <a:gd name="T16" fmla="+- 0 3192 3192"/>
                                <a:gd name="T17" fmla="*/ T16 w 324"/>
                                <a:gd name="T18" fmla="+- 0 1967 1577"/>
                                <a:gd name="T19" fmla="*/ 1967 h 391"/>
                                <a:gd name="T20" fmla="+- 0 3192 3192"/>
                                <a:gd name="T21" fmla="*/ T20 w 324"/>
                                <a:gd name="T22" fmla="+- 0 1945 1577"/>
                                <a:gd name="T23" fmla="*/ 1945 h 391"/>
                                <a:gd name="T24" fmla="+- 0 3515 3192"/>
                                <a:gd name="T25" fmla="*/ T24 w 324"/>
                                <a:gd name="T26" fmla="+- 0 1869 1577"/>
                                <a:gd name="T27" fmla="*/ 1869 h 391"/>
                                <a:gd name="T28" fmla="+- 0 3515 3192"/>
                                <a:gd name="T29" fmla="*/ T28 w 324"/>
                                <a:gd name="T30" fmla="+- 0 1847 1577"/>
                                <a:gd name="T31" fmla="*/ 1847 h 391"/>
                                <a:gd name="T32" fmla="+- 0 3515 3192"/>
                                <a:gd name="T33" fmla="*/ T32 w 324"/>
                                <a:gd name="T34" fmla="+- 0 1858 1577"/>
                                <a:gd name="T35" fmla="*/ 1858 h 391"/>
                                <a:gd name="T36" fmla="+- 0 3192 3192"/>
                                <a:gd name="T37" fmla="*/ T36 w 324"/>
                                <a:gd name="T38" fmla="+- 0 1858 1577"/>
                                <a:gd name="T39" fmla="*/ 1858 h 391"/>
                                <a:gd name="T40" fmla="+- 0 3192 3192"/>
                                <a:gd name="T41" fmla="*/ T40 w 324"/>
                                <a:gd name="T42" fmla="+- 0 1869 1577"/>
                                <a:gd name="T43" fmla="*/ 1869 h 391"/>
                                <a:gd name="T44" fmla="+- 0 3192 3192"/>
                                <a:gd name="T45" fmla="*/ T44 w 324"/>
                                <a:gd name="T46" fmla="+- 0 1847 1577"/>
                                <a:gd name="T47" fmla="*/ 1847 h 391"/>
                                <a:gd name="T48" fmla="+- 0 3515 3192"/>
                                <a:gd name="T49" fmla="*/ T48 w 324"/>
                                <a:gd name="T50" fmla="+- 0 1599 1577"/>
                                <a:gd name="T51" fmla="*/ 1599 h 391"/>
                                <a:gd name="T52" fmla="+- 0 3515 3192"/>
                                <a:gd name="T53" fmla="*/ T52 w 324"/>
                                <a:gd name="T54" fmla="+- 0 1577 1577"/>
                                <a:gd name="T55" fmla="*/ 1577 h 391"/>
                                <a:gd name="T56" fmla="+- 0 3515 3192"/>
                                <a:gd name="T57" fmla="*/ T56 w 324"/>
                                <a:gd name="T58" fmla="+- 0 1588 1577"/>
                                <a:gd name="T59" fmla="*/ 1588 h 391"/>
                                <a:gd name="T60" fmla="+- 0 3192 3192"/>
                                <a:gd name="T61" fmla="*/ T60 w 324"/>
                                <a:gd name="T62" fmla="+- 0 1588 1577"/>
                                <a:gd name="T63" fmla="*/ 1588 h 391"/>
                                <a:gd name="T64" fmla="+- 0 3192 3192"/>
                                <a:gd name="T65" fmla="*/ T64 w 324"/>
                                <a:gd name="T66" fmla="+- 0 1599 1577"/>
                                <a:gd name="T67" fmla="*/ 1599 h 391"/>
                                <a:gd name="T68" fmla="+- 0 3192 3192"/>
                                <a:gd name="T69" fmla="*/ T68 w 324"/>
                                <a:gd name="T70" fmla="+- 0 1577 1577"/>
                                <a:gd name="T71" fmla="*/ 1577 h 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24" h="391">
                                  <a:moveTo>
                                    <a:pt x="323" y="390"/>
                                  </a:moveTo>
                                  <a:lnTo>
                                    <a:pt x="323" y="368"/>
                                  </a:lnTo>
                                  <a:moveTo>
                                    <a:pt x="323" y="380"/>
                                  </a:moveTo>
                                  <a:lnTo>
                                    <a:pt x="0" y="380"/>
                                  </a:lnTo>
                                  <a:moveTo>
                                    <a:pt x="0" y="390"/>
                                  </a:moveTo>
                                  <a:lnTo>
                                    <a:pt x="0" y="368"/>
                                  </a:lnTo>
                                  <a:moveTo>
                                    <a:pt x="323" y="292"/>
                                  </a:moveTo>
                                  <a:lnTo>
                                    <a:pt x="323" y="270"/>
                                  </a:lnTo>
                                  <a:moveTo>
                                    <a:pt x="323" y="281"/>
                                  </a:moveTo>
                                  <a:lnTo>
                                    <a:pt x="0" y="281"/>
                                  </a:lnTo>
                                  <a:moveTo>
                                    <a:pt x="0" y="292"/>
                                  </a:moveTo>
                                  <a:lnTo>
                                    <a:pt x="0" y="270"/>
                                  </a:lnTo>
                                  <a:moveTo>
                                    <a:pt x="323" y="22"/>
                                  </a:moveTo>
                                  <a:lnTo>
                                    <a:pt x="323" y="0"/>
                                  </a:lnTo>
                                  <a:moveTo>
                                    <a:pt x="323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docshape94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138 2138"/>
                                <a:gd name="T3" fmla="*/ 2138 h 61"/>
                                <a:gd name="T4" fmla="+- 0 3039 3021"/>
                                <a:gd name="T5" fmla="*/ T4 w 61"/>
                                <a:gd name="T6" fmla="+- 0 2140 2138"/>
                                <a:gd name="T7" fmla="*/ 2140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23 3021"/>
                                <a:gd name="T13" fmla="*/ T12 w 61"/>
                                <a:gd name="T14" fmla="+- 0 2156 2138"/>
                                <a:gd name="T15" fmla="*/ 2156 h 61"/>
                                <a:gd name="T16" fmla="+- 0 3021 3021"/>
                                <a:gd name="T17" fmla="*/ T16 w 61"/>
                                <a:gd name="T18" fmla="+- 0 2168 2138"/>
                                <a:gd name="T19" fmla="*/ 2168 h 61"/>
                                <a:gd name="T20" fmla="+- 0 3023 3021"/>
                                <a:gd name="T21" fmla="*/ T20 w 61"/>
                                <a:gd name="T22" fmla="+- 0 2179 2138"/>
                                <a:gd name="T23" fmla="*/ 2179 h 61"/>
                                <a:gd name="T24" fmla="+- 0 3030 3021"/>
                                <a:gd name="T25" fmla="*/ T24 w 61"/>
                                <a:gd name="T26" fmla="+- 0 2189 2138"/>
                                <a:gd name="T27" fmla="*/ 2189 h 61"/>
                                <a:gd name="T28" fmla="+- 0 3039 3021"/>
                                <a:gd name="T29" fmla="*/ T28 w 61"/>
                                <a:gd name="T30" fmla="+- 0 2195 2138"/>
                                <a:gd name="T31" fmla="*/ 2195 h 61"/>
                                <a:gd name="T32" fmla="+- 0 3051 3021"/>
                                <a:gd name="T33" fmla="*/ T32 w 61"/>
                                <a:gd name="T34" fmla="+- 0 2198 2138"/>
                                <a:gd name="T35" fmla="*/ 2198 h 61"/>
                                <a:gd name="T36" fmla="+- 0 3063 3021"/>
                                <a:gd name="T37" fmla="*/ T36 w 61"/>
                                <a:gd name="T38" fmla="+- 0 2195 2138"/>
                                <a:gd name="T39" fmla="*/ 2195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79 3021"/>
                                <a:gd name="T45" fmla="*/ T44 w 61"/>
                                <a:gd name="T46" fmla="+- 0 2179 2138"/>
                                <a:gd name="T47" fmla="*/ 2179 h 61"/>
                                <a:gd name="T48" fmla="+- 0 3081 3021"/>
                                <a:gd name="T49" fmla="*/ T48 w 61"/>
                                <a:gd name="T50" fmla="+- 0 2168 2138"/>
                                <a:gd name="T51" fmla="*/ 2168 h 61"/>
                                <a:gd name="T52" fmla="+- 0 3079 3021"/>
                                <a:gd name="T53" fmla="*/ T52 w 61"/>
                                <a:gd name="T54" fmla="+- 0 2156 2138"/>
                                <a:gd name="T55" fmla="*/ 2156 h 61"/>
                                <a:gd name="T56" fmla="+- 0 3072 3021"/>
                                <a:gd name="T57" fmla="*/ T56 w 61"/>
                                <a:gd name="T58" fmla="+- 0 2146 2138"/>
                                <a:gd name="T59" fmla="*/ 2146 h 61"/>
                                <a:gd name="T60" fmla="+- 0 3063 3021"/>
                                <a:gd name="T61" fmla="*/ T60 w 61"/>
                                <a:gd name="T62" fmla="+- 0 2140 2138"/>
                                <a:gd name="T63" fmla="*/ 2140 h 61"/>
                                <a:gd name="T64" fmla="+- 0 3051 3021"/>
                                <a:gd name="T65" fmla="*/ T64 w 61"/>
                                <a:gd name="T66" fmla="+- 0 2138 2138"/>
                                <a:gd name="T67" fmla="*/ 21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docshape95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168 2138"/>
                                <a:gd name="T3" fmla="*/ 2168 h 61"/>
                                <a:gd name="T4" fmla="+- 0 3023 3021"/>
                                <a:gd name="T5" fmla="*/ T4 w 61"/>
                                <a:gd name="T6" fmla="+- 0 2156 2138"/>
                                <a:gd name="T7" fmla="*/ 2156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39 3021"/>
                                <a:gd name="T13" fmla="*/ T12 w 61"/>
                                <a:gd name="T14" fmla="+- 0 2140 2138"/>
                                <a:gd name="T15" fmla="*/ 2140 h 61"/>
                                <a:gd name="T16" fmla="+- 0 3051 3021"/>
                                <a:gd name="T17" fmla="*/ T16 w 61"/>
                                <a:gd name="T18" fmla="+- 0 2138 2138"/>
                                <a:gd name="T19" fmla="*/ 2138 h 61"/>
                                <a:gd name="T20" fmla="+- 0 3063 3021"/>
                                <a:gd name="T21" fmla="*/ T20 w 61"/>
                                <a:gd name="T22" fmla="+- 0 2140 2138"/>
                                <a:gd name="T23" fmla="*/ 2140 h 61"/>
                                <a:gd name="T24" fmla="+- 0 3072 3021"/>
                                <a:gd name="T25" fmla="*/ T24 w 61"/>
                                <a:gd name="T26" fmla="+- 0 2146 2138"/>
                                <a:gd name="T27" fmla="*/ 2146 h 61"/>
                                <a:gd name="T28" fmla="+- 0 3079 3021"/>
                                <a:gd name="T29" fmla="*/ T28 w 61"/>
                                <a:gd name="T30" fmla="+- 0 2156 2138"/>
                                <a:gd name="T31" fmla="*/ 2156 h 61"/>
                                <a:gd name="T32" fmla="+- 0 3081 3021"/>
                                <a:gd name="T33" fmla="*/ T32 w 61"/>
                                <a:gd name="T34" fmla="+- 0 2168 2138"/>
                                <a:gd name="T35" fmla="*/ 2168 h 61"/>
                                <a:gd name="T36" fmla="+- 0 3079 3021"/>
                                <a:gd name="T37" fmla="*/ T36 w 61"/>
                                <a:gd name="T38" fmla="+- 0 2179 2138"/>
                                <a:gd name="T39" fmla="*/ 2179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63 3021"/>
                                <a:gd name="T45" fmla="*/ T44 w 61"/>
                                <a:gd name="T46" fmla="+- 0 2195 2138"/>
                                <a:gd name="T47" fmla="*/ 2195 h 61"/>
                                <a:gd name="T48" fmla="+- 0 3051 3021"/>
                                <a:gd name="T49" fmla="*/ T48 w 61"/>
                                <a:gd name="T50" fmla="+- 0 2198 2138"/>
                                <a:gd name="T51" fmla="*/ 2198 h 61"/>
                                <a:gd name="T52" fmla="+- 0 3039 3021"/>
                                <a:gd name="T53" fmla="*/ T52 w 61"/>
                                <a:gd name="T54" fmla="+- 0 2195 2138"/>
                                <a:gd name="T55" fmla="*/ 2195 h 61"/>
                                <a:gd name="T56" fmla="+- 0 3030 3021"/>
                                <a:gd name="T57" fmla="*/ T56 w 61"/>
                                <a:gd name="T58" fmla="+- 0 2189 2138"/>
                                <a:gd name="T59" fmla="*/ 2189 h 61"/>
                                <a:gd name="T60" fmla="+- 0 3023 3021"/>
                                <a:gd name="T61" fmla="*/ T60 w 61"/>
                                <a:gd name="T62" fmla="+- 0 2179 2138"/>
                                <a:gd name="T63" fmla="*/ 2179 h 61"/>
                                <a:gd name="T64" fmla="+- 0 3021 3021"/>
                                <a:gd name="T65" fmla="*/ T64 w 61"/>
                                <a:gd name="T66" fmla="+- 0 2168 2138"/>
                                <a:gd name="T67" fmla="*/ 21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docshape96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045 2045"/>
                                <a:gd name="T3" fmla="*/ 2045 h 61"/>
                                <a:gd name="T4" fmla="+- 0 3039 3021"/>
                                <a:gd name="T5" fmla="*/ T4 w 61"/>
                                <a:gd name="T6" fmla="+- 0 2047 2045"/>
                                <a:gd name="T7" fmla="*/ 2047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23 3021"/>
                                <a:gd name="T13" fmla="*/ T12 w 61"/>
                                <a:gd name="T14" fmla="+- 0 2063 2045"/>
                                <a:gd name="T15" fmla="*/ 2063 h 61"/>
                                <a:gd name="T16" fmla="+- 0 3021 3021"/>
                                <a:gd name="T17" fmla="*/ T16 w 61"/>
                                <a:gd name="T18" fmla="+- 0 2075 2045"/>
                                <a:gd name="T19" fmla="*/ 2075 h 61"/>
                                <a:gd name="T20" fmla="+- 0 3023 3021"/>
                                <a:gd name="T21" fmla="*/ T20 w 61"/>
                                <a:gd name="T22" fmla="+- 0 2087 2045"/>
                                <a:gd name="T23" fmla="*/ 2087 h 61"/>
                                <a:gd name="T24" fmla="+- 0 3030 3021"/>
                                <a:gd name="T25" fmla="*/ T24 w 61"/>
                                <a:gd name="T26" fmla="+- 0 2096 2045"/>
                                <a:gd name="T27" fmla="*/ 2096 h 61"/>
                                <a:gd name="T28" fmla="+- 0 3039 3021"/>
                                <a:gd name="T29" fmla="*/ T28 w 61"/>
                                <a:gd name="T30" fmla="+- 0 2103 2045"/>
                                <a:gd name="T31" fmla="*/ 2103 h 61"/>
                                <a:gd name="T32" fmla="+- 0 3051 3021"/>
                                <a:gd name="T33" fmla="*/ T32 w 61"/>
                                <a:gd name="T34" fmla="+- 0 2105 2045"/>
                                <a:gd name="T35" fmla="*/ 2105 h 61"/>
                                <a:gd name="T36" fmla="+- 0 3063 3021"/>
                                <a:gd name="T37" fmla="*/ T36 w 61"/>
                                <a:gd name="T38" fmla="+- 0 2103 2045"/>
                                <a:gd name="T39" fmla="*/ 2103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79 3021"/>
                                <a:gd name="T45" fmla="*/ T44 w 61"/>
                                <a:gd name="T46" fmla="+- 0 2087 2045"/>
                                <a:gd name="T47" fmla="*/ 2087 h 61"/>
                                <a:gd name="T48" fmla="+- 0 3081 3021"/>
                                <a:gd name="T49" fmla="*/ T48 w 61"/>
                                <a:gd name="T50" fmla="+- 0 2075 2045"/>
                                <a:gd name="T51" fmla="*/ 2075 h 61"/>
                                <a:gd name="T52" fmla="+- 0 3079 3021"/>
                                <a:gd name="T53" fmla="*/ T52 w 61"/>
                                <a:gd name="T54" fmla="+- 0 2063 2045"/>
                                <a:gd name="T55" fmla="*/ 2063 h 61"/>
                                <a:gd name="T56" fmla="+- 0 3072 3021"/>
                                <a:gd name="T57" fmla="*/ T56 w 61"/>
                                <a:gd name="T58" fmla="+- 0 2054 2045"/>
                                <a:gd name="T59" fmla="*/ 2054 h 61"/>
                                <a:gd name="T60" fmla="+- 0 3063 3021"/>
                                <a:gd name="T61" fmla="*/ T60 w 61"/>
                                <a:gd name="T62" fmla="+- 0 2047 2045"/>
                                <a:gd name="T63" fmla="*/ 2047 h 61"/>
                                <a:gd name="T64" fmla="+- 0 3051 3021"/>
                                <a:gd name="T65" fmla="*/ T64 w 61"/>
                                <a:gd name="T66" fmla="+- 0 2045 2045"/>
                                <a:gd name="T67" fmla="*/ 204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docshape97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075 2045"/>
                                <a:gd name="T3" fmla="*/ 2075 h 61"/>
                                <a:gd name="T4" fmla="+- 0 3023 3021"/>
                                <a:gd name="T5" fmla="*/ T4 w 61"/>
                                <a:gd name="T6" fmla="+- 0 2063 2045"/>
                                <a:gd name="T7" fmla="*/ 2063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39 3021"/>
                                <a:gd name="T13" fmla="*/ T12 w 61"/>
                                <a:gd name="T14" fmla="+- 0 2047 2045"/>
                                <a:gd name="T15" fmla="*/ 2047 h 61"/>
                                <a:gd name="T16" fmla="+- 0 3051 3021"/>
                                <a:gd name="T17" fmla="*/ T16 w 61"/>
                                <a:gd name="T18" fmla="+- 0 2045 2045"/>
                                <a:gd name="T19" fmla="*/ 2045 h 61"/>
                                <a:gd name="T20" fmla="+- 0 3063 3021"/>
                                <a:gd name="T21" fmla="*/ T20 w 61"/>
                                <a:gd name="T22" fmla="+- 0 2047 2045"/>
                                <a:gd name="T23" fmla="*/ 2047 h 61"/>
                                <a:gd name="T24" fmla="+- 0 3072 3021"/>
                                <a:gd name="T25" fmla="*/ T24 w 61"/>
                                <a:gd name="T26" fmla="+- 0 2054 2045"/>
                                <a:gd name="T27" fmla="*/ 2054 h 61"/>
                                <a:gd name="T28" fmla="+- 0 3079 3021"/>
                                <a:gd name="T29" fmla="*/ T28 w 61"/>
                                <a:gd name="T30" fmla="+- 0 2063 2045"/>
                                <a:gd name="T31" fmla="*/ 2063 h 61"/>
                                <a:gd name="T32" fmla="+- 0 3081 3021"/>
                                <a:gd name="T33" fmla="*/ T32 w 61"/>
                                <a:gd name="T34" fmla="+- 0 2075 2045"/>
                                <a:gd name="T35" fmla="*/ 2075 h 61"/>
                                <a:gd name="T36" fmla="+- 0 3079 3021"/>
                                <a:gd name="T37" fmla="*/ T36 w 61"/>
                                <a:gd name="T38" fmla="+- 0 2087 2045"/>
                                <a:gd name="T39" fmla="*/ 2087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63 3021"/>
                                <a:gd name="T45" fmla="*/ T44 w 61"/>
                                <a:gd name="T46" fmla="+- 0 2103 2045"/>
                                <a:gd name="T47" fmla="*/ 2103 h 61"/>
                                <a:gd name="T48" fmla="+- 0 3051 3021"/>
                                <a:gd name="T49" fmla="*/ T48 w 61"/>
                                <a:gd name="T50" fmla="+- 0 2105 2045"/>
                                <a:gd name="T51" fmla="*/ 2105 h 61"/>
                                <a:gd name="T52" fmla="+- 0 3039 3021"/>
                                <a:gd name="T53" fmla="*/ T52 w 61"/>
                                <a:gd name="T54" fmla="+- 0 2103 2045"/>
                                <a:gd name="T55" fmla="*/ 2103 h 61"/>
                                <a:gd name="T56" fmla="+- 0 3030 3021"/>
                                <a:gd name="T57" fmla="*/ T56 w 61"/>
                                <a:gd name="T58" fmla="+- 0 2096 2045"/>
                                <a:gd name="T59" fmla="*/ 2096 h 61"/>
                                <a:gd name="T60" fmla="+- 0 3023 3021"/>
                                <a:gd name="T61" fmla="*/ T60 w 61"/>
                                <a:gd name="T62" fmla="+- 0 2087 2045"/>
                                <a:gd name="T63" fmla="*/ 2087 h 61"/>
                                <a:gd name="T64" fmla="+- 0 3021 3021"/>
                                <a:gd name="T65" fmla="*/ T64 w 61"/>
                                <a:gd name="T66" fmla="+- 0 2075 2045"/>
                                <a:gd name="T67" fmla="*/ 207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docshape98"/>
                          <wps:cNvSpPr>
                            <a:spLocks/>
                          </wps:cNvSpPr>
                          <wps:spPr bwMode="auto">
                            <a:xfrm>
                              <a:off x="3042" y="2073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82 2073"/>
                                <a:gd name="T3" fmla="*/ 2082 h 17"/>
                                <a:gd name="T4" fmla="+- 0 3045 3043"/>
                                <a:gd name="T5" fmla="*/ T4 w 17"/>
                                <a:gd name="T6" fmla="+- 0 2076 2073"/>
                                <a:gd name="T7" fmla="*/ 2076 h 17"/>
                                <a:gd name="T8" fmla="+- 0 3051 3043"/>
                                <a:gd name="T9" fmla="*/ T8 w 17"/>
                                <a:gd name="T10" fmla="+- 0 2073 2073"/>
                                <a:gd name="T11" fmla="*/ 2073 h 17"/>
                                <a:gd name="T12" fmla="+- 0 3057 3043"/>
                                <a:gd name="T13" fmla="*/ T12 w 17"/>
                                <a:gd name="T14" fmla="+- 0 2076 2073"/>
                                <a:gd name="T15" fmla="*/ 2076 h 17"/>
                                <a:gd name="T16" fmla="+- 0 3059 3043"/>
                                <a:gd name="T17" fmla="*/ T16 w 17"/>
                                <a:gd name="T18" fmla="+- 0 2082 2073"/>
                                <a:gd name="T19" fmla="*/ 2082 h 17"/>
                                <a:gd name="T20" fmla="+- 0 3057 3043"/>
                                <a:gd name="T21" fmla="*/ T20 w 17"/>
                                <a:gd name="T22" fmla="+- 0 2087 2073"/>
                                <a:gd name="T23" fmla="*/ 2087 h 17"/>
                                <a:gd name="T24" fmla="+- 0 3051 3043"/>
                                <a:gd name="T25" fmla="*/ T24 w 17"/>
                                <a:gd name="T26" fmla="+- 0 2090 2073"/>
                                <a:gd name="T27" fmla="*/ 2090 h 17"/>
                                <a:gd name="T28" fmla="+- 0 3045 3043"/>
                                <a:gd name="T29" fmla="*/ T28 w 17"/>
                                <a:gd name="T30" fmla="+- 0 2087 2073"/>
                                <a:gd name="T31" fmla="*/ 2087 h 17"/>
                                <a:gd name="T32" fmla="+- 0 3043 3043"/>
                                <a:gd name="T33" fmla="*/ T32 w 17"/>
                                <a:gd name="T34" fmla="+- 0 2082 2073"/>
                                <a:gd name="T35" fmla="*/ 208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2082"/>
                              <a:ext cx="0" cy="182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6" name="docshape99"/>
                          <wps:cNvSpPr>
                            <a:spLocks/>
                          </wps:cNvSpPr>
                          <wps:spPr bwMode="auto">
                            <a:xfrm>
                              <a:off x="3042" y="2255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264 2256"/>
                                <a:gd name="T3" fmla="*/ 2264 h 17"/>
                                <a:gd name="T4" fmla="+- 0 3045 3043"/>
                                <a:gd name="T5" fmla="*/ T4 w 17"/>
                                <a:gd name="T6" fmla="+- 0 2258 2256"/>
                                <a:gd name="T7" fmla="*/ 2258 h 17"/>
                                <a:gd name="T8" fmla="+- 0 3051 3043"/>
                                <a:gd name="T9" fmla="*/ T8 w 17"/>
                                <a:gd name="T10" fmla="+- 0 2256 2256"/>
                                <a:gd name="T11" fmla="*/ 2256 h 17"/>
                                <a:gd name="T12" fmla="+- 0 3057 3043"/>
                                <a:gd name="T13" fmla="*/ T12 w 17"/>
                                <a:gd name="T14" fmla="+- 0 2258 2256"/>
                                <a:gd name="T15" fmla="*/ 2258 h 17"/>
                                <a:gd name="T16" fmla="+- 0 3059 3043"/>
                                <a:gd name="T17" fmla="*/ T16 w 17"/>
                                <a:gd name="T18" fmla="+- 0 2264 2256"/>
                                <a:gd name="T19" fmla="*/ 2264 h 17"/>
                                <a:gd name="T20" fmla="+- 0 3057 3043"/>
                                <a:gd name="T21" fmla="*/ T20 w 17"/>
                                <a:gd name="T22" fmla="+- 0 2270 2256"/>
                                <a:gd name="T23" fmla="*/ 2270 h 17"/>
                                <a:gd name="T24" fmla="+- 0 3051 3043"/>
                                <a:gd name="T25" fmla="*/ T24 w 17"/>
                                <a:gd name="T26" fmla="+- 0 2272 2256"/>
                                <a:gd name="T27" fmla="*/ 2272 h 17"/>
                                <a:gd name="T28" fmla="+- 0 3045 3043"/>
                                <a:gd name="T29" fmla="*/ T28 w 17"/>
                                <a:gd name="T30" fmla="+- 0 2270 2256"/>
                                <a:gd name="T31" fmla="*/ 2270 h 17"/>
                                <a:gd name="T32" fmla="+- 0 3043 3043"/>
                                <a:gd name="T33" fmla="*/ T32 w 17"/>
                                <a:gd name="T34" fmla="+- 0 2264 2256"/>
                                <a:gd name="T35" fmla="*/ 22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docshape100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1902 1902"/>
                                <a:gd name="T3" fmla="*/ 1902 h 61"/>
                                <a:gd name="T4" fmla="+- 0 3039 3021"/>
                                <a:gd name="T5" fmla="*/ T4 w 61"/>
                                <a:gd name="T6" fmla="+- 0 1904 1902"/>
                                <a:gd name="T7" fmla="*/ 1904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23 3021"/>
                                <a:gd name="T13" fmla="*/ T12 w 61"/>
                                <a:gd name="T14" fmla="+- 0 1920 1902"/>
                                <a:gd name="T15" fmla="*/ 1920 h 61"/>
                                <a:gd name="T16" fmla="+- 0 3021 3021"/>
                                <a:gd name="T17" fmla="*/ T16 w 61"/>
                                <a:gd name="T18" fmla="+- 0 1932 1902"/>
                                <a:gd name="T19" fmla="*/ 1932 h 61"/>
                                <a:gd name="T20" fmla="+- 0 3023 3021"/>
                                <a:gd name="T21" fmla="*/ T20 w 61"/>
                                <a:gd name="T22" fmla="+- 0 1944 1902"/>
                                <a:gd name="T23" fmla="*/ 1944 h 61"/>
                                <a:gd name="T24" fmla="+- 0 3030 3021"/>
                                <a:gd name="T25" fmla="*/ T24 w 61"/>
                                <a:gd name="T26" fmla="+- 0 1953 1902"/>
                                <a:gd name="T27" fmla="*/ 1953 h 61"/>
                                <a:gd name="T28" fmla="+- 0 3039 3021"/>
                                <a:gd name="T29" fmla="*/ T28 w 61"/>
                                <a:gd name="T30" fmla="+- 0 1960 1902"/>
                                <a:gd name="T31" fmla="*/ 1960 h 61"/>
                                <a:gd name="T32" fmla="+- 0 3051 3021"/>
                                <a:gd name="T33" fmla="*/ T32 w 61"/>
                                <a:gd name="T34" fmla="+- 0 1962 1902"/>
                                <a:gd name="T35" fmla="*/ 1962 h 61"/>
                                <a:gd name="T36" fmla="+- 0 3063 3021"/>
                                <a:gd name="T37" fmla="*/ T36 w 61"/>
                                <a:gd name="T38" fmla="+- 0 1960 1902"/>
                                <a:gd name="T39" fmla="*/ 1960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79 3021"/>
                                <a:gd name="T45" fmla="*/ T44 w 61"/>
                                <a:gd name="T46" fmla="+- 0 1944 1902"/>
                                <a:gd name="T47" fmla="*/ 1944 h 61"/>
                                <a:gd name="T48" fmla="+- 0 3081 3021"/>
                                <a:gd name="T49" fmla="*/ T48 w 61"/>
                                <a:gd name="T50" fmla="+- 0 1932 1902"/>
                                <a:gd name="T51" fmla="*/ 1932 h 61"/>
                                <a:gd name="T52" fmla="+- 0 3079 3021"/>
                                <a:gd name="T53" fmla="*/ T52 w 61"/>
                                <a:gd name="T54" fmla="+- 0 1920 1902"/>
                                <a:gd name="T55" fmla="*/ 1920 h 61"/>
                                <a:gd name="T56" fmla="+- 0 3072 3021"/>
                                <a:gd name="T57" fmla="*/ T56 w 61"/>
                                <a:gd name="T58" fmla="+- 0 1911 1902"/>
                                <a:gd name="T59" fmla="*/ 1911 h 61"/>
                                <a:gd name="T60" fmla="+- 0 3063 3021"/>
                                <a:gd name="T61" fmla="*/ T60 w 61"/>
                                <a:gd name="T62" fmla="+- 0 1904 1902"/>
                                <a:gd name="T63" fmla="*/ 1904 h 61"/>
                                <a:gd name="T64" fmla="+- 0 3051 3021"/>
                                <a:gd name="T65" fmla="*/ T64 w 61"/>
                                <a:gd name="T66" fmla="+- 0 1902 1902"/>
                                <a:gd name="T67" fmla="*/ 190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docshape101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1932 1902"/>
                                <a:gd name="T3" fmla="*/ 1932 h 61"/>
                                <a:gd name="T4" fmla="+- 0 3023 3021"/>
                                <a:gd name="T5" fmla="*/ T4 w 61"/>
                                <a:gd name="T6" fmla="+- 0 1920 1902"/>
                                <a:gd name="T7" fmla="*/ 1920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39 3021"/>
                                <a:gd name="T13" fmla="*/ T12 w 61"/>
                                <a:gd name="T14" fmla="+- 0 1904 1902"/>
                                <a:gd name="T15" fmla="*/ 1904 h 61"/>
                                <a:gd name="T16" fmla="+- 0 3051 3021"/>
                                <a:gd name="T17" fmla="*/ T16 w 61"/>
                                <a:gd name="T18" fmla="+- 0 1902 1902"/>
                                <a:gd name="T19" fmla="*/ 1902 h 61"/>
                                <a:gd name="T20" fmla="+- 0 3063 3021"/>
                                <a:gd name="T21" fmla="*/ T20 w 61"/>
                                <a:gd name="T22" fmla="+- 0 1904 1902"/>
                                <a:gd name="T23" fmla="*/ 1904 h 61"/>
                                <a:gd name="T24" fmla="+- 0 3072 3021"/>
                                <a:gd name="T25" fmla="*/ T24 w 61"/>
                                <a:gd name="T26" fmla="+- 0 1911 1902"/>
                                <a:gd name="T27" fmla="*/ 1911 h 61"/>
                                <a:gd name="T28" fmla="+- 0 3079 3021"/>
                                <a:gd name="T29" fmla="*/ T28 w 61"/>
                                <a:gd name="T30" fmla="+- 0 1920 1902"/>
                                <a:gd name="T31" fmla="*/ 1920 h 61"/>
                                <a:gd name="T32" fmla="+- 0 3081 3021"/>
                                <a:gd name="T33" fmla="*/ T32 w 61"/>
                                <a:gd name="T34" fmla="+- 0 1932 1902"/>
                                <a:gd name="T35" fmla="*/ 1932 h 61"/>
                                <a:gd name="T36" fmla="+- 0 3079 3021"/>
                                <a:gd name="T37" fmla="*/ T36 w 61"/>
                                <a:gd name="T38" fmla="+- 0 1944 1902"/>
                                <a:gd name="T39" fmla="*/ 1944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63 3021"/>
                                <a:gd name="T45" fmla="*/ T44 w 61"/>
                                <a:gd name="T46" fmla="+- 0 1960 1902"/>
                                <a:gd name="T47" fmla="*/ 1960 h 61"/>
                                <a:gd name="T48" fmla="+- 0 3051 3021"/>
                                <a:gd name="T49" fmla="*/ T48 w 61"/>
                                <a:gd name="T50" fmla="+- 0 1962 1902"/>
                                <a:gd name="T51" fmla="*/ 1962 h 61"/>
                                <a:gd name="T52" fmla="+- 0 3039 3021"/>
                                <a:gd name="T53" fmla="*/ T52 w 61"/>
                                <a:gd name="T54" fmla="+- 0 1960 1902"/>
                                <a:gd name="T55" fmla="*/ 1960 h 61"/>
                                <a:gd name="T56" fmla="+- 0 3030 3021"/>
                                <a:gd name="T57" fmla="*/ T56 w 61"/>
                                <a:gd name="T58" fmla="+- 0 1953 1902"/>
                                <a:gd name="T59" fmla="*/ 1953 h 61"/>
                                <a:gd name="T60" fmla="+- 0 3023 3021"/>
                                <a:gd name="T61" fmla="*/ T60 w 61"/>
                                <a:gd name="T62" fmla="+- 0 1944 1902"/>
                                <a:gd name="T63" fmla="*/ 1944 h 61"/>
                                <a:gd name="T64" fmla="+- 0 3021 3021"/>
                                <a:gd name="T65" fmla="*/ T64 w 61"/>
                                <a:gd name="T66" fmla="+- 0 1932 1902"/>
                                <a:gd name="T67" fmla="*/ 193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docshape102"/>
                          <wps:cNvSpPr>
                            <a:spLocks/>
                          </wps:cNvSpPr>
                          <wps:spPr bwMode="auto">
                            <a:xfrm>
                              <a:off x="3042" y="197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1985 1977"/>
                                <a:gd name="T3" fmla="*/ 1985 h 17"/>
                                <a:gd name="T4" fmla="+- 0 3045 3043"/>
                                <a:gd name="T5" fmla="*/ T4 w 17"/>
                                <a:gd name="T6" fmla="+- 0 1979 1977"/>
                                <a:gd name="T7" fmla="*/ 1979 h 17"/>
                                <a:gd name="T8" fmla="+- 0 3051 3043"/>
                                <a:gd name="T9" fmla="*/ T8 w 17"/>
                                <a:gd name="T10" fmla="+- 0 1977 1977"/>
                                <a:gd name="T11" fmla="*/ 1977 h 17"/>
                                <a:gd name="T12" fmla="+- 0 3057 3043"/>
                                <a:gd name="T13" fmla="*/ T12 w 17"/>
                                <a:gd name="T14" fmla="+- 0 1979 1977"/>
                                <a:gd name="T15" fmla="*/ 1979 h 17"/>
                                <a:gd name="T16" fmla="+- 0 3059 3043"/>
                                <a:gd name="T17" fmla="*/ T16 w 17"/>
                                <a:gd name="T18" fmla="+- 0 1985 1977"/>
                                <a:gd name="T19" fmla="*/ 1985 h 17"/>
                                <a:gd name="T20" fmla="+- 0 3057 3043"/>
                                <a:gd name="T21" fmla="*/ T20 w 17"/>
                                <a:gd name="T22" fmla="+- 0 1991 1977"/>
                                <a:gd name="T23" fmla="*/ 1991 h 17"/>
                                <a:gd name="T24" fmla="+- 0 3051 3043"/>
                                <a:gd name="T25" fmla="*/ T24 w 17"/>
                                <a:gd name="T26" fmla="+- 0 1993 1977"/>
                                <a:gd name="T27" fmla="*/ 1993 h 17"/>
                                <a:gd name="T28" fmla="+- 0 3045 3043"/>
                                <a:gd name="T29" fmla="*/ T28 w 17"/>
                                <a:gd name="T30" fmla="+- 0 1991 1977"/>
                                <a:gd name="T31" fmla="*/ 1991 h 17"/>
                                <a:gd name="T32" fmla="+- 0 3043 3043"/>
                                <a:gd name="T33" fmla="*/ T32 w 17"/>
                                <a:gd name="T34" fmla="+- 0 1985 1977"/>
                                <a:gd name="T35" fmla="*/ 19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985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docshape103"/>
                          <wps:cNvSpPr>
                            <a:spLocks/>
                          </wps:cNvSpPr>
                          <wps:spPr bwMode="auto">
                            <a:xfrm>
                              <a:off x="3042" y="1827"/>
                              <a:ext cx="17" cy="352"/>
                            </a:xfrm>
                            <a:custGeom>
                              <a:avLst/>
                              <a:gdLst>
                                <a:gd name="T0" fmla="+- 0 3059 3043"/>
                                <a:gd name="T1" fmla="*/ T0 w 17"/>
                                <a:gd name="T2" fmla="+- 0 2171 1827"/>
                                <a:gd name="T3" fmla="*/ 2171 h 352"/>
                                <a:gd name="T4" fmla="+- 0 3057 3043"/>
                                <a:gd name="T5" fmla="*/ T4 w 17"/>
                                <a:gd name="T6" fmla="+- 0 2165 1827"/>
                                <a:gd name="T7" fmla="*/ 2165 h 352"/>
                                <a:gd name="T8" fmla="+- 0 3051 3043"/>
                                <a:gd name="T9" fmla="*/ T8 w 17"/>
                                <a:gd name="T10" fmla="+- 0 2162 1827"/>
                                <a:gd name="T11" fmla="*/ 2162 h 352"/>
                                <a:gd name="T12" fmla="+- 0 3045 3043"/>
                                <a:gd name="T13" fmla="*/ T12 w 17"/>
                                <a:gd name="T14" fmla="+- 0 2165 1827"/>
                                <a:gd name="T15" fmla="*/ 2165 h 352"/>
                                <a:gd name="T16" fmla="+- 0 3043 3043"/>
                                <a:gd name="T17" fmla="*/ T16 w 17"/>
                                <a:gd name="T18" fmla="+- 0 2171 1827"/>
                                <a:gd name="T19" fmla="*/ 2171 h 352"/>
                                <a:gd name="T20" fmla="+- 0 3045 3043"/>
                                <a:gd name="T21" fmla="*/ T20 w 17"/>
                                <a:gd name="T22" fmla="+- 0 2176 1827"/>
                                <a:gd name="T23" fmla="*/ 2176 h 352"/>
                                <a:gd name="T24" fmla="+- 0 3051 3043"/>
                                <a:gd name="T25" fmla="*/ T24 w 17"/>
                                <a:gd name="T26" fmla="+- 0 2179 1827"/>
                                <a:gd name="T27" fmla="*/ 2179 h 352"/>
                                <a:gd name="T28" fmla="+- 0 3057 3043"/>
                                <a:gd name="T29" fmla="*/ T28 w 17"/>
                                <a:gd name="T30" fmla="+- 0 2176 1827"/>
                                <a:gd name="T31" fmla="*/ 2176 h 352"/>
                                <a:gd name="T32" fmla="+- 0 3059 3043"/>
                                <a:gd name="T33" fmla="*/ T32 w 17"/>
                                <a:gd name="T34" fmla="+- 0 2171 1827"/>
                                <a:gd name="T35" fmla="*/ 2171 h 352"/>
                                <a:gd name="T36" fmla="+- 0 3059 3043"/>
                                <a:gd name="T37" fmla="*/ T36 w 17"/>
                                <a:gd name="T38" fmla="+- 0 1836 1827"/>
                                <a:gd name="T39" fmla="*/ 1836 h 352"/>
                                <a:gd name="T40" fmla="+- 0 3057 3043"/>
                                <a:gd name="T41" fmla="*/ T40 w 17"/>
                                <a:gd name="T42" fmla="+- 0 1830 1827"/>
                                <a:gd name="T43" fmla="*/ 1830 h 352"/>
                                <a:gd name="T44" fmla="+- 0 3051 3043"/>
                                <a:gd name="T45" fmla="*/ T44 w 17"/>
                                <a:gd name="T46" fmla="+- 0 1827 1827"/>
                                <a:gd name="T47" fmla="*/ 1827 h 352"/>
                                <a:gd name="T48" fmla="+- 0 3045 3043"/>
                                <a:gd name="T49" fmla="*/ T48 w 17"/>
                                <a:gd name="T50" fmla="+- 0 1830 1827"/>
                                <a:gd name="T51" fmla="*/ 1830 h 352"/>
                                <a:gd name="T52" fmla="+- 0 3043 3043"/>
                                <a:gd name="T53" fmla="*/ T52 w 17"/>
                                <a:gd name="T54" fmla="+- 0 1836 1827"/>
                                <a:gd name="T55" fmla="*/ 1836 h 352"/>
                                <a:gd name="T56" fmla="+- 0 3045 3043"/>
                                <a:gd name="T57" fmla="*/ T56 w 17"/>
                                <a:gd name="T58" fmla="+- 0 1841 1827"/>
                                <a:gd name="T59" fmla="*/ 1841 h 352"/>
                                <a:gd name="T60" fmla="+- 0 3051 3043"/>
                                <a:gd name="T61" fmla="*/ T60 w 17"/>
                                <a:gd name="T62" fmla="+- 0 1844 1827"/>
                                <a:gd name="T63" fmla="*/ 1844 h 352"/>
                                <a:gd name="T64" fmla="+- 0 3057 3043"/>
                                <a:gd name="T65" fmla="*/ T64 w 17"/>
                                <a:gd name="T66" fmla="+- 0 1841 1827"/>
                                <a:gd name="T67" fmla="*/ 1841 h 352"/>
                                <a:gd name="T68" fmla="+- 0 3059 3043"/>
                                <a:gd name="T69" fmla="*/ T68 w 17"/>
                                <a:gd name="T70" fmla="+- 0 1836 1827"/>
                                <a:gd name="T71" fmla="*/ 1836 h 3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52">
                                  <a:moveTo>
                                    <a:pt x="16" y="344"/>
                                  </a:moveTo>
                                  <a:lnTo>
                                    <a:pt x="14" y="338"/>
                                  </a:lnTo>
                                  <a:lnTo>
                                    <a:pt x="8" y="335"/>
                                  </a:lnTo>
                                  <a:lnTo>
                                    <a:pt x="2" y="338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2" y="349"/>
                                  </a:lnTo>
                                  <a:lnTo>
                                    <a:pt x="8" y="352"/>
                                  </a:lnTo>
                                  <a:lnTo>
                                    <a:pt x="14" y="349"/>
                                  </a:lnTo>
                                  <a:lnTo>
                                    <a:pt x="16" y="344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Line 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836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" name="docshape104"/>
                          <wps:cNvSpPr>
                            <a:spLocks/>
                          </wps:cNvSpPr>
                          <wps:spPr bwMode="auto">
                            <a:xfrm>
                              <a:off x="3042" y="20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26 2017"/>
                                <a:gd name="T3" fmla="*/ 2026 h 17"/>
                                <a:gd name="T4" fmla="+- 0 3045 3043"/>
                                <a:gd name="T5" fmla="*/ T4 w 17"/>
                                <a:gd name="T6" fmla="+- 0 2020 2017"/>
                                <a:gd name="T7" fmla="*/ 2020 h 17"/>
                                <a:gd name="T8" fmla="+- 0 3051 3043"/>
                                <a:gd name="T9" fmla="*/ T8 w 17"/>
                                <a:gd name="T10" fmla="+- 0 2017 2017"/>
                                <a:gd name="T11" fmla="*/ 2017 h 17"/>
                                <a:gd name="T12" fmla="+- 0 3057 3043"/>
                                <a:gd name="T13" fmla="*/ T12 w 17"/>
                                <a:gd name="T14" fmla="+- 0 2020 2017"/>
                                <a:gd name="T15" fmla="*/ 2020 h 17"/>
                                <a:gd name="T16" fmla="+- 0 3059 3043"/>
                                <a:gd name="T17" fmla="*/ T16 w 17"/>
                                <a:gd name="T18" fmla="+- 0 2026 2017"/>
                                <a:gd name="T19" fmla="*/ 2026 h 17"/>
                                <a:gd name="T20" fmla="+- 0 3057 3043"/>
                                <a:gd name="T21" fmla="*/ T20 w 17"/>
                                <a:gd name="T22" fmla="+- 0 2031 2017"/>
                                <a:gd name="T23" fmla="*/ 2031 h 17"/>
                                <a:gd name="T24" fmla="+- 0 3051 3043"/>
                                <a:gd name="T25" fmla="*/ T24 w 17"/>
                                <a:gd name="T26" fmla="+- 0 2034 2017"/>
                                <a:gd name="T27" fmla="*/ 2034 h 17"/>
                                <a:gd name="T28" fmla="+- 0 3045 3043"/>
                                <a:gd name="T29" fmla="*/ T28 w 17"/>
                                <a:gd name="T30" fmla="+- 0 2031 2017"/>
                                <a:gd name="T31" fmla="*/ 2031 h 17"/>
                                <a:gd name="T32" fmla="+- 0 3043 3043"/>
                                <a:gd name="T33" fmla="*/ T32 w 17"/>
                                <a:gd name="T34" fmla="+- 0 2026 2017"/>
                                <a:gd name="T35" fmla="*/ 20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docshape105"/>
                          <wps:cNvSpPr>
                            <a:spLocks/>
                          </wps:cNvSpPr>
                          <wps:spPr bwMode="auto">
                            <a:xfrm>
                              <a:off x="2907" y="1920"/>
                              <a:ext cx="314" cy="258"/>
                            </a:xfrm>
                            <a:custGeom>
                              <a:avLst/>
                              <a:gdLst>
                                <a:gd name="T0" fmla="+- 0 3221 2907"/>
                                <a:gd name="T1" fmla="*/ T0 w 314"/>
                                <a:gd name="T2" fmla="+- 0 2179 1921"/>
                                <a:gd name="T3" fmla="*/ 2179 h 258"/>
                                <a:gd name="T4" fmla="+- 0 3221 2907"/>
                                <a:gd name="T5" fmla="*/ T4 w 314"/>
                                <a:gd name="T6" fmla="+- 0 2157 1921"/>
                                <a:gd name="T7" fmla="*/ 2157 h 258"/>
                                <a:gd name="T8" fmla="+- 0 3221 2907"/>
                                <a:gd name="T9" fmla="*/ T8 w 314"/>
                                <a:gd name="T10" fmla="+- 0 2168 1921"/>
                                <a:gd name="T11" fmla="*/ 2168 h 258"/>
                                <a:gd name="T12" fmla="+- 0 2907 2907"/>
                                <a:gd name="T13" fmla="*/ T12 w 314"/>
                                <a:gd name="T14" fmla="+- 0 2168 1921"/>
                                <a:gd name="T15" fmla="*/ 2168 h 258"/>
                                <a:gd name="T16" fmla="+- 0 2907 2907"/>
                                <a:gd name="T17" fmla="*/ T16 w 314"/>
                                <a:gd name="T18" fmla="+- 0 2179 1921"/>
                                <a:gd name="T19" fmla="*/ 2179 h 258"/>
                                <a:gd name="T20" fmla="+- 0 2907 2907"/>
                                <a:gd name="T21" fmla="*/ T20 w 314"/>
                                <a:gd name="T22" fmla="+- 0 2157 1921"/>
                                <a:gd name="T23" fmla="*/ 2157 h 258"/>
                                <a:gd name="T24" fmla="+- 0 3221 2907"/>
                                <a:gd name="T25" fmla="*/ T24 w 314"/>
                                <a:gd name="T26" fmla="+- 0 2086 1921"/>
                                <a:gd name="T27" fmla="*/ 2086 h 258"/>
                                <a:gd name="T28" fmla="+- 0 3221 2907"/>
                                <a:gd name="T29" fmla="*/ T28 w 314"/>
                                <a:gd name="T30" fmla="+- 0 2064 1921"/>
                                <a:gd name="T31" fmla="*/ 2064 h 258"/>
                                <a:gd name="T32" fmla="+- 0 3221 2907"/>
                                <a:gd name="T33" fmla="*/ T32 w 314"/>
                                <a:gd name="T34" fmla="+- 0 2075 1921"/>
                                <a:gd name="T35" fmla="*/ 2075 h 258"/>
                                <a:gd name="T36" fmla="+- 0 2907 2907"/>
                                <a:gd name="T37" fmla="*/ T36 w 314"/>
                                <a:gd name="T38" fmla="+- 0 2075 1921"/>
                                <a:gd name="T39" fmla="*/ 2075 h 258"/>
                                <a:gd name="T40" fmla="+- 0 2907 2907"/>
                                <a:gd name="T41" fmla="*/ T40 w 314"/>
                                <a:gd name="T42" fmla="+- 0 2086 1921"/>
                                <a:gd name="T43" fmla="*/ 2086 h 258"/>
                                <a:gd name="T44" fmla="+- 0 2907 2907"/>
                                <a:gd name="T45" fmla="*/ T44 w 314"/>
                                <a:gd name="T46" fmla="+- 0 2064 1921"/>
                                <a:gd name="T47" fmla="*/ 2064 h 258"/>
                                <a:gd name="T48" fmla="+- 0 3221 2907"/>
                                <a:gd name="T49" fmla="*/ T48 w 314"/>
                                <a:gd name="T50" fmla="+- 0 1943 1921"/>
                                <a:gd name="T51" fmla="*/ 1943 h 258"/>
                                <a:gd name="T52" fmla="+- 0 3221 2907"/>
                                <a:gd name="T53" fmla="*/ T52 w 314"/>
                                <a:gd name="T54" fmla="+- 0 1921 1921"/>
                                <a:gd name="T55" fmla="*/ 1921 h 258"/>
                                <a:gd name="T56" fmla="+- 0 3221 2907"/>
                                <a:gd name="T57" fmla="*/ T56 w 314"/>
                                <a:gd name="T58" fmla="+- 0 1932 1921"/>
                                <a:gd name="T59" fmla="*/ 1932 h 258"/>
                                <a:gd name="T60" fmla="+- 0 2907 2907"/>
                                <a:gd name="T61" fmla="*/ T60 w 314"/>
                                <a:gd name="T62" fmla="+- 0 1932 1921"/>
                                <a:gd name="T63" fmla="*/ 1932 h 258"/>
                                <a:gd name="T64" fmla="+- 0 2907 2907"/>
                                <a:gd name="T65" fmla="*/ T64 w 314"/>
                                <a:gd name="T66" fmla="+- 0 1943 1921"/>
                                <a:gd name="T67" fmla="*/ 1943 h 258"/>
                                <a:gd name="T68" fmla="+- 0 2907 2907"/>
                                <a:gd name="T69" fmla="*/ T68 w 314"/>
                                <a:gd name="T70" fmla="+- 0 1921 1921"/>
                                <a:gd name="T71" fmla="*/ 1921 h 2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258">
                                  <a:moveTo>
                                    <a:pt x="314" y="258"/>
                                  </a:moveTo>
                                  <a:lnTo>
                                    <a:pt x="314" y="236"/>
                                  </a:lnTo>
                                  <a:moveTo>
                                    <a:pt x="314" y="247"/>
                                  </a:moveTo>
                                  <a:lnTo>
                                    <a:pt x="0" y="247"/>
                                  </a:lnTo>
                                  <a:moveTo>
                                    <a:pt x="0" y="258"/>
                                  </a:moveTo>
                                  <a:lnTo>
                                    <a:pt x="0" y="236"/>
                                  </a:lnTo>
                                  <a:moveTo>
                                    <a:pt x="314" y="165"/>
                                  </a:moveTo>
                                  <a:lnTo>
                                    <a:pt x="314" y="143"/>
                                  </a:lnTo>
                                  <a:moveTo>
                                    <a:pt x="314" y="154"/>
                                  </a:moveTo>
                                  <a:lnTo>
                                    <a:pt x="0" y="154"/>
                                  </a:lnTo>
                                  <a:moveTo>
                                    <a:pt x="0" y="165"/>
                                  </a:moveTo>
                                  <a:lnTo>
                                    <a:pt x="0" y="143"/>
                                  </a:lnTo>
                                  <a:moveTo>
                                    <a:pt x="314" y="22"/>
                                  </a:moveTo>
                                  <a:lnTo>
                                    <a:pt x="314" y="0"/>
                                  </a:lnTo>
                                  <a:moveTo>
                                    <a:pt x="314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12" y="2555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docshape106"/>
                          <wps:cNvSpPr>
                            <a:spLocks/>
                          </wps:cNvSpPr>
                          <wps:spPr bwMode="auto">
                            <a:xfrm>
                              <a:off x="2907" y="213"/>
                              <a:ext cx="1905" cy="2240"/>
                            </a:xfrm>
                            <a:custGeom>
                              <a:avLst/>
                              <a:gdLst>
                                <a:gd name="T0" fmla="+- 0 4812 2907"/>
                                <a:gd name="T1" fmla="*/ T0 w 1905"/>
                                <a:gd name="T2" fmla="+- 0 214 214"/>
                                <a:gd name="T3" fmla="*/ 214 h 2240"/>
                                <a:gd name="T4" fmla="+- 0 4739 2907"/>
                                <a:gd name="T5" fmla="*/ T4 w 1905"/>
                                <a:gd name="T6" fmla="+- 0 291 214"/>
                                <a:gd name="T7" fmla="*/ 291 h 2240"/>
                                <a:gd name="T8" fmla="+- 0 4619 2907"/>
                                <a:gd name="T9" fmla="*/ T8 w 1905"/>
                                <a:gd name="T10" fmla="+- 0 420 214"/>
                                <a:gd name="T11" fmla="*/ 420 h 2240"/>
                                <a:gd name="T12" fmla="+- 0 4402 2907"/>
                                <a:gd name="T13" fmla="*/ T12 w 1905"/>
                                <a:gd name="T14" fmla="+- 0 648 214"/>
                                <a:gd name="T15" fmla="*/ 648 h 2240"/>
                                <a:gd name="T16" fmla="+- 0 4281 2907"/>
                                <a:gd name="T17" fmla="*/ T16 w 1905"/>
                                <a:gd name="T18" fmla="+- 0 772 214"/>
                                <a:gd name="T19" fmla="*/ 772 h 2240"/>
                                <a:gd name="T20" fmla="+- 0 4161 2907"/>
                                <a:gd name="T21" fmla="*/ T20 w 1905"/>
                                <a:gd name="T22" fmla="+- 0 894 214"/>
                                <a:gd name="T23" fmla="*/ 894 h 2240"/>
                                <a:gd name="T24" fmla="+- 0 4088 2907"/>
                                <a:gd name="T25" fmla="*/ T24 w 1905"/>
                                <a:gd name="T26" fmla="+- 0 965 214"/>
                                <a:gd name="T27" fmla="*/ 965 h 2240"/>
                                <a:gd name="T28" fmla="+- 0 4016 2907"/>
                                <a:gd name="T29" fmla="*/ T28 w 1905"/>
                                <a:gd name="T30" fmla="+- 0 1036 214"/>
                                <a:gd name="T31" fmla="*/ 1036 h 2240"/>
                                <a:gd name="T32" fmla="+- 0 3944 2907"/>
                                <a:gd name="T33" fmla="*/ T32 w 1905"/>
                                <a:gd name="T34" fmla="+- 0 1105 214"/>
                                <a:gd name="T35" fmla="*/ 1105 h 2240"/>
                                <a:gd name="T36" fmla="+- 0 3872 2907"/>
                                <a:gd name="T37" fmla="*/ T36 w 1905"/>
                                <a:gd name="T38" fmla="+- 0 1172 214"/>
                                <a:gd name="T39" fmla="*/ 1172 h 2240"/>
                                <a:gd name="T40" fmla="+- 0 3799 2907"/>
                                <a:gd name="T41" fmla="*/ T40 w 1905"/>
                                <a:gd name="T42" fmla="+- 0 1237 214"/>
                                <a:gd name="T43" fmla="*/ 1237 h 2240"/>
                                <a:gd name="T44" fmla="+- 0 3727 2907"/>
                                <a:gd name="T45" fmla="*/ T44 w 1905"/>
                                <a:gd name="T46" fmla="+- 0 1301 214"/>
                                <a:gd name="T47" fmla="*/ 1301 h 2240"/>
                                <a:gd name="T48" fmla="+- 0 3655 2907"/>
                                <a:gd name="T49" fmla="*/ T48 w 1905"/>
                                <a:gd name="T50" fmla="+- 0 1362 214"/>
                                <a:gd name="T51" fmla="*/ 1362 h 2240"/>
                                <a:gd name="T52" fmla="+- 0 3582 2907"/>
                                <a:gd name="T53" fmla="*/ T52 w 1905"/>
                                <a:gd name="T54" fmla="+- 0 1421 214"/>
                                <a:gd name="T55" fmla="*/ 1421 h 2240"/>
                                <a:gd name="T56" fmla="+- 0 3534 2907"/>
                                <a:gd name="T57" fmla="*/ T56 w 1905"/>
                                <a:gd name="T58" fmla="+- 0 1460 214"/>
                                <a:gd name="T59" fmla="*/ 1460 h 2240"/>
                                <a:gd name="T60" fmla="+- 0 3486 2907"/>
                                <a:gd name="T61" fmla="*/ T60 w 1905"/>
                                <a:gd name="T62" fmla="+- 0 1497 214"/>
                                <a:gd name="T63" fmla="*/ 1497 h 2240"/>
                                <a:gd name="T64" fmla="+- 0 3413 2907"/>
                                <a:gd name="T65" fmla="*/ T64 w 1905"/>
                                <a:gd name="T66" fmla="+- 0 1552 214"/>
                                <a:gd name="T67" fmla="*/ 1552 h 2240"/>
                                <a:gd name="T68" fmla="+- 0 3317 2907"/>
                                <a:gd name="T69" fmla="*/ T68 w 1905"/>
                                <a:gd name="T70" fmla="+- 0 1622 214"/>
                                <a:gd name="T71" fmla="*/ 1622 h 2240"/>
                                <a:gd name="T72" fmla="+- 0 3172 2907"/>
                                <a:gd name="T73" fmla="*/ T72 w 1905"/>
                                <a:gd name="T74" fmla="+- 0 1723 214"/>
                                <a:gd name="T75" fmla="*/ 1723 h 2240"/>
                                <a:gd name="T76" fmla="+- 0 3004 2907"/>
                                <a:gd name="T77" fmla="*/ T76 w 1905"/>
                                <a:gd name="T78" fmla="+- 0 1835 214"/>
                                <a:gd name="T79" fmla="*/ 1835 h 2240"/>
                                <a:gd name="T80" fmla="+- 0 2907 2907"/>
                                <a:gd name="T81" fmla="*/ T80 w 1905"/>
                                <a:gd name="T82" fmla="+- 0 1897 214"/>
                                <a:gd name="T83" fmla="*/ 1897 h 2240"/>
                                <a:gd name="T84" fmla="+- 0 2907 2907"/>
                                <a:gd name="T85" fmla="*/ T84 w 1905"/>
                                <a:gd name="T86" fmla="+- 0 2453 214"/>
                                <a:gd name="T87" fmla="*/ 2453 h 2240"/>
                                <a:gd name="T88" fmla="+- 0 2955 2907"/>
                                <a:gd name="T89" fmla="*/ T88 w 1905"/>
                                <a:gd name="T90" fmla="+- 0 2403 214"/>
                                <a:gd name="T91" fmla="*/ 2403 h 2240"/>
                                <a:gd name="T92" fmla="+- 0 3028 2907"/>
                                <a:gd name="T93" fmla="*/ T92 w 1905"/>
                                <a:gd name="T94" fmla="+- 0 2328 214"/>
                                <a:gd name="T95" fmla="*/ 2328 h 2240"/>
                                <a:gd name="T96" fmla="+- 0 3124 2907"/>
                                <a:gd name="T97" fmla="*/ T96 w 1905"/>
                                <a:gd name="T98" fmla="+- 0 2230 214"/>
                                <a:gd name="T99" fmla="*/ 2230 h 2240"/>
                                <a:gd name="T100" fmla="+- 0 3221 2907"/>
                                <a:gd name="T101" fmla="*/ T100 w 1905"/>
                                <a:gd name="T102" fmla="+- 0 2133 214"/>
                                <a:gd name="T103" fmla="*/ 2133 h 2240"/>
                                <a:gd name="T104" fmla="+- 0 3269 2907"/>
                                <a:gd name="T105" fmla="*/ T104 w 1905"/>
                                <a:gd name="T106" fmla="+- 0 2086 214"/>
                                <a:gd name="T107" fmla="*/ 2086 h 2240"/>
                                <a:gd name="T108" fmla="+- 0 3365 2907"/>
                                <a:gd name="T109" fmla="*/ T108 w 1905"/>
                                <a:gd name="T110" fmla="+- 0 1992 214"/>
                                <a:gd name="T111" fmla="*/ 1992 h 2240"/>
                                <a:gd name="T112" fmla="+- 0 3437 2907"/>
                                <a:gd name="T113" fmla="*/ T112 w 1905"/>
                                <a:gd name="T114" fmla="+- 0 1924 214"/>
                                <a:gd name="T115" fmla="*/ 1924 h 2240"/>
                                <a:gd name="T116" fmla="+- 0 3486 2907"/>
                                <a:gd name="T117" fmla="*/ T116 w 1905"/>
                                <a:gd name="T118" fmla="+- 0 1880 214"/>
                                <a:gd name="T119" fmla="*/ 1880 h 2240"/>
                                <a:gd name="T120" fmla="+- 0 3558 2907"/>
                                <a:gd name="T121" fmla="*/ T120 w 1905"/>
                                <a:gd name="T122" fmla="+- 0 1815 214"/>
                                <a:gd name="T123" fmla="*/ 1815 h 2240"/>
                                <a:gd name="T124" fmla="+- 0 3606 2907"/>
                                <a:gd name="T125" fmla="*/ T124 w 1905"/>
                                <a:gd name="T126" fmla="+- 0 1773 214"/>
                                <a:gd name="T127" fmla="*/ 1773 h 2240"/>
                                <a:gd name="T128" fmla="+- 0 3655 2907"/>
                                <a:gd name="T129" fmla="*/ T128 w 1905"/>
                                <a:gd name="T130" fmla="+- 0 1731 214"/>
                                <a:gd name="T131" fmla="*/ 1731 h 2240"/>
                                <a:gd name="T132" fmla="+- 0 3703 2907"/>
                                <a:gd name="T133" fmla="*/ T132 w 1905"/>
                                <a:gd name="T134" fmla="+- 0 1691 214"/>
                                <a:gd name="T135" fmla="*/ 1691 h 2240"/>
                                <a:gd name="T136" fmla="+- 0 3751 2907"/>
                                <a:gd name="T137" fmla="*/ T136 w 1905"/>
                                <a:gd name="T138" fmla="+- 0 1652 214"/>
                                <a:gd name="T139" fmla="*/ 1652 h 2240"/>
                                <a:gd name="T140" fmla="+- 0 3823 2907"/>
                                <a:gd name="T141" fmla="*/ T140 w 1905"/>
                                <a:gd name="T142" fmla="+- 0 1594 214"/>
                                <a:gd name="T143" fmla="*/ 1594 h 2240"/>
                                <a:gd name="T144" fmla="+- 0 3896 2907"/>
                                <a:gd name="T145" fmla="*/ T144 w 1905"/>
                                <a:gd name="T146" fmla="+- 0 1539 214"/>
                                <a:gd name="T147" fmla="*/ 1539 h 2240"/>
                                <a:gd name="T148" fmla="+- 0 3968 2907"/>
                                <a:gd name="T149" fmla="*/ T148 w 1905"/>
                                <a:gd name="T150" fmla="+- 0 1485 214"/>
                                <a:gd name="T151" fmla="*/ 1485 h 2240"/>
                                <a:gd name="T152" fmla="+- 0 4113 2907"/>
                                <a:gd name="T153" fmla="*/ T152 w 1905"/>
                                <a:gd name="T154" fmla="+- 0 1382 214"/>
                                <a:gd name="T155" fmla="*/ 1382 h 2240"/>
                                <a:gd name="T156" fmla="+- 0 4185 2907"/>
                                <a:gd name="T157" fmla="*/ T156 w 1905"/>
                                <a:gd name="T158" fmla="+- 0 1332 214"/>
                                <a:gd name="T159" fmla="*/ 1332 h 2240"/>
                                <a:gd name="T160" fmla="+- 0 4378 2907"/>
                                <a:gd name="T161" fmla="*/ T160 w 1905"/>
                                <a:gd name="T162" fmla="+- 0 1205 214"/>
                                <a:gd name="T163" fmla="*/ 1205 h 2240"/>
                                <a:gd name="T164" fmla="+- 0 4498 2907"/>
                                <a:gd name="T165" fmla="*/ T164 w 1905"/>
                                <a:gd name="T166" fmla="+- 0 1128 214"/>
                                <a:gd name="T167" fmla="*/ 1128 h 2240"/>
                                <a:gd name="T168" fmla="+- 0 4643 2907"/>
                                <a:gd name="T169" fmla="*/ T168 w 1905"/>
                                <a:gd name="T170" fmla="+- 0 1038 214"/>
                                <a:gd name="T171" fmla="*/ 1038 h 2240"/>
                                <a:gd name="T172" fmla="+- 0 4812 2907"/>
                                <a:gd name="T173" fmla="*/ T172 w 1905"/>
                                <a:gd name="T174" fmla="+- 0 935 214"/>
                                <a:gd name="T175" fmla="*/ 935 h 2240"/>
                                <a:gd name="T176" fmla="+- 0 4812 2907"/>
                                <a:gd name="T177" fmla="*/ T176 w 1905"/>
                                <a:gd name="T178" fmla="+- 0 214 214"/>
                                <a:gd name="T179" fmla="*/ 214 h 2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905" h="2240">
                                  <a:moveTo>
                                    <a:pt x="1905" y="0"/>
                                  </a:moveTo>
                                  <a:lnTo>
                                    <a:pt x="1832" y="77"/>
                                  </a:lnTo>
                                  <a:lnTo>
                                    <a:pt x="1712" y="206"/>
                                  </a:lnTo>
                                  <a:lnTo>
                                    <a:pt x="1495" y="434"/>
                                  </a:lnTo>
                                  <a:lnTo>
                                    <a:pt x="1374" y="558"/>
                                  </a:lnTo>
                                  <a:lnTo>
                                    <a:pt x="1254" y="680"/>
                                  </a:lnTo>
                                  <a:lnTo>
                                    <a:pt x="1181" y="751"/>
                                  </a:lnTo>
                                  <a:lnTo>
                                    <a:pt x="1109" y="822"/>
                                  </a:lnTo>
                                  <a:lnTo>
                                    <a:pt x="1037" y="891"/>
                                  </a:lnTo>
                                  <a:lnTo>
                                    <a:pt x="965" y="958"/>
                                  </a:lnTo>
                                  <a:lnTo>
                                    <a:pt x="892" y="1023"/>
                                  </a:lnTo>
                                  <a:lnTo>
                                    <a:pt x="820" y="1087"/>
                                  </a:lnTo>
                                  <a:lnTo>
                                    <a:pt x="748" y="1148"/>
                                  </a:lnTo>
                                  <a:lnTo>
                                    <a:pt x="675" y="1207"/>
                                  </a:lnTo>
                                  <a:lnTo>
                                    <a:pt x="627" y="1246"/>
                                  </a:lnTo>
                                  <a:lnTo>
                                    <a:pt x="579" y="1283"/>
                                  </a:lnTo>
                                  <a:lnTo>
                                    <a:pt x="506" y="1338"/>
                                  </a:lnTo>
                                  <a:lnTo>
                                    <a:pt x="410" y="1408"/>
                                  </a:lnTo>
                                  <a:lnTo>
                                    <a:pt x="265" y="1509"/>
                                  </a:lnTo>
                                  <a:lnTo>
                                    <a:pt x="97" y="1621"/>
                                  </a:lnTo>
                                  <a:lnTo>
                                    <a:pt x="0" y="1683"/>
                                  </a:lnTo>
                                  <a:lnTo>
                                    <a:pt x="0" y="2239"/>
                                  </a:lnTo>
                                  <a:lnTo>
                                    <a:pt x="48" y="2189"/>
                                  </a:lnTo>
                                  <a:lnTo>
                                    <a:pt x="121" y="2114"/>
                                  </a:lnTo>
                                  <a:lnTo>
                                    <a:pt x="217" y="2016"/>
                                  </a:lnTo>
                                  <a:lnTo>
                                    <a:pt x="314" y="1919"/>
                                  </a:lnTo>
                                  <a:lnTo>
                                    <a:pt x="362" y="1872"/>
                                  </a:lnTo>
                                  <a:lnTo>
                                    <a:pt x="458" y="1778"/>
                                  </a:lnTo>
                                  <a:lnTo>
                                    <a:pt x="530" y="1710"/>
                                  </a:lnTo>
                                  <a:lnTo>
                                    <a:pt x="579" y="1666"/>
                                  </a:lnTo>
                                  <a:lnTo>
                                    <a:pt x="651" y="1601"/>
                                  </a:lnTo>
                                  <a:lnTo>
                                    <a:pt x="699" y="1559"/>
                                  </a:lnTo>
                                  <a:lnTo>
                                    <a:pt x="748" y="1517"/>
                                  </a:lnTo>
                                  <a:lnTo>
                                    <a:pt x="796" y="1477"/>
                                  </a:lnTo>
                                  <a:lnTo>
                                    <a:pt x="844" y="1438"/>
                                  </a:lnTo>
                                  <a:lnTo>
                                    <a:pt x="916" y="1380"/>
                                  </a:lnTo>
                                  <a:lnTo>
                                    <a:pt x="989" y="1325"/>
                                  </a:lnTo>
                                  <a:lnTo>
                                    <a:pt x="1061" y="1271"/>
                                  </a:lnTo>
                                  <a:lnTo>
                                    <a:pt x="1206" y="1168"/>
                                  </a:lnTo>
                                  <a:lnTo>
                                    <a:pt x="1278" y="1118"/>
                                  </a:lnTo>
                                  <a:lnTo>
                                    <a:pt x="1471" y="991"/>
                                  </a:lnTo>
                                  <a:lnTo>
                                    <a:pt x="1591" y="914"/>
                                  </a:lnTo>
                                  <a:lnTo>
                                    <a:pt x="1736" y="824"/>
                                  </a:lnTo>
                                  <a:lnTo>
                                    <a:pt x="1905" y="721"/>
                                  </a:ln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docshape107"/>
                          <wps:cNvSpPr>
                            <a:spLocks/>
                          </wps:cNvSpPr>
                          <wps:spPr bwMode="auto">
                            <a:xfrm>
                              <a:off x="2907" y="574"/>
                              <a:ext cx="1905" cy="1601"/>
                            </a:xfrm>
                            <a:custGeom>
                              <a:avLst/>
                              <a:gdLst>
                                <a:gd name="T0" fmla="+- 0 2931 2907"/>
                                <a:gd name="T1" fmla="*/ T0 w 1905"/>
                                <a:gd name="T2" fmla="+- 0 2155 574"/>
                                <a:gd name="T3" fmla="*/ 2155 h 1601"/>
                                <a:gd name="T4" fmla="+- 0 2980 2907"/>
                                <a:gd name="T5" fmla="*/ T4 w 1905"/>
                                <a:gd name="T6" fmla="+- 0 2114 574"/>
                                <a:gd name="T7" fmla="*/ 2114 h 1601"/>
                                <a:gd name="T8" fmla="+- 0 3028 2907"/>
                                <a:gd name="T9" fmla="*/ T8 w 1905"/>
                                <a:gd name="T10" fmla="+- 0 2074 574"/>
                                <a:gd name="T11" fmla="*/ 2074 h 1601"/>
                                <a:gd name="T12" fmla="+- 0 3076 2907"/>
                                <a:gd name="T13" fmla="*/ T12 w 1905"/>
                                <a:gd name="T14" fmla="+- 0 2033 574"/>
                                <a:gd name="T15" fmla="*/ 2033 h 1601"/>
                                <a:gd name="T16" fmla="+- 0 3124 2907"/>
                                <a:gd name="T17" fmla="*/ T16 w 1905"/>
                                <a:gd name="T18" fmla="+- 0 1992 574"/>
                                <a:gd name="T19" fmla="*/ 1992 h 1601"/>
                                <a:gd name="T20" fmla="+- 0 3172 2907"/>
                                <a:gd name="T21" fmla="*/ T20 w 1905"/>
                                <a:gd name="T22" fmla="+- 0 1952 574"/>
                                <a:gd name="T23" fmla="*/ 1952 h 1601"/>
                                <a:gd name="T24" fmla="+- 0 3221 2907"/>
                                <a:gd name="T25" fmla="*/ T24 w 1905"/>
                                <a:gd name="T26" fmla="+- 0 1912 574"/>
                                <a:gd name="T27" fmla="*/ 1912 h 1601"/>
                                <a:gd name="T28" fmla="+- 0 3269 2907"/>
                                <a:gd name="T29" fmla="*/ T28 w 1905"/>
                                <a:gd name="T30" fmla="+- 0 1871 574"/>
                                <a:gd name="T31" fmla="*/ 1871 h 1601"/>
                                <a:gd name="T32" fmla="+- 0 3317 2907"/>
                                <a:gd name="T33" fmla="*/ T32 w 1905"/>
                                <a:gd name="T34" fmla="+- 0 1830 574"/>
                                <a:gd name="T35" fmla="*/ 1830 h 1601"/>
                                <a:gd name="T36" fmla="+- 0 3365 2907"/>
                                <a:gd name="T37" fmla="*/ T36 w 1905"/>
                                <a:gd name="T38" fmla="+- 0 1790 574"/>
                                <a:gd name="T39" fmla="*/ 1790 h 1601"/>
                                <a:gd name="T40" fmla="+- 0 3413 2907"/>
                                <a:gd name="T41" fmla="*/ T40 w 1905"/>
                                <a:gd name="T42" fmla="+- 0 1749 574"/>
                                <a:gd name="T43" fmla="*/ 1749 h 1601"/>
                                <a:gd name="T44" fmla="+- 0 3462 2907"/>
                                <a:gd name="T45" fmla="*/ T44 w 1905"/>
                                <a:gd name="T46" fmla="+- 0 1709 574"/>
                                <a:gd name="T47" fmla="*/ 1709 h 1601"/>
                                <a:gd name="T48" fmla="+- 0 3510 2907"/>
                                <a:gd name="T49" fmla="*/ T48 w 1905"/>
                                <a:gd name="T50" fmla="+- 0 1668 574"/>
                                <a:gd name="T51" fmla="*/ 1668 h 1601"/>
                                <a:gd name="T52" fmla="+- 0 3558 2907"/>
                                <a:gd name="T53" fmla="*/ T52 w 1905"/>
                                <a:gd name="T54" fmla="+- 0 1628 574"/>
                                <a:gd name="T55" fmla="*/ 1628 h 1601"/>
                                <a:gd name="T56" fmla="+- 0 3606 2907"/>
                                <a:gd name="T57" fmla="*/ T56 w 1905"/>
                                <a:gd name="T58" fmla="+- 0 1587 574"/>
                                <a:gd name="T59" fmla="*/ 1587 h 1601"/>
                                <a:gd name="T60" fmla="+- 0 3655 2907"/>
                                <a:gd name="T61" fmla="*/ T60 w 1905"/>
                                <a:gd name="T62" fmla="+- 0 1547 574"/>
                                <a:gd name="T63" fmla="*/ 1547 h 1601"/>
                                <a:gd name="T64" fmla="+- 0 3703 2907"/>
                                <a:gd name="T65" fmla="*/ T64 w 1905"/>
                                <a:gd name="T66" fmla="+- 0 1506 574"/>
                                <a:gd name="T67" fmla="*/ 1506 h 1601"/>
                                <a:gd name="T68" fmla="+- 0 3751 2907"/>
                                <a:gd name="T69" fmla="*/ T68 w 1905"/>
                                <a:gd name="T70" fmla="+- 0 1466 574"/>
                                <a:gd name="T71" fmla="*/ 1466 h 1601"/>
                                <a:gd name="T72" fmla="+- 0 3799 2907"/>
                                <a:gd name="T73" fmla="*/ T72 w 1905"/>
                                <a:gd name="T74" fmla="+- 0 1425 574"/>
                                <a:gd name="T75" fmla="*/ 1425 h 1601"/>
                                <a:gd name="T76" fmla="+- 0 3847 2907"/>
                                <a:gd name="T77" fmla="*/ T76 w 1905"/>
                                <a:gd name="T78" fmla="+- 0 1385 574"/>
                                <a:gd name="T79" fmla="*/ 1385 h 1601"/>
                                <a:gd name="T80" fmla="+- 0 3896 2907"/>
                                <a:gd name="T81" fmla="*/ T80 w 1905"/>
                                <a:gd name="T82" fmla="+- 0 1344 574"/>
                                <a:gd name="T83" fmla="*/ 1344 h 1601"/>
                                <a:gd name="T84" fmla="+- 0 3944 2907"/>
                                <a:gd name="T85" fmla="*/ T84 w 1905"/>
                                <a:gd name="T86" fmla="+- 0 1304 574"/>
                                <a:gd name="T87" fmla="*/ 1304 h 1601"/>
                                <a:gd name="T88" fmla="+- 0 3992 2907"/>
                                <a:gd name="T89" fmla="*/ T88 w 1905"/>
                                <a:gd name="T90" fmla="+- 0 1263 574"/>
                                <a:gd name="T91" fmla="*/ 1263 h 1601"/>
                                <a:gd name="T92" fmla="+- 0 4040 2907"/>
                                <a:gd name="T93" fmla="*/ T92 w 1905"/>
                                <a:gd name="T94" fmla="+- 0 1222 574"/>
                                <a:gd name="T95" fmla="*/ 1222 h 1601"/>
                                <a:gd name="T96" fmla="+- 0 4088 2907"/>
                                <a:gd name="T97" fmla="*/ T96 w 1905"/>
                                <a:gd name="T98" fmla="+- 0 1182 574"/>
                                <a:gd name="T99" fmla="*/ 1182 h 1601"/>
                                <a:gd name="T100" fmla="+- 0 4137 2907"/>
                                <a:gd name="T101" fmla="*/ T100 w 1905"/>
                                <a:gd name="T102" fmla="+- 0 1142 574"/>
                                <a:gd name="T103" fmla="*/ 1142 h 1601"/>
                                <a:gd name="T104" fmla="+- 0 4185 2907"/>
                                <a:gd name="T105" fmla="*/ T104 w 1905"/>
                                <a:gd name="T106" fmla="+- 0 1101 574"/>
                                <a:gd name="T107" fmla="*/ 1101 h 1601"/>
                                <a:gd name="T108" fmla="+- 0 4233 2907"/>
                                <a:gd name="T109" fmla="*/ T108 w 1905"/>
                                <a:gd name="T110" fmla="+- 0 1060 574"/>
                                <a:gd name="T111" fmla="*/ 1060 h 1601"/>
                                <a:gd name="T112" fmla="+- 0 4281 2907"/>
                                <a:gd name="T113" fmla="*/ T112 w 1905"/>
                                <a:gd name="T114" fmla="+- 0 1020 574"/>
                                <a:gd name="T115" fmla="*/ 1020 h 1601"/>
                                <a:gd name="T116" fmla="+- 0 4330 2907"/>
                                <a:gd name="T117" fmla="*/ T116 w 1905"/>
                                <a:gd name="T118" fmla="+- 0 979 574"/>
                                <a:gd name="T119" fmla="*/ 979 h 1601"/>
                                <a:gd name="T120" fmla="+- 0 4378 2907"/>
                                <a:gd name="T121" fmla="*/ T120 w 1905"/>
                                <a:gd name="T122" fmla="+- 0 939 574"/>
                                <a:gd name="T123" fmla="*/ 939 h 1601"/>
                                <a:gd name="T124" fmla="+- 0 4426 2907"/>
                                <a:gd name="T125" fmla="*/ T124 w 1905"/>
                                <a:gd name="T126" fmla="+- 0 898 574"/>
                                <a:gd name="T127" fmla="*/ 898 h 1601"/>
                                <a:gd name="T128" fmla="+- 0 4474 2907"/>
                                <a:gd name="T129" fmla="*/ T128 w 1905"/>
                                <a:gd name="T130" fmla="+- 0 858 574"/>
                                <a:gd name="T131" fmla="*/ 858 h 1601"/>
                                <a:gd name="T132" fmla="+- 0 4522 2907"/>
                                <a:gd name="T133" fmla="*/ T132 w 1905"/>
                                <a:gd name="T134" fmla="+- 0 817 574"/>
                                <a:gd name="T135" fmla="*/ 817 h 1601"/>
                                <a:gd name="T136" fmla="+- 0 4571 2907"/>
                                <a:gd name="T137" fmla="*/ T136 w 1905"/>
                                <a:gd name="T138" fmla="+- 0 777 574"/>
                                <a:gd name="T139" fmla="*/ 777 h 1601"/>
                                <a:gd name="T140" fmla="+- 0 4619 2907"/>
                                <a:gd name="T141" fmla="*/ T140 w 1905"/>
                                <a:gd name="T142" fmla="+- 0 736 574"/>
                                <a:gd name="T143" fmla="*/ 736 h 1601"/>
                                <a:gd name="T144" fmla="+- 0 4667 2907"/>
                                <a:gd name="T145" fmla="*/ T144 w 1905"/>
                                <a:gd name="T146" fmla="+- 0 696 574"/>
                                <a:gd name="T147" fmla="*/ 696 h 1601"/>
                                <a:gd name="T148" fmla="+- 0 4715 2907"/>
                                <a:gd name="T149" fmla="*/ T148 w 1905"/>
                                <a:gd name="T150" fmla="+- 0 655 574"/>
                                <a:gd name="T151" fmla="*/ 655 h 1601"/>
                                <a:gd name="T152" fmla="+- 0 4763 2907"/>
                                <a:gd name="T153" fmla="*/ T152 w 1905"/>
                                <a:gd name="T154" fmla="+- 0 615 574"/>
                                <a:gd name="T155" fmla="*/ 615 h 1601"/>
                                <a:gd name="T156" fmla="+- 0 4812 2907"/>
                                <a:gd name="T157" fmla="*/ T156 w 1905"/>
                                <a:gd name="T158" fmla="+- 0 574 574"/>
                                <a:gd name="T159" fmla="*/ 574 h 16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601">
                                  <a:moveTo>
                                    <a:pt x="0" y="1601"/>
                                  </a:moveTo>
                                  <a:lnTo>
                                    <a:pt x="24" y="1581"/>
                                  </a:lnTo>
                                  <a:lnTo>
                                    <a:pt x="48" y="1560"/>
                                  </a:lnTo>
                                  <a:lnTo>
                                    <a:pt x="73" y="1540"/>
                                  </a:lnTo>
                                  <a:lnTo>
                                    <a:pt x="97" y="1520"/>
                                  </a:lnTo>
                                  <a:lnTo>
                                    <a:pt x="121" y="1500"/>
                                  </a:lnTo>
                                  <a:lnTo>
                                    <a:pt x="145" y="1479"/>
                                  </a:lnTo>
                                  <a:lnTo>
                                    <a:pt x="169" y="1459"/>
                                  </a:lnTo>
                                  <a:lnTo>
                                    <a:pt x="193" y="1439"/>
                                  </a:lnTo>
                                  <a:lnTo>
                                    <a:pt x="217" y="1418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65" y="1378"/>
                                  </a:lnTo>
                                  <a:lnTo>
                                    <a:pt x="289" y="1358"/>
                                  </a:lnTo>
                                  <a:lnTo>
                                    <a:pt x="314" y="1338"/>
                                  </a:lnTo>
                                  <a:lnTo>
                                    <a:pt x="338" y="1317"/>
                                  </a:lnTo>
                                  <a:lnTo>
                                    <a:pt x="362" y="1297"/>
                                  </a:lnTo>
                                  <a:lnTo>
                                    <a:pt x="386" y="1277"/>
                                  </a:lnTo>
                                  <a:lnTo>
                                    <a:pt x="410" y="1256"/>
                                  </a:lnTo>
                                  <a:lnTo>
                                    <a:pt x="434" y="1236"/>
                                  </a:lnTo>
                                  <a:lnTo>
                                    <a:pt x="458" y="1216"/>
                                  </a:lnTo>
                                  <a:lnTo>
                                    <a:pt x="482" y="1196"/>
                                  </a:lnTo>
                                  <a:lnTo>
                                    <a:pt x="506" y="1175"/>
                                  </a:lnTo>
                                  <a:lnTo>
                                    <a:pt x="530" y="1155"/>
                                  </a:lnTo>
                                  <a:lnTo>
                                    <a:pt x="555" y="1135"/>
                                  </a:lnTo>
                                  <a:lnTo>
                                    <a:pt x="579" y="1115"/>
                                  </a:lnTo>
                                  <a:lnTo>
                                    <a:pt x="603" y="1094"/>
                                  </a:lnTo>
                                  <a:lnTo>
                                    <a:pt x="627" y="1074"/>
                                  </a:lnTo>
                                  <a:lnTo>
                                    <a:pt x="651" y="1054"/>
                                  </a:lnTo>
                                  <a:lnTo>
                                    <a:pt x="675" y="1033"/>
                                  </a:lnTo>
                                  <a:lnTo>
                                    <a:pt x="699" y="1013"/>
                                  </a:lnTo>
                                  <a:lnTo>
                                    <a:pt x="723" y="993"/>
                                  </a:lnTo>
                                  <a:lnTo>
                                    <a:pt x="748" y="973"/>
                                  </a:lnTo>
                                  <a:lnTo>
                                    <a:pt x="772" y="953"/>
                                  </a:lnTo>
                                  <a:lnTo>
                                    <a:pt x="796" y="932"/>
                                  </a:lnTo>
                                  <a:lnTo>
                                    <a:pt x="820" y="912"/>
                                  </a:lnTo>
                                  <a:lnTo>
                                    <a:pt x="844" y="892"/>
                                  </a:lnTo>
                                  <a:lnTo>
                                    <a:pt x="868" y="871"/>
                                  </a:lnTo>
                                  <a:lnTo>
                                    <a:pt x="892" y="851"/>
                                  </a:lnTo>
                                  <a:lnTo>
                                    <a:pt x="916" y="831"/>
                                  </a:lnTo>
                                  <a:lnTo>
                                    <a:pt x="940" y="811"/>
                                  </a:lnTo>
                                  <a:lnTo>
                                    <a:pt x="965" y="790"/>
                                  </a:lnTo>
                                  <a:lnTo>
                                    <a:pt x="989" y="770"/>
                                  </a:lnTo>
                                  <a:lnTo>
                                    <a:pt x="1013" y="750"/>
                                  </a:lnTo>
                                  <a:lnTo>
                                    <a:pt x="1037" y="730"/>
                                  </a:lnTo>
                                  <a:lnTo>
                                    <a:pt x="1061" y="709"/>
                                  </a:lnTo>
                                  <a:lnTo>
                                    <a:pt x="1085" y="689"/>
                                  </a:lnTo>
                                  <a:lnTo>
                                    <a:pt x="1109" y="669"/>
                                  </a:lnTo>
                                  <a:lnTo>
                                    <a:pt x="1133" y="648"/>
                                  </a:lnTo>
                                  <a:lnTo>
                                    <a:pt x="1157" y="628"/>
                                  </a:lnTo>
                                  <a:lnTo>
                                    <a:pt x="1181" y="608"/>
                                  </a:lnTo>
                                  <a:lnTo>
                                    <a:pt x="1206" y="588"/>
                                  </a:lnTo>
                                  <a:lnTo>
                                    <a:pt x="1230" y="568"/>
                                  </a:lnTo>
                                  <a:lnTo>
                                    <a:pt x="1254" y="547"/>
                                  </a:lnTo>
                                  <a:lnTo>
                                    <a:pt x="1278" y="527"/>
                                  </a:lnTo>
                                  <a:lnTo>
                                    <a:pt x="1302" y="507"/>
                                  </a:lnTo>
                                  <a:lnTo>
                                    <a:pt x="1326" y="486"/>
                                  </a:lnTo>
                                  <a:lnTo>
                                    <a:pt x="1350" y="466"/>
                                  </a:lnTo>
                                  <a:lnTo>
                                    <a:pt x="1374" y="446"/>
                                  </a:lnTo>
                                  <a:lnTo>
                                    <a:pt x="1398" y="426"/>
                                  </a:lnTo>
                                  <a:lnTo>
                                    <a:pt x="1423" y="405"/>
                                  </a:lnTo>
                                  <a:lnTo>
                                    <a:pt x="1447" y="385"/>
                                  </a:lnTo>
                                  <a:lnTo>
                                    <a:pt x="1471" y="365"/>
                                  </a:lnTo>
                                  <a:lnTo>
                                    <a:pt x="1495" y="345"/>
                                  </a:lnTo>
                                  <a:lnTo>
                                    <a:pt x="1519" y="324"/>
                                  </a:lnTo>
                                  <a:lnTo>
                                    <a:pt x="1543" y="304"/>
                                  </a:lnTo>
                                  <a:lnTo>
                                    <a:pt x="1567" y="284"/>
                                  </a:lnTo>
                                  <a:lnTo>
                                    <a:pt x="1591" y="263"/>
                                  </a:lnTo>
                                  <a:lnTo>
                                    <a:pt x="1615" y="243"/>
                                  </a:lnTo>
                                  <a:lnTo>
                                    <a:pt x="1640" y="223"/>
                                  </a:lnTo>
                                  <a:lnTo>
                                    <a:pt x="1664" y="203"/>
                                  </a:lnTo>
                                  <a:lnTo>
                                    <a:pt x="1688" y="182"/>
                                  </a:lnTo>
                                  <a:lnTo>
                                    <a:pt x="1712" y="162"/>
                                  </a:lnTo>
                                  <a:lnTo>
                                    <a:pt x="1736" y="142"/>
                                  </a:lnTo>
                                  <a:lnTo>
                                    <a:pt x="1760" y="122"/>
                                  </a:lnTo>
                                  <a:lnTo>
                                    <a:pt x="1784" y="101"/>
                                  </a:lnTo>
                                  <a:lnTo>
                                    <a:pt x="1808" y="81"/>
                                  </a:lnTo>
                                  <a:lnTo>
                                    <a:pt x="1832" y="61"/>
                                  </a:lnTo>
                                  <a:lnTo>
                                    <a:pt x="1856" y="41"/>
                                  </a:lnTo>
                                  <a:lnTo>
                                    <a:pt x="1881" y="20"/>
                                  </a:lnTo>
                                  <a:lnTo>
                                    <a:pt x="1905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docshape108"/>
                          <wps:cNvSpPr>
                            <a:spLocks/>
                          </wps:cNvSpPr>
                          <wps:spPr bwMode="auto">
                            <a:xfrm>
                              <a:off x="2769" y="611"/>
                              <a:ext cx="1785" cy="1999"/>
                            </a:xfrm>
                            <a:custGeom>
                              <a:avLst/>
                              <a:gdLst>
                                <a:gd name="T0" fmla="+- 0 2883 2770"/>
                                <a:gd name="T1" fmla="*/ T0 w 1785"/>
                                <a:gd name="T2" fmla="+- 0 2609 611"/>
                                <a:gd name="T3" fmla="*/ 2609 h 1999"/>
                                <a:gd name="T4" fmla="+- 0 2883 2770"/>
                                <a:gd name="T5" fmla="*/ T4 w 1785"/>
                                <a:gd name="T6" fmla="+- 0 2567 611"/>
                                <a:gd name="T7" fmla="*/ 2567 h 1999"/>
                                <a:gd name="T8" fmla="+- 0 3440 2770"/>
                                <a:gd name="T9" fmla="*/ T8 w 1785"/>
                                <a:gd name="T10" fmla="+- 0 2609 611"/>
                                <a:gd name="T11" fmla="*/ 2609 h 1999"/>
                                <a:gd name="T12" fmla="+- 0 3440 2770"/>
                                <a:gd name="T13" fmla="*/ T12 w 1785"/>
                                <a:gd name="T14" fmla="+- 0 2567 611"/>
                                <a:gd name="T15" fmla="*/ 2567 h 1999"/>
                                <a:gd name="T16" fmla="+- 0 3997 2770"/>
                                <a:gd name="T17" fmla="*/ T16 w 1785"/>
                                <a:gd name="T18" fmla="+- 0 2609 611"/>
                                <a:gd name="T19" fmla="*/ 2609 h 1999"/>
                                <a:gd name="T20" fmla="+- 0 3997 2770"/>
                                <a:gd name="T21" fmla="*/ T20 w 1785"/>
                                <a:gd name="T22" fmla="+- 0 2567 611"/>
                                <a:gd name="T23" fmla="*/ 2567 h 1999"/>
                                <a:gd name="T24" fmla="+- 0 4554 2770"/>
                                <a:gd name="T25" fmla="*/ T24 w 1785"/>
                                <a:gd name="T26" fmla="+- 0 2609 611"/>
                                <a:gd name="T27" fmla="*/ 2609 h 1999"/>
                                <a:gd name="T28" fmla="+- 0 4554 2770"/>
                                <a:gd name="T29" fmla="*/ T28 w 1785"/>
                                <a:gd name="T30" fmla="+- 0 2567 611"/>
                                <a:gd name="T31" fmla="*/ 2567 h 1999"/>
                                <a:gd name="T32" fmla="+- 0 2770 2770"/>
                                <a:gd name="T33" fmla="*/ T32 w 1785"/>
                                <a:gd name="T34" fmla="+- 0 2475 611"/>
                                <a:gd name="T35" fmla="*/ 2475 h 1999"/>
                                <a:gd name="T36" fmla="+- 0 2812 2770"/>
                                <a:gd name="T37" fmla="*/ T36 w 1785"/>
                                <a:gd name="T38" fmla="+- 0 2475 611"/>
                                <a:gd name="T39" fmla="*/ 2475 h 1999"/>
                                <a:gd name="T40" fmla="+- 0 2770 2770"/>
                                <a:gd name="T41" fmla="*/ T40 w 1785"/>
                                <a:gd name="T42" fmla="+- 0 1854 611"/>
                                <a:gd name="T43" fmla="*/ 1854 h 1999"/>
                                <a:gd name="T44" fmla="+- 0 2812 2770"/>
                                <a:gd name="T45" fmla="*/ T44 w 1785"/>
                                <a:gd name="T46" fmla="+- 0 1854 611"/>
                                <a:gd name="T47" fmla="*/ 1854 h 1999"/>
                                <a:gd name="T48" fmla="+- 0 2770 2770"/>
                                <a:gd name="T49" fmla="*/ T48 w 1785"/>
                                <a:gd name="T50" fmla="+- 0 1232 611"/>
                                <a:gd name="T51" fmla="*/ 1232 h 1999"/>
                                <a:gd name="T52" fmla="+- 0 2812 2770"/>
                                <a:gd name="T53" fmla="*/ T52 w 1785"/>
                                <a:gd name="T54" fmla="+- 0 1232 611"/>
                                <a:gd name="T55" fmla="*/ 1232 h 1999"/>
                                <a:gd name="T56" fmla="+- 0 2770 2770"/>
                                <a:gd name="T57" fmla="*/ T56 w 1785"/>
                                <a:gd name="T58" fmla="+- 0 611 611"/>
                                <a:gd name="T59" fmla="*/ 611 h 1999"/>
                                <a:gd name="T60" fmla="+- 0 2812 2770"/>
                                <a:gd name="T61" fmla="*/ T60 w 1785"/>
                                <a:gd name="T62" fmla="+- 0 611 611"/>
                                <a:gd name="T63" fmla="*/ 611 h 19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785" h="1999">
                                  <a:moveTo>
                                    <a:pt x="113" y="1998"/>
                                  </a:moveTo>
                                  <a:lnTo>
                                    <a:pt x="113" y="1956"/>
                                  </a:lnTo>
                                  <a:moveTo>
                                    <a:pt x="670" y="1998"/>
                                  </a:moveTo>
                                  <a:lnTo>
                                    <a:pt x="670" y="1956"/>
                                  </a:lnTo>
                                  <a:moveTo>
                                    <a:pt x="1227" y="1998"/>
                                  </a:moveTo>
                                  <a:lnTo>
                                    <a:pt x="1227" y="1956"/>
                                  </a:lnTo>
                                  <a:moveTo>
                                    <a:pt x="1784" y="1998"/>
                                  </a:moveTo>
                                  <a:lnTo>
                                    <a:pt x="1784" y="1956"/>
                                  </a:lnTo>
                                  <a:moveTo>
                                    <a:pt x="0" y="1864"/>
                                  </a:moveTo>
                                  <a:lnTo>
                                    <a:pt x="42" y="1864"/>
                                  </a:lnTo>
                                  <a:moveTo>
                                    <a:pt x="0" y="1243"/>
                                  </a:moveTo>
                                  <a:lnTo>
                                    <a:pt x="42" y="1243"/>
                                  </a:lnTo>
                                  <a:moveTo>
                                    <a:pt x="0" y="621"/>
                                  </a:moveTo>
                                  <a:lnTo>
                                    <a:pt x="42" y="621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26F6260" id="docshapegroup72" o:spid="_x0000_s1026" style="position:absolute;margin-left:138.5pt;margin-top:8.35pt;width:107.3pt;height:122.15pt;z-index:-17223680;mso-position-horizontal-relative:page" coordorigin="2770,167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">
                  <v:shape id="docshape73" o:spid="_x0000_s1027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  <v:path arrowok="t" o:connecttype="custom" o:connectlocs="31,1038;19,1040;9,1047;3,1057;0,1068;3,1080;9,1089;19,1096;31,1098;42,1096;52,1089;58,1080;61,1068;58,1057;52,1047;42,1040;31,1038" o:connectangles="0,0,0,0,0,0,0,0,0,0,0,0,0,0,0,0,0"/>
                  </v:shape>
                  <v:shape id="docshape74" o:spid="_x0000_s1028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  <v:path arrowok="t" o:connecttype="custom" o:connectlocs="0,1068;3,1057;9,1047;19,1040;31,1038;42,1040;52,1047;58,1057;61,1068;58,1080;52,1089;42,1096;31,1098;19,1096;9,1089;3,1080;0,1068" o:connectangles="0,0,0,0,0,0,0,0,0,0,0,0,0,0,0,0,0"/>
                  </v:shape>
                  <v:shape id="docshape75" o:spid="_x0000_s1029" style="position:absolute;left:4618;top:938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  <v:path arrowok="t" o:connecttype="custom" o:connectlocs="0,938;0,938;0,938;0,1200;0,1200;0,1200" o:connectangles="0,0,0,0,0,0"/>
                  </v:shape>
                  <v:shape id="docshape76" o:spid="_x0000_s1030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786;19,788;9,795;3,804;0,816;3,828;9,837;19,844;31,846;42,844;52,837;58,828;61,816;58,804;52,795;42,788;31,786" o:connectangles="0,0,0,0,0,0,0,0,0,0,0,0,0,0,0,0,0"/>
                  </v:shape>
                  <v:shape id="docshape77" o:spid="_x0000_s1031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816;3,804;9,795;19,788;31,786;42,788;52,795;58,804;61,816;58,828;52,837;42,844;31,846;19,844;9,837;3,828;0,816" o:connectangles="0,0,0,0,0,0,0,0,0,0,0,0,0,0,0,0,0"/>
                  </v:shape>
                  <v:shape id="docshape78" o:spid="_x0000_s1032" style="position:absolute;left:4426;top:671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  <v:path arrowok="t" o:connecttype="custom" o:connectlocs="193,672;193,672;193,672;193,966;193,966;193,966;386,1079;386,1057;386,1068;0,1068;0,1079;0,1057;385,827;385,805;385,816;0,816;0,827;0,805" o:connectangles="0,0,0,0,0,0,0,0,0,0,0,0,0,0,0,0,0,0"/>
                  </v:shape>
                  <v:shape id="docshape79" o:spid="_x0000_s1033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  <v:path arrowok="t" o:connecttype="custom" o:connectlocs="31,298;19,300;9,307;3,316;0,328;3,340;9,349;19,356;31,358;42,356;52,349;58,340;61,328;58,316;52,307;42,300;31,298" o:connectangles="0,0,0,0,0,0,0,0,0,0,0,0,0,0,0,0,0"/>
                  </v:shape>
                  <v:shape id="docshape80" o:spid="_x0000_s1034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328;3,316;9,307;19,300;31,298;42,300;52,307;58,316;61,328;58,340;52,349;42,356;31,358;19,356;9,349;3,340;0,328" o:connectangles="0,0,0,0,0,0,0,0,0,0,0,0,0,0,0,0,0"/>
                  </v:shape>
                  <v:shape id="docshape81" o:spid="_x0000_s1035" style="position:absolute;left:4426;top:166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  <v:path arrowok="t" o:connecttype="custom" o:connectlocs="193,167;193,479;193,479;193,479;386,339;386,317;386,328;0,328;0,339;0,317" o:connectangles="0,0,0,0,0,0,0,0,0,0"/>
                  </v:shape>
                  <v:shape id="docshape82" o:spid="_x0000_s1036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1926;18,1929;9,1935;2,1945;0,1957;2,1968;9,1978;18,1984;30,1987;42,1984;51,1978;58,1968;60,1957;58,1945;51,1935;42,1929;30,1926" o:connectangles="0,0,0,0,0,0,0,0,0,0,0,0,0,0,0,0,0"/>
                  </v:shape>
                  <v:shape id="docshape83" o:spid="_x0000_s1037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1957;2,1945;9,1935;18,1929;30,1926;42,1929;51,1935;58,1945;60,1957;58,1968;51,1978;42,1984;30,1987;18,1984;9,1978;2,1968;0,1957" o:connectangles="0,0,0,0,0,0,0,0,0,0,0,0,0,0,0,0,0"/>
                  </v:shape>
                  <v:shape id="docshape84" o:spid="_x0000_s1038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828;18,1830;9,1837;2,1846;0,1858;2,1870;9,1879;18,1886;30,1888;42,1886;51,1879;58,1870;60,1858;58,1846;51,1837;42,1830;30,1828" o:connectangles="0,0,0,0,0,0,0,0,0,0,0,0,0,0,0,0,0"/>
                  </v:shape>
                  <v:shape id="docshape85" o:spid="_x0000_s1039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858;2,1846;9,1837;18,1830;30,1828;42,1830;51,1837;58,1846;60,1858;58,1870;51,1879;42,1886;30,1888;18,1886;9,1879;2,1870;0,1858" o:connectangles="0,0,0,0,0,0,0,0,0,0,0,0,0,0,0,0,0"/>
                  </v:shape>
                  <v:shape id="docshape86" o:spid="_x0000_s1040" style="position:absolute;left:3337;top:184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  <v:path arrowok="t" o:connecttype="custom" o:connectlocs="0,1855;2,1849;8,1847;14,1849;16,1855;14,1861;8,1863;2,1861;0,1855" o:connectangles="0,0,0,0,0,0,0,0,0"/>
                  </v:shape>
                  <v:line id="Line 441" o:spid="_x0000_s1041" style="position:absolute;visibility:visible;mso-wrap-style:square" from="3346,1855" to="3346,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  <v:shape id="docshape87" o:spid="_x0000_s1042" style="position:absolute;left:3337;top:1753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  <v:path arrowok="t" o:connecttype="custom" o:connectlocs="16,2061;14,2055;8,2053;2,2055;0,2061;2,2067;8,2069;14,2067;16,2061;16,1762;14,1756;8,1753;2,1756;0,1762;2,1767;8,1770;14,1767;16,1762" o:connectangles="0,0,0,0,0,0,0,0,0,0,0,0,0,0,0,0,0,0"/>
                  </v:shape>
                  <v:line id="Line 439" o:spid="_x0000_s1043" style="position:absolute;visibility:visible;mso-wrap-style:square" from="3346,1762" to="3346,1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  <v:shape id="docshape88" o:spid="_x0000_s1044" style="position:absolute;left:3337;top:19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  <v:path arrowok="t" o:connecttype="custom" o:connectlocs="0,1945;2,1939;8,1936;14,1939;16,1945;14,1951;8,1953;2,1951;0,1945" o:connectangles="0,0,0,0,0,0,0,0,0"/>
                  </v:shape>
                  <v:shape id="docshape89" o:spid="_x0000_s1045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1558;18,1560;9,1567;2,1576;0,1588;2,1600;9,1609;18,1616;30,1618;42,1616;51,1609;58,1600;60,1588;58,1576;51,1567;42,1560;30,1558" o:connectangles="0,0,0,0,0,0,0,0,0,0,0,0,0,0,0,0,0"/>
                  </v:shape>
                  <v:shape id="docshape90" o:spid="_x0000_s1046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588;2,1576;9,1567;18,1560;30,1558;42,1560;51,1567;58,1576;60,1588;58,1600;51,1609;42,1616;30,1618;18,1616;9,1609;2,1600;0,1588" o:connectangles="0,0,0,0,0,0,0,0,0,0,0,0,0,0,0,0,0"/>
                  </v:shape>
                  <v:shape id="docshape91" o:spid="_x0000_s1047" style="position:absolute;left:3337;top:14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  <v:path arrowok="t" o:connecttype="custom" o:connectlocs="0,1473;2,1467;8,1465;14,1467;16,1473;14,1479;8,1481;2,1479;0,1473" o:connectangles="0,0,0,0,0,0,0,0,0"/>
                  </v:shape>
                  <v:line id="Line 434" o:spid="_x0000_s1048" style="position:absolute;visibility:visible;mso-wrap-style:square" from="3346,1473" to="3346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  <v:shape id="docshape92" o:spid="_x0000_s1049" style="position:absolute;left:3337;top:16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  <v:path arrowok="t" o:connecttype="custom" o:connectlocs="0,1696;2,1691;8,1688;14,1691;16,1696;14,1702;8,1705;2,1702;0,1696" o:connectangles="0,0,0,0,0,0,0,0,0"/>
                  </v:shape>
                  <v:shape id="docshape93" o:spid="_x0000_s1050" style="position:absolute;left:3191;top:1576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  <v:path arrowok="t" o:connecttype="custom" o:connectlocs="323,1967;323,1945;323,1957;0,1957;0,1967;0,1945;323,1869;323,1847;323,1858;0,1858;0,1869;0,1847;323,1599;323,1577;323,1588;0,1588;0,1599;0,1577" o:connectangles="0,0,0,0,0,0,0,0,0,0,0,0,0,0,0,0,0,0"/>
                  </v:shape>
                  <v:shape id="docshape94" o:spid="_x0000_s1051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  <v:path arrowok="t" o:connecttype="custom" o:connectlocs="30,2138;18,2140;9,2146;2,2156;0,2168;2,2179;9,2189;18,2195;30,2198;42,2195;51,2189;58,2179;60,2168;58,2156;51,2146;42,2140;30,2138" o:connectangles="0,0,0,0,0,0,0,0,0,0,0,0,0,0,0,0,0"/>
                  </v:shape>
                  <v:shape id="docshape95" o:spid="_x0000_s1052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  <v:path arrowok="t" o:connecttype="custom" o:connectlocs="0,2168;2,2156;9,2146;18,2140;30,2138;42,2140;51,2146;58,2156;60,2168;58,2179;51,2189;42,2195;30,2198;18,2195;9,2189;2,2179;0,2168" o:connectangles="0,0,0,0,0,0,0,0,0,0,0,0,0,0,0,0,0"/>
                  </v:shape>
                  <v:shape id="docshape96" o:spid="_x0000_s1053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2045;18,2047;9,2054;2,2063;0,2075;2,2087;9,2096;18,2103;30,2105;42,2103;51,2096;58,2087;60,2075;58,2063;51,2054;42,2047;30,2045" o:connectangles="0,0,0,0,0,0,0,0,0,0,0,0,0,0,0,0,0"/>
                  </v:shape>
                  <v:shape id="docshape97" o:spid="_x0000_s1054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2075;2,2063;9,2054;18,2047;30,2045;42,2047;51,2054;58,2063;60,2075;58,2087;51,2096;42,2103;30,2105;18,2103;9,2096;2,2087;0,2075" o:connectangles="0,0,0,0,0,0,0,0,0,0,0,0,0,0,0,0,0"/>
                  </v:shape>
                  <v:shape id="docshape98" o:spid="_x0000_s1055" style="position:absolute;left:3042;top:207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  <v:path arrowok="t" o:connecttype="custom" o:connectlocs="0,2082;2,2076;8,2073;14,2076;16,2082;14,2087;8,2090;2,2087;0,2082" o:connectangles="0,0,0,0,0,0,0,0,0"/>
                  </v:shape>
                  <v:line id="Line 426" o:spid="_x0000_s1056" style="position:absolute;visibility:visible;mso-wrap-style:square" from="3051,2082" to="305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  <v:shape id="docshape99" o:spid="_x0000_s1057" style="position:absolute;left:3042;top:225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  <v:path arrowok="t" o:connecttype="custom" o:connectlocs="0,2264;2,2258;8,2256;14,2258;16,2264;14,2270;8,2272;2,2270;0,2264" o:connectangles="0,0,0,0,0,0,0,0,0"/>
                  </v:shape>
                  <v:shape id="docshape100" o:spid="_x0000_s1058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902;18,1904;9,1911;2,1920;0,1932;2,1944;9,1953;18,1960;30,1962;42,1960;51,1953;58,1944;60,1932;58,1920;51,1911;42,1904;30,1902" o:connectangles="0,0,0,0,0,0,0,0,0,0,0,0,0,0,0,0,0"/>
                  </v:shape>
                  <v:shape id="docshape101" o:spid="_x0000_s1059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932;2,1920;9,1911;18,1904;30,1902;42,1904;51,1911;58,1920;60,1932;58,1944;51,1953;42,1960;30,1962;18,1960;9,1953;2,1944;0,1932" o:connectangles="0,0,0,0,0,0,0,0,0,0,0,0,0,0,0,0,0"/>
                  </v:shape>
                  <v:shape id="docshape102" o:spid="_x0000_s1060" style="position:absolute;left:3042;top:19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  <v:path arrowok="t" o:connecttype="custom" o:connectlocs="0,1985;2,1979;8,1977;14,1979;16,1985;14,1991;8,1993;2,1991;0,1985" o:connectangles="0,0,0,0,0,0,0,0,0"/>
                  </v:shape>
                  <v:line id="Line 421" o:spid="_x0000_s1061" style="position:absolute;visibility:visible;mso-wrap-style:square" from="3051,1985" to="3051,2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  <v:shape id="docshape103" o:spid="_x0000_s1062" style="position:absolute;left:3042;top:1827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  <v:path arrowok="t" o:connecttype="custom" o:connectlocs="16,2171;14,2165;8,2162;2,2165;0,2171;2,2176;8,2179;14,2176;16,2171;16,1836;14,1830;8,1827;2,1830;0,1836;2,1841;8,1844;14,1841;16,1836" o:connectangles="0,0,0,0,0,0,0,0,0,0,0,0,0,0,0,0,0,0"/>
                  </v:shape>
                  <v:line id="Line 419" o:spid="_x0000_s1063" style="position:absolute;visibility:visible;mso-wrap-style:square" from="3051,1836" to="305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  <v:shape id="docshape104" o:spid="_x0000_s1064" style="position:absolute;left:3042;top:20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  <v:path arrowok="t" o:connecttype="custom" o:connectlocs="0,2026;2,2020;8,2017;14,2020;16,2026;14,2031;8,2034;2,2031;0,2026" o:connectangles="0,0,0,0,0,0,0,0,0"/>
                  </v:shape>
                  <v:shape id="docshape105" o:spid="_x0000_s1065" style="position:absolute;left:2907;top:1920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  <v:path arrowok="t" o:connecttype="custom" o:connectlocs="314,2179;314,2157;314,2168;0,2168;0,2179;0,2157;314,2086;314,2064;314,2075;0,2075;0,2086;0,2064;314,1943;314,1921;314,1932;0,1932;0,1943;0,1921" o:connectangles="0,0,0,0,0,0,0,0,0,0,0,0,0,0,0,0,0,0"/>
                  </v:shape>
                  <v:line id="Line 416" o:spid="_x0000_s1066" style="position:absolute;visibility:visible;mso-wrap-style:square" from="2812,2555" to="490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  <v:stroke dashstyle="dash"/>
                  </v:line>
                  <v:shape id="docshape106" o:spid="_x0000_s1067" style="position:absolute;left:2907;top:213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  <v:fill opacity="26214f"/>
                    <v:path arrowok="t" o:connecttype="custom" o:connectlocs="1905,214;1832,291;1712,420;1495,648;1374,772;1254,894;1181,965;1109,1036;1037,1105;965,1172;892,1237;820,1301;748,1362;675,1421;627,1460;579,1497;506,1552;410,1622;265,1723;97,1835;0,1897;0,2453;48,2403;121,2328;217,2230;314,2133;362,2086;458,1992;530,1924;579,1880;651,1815;699,1773;748,1731;796,1691;844,1652;916,1594;989,1539;1061,1485;1206,1382;1278,1332;1471,1205;1591,1128;1736,1038;1905,935;1905,214" o:connectangles="0,0,0,0,0,0,0,0,0,0,0,0,0,0,0,0,0,0,0,0,0,0,0,0,0,0,0,0,0,0,0,0,0,0,0,0,0,0,0,0,0,0,0,0,0"/>
                  </v:shape>
                  <v:shape id="docshape107" o:spid="_x0000_s1068" style="position:absolute;left:2907;top:574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  <v:path arrowok="t" o:connecttype="custom" o:connectlocs="24,2155;73,2114;121,2074;169,2033;217,1992;265,1952;314,1912;362,1871;410,1830;458,1790;506,1749;555,1709;603,1668;651,1628;699,1587;748,1547;796,1506;844,1466;892,1425;940,1385;989,1344;1037,1304;1085,1263;1133,1222;1181,1182;1230,1142;1278,1101;1326,1060;1374,1020;1423,979;1471,939;1519,898;1567,858;1615,817;1664,777;1712,736;1760,696;1808,655;1856,615;1905,574" o:connectangles="0,0,0,0,0,0,0,0,0,0,0,0,0,0,0,0,0,0,0,0,0,0,0,0,0,0,0,0,0,0,0,0,0,0,0,0,0,0,0,0"/>
                  </v:shape>
                  <v:shape id="docshape108" o:spid="_x0000_s1069" style="position:absolute;left:2769;top:611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  <v:path arrowok="t" o:connecttype="custom" o:connectlocs="113,2609;113,2567;670,2609;670,2567;1227,2609;1227,2567;1784,2609;1784,2567;0,2475;42,2475;0,1854;42,1854;0,1232;42,1232;0,611;42,611" o:connectangles="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54912" behindDoc="1" locked="0" layoutInCell="1" allowOverlap="1" wp14:anchorId="488371F1" wp14:editId="75B6FD0B">
                  <wp:simplePos x="0" y="0"/>
                  <wp:positionH relativeFrom="page">
                    <wp:posOffset>3345180</wp:posOffset>
                  </wp:positionH>
                  <wp:positionV relativeFrom="paragraph">
                    <wp:posOffset>106045</wp:posOffset>
                  </wp:positionV>
                  <wp:extent cx="1362710" cy="1451610"/>
                  <wp:effectExtent l="0" t="0" r="0" b="0"/>
                  <wp:wrapNone/>
                  <wp:docPr id="659" name="docshapegroup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51610"/>
                            <a:chOff x="5268" y="167"/>
                            <a:chExt cx="2146" cy="2286"/>
                          </a:xfrm>
                        </wpg:grpSpPr>
                        <wps:wsp>
                          <wps:cNvPr id="660" name="docshape110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51 6921"/>
                                <a:gd name="T1" fmla="*/ T0 w 61"/>
                                <a:gd name="T2" fmla="+- 0 1011 1011"/>
                                <a:gd name="T3" fmla="*/ 1011 h 61"/>
                                <a:gd name="T4" fmla="+- 0 6939 6921"/>
                                <a:gd name="T5" fmla="*/ T4 w 61"/>
                                <a:gd name="T6" fmla="+- 0 1014 1011"/>
                                <a:gd name="T7" fmla="*/ 1014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23 6921"/>
                                <a:gd name="T13" fmla="*/ T12 w 61"/>
                                <a:gd name="T14" fmla="+- 0 1030 1011"/>
                                <a:gd name="T15" fmla="*/ 1030 h 61"/>
                                <a:gd name="T16" fmla="+- 0 6921 6921"/>
                                <a:gd name="T17" fmla="*/ T16 w 61"/>
                                <a:gd name="T18" fmla="+- 0 1041 1011"/>
                                <a:gd name="T19" fmla="*/ 1041 h 61"/>
                                <a:gd name="T20" fmla="+- 0 6923 6921"/>
                                <a:gd name="T21" fmla="*/ T20 w 61"/>
                                <a:gd name="T22" fmla="+- 0 1053 1011"/>
                                <a:gd name="T23" fmla="*/ 1053 h 61"/>
                                <a:gd name="T24" fmla="+- 0 6930 6921"/>
                                <a:gd name="T25" fmla="*/ T24 w 61"/>
                                <a:gd name="T26" fmla="+- 0 1063 1011"/>
                                <a:gd name="T27" fmla="*/ 1063 h 61"/>
                                <a:gd name="T28" fmla="+- 0 6939 6921"/>
                                <a:gd name="T29" fmla="*/ T28 w 61"/>
                                <a:gd name="T30" fmla="+- 0 1069 1011"/>
                                <a:gd name="T31" fmla="*/ 1069 h 61"/>
                                <a:gd name="T32" fmla="+- 0 6951 6921"/>
                                <a:gd name="T33" fmla="*/ T32 w 61"/>
                                <a:gd name="T34" fmla="+- 0 1072 1011"/>
                                <a:gd name="T35" fmla="*/ 1072 h 61"/>
                                <a:gd name="T36" fmla="+- 0 6963 6921"/>
                                <a:gd name="T37" fmla="*/ T36 w 61"/>
                                <a:gd name="T38" fmla="+- 0 1069 1011"/>
                                <a:gd name="T39" fmla="*/ 1069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79 6921"/>
                                <a:gd name="T45" fmla="*/ T44 w 61"/>
                                <a:gd name="T46" fmla="+- 0 1053 1011"/>
                                <a:gd name="T47" fmla="*/ 1053 h 61"/>
                                <a:gd name="T48" fmla="+- 0 6981 6921"/>
                                <a:gd name="T49" fmla="*/ T48 w 61"/>
                                <a:gd name="T50" fmla="+- 0 1041 1011"/>
                                <a:gd name="T51" fmla="*/ 1041 h 61"/>
                                <a:gd name="T52" fmla="+- 0 6979 6921"/>
                                <a:gd name="T53" fmla="*/ T52 w 61"/>
                                <a:gd name="T54" fmla="+- 0 1030 1011"/>
                                <a:gd name="T55" fmla="*/ 1030 h 61"/>
                                <a:gd name="T56" fmla="+- 0 6972 6921"/>
                                <a:gd name="T57" fmla="*/ T56 w 61"/>
                                <a:gd name="T58" fmla="+- 0 1020 1011"/>
                                <a:gd name="T59" fmla="*/ 1020 h 61"/>
                                <a:gd name="T60" fmla="+- 0 6963 6921"/>
                                <a:gd name="T61" fmla="*/ T60 w 61"/>
                                <a:gd name="T62" fmla="+- 0 1014 1011"/>
                                <a:gd name="T63" fmla="*/ 1014 h 61"/>
                                <a:gd name="T64" fmla="+- 0 6951 6921"/>
                                <a:gd name="T65" fmla="*/ T64 w 61"/>
                                <a:gd name="T66" fmla="+- 0 1011 1011"/>
                                <a:gd name="T67" fmla="*/ 101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docshape111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21 6921"/>
                                <a:gd name="T1" fmla="*/ T0 w 61"/>
                                <a:gd name="T2" fmla="+- 0 1041 1011"/>
                                <a:gd name="T3" fmla="*/ 1041 h 61"/>
                                <a:gd name="T4" fmla="+- 0 6923 6921"/>
                                <a:gd name="T5" fmla="*/ T4 w 61"/>
                                <a:gd name="T6" fmla="+- 0 1030 1011"/>
                                <a:gd name="T7" fmla="*/ 1030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39 6921"/>
                                <a:gd name="T13" fmla="*/ T12 w 61"/>
                                <a:gd name="T14" fmla="+- 0 1014 1011"/>
                                <a:gd name="T15" fmla="*/ 1014 h 61"/>
                                <a:gd name="T16" fmla="+- 0 6951 6921"/>
                                <a:gd name="T17" fmla="*/ T16 w 61"/>
                                <a:gd name="T18" fmla="+- 0 1011 1011"/>
                                <a:gd name="T19" fmla="*/ 1011 h 61"/>
                                <a:gd name="T20" fmla="+- 0 6963 6921"/>
                                <a:gd name="T21" fmla="*/ T20 w 61"/>
                                <a:gd name="T22" fmla="+- 0 1014 1011"/>
                                <a:gd name="T23" fmla="*/ 1014 h 61"/>
                                <a:gd name="T24" fmla="+- 0 6972 6921"/>
                                <a:gd name="T25" fmla="*/ T24 w 61"/>
                                <a:gd name="T26" fmla="+- 0 1020 1011"/>
                                <a:gd name="T27" fmla="*/ 1020 h 61"/>
                                <a:gd name="T28" fmla="+- 0 6979 6921"/>
                                <a:gd name="T29" fmla="*/ T28 w 61"/>
                                <a:gd name="T30" fmla="+- 0 1030 1011"/>
                                <a:gd name="T31" fmla="*/ 1030 h 61"/>
                                <a:gd name="T32" fmla="+- 0 6981 6921"/>
                                <a:gd name="T33" fmla="*/ T32 w 61"/>
                                <a:gd name="T34" fmla="+- 0 1041 1011"/>
                                <a:gd name="T35" fmla="*/ 1041 h 61"/>
                                <a:gd name="T36" fmla="+- 0 6979 6921"/>
                                <a:gd name="T37" fmla="*/ T36 w 61"/>
                                <a:gd name="T38" fmla="+- 0 1053 1011"/>
                                <a:gd name="T39" fmla="*/ 1053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63 6921"/>
                                <a:gd name="T45" fmla="*/ T44 w 61"/>
                                <a:gd name="T46" fmla="+- 0 1069 1011"/>
                                <a:gd name="T47" fmla="*/ 1069 h 61"/>
                                <a:gd name="T48" fmla="+- 0 6951 6921"/>
                                <a:gd name="T49" fmla="*/ T48 w 61"/>
                                <a:gd name="T50" fmla="+- 0 1072 1011"/>
                                <a:gd name="T51" fmla="*/ 1072 h 61"/>
                                <a:gd name="T52" fmla="+- 0 6939 6921"/>
                                <a:gd name="T53" fmla="*/ T52 w 61"/>
                                <a:gd name="T54" fmla="+- 0 1069 1011"/>
                                <a:gd name="T55" fmla="*/ 1069 h 61"/>
                                <a:gd name="T56" fmla="+- 0 6930 6921"/>
                                <a:gd name="T57" fmla="*/ T56 w 61"/>
                                <a:gd name="T58" fmla="+- 0 1063 1011"/>
                                <a:gd name="T59" fmla="*/ 1063 h 61"/>
                                <a:gd name="T60" fmla="+- 0 6923 6921"/>
                                <a:gd name="T61" fmla="*/ T60 w 61"/>
                                <a:gd name="T62" fmla="+- 0 1053 1011"/>
                                <a:gd name="T63" fmla="*/ 1053 h 61"/>
                                <a:gd name="T64" fmla="+- 0 6921 6921"/>
                                <a:gd name="T65" fmla="*/ T64 w 61"/>
                                <a:gd name="T66" fmla="+- 0 1041 1011"/>
                                <a:gd name="T67" fmla="*/ 104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docshape112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36 6905"/>
                                <a:gd name="T1" fmla="*/ T0 w 61"/>
                                <a:gd name="T2" fmla="+- 0 778 778"/>
                                <a:gd name="T3" fmla="*/ 778 h 61"/>
                                <a:gd name="T4" fmla="+- 0 6924 6905"/>
                                <a:gd name="T5" fmla="*/ T4 w 61"/>
                                <a:gd name="T6" fmla="+- 0 781 778"/>
                                <a:gd name="T7" fmla="*/ 781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08 6905"/>
                                <a:gd name="T13" fmla="*/ T12 w 61"/>
                                <a:gd name="T14" fmla="+- 0 797 778"/>
                                <a:gd name="T15" fmla="*/ 797 h 61"/>
                                <a:gd name="T16" fmla="+- 0 6905 6905"/>
                                <a:gd name="T17" fmla="*/ T16 w 61"/>
                                <a:gd name="T18" fmla="+- 0 808 778"/>
                                <a:gd name="T19" fmla="*/ 808 h 61"/>
                                <a:gd name="T20" fmla="+- 0 6908 6905"/>
                                <a:gd name="T21" fmla="*/ T20 w 61"/>
                                <a:gd name="T22" fmla="+- 0 820 778"/>
                                <a:gd name="T23" fmla="*/ 820 h 61"/>
                                <a:gd name="T24" fmla="+- 0 6914 6905"/>
                                <a:gd name="T25" fmla="*/ T24 w 61"/>
                                <a:gd name="T26" fmla="+- 0 830 778"/>
                                <a:gd name="T27" fmla="*/ 830 h 61"/>
                                <a:gd name="T28" fmla="+- 0 6924 6905"/>
                                <a:gd name="T29" fmla="*/ T28 w 61"/>
                                <a:gd name="T30" fmla="+- 0 836 778"/>
                                <a:gd name="T31" fmla="*/ 836 h 61"/>
                                <a:gd name="T32" fmla="+- 0 6936 6905"/>
                                <a:gd name="T33" fmla="*/ T32 w 61"/>
                                <a:gd name="T34" fmla="+- 0 839 778"/>
                                <a:gd name="T35" fmla="*/ 839 h 61"/>
                                <a:gd name="T36" fmla="+- 0 6947 6905"/>
                                <a:gd name="T37" fmla="*/ T36 w 61"/>
                                <a:gd name="T38" fmla="+- 0 836 778"/>
                                <a:gd name="T39" fmla="*/ 836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63 6905"/>
                                <a:gd name="T45" fmla="*/ T44 w 61"/>
                                <a:gd name="T46" fmla="+- 0 820 778"/>
                                <a:gd name="T47" fmla="*/ 820 h 61"/>
                                <a:gd name="T48" fmla="+- 0 6966 6905"/>
                                <a:gd name="T49" fmla="*/ T48 w 61"/>
                                <a:gd name="T50" fmla="+- 0 808 778"/>
                                <a:gd name="T51" fmla="*/ 808 h 61"/>
                                <a:gd name="T52" fmla="+- 0 6963 6905"/>
                                <a:gd name="T53" fmla="*/ T52 w 61"/>
                                <a:gd name="T54" fmla="+- 0 797 778"/>
                                <a:gd name="T55" fmla="*/ 797 h 61"/>
                                <a:gd name="T56" fmla="+- 0 6957 6905"/>
                                <a:gd name="T57" fmla="*/ T56 w 61"/>
                                <a:gd name="T58" fmla="+- 0 787 778"/>
                                <a:gd name="T59" fmla="*/ 787 h 61"/>
                                <a:gd name="T60" fmla="+- 0 6947 6905"/>
                                <a:gd name="T61" fmla="*/ T60 w 61"/>
                                <a:gd name="T62" fmla="+- 0 781 778"/>
                                <a:gd name="T63" fmla="*/ 781 h 61"/>
                                <a:gd name="T64" fmla="+- 0 6936 6905"/>
                                <a:gd name="T65" fmla="*/ T64 w 61"/>
                                <a:gd name="T66" fmla="+- 0 778 778"/>
                                <a:gd name="T67" fmla="*/ 77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docshape113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05 6905"/>
                                <a:gd name="T1" fmla="*/ T0 w 61"/>
                                <a:gd name="T2" fmla="+- 0 808 778"/>
                                <a:gd name="T3" fmla="*/ 808 h 61"/>
                                <a:gd name="T4" fmla="+- 0 6908 6905"/>
                                <a:gd name="T5" fmla="*/ T4 w 61"/>
                                <a:gd name="T6" fmla="+- 0 797 778"/>
                                <a:gd name="T7" fmla="*/ 797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24 6905"/>
                                <a:gd name="T13" fmla="*/ T12 w 61"/>
                                <a:gd name="T14" fmla="+- 0 781 778"/>
                                <a:gd name="T15" fmla="*/ 781 h 61"/>
                                <a:gd name="T16" fmla="+- 0 6936 6905"/>
                                <a:gd name="T17" fmla="*/ T16 w 61"/>
                                <a:gd name="T18" fmla="+- 0 778 778"/>
                                <a:gd name="T19" fmla="*/ 778 h 61"/>
                                <a:gd name="T20" fmla="+- 0 6947 6905"/>
                                <a:gd name="T21" fmla="*/ T20 w 61"/>
                                <a:gd name="T22" fmla="+- 0 781 778"/>
                                <a:gd name="T23" fmla="*/ 781 h 61"/>
                                <a:gd name="T24" fmla="+- 0 6957 6905"/>
                                <a:gd name="T25" fmla="*/ T24 w 61"/>
                                <a:gd name="T26" fmla="+- 0 787 778"/>
                                <a:gd name="T27" fmla="*/ 787 h 61"/>
                                <a:gd name="T28" fmla="+- 0 6963 6905"/>
                                <a:gd name="T29" fmla="*/ T28 w 61"/>
                                <a:gd name="T30" fmla="+- 0 797 778"/>
                                <a:gd name="T31" fmla="*/ 797 h 61"/>
                                <a:gd name="T32" fmla="+- 0 6966 6905"/>
                                <a:gd name="T33" fmla="*/ T32 w 61"/>
                                <a:gd name="T34" fmla="+- 0 808 778"/>
                                <a:gd name="T35" fmla="*/ 808 h 61"/>
                                <a:gd name="T36" fmla="+- 0 6963 6905"/>
                                <a:gd name="T37" fmla="*/ T36 w 61"/>
                                <a:gd name="T38" fmla="+- 0 820 778"/>
                                <a:gd name="T39" fmla="*/ 820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47 6905"/>
                                <a:gd name="T45" fmla="*/ T44 w 61"/>
                                <a:gd name="T46" fmla="+- 0 836 778"/>
                                <a:gd name="T47" fmla="*/ 836 h 61"/>
                                <a:gd name="T48" fmla="+- 0 6936 6905"/>
                                <a:gd name="T49" fmla="*/ T48 w 61"/>
                                <a:gd name="T50" fmla="+- 0 839 778"/>
                                <a:gd name="T51" fmla="*/ 839 h 61"/>
                                <a:gd name="T52" fmla="+- 0 6924 6905"/>
                                <a:gd name="T53" fmla="*/ T52 w 61"/>
                                <a:gd name="T54" fmla="+- 0 836 778"/>
                                <a:gd name="T55" fmla="*/ 836 h 61"/>
                                <a:gd name="T56" fmla="+- 0 6914 6905"/>
                                <a:gd name="T57" fmla="*/ T56 w 61"/>
                                <a:gd name="T58" fmla="+- 0 830 778"/>
                                <a:gd name="T59" fmla="*/ 830 h 61"/>
                                <a:gd name="T60" fmla="+- 0 6908 6905"/>
                                <a:gd name="T61" fmla="*/ T60 w 61"/>
                                <a:gd name="T62" fmla="+- 0 820 778"/>
                                <a:gd name="T63" fmla="*/ 820 h 61"/>
                                <a:gd name="T64" fmla="+- 0 6905 6905"/>
                                <a:gd name="T65" fmla="*/ T64 w 61"/>
                                <a:gd name="T66" fmla="+- 0 808 778"/>
                                <a:gd name="T67" fmla="*/ 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docshape114"/>
                          <wps:cNvSpPr>
                            <a:spLocks/>
                          </wps:cNvSpPr>
                          <wps:spPr bwMode="auto">
                            <a:xfrm>
                              <a:off x="6950" y="921"/>
                              <a:ext cx="2" cy="242"/>
                            </a:xfrm>
                            <a:custGeom>
                              <a:avLst/>
                              <a:gdLst>
                                <a:gd name="T0" fmla="+- 0 6951 6951"/>
                                <a:gd name="T1" fmla="*/ T0 w 1"/>
                                <a:gd name="T2" fmla="+- 0 921 921"/>
                                <a:gd name="T3" fmla="*/ 921 h 242"/>
                                <a:gd name="T4" fmla="+- 0 6951 6951"/>
                                <a:gd name="T5" fmla="*/ T4 w 1"/>
                                <a:gd name="T6" fmla="+- 0 921 921"/>
                                <a:gd name="T7" fmla="*/ 921 h 242"/>
                                <a:gd name="T8" fmla="+- 0 6951 6951"/>
                                <a:gd name="T9" fmla="*/ T8 w 1"/>
                                <a:gd name="T10" fmla="+- 0 921 921"/>
                                <a:gd name="T11" fmla="*/ 921 h 242"/>
                                <a:gd name="T12" fmla="+- 0 6951 6951"/>
                                <a:gd name="T13" fmla="*/ T12 w 1"/>
                                <a:gd name="T14" fmla="+- 0 1163 921"/>
                                <a:gd name="T15" fmla="*/ 1163 h 242"/>
                                <a:gd name="T16" fmla="+- 0 6951 6951"/>
                                <a:gd name="T17" fmla="*/ T16 w 1"/>
                                <a:gd name="T18" fmla="+- 0 1163 921"/>
                                <a:gd name="T19" fmla="*/ 1163 h 242"/>
                                <a:gd name="T20" fmla="+- 0 6951 6951"/>
                                <a:gd name="T21" fmla="*/ T20 w 1"/>
                                <a:gd name="T22" fmla="+- 0 1163 921"/>
                                <a:gd name="T23" fmla="*/ 1163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4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42"/>
                                  </a:lnTo>
                                  <a:moveTo>
                                    <a:pt x="0" y="242"/>
                                  </a:moveTo>
                                  <a:lnTo>
                                    <a:pt x="0" y="24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docshape115"/>
                          <wps:cNvSpPr>
                            <a:spLocks/>
                          </wps:cNvSpPr>
                          <wps:spPr bwMode="auto">
                            <a:xfrm>
                              <a:off x="6927" y="667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676 667"/>
                                <a:gd name="T3" fmla="*/ 676 h 17"/>
                                <a:gd name="T4" fmla="+- 0 6930 6927"/>
                                <a:gd name="T5" fmla="*/ T4 w 17"/>
                                <a:gd name="T6" fmla="+- 0 670 667"/>
                                <a:gd name="T7" fmla="*/ 670 h 17"/>
                                <a:gd name="T8" fmla="+- 0 6936 6927"/>
                                <a:gd name="T9" fmla="*/ T8 w 17"/>
                                <a:gd name="T10" fmla="+- 0 667 667"/>
                                <a:gd name="T11" fmla="*/ 667 h 17"/>
                                <a:gd name="T12" fmla="+- 0 6942 6927"/>
                                <a:gd name="T13" fmla="*/ T12 w 17"/>
                                <a:gd name="T14" fmla="+- 0 670 667"/>
                                <a:gd name="T15" fmla="*/ 670 h 17"/>
                                <a:gd name="T16" fmla="+- 0 6944 6927"/>
                                <a:gd name="T17" fmla="*/ T16 w 17"/>
                                <a:gd name="T18" fmla="+- 0 676 667"/>
                                <a:gd name="T19" fmla="*/ 676 h 17"/>
                                <a:gd name="T20" fmla="+- 0 6942 6927"/>
                                <a:gd name="T21" fmla="*/ T20 w 17"/>
                                <a:gd name="T22" fmla="+- 0 682 667"/>
                                <a:gd name="T23" fmla="*/ 682 h 17"/>
                                <a:gd name="T24" fmla="+- 0 6936 6927"/>
                                <a:gd name="T25" fmla="*/ T24 w 17"/>
                                <a:gd name="T26" fmla="+- 0 684 667"/>
                                <a:gd name="T27" fmla="*/ 684 h 17"/>
                                <a:gd name="T28" fmla="+- 0 6930 6927"/>
                                <a:gd name="T29" fmla="*/ T28 w 17"/>
                                <a:gd name="T30" fmla="+- 0 682 667"/>
                                <a:gd name="T31" fmla="*/ 682 h 17"/>
                                <a:gd name="T32" fmla="+- 0 6927 6927"/>
                                <a:gd name="T33" fmla="*/ T32 w 17"/>
                                <a:gd name="T34" fmla="+- 0 676 667"/>
                                <a:gd name="T35" fmla="*/ 6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Line 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36" y="676"/>
                              <a:ext cx="0" cy="2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docshape116"/>
                          <wps:cNvSpPr>
                            <a:spLocks/>
                          </wps:cNvSpPr>
                          <wps:spPr bwMode="auto">
                            <a:xfrm>
                              <a:off x="6927" y="93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947 939"/>
                                <a:gd name="T3" fmla="*/ 947 h 17"/>
                                <a:gd name="T4" fmla="+- 0 6930 6927"/>
                                <a:gd name="T5" fmla="*/ T4 w 17"/>
                                <a:gd name="T6" fmla="+- 0 941 939"/>
                                <a:gd name="T7" fmla="*/ 941 h 17"/>
                                <a:gd name="T8" fmla="+- 0 6936 6927"/>
                                <a:gd name="T9" fmla="*/ T8 w 17"/>
                                <a:gd name="T10" fmla="+- 0 939 939"/>
                                <a:gd name="T11" fmla="*/ 939 h 17"/>
                                <a:gd name="T12" fmla="+- 0 6942 6927"/>
                                <a:gd name="T13" fmla="*/ T12 w 17"/>
                                <a:gd name="T14" fmla="+- 0 941 939"/>
                                <a:gd name="T15" fmla="*/ 941 h 17"/>
                                <a:gd name="T16" fmla="+- 0 6944 6927"/>
                                <a:gd name="T17" fmla="*/ T16 w 17"/>
                                <a:gd name="T18" fmla="+- 0 947 939"/>
                                <a:gd name="T19" fmla="*/ 947 h 17"/>
                                <a:gd name="T20" fmla="+- 0 6942 6927"/>
                                <a:gd name="T21" fmla="*/ T20 w 17"/>
                                <a:gd name="T22" fmla="+- 0 953 939"/>
                                <a:gd name="T23" fmla="*/ 953 h 17"/>
                                <a:gd name="T24" fmla="+- 0 6936 6927"/>
                                <a:gd name="T25" fmla="*/ T24 w 17"/>
                                <a:gd name="T26" fmla="+- 0 955 939"/>
                                <a:gd name="T27" fmla="*/ 955 h 17"/>
                                <a:gd name="T28" fmla="+- 0 6930 6927"/>
                                <a:gd name="T29" fmla="*/ T28 w 17"/>
                                <a:gd name="T30" fmla="+- 0 953 939"/>
                                <a:gd name="T31" fmla="*/ 953 h 17"/>
                                <a:gd name="T32" fmla="+- 0 6927 6927"/>
                                <a:gd name="T33" fmla="*/ T32 w 17"/>
                                <a:gd name="T34" fmla="+- 0 947 939"/>
                                <a:gd name="T35" fmla="*/ 9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docshape117"/>
                          <wps:cNvSpPr>
                            <a:spLocks/>
                          </wps:cNvSpPr>
                          <wps:spPr bwMode="auto">
                            <a:xfrm>
                              <a:off x="6821" y="798"/>
                              <a:ext cx="250" cy="254"/>
                            </a:xfrm>
                            <a:custGeom>
                              <a:avLst/>
                              <a:gdLst>
                                <a:gd name="T0" fmla="+- 0 7071 6821"/>
                                <a:gd name="T1" fmla="*/ T0 w 250"/>
                                <a:gd name="T2" fmla="+- 0 1051 798"/>
                                <a:gd name="T3" fmla="*/ 1051 h 254"/>
                                <a:gd name="T4" fmla="+- 0 7071 6821"/>
                                <a:gd name="T5" fmla="*/ T4 w 250"/>
                                <a:gd name="T6" fmla="+- 0 1031 798"/>
                                <a:gd name="T7" fmla="*/ 1031 h 254"/>
                                <a:gd name="T8" fmla="+- 0 7071 6821"/>
                                <a:gd name="T9" fmla="*/ T8 w 250"/>
                                <a:gd name="T10" fmla="+- 0 1041 798"/>
                                <a:gd name="T11" fmla="*/ 1041 h 254"/>
                                <a:gd name="T12" fmla="+- 0 6829 6821"/>
                                <a:gd name="T13" fmla="*/ T12 w 250"/>
                                <a:gd name="T14" fmla="+- 0 1041 798"/>
                                <a:gd name="T15" fmla="*/ 1041 h 254"/>
                                <a:gd name="T16" fmla="+- 0 6829 6821"/>
                                <a:gd name="T17" fmla="*/ T16 w 250"/>
                                <a:gd name="T18" fmla="+- 0 1051 798"/>
                                <a:gd name="T19" fmla="*/ 1051 h 254"/>
                                <a:gd name="T20" fmla="+- 0 6829 6821"/>
                                <a:gd name="T21" fmla="*/ T20 w 250"/>
                                <a:gd name="T22" fmla="+- 0 1031 798"/>
                                <a:gd name="T23" fmla="*/ 1031 h 254"/>
                                <a:gd name="T24" fmla="+- 0 7070 6821"/>
                                <a:gd name="T25" fmla="*/ T24 w 250"/>
                                <a:gd name="T26" fmla="+- 0 819 798"/>
                                <a:gd name="T27" fmla="*/ 819 h 254"/>
                                <a:gd name="T28" fmla="+- 0 7070 6821"/>
                                <a:gd name="T29" fmla="*/ T28 w 250"/>
                                <a:gd name="T30" fmla="+- 0 798 798"/>
                                <a:gd name="T31" fmla="*/ 798 h 254"/>
                                <a:gd name="T32" fmla="+- 0 7070 6821"/>
                                <a:gd name="T33" fmla="*/ T32 w 250"/>
                                <a:gd name="T34" fmla="+- 0 808 798"/>
                                <a:gd name="T35" fmla="*/ 808 h 254"/>
                                <a:gd name="T36" fmla="+- 0 6821 6821"/>
                                <a:gd name="T37" fmla="*/ T36 w 250"/>
                                <a:gd name="T38" fmla="+- 0 808 798"/>
                                <a:gd name="T39" fmla="*/ 808 h 254"/>
                                <a:gd name="T40" fmla="+- 0 6821 6821"/>
                                <a:gd name="T41" fmla="*/ T40 w 250"/>
                                <a:gd name="T42" fmla="+- 0 819 798"/>
                                <a:gd name="T43" fmla="*/ 819 h 254"/>
                                <a:gd name="T44" fmla="+- 0 6821 6821"/>
                                <a:gd name="T45" fmla="*/ T44 w 250"/>
                                <a:gd name="T46" fmla="+- 0 798 798"/>
                                <a:gd name="T47" fmla="*/ 798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0" h="254">
                                  <a:moveTo>
                                    <a:pt x="250" y="253"/>
                                  </a:moveTo>
                                  <a:lnTo>
                                    <a:pt x="250" y="233"/>
                                  </a:lnTo>
                                  <a:moveTo>
                                    <a:pt x="250" y="243"/>
                                  </a:moveTo>
                                  <a:lnTo>
                                    <a:pt x="8" y="243"/>
                                  </a:lnTo>
                                  <a:moveTo>
                                    <a:pt x="8" y="253"/>
                                  </a:moveTo>
                                  <a:lnTo>
                                    <a:pt x="8" y="233"/>
                                  </a:lnTo>
                                  <a:moveTo>
                                    <a:pt x="249" y="21"/>
                                  </a:moveTo>
                                  <a:lnTo>
                                    <a:pt x="249" y="0"/>
                                  </a:lnTo>
                                  <a:moveTo>
                                    <a:pt x="249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docshape118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9 5968"/>
                                <a:gd name="T1" fmla="*/ T0 w 61"/>
                                <a:gd name="T2" fmla="+- 0 1831 1831"/>
                                <a:gd name="T3" fmla="*/ 1831 h 61"/>
                                <a:gd name="T4" fmla="+- 0 5987 5968"/>
                                <a:gd name="T5" fmla="*/ T4 w 61"/>
                                <a:gd name="T6" fmla="+- 0 1833 1831"/>
                                <a:gd name="T7" fmla="*/ 1833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71 5968"/>
                                <a:gd name="T13" fmla="*/ T12 w 61"/>
                                <a:gd name="T14" fmla="+- 0 1849 1831"/>
                                <a:gd name="T15" fmla="*/ 1849 h 61"/>
                                <a:gd name="T16" fmla="+- 0 5968 5968"/>
                                <a:gd name="T17" fmla="*/ T16 w 61"/>
                                <a:gd name="T18" fmla="+- 0 1861 1831"/>
                                <a:gd name="T19" fmla="*/ 1861 h 61"/>
                                <a:gd name="T20" fmla="+- 0 5971 5968"/>
                                <a:gd name="T21" fmla="*/ T20 w 61"/>
                                <a:gd name="T22" fmla="+- 0 1873 1831"/>
                                <a:gd name="T23" fmla="*/ 1873 h 61"/>
                                <a:gd name="T24" fmla="+- 0 5977 5968"/>
                                <a:gd name="T25" fmla="*/ T24 w 61"/>
                                <a:gd name="T26" fmla="+- 0 1882 1831"/>
                                <a:gd name="T27" fmla="*/ 1882 h 61"/>
                                <a:gd name="T28" fmla="+- 0 5987 5968"/>
                                <a:gd name="T29" fmla="*/ T28 w 61"/>
                                <a:gd name="T30" fmla="+- 0 1889 1831"/>
                                <a:gd name="T31" fmla="*/ 1889 h 61"/>
                                <a:gd name="T32" fmla="+- 0 5999 5968"/>
                                <a:gd name="T33" fmla="*/ T32 w 61"/>
                                <a:gd name="T34" fmla="+- 0 1891 1831"/>
                                <a:gd name="T35" fmla="*/ 1891 h 61"/>
                                <a:gd name="T36" fmla="+- 0 6010 5968"/>
                                <a:gd name="T37" fmla="*/ T36 w 61"/>
                                <a:gd name="T38" fmla="+- 0 1889 1831"/>
                                <a:gd name="T39" fmla="*/ 1889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26 5968"/>
                                <a:gd name="T45" fmla="*/ T44 w 61"/>
                                <a:gd name="T46" fmla="+- 0 1873 1831"/>
                                <a:gd name="T47" fmla="*/ 1873 h 61"/>
                                <a:gd name="T48" fmla="+- 0 6029 5968"/>
                                <a:gd name="T49" fmla="*/ T48 w 61"/>
                                <a:gd name="T50" fmla="+- 0 1861 1831"/>
                                <a:gd name="T51" fmla="*/ 1861 h 61"/>
                                <a:gd name="T52" fmla="+- 0 6026 5968"/>
                                <a:gd name="T53" fmla="*/ T52 w 61"/>
                                <a:gd name="T54" fmla="+- 0 1849 1831"/>
                                <a:gd name="T55" fmla="*/ 1849 h 61"/>
                                <a:gd name="T56" fmla="+- 0 6020 5968"/>
                                <a:gd name="T57" fmla="*/ T56 w 61"/>
                                <a:gd name="T58" fmla="+- 0 1840 1831"/>
                                <a:gd name="T59" fmla="*/ 1840 h 61"/>
                                <a:gd name="T60" fmla="+- 0 6010 5968"/>
                                <a:gd name="T61" fmla="*/ T60 w 61"/>
                                <a:gd name="T62" fmla="+- 0 1833 1831"/>
                                <a:gd name="T63" fmla="*/ 1833 h 61"/>
                                <a:gd name="T64" fmla="+- 0 5999 5968"/>
                                <a:gd name="T65" fmla="*/ T64 w 61"/>
                                <a:gd name="T66" fmla="+- 0 1831 1831"/>
                                <a:gd name="T67" fmla="*/ 183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docshape119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8 5968"/>
                                <a:gd name="T1" fmla="*/ T0 w 61"/>
                                <a:gd name="T2" fmla="+- 0 1861 1831"/>
                                <a:gd name="T3" fmla="*/ 1861 h 61"/>
                                <a:gd name="T4" fmla="+- 0 5971 5968"/>
                                <a:gd name="T5" fmla="*/ T4 w 61"/>
                                <a:gd name="T6" fmla="+- 0 1849 1831"/>
                                <a:gd name="T7" fmla="*/ 1849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87 5968"/>
                                <a:gd name="T13" fmla="*/ T12 w 61"/>
                                <a:gd name="T14" fmla="+- 0 1833 1831"/>
                                <a:gd name="T15" fmla="*/ 1833 h 61"/>
                                <a:gd name="T16" fmla="+- 0 5999 5968"/>
                                <a:gd name="T17" fmla="*/ T16 w 61"/>
                                <a:gd name="T18" fmla="+- 0 1831 1831"/>
                                <a:gd name="T19" fmla="*/ 1831 h 61"/>
                                <a:gd name="T20" fmla="+- 0 6010 5968"/>
                                <a:gd name="T21" fmla="*/ T20 w 61"/>
                                <a:gd name="T22" fmla="+- 0 1833 1831"/>
                                <a:gd name="T23" fmla="*/ 1833 h 61"/>
                                <a:gd name="T24" fmla="+- 0 6020 5968"/>
                                <a:gd name="T25" fmla="*/ T24 w 61"/>
                                <a:gd name="T26" fmla="+- 0 1840 1831"/>
                                <a:gd name="T27" fmla="*/ 1840 h 61"/>
                                <a:gd name="T28" fmla="+- 0 6026 5968"/>
                                <a:gd name="T29" fmla="*/ T28 w 61"/>
                                <a:gd name="T30" fmla="+- 0 1849 1831"/>
                                <a:gd name="T31" fmla="*/ 1849 h 61"/>
                                <a:gd name="T32" fmla="+- 0 6029 5968"/>
                                <a:gd name="T33" fmla="*/ T32 w 61"/>
                                <a:gd name="T34" fmla="+- 0 1861 1831"/>
                                <a:gd name="T35" fmla="*/ 1861 h 61"/>
                                <a:gd name="T36" fmla="+- 0 6026 5968"/>
                                <a:gd name="T37" fmla="*/ T36 w 61"/>
                                <a:gd name="T38" fmla="+- 0 1873 1831"/>
                                <a:gd name="T39" fmla="*/ 1873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10 5968"/>
                                <a:gd name="T45" fmla="*/ T44 w 61"/>
                                <a:gd name="T46" fmla="+- 0 1889 1831"/>
                                <a:gd name="T47" fmla="*/ 1889 h 61"/>
                                <a:gd name="T48" fmla="+- 0 5999 5968"/>
                                <a:gd name="T49" fmla="*/ T48 w 61"/>
                                <a:gd name="T50" fmla="+- 0 1891 1831"/>
                                <a:gd name="T51" fmla="*/ 1891 h 61"/>
                                <a:gd name="T52" fmla="+- 0 5987 5968"/>
                                <a:gd name="T53" fmla="*/ T52 w 61"/>
                                <a:gd name="T54" fmla="+- 0 1889 1831"/>
                                <a:gd name="T55" fmla="*/ 1889 h 61"/>
                                <a:gd name="T56" fmla="+- 0 5977 5968"/>
                                <a:gd name="T57" fmla="*/ T56 w 61"/>
                                <a:gd name="T58" fmla="+- 0 1882 1831"/>
                                <a:gd name="T59" fmla="*/ 1882 h 61"/>
                                <a:gd name="T60" fmla="+- 0 5971 5968"/>
                                <a:gd name="T61" fmla="*/ T60 w 61"/>
                                <a:gd name="T62" fmla="+- 0 1873 1831"/>
                                <a:gd name="T63" fmla="*/ 1873 h 61"/>
                                <a:gd name="T64" fmla="+- 0 5968 5968"/>
                                <a:gd name="T65" fmla="*/ T64 w 61"/>
                                <a:gd name="T66" fmla="+- 0 1861 1831"/>
                                <a:gd name="T67" fmla="*/ 186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docshape120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67"/>
                                <a:gd name="T1" fmla="*/ T0 w 61"/>
                                <a:gd name="T2" fmla="+- 0 1740 1740"/>
                                <a:gd name="T3" fmla="*/ 1740 h 61"/>
                                <a:gd name="T4" fmla="+- 0 5985 5967"/>
                                <a:gd name="T5" fmla="*/ T4 w 61"/>
                                <a:gd name="T6" fmla="+- 0 1742 1740"/>
                                <a:gd name="T7" fmla="*/ 1742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69 5967"/>
                                <a:gd name="T13" fmla="*/ T12 w 61"/>
                                <a:gd name="T14" fmla="+- 0 1758 1740"/>
                                <a:gd name="T15" fmla="*/ 1758 h 61"/>
                                <a:gd name="T16" fmla="+- 0 5967 5967"/>
                                <a:gd name="T17" fmla="*/ T16 w 61"/>
                                <a:gd name="T18" fmla="+- 0 1770 1740"/>
                                <a:gd name="T19" fmla="*/ 1770 h 61"/>
                                <a:gd name="T20" fmla="+- 0 5969 5967"/>
                                <a:gd name="T21" fmla="*/ T20 w 61"/>
                                <a:gd name="T22" fmla="+- 0 1782 1740"/>
                                <a:gd name="T23" fmla="*/ 1782 h 61"/>
                                <a:gd name="T24" fmla="+- 0 5976 5967"/>
                                <a:gd name="T25" fmla="*/ T24 w 61"/>
                                <a:gd name="T26" fmla="+- 0 1791 1740"/>
                                <a:gd name="T27" fmla="*/ 1791 h 61"/>
                                <a:gd name="T28" fmla="+- 0 5985 5967"/>
                                <a:gd name="T29" fmla="*/ T28 w 61"/>
                                <a:gd name="T30" fmla="+- 0 1798 1740"/>
                                <a:gd name="T31" fmla="*/ 1798 h 61"/>
                                <a:gd name="T32" fmla="+- 0 5997 5967"/>
                                <a:gd name="T33" fmla="*/ T32 w 61"/>
                                <a:gd name="T34" fmla="+- 0 1800 1740"/>
                                <a:gd name="T35" fmla="*/ 1800 h 61"/>
                                <a:gd name="T36" fmla="+- 0 6009 5967"/>
                                <a:gd name="T37" fmla="*/ T36 w 61"/>
                                <a:gd name="T38" fmla="+- 0 1798 1740"/>
                                <a:gd name="T39" fmla="*/ 1798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25 5967"/>
                                <a:gd name="T45" fmla="*/ T44 w 61"/>
                                <a:gd name="T46" fmla="+- 0 1782 1740"/>
                                <a:gd name="T47" fmla="*/ 1782 h 61"/>
                                <a:gd name="T48" fmla="+- 0 6027 5967"/>
                                <a:gd name="T49" fmla="*/ T48 w 61"/>
                                <a:gd name="T50" fmla="+- 0 1770 1740"/>
                                <a:gd name="T51" fmla="*/ 1770 h 61"/>
                                <a:gd name="T52" fmla="+- 0 6025 5967"/>
                                <a:gd name="T53" fmla="*/ T52 w 61"/>
                                <a:gd name="T54" fmla="+- 0 1758 1740"/>
                                <a:gd name="T55" fmla="*/ 1758 h 61"/>
                                <a:gd name="T56" fmla="+- 0 6019 5967"/>
                                <a:gd name="T57" fmla="*/ T56 w 61"/>
                                <a:gd name="T58" fmla="+- 0 1749 1740"/>
                                <a:gd name="T59" fmla="*/ 1749 h 61"/>
                                <a:gd name="T60" fmla="+- 0 6009 5967"/>
                                <a:gd name="T61" fmla="*/ T60 w 61"/>
                                <a:gd name="T62" fmla="+- 0 1742 1740"/>
                                <a:gd name="T63" fmla="*/ 1742 h 61"/>
                                <a:gd name="T64" fmla="+- 0 5997 5967"/>
                                <a:gd name="T65" fmla="*/ T64 w 61"/>
                                <a:gd name="T66" fmla="+- 0 1740 1740"/>
                                <a:gd name="T67" fmla="*/ 17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docshape121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7 5967"/>
                                <a:gd name="T1" fmla="*/ T0 w 61"/>
                                <a:gd name="T2" fmla="+- 0 1770 1740"/>
                                <a:gd name="T3" fmla="*/ 1770 h 61"/>
                                <a:gd name="T4" fmla="+- 0 5969 5967"/>
                                <a:gd name="T5" fmla="*/ T4 w 61"/>
                                <a:gd name="T6" fmla="+- 0 1758 1740"/>
                                <a:gd name="T7" fmla="*/ 1758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85 5967"/>
                                <a:gd name="T13" fmla="*/ T12 w 61"/>
                                <a:gd name="T14" fmla="+- 0 1742 1740"/>
                                <a:gd name="T15" fmla="*/ 1742 h 61"/>
                                <a:gd name="T16" fmla="+- 0 5997 5967"/>
                                <a:gd name="T17" fmla="*/ T16 w 61"/>
                                <a:gd name="T18" fmla="+- 0 1740 1740"/>
                                <a:gd name="T19" fmla="*/ 1740 h 61"/>
                                <a:gd name="T20" fmla="+- 0 6009 5967"/>
                                <a:gd name="T21" fmla="*/ T20 w 61"/>
                                <a:gd name="T22" fmla="+- 0 1742 1740"/>
                                <a:gd name="T23" fmla="*/ 1742 h 61"/>
                                <a:gd name="T24" fmla="+- 0 6019 5967"/>
                                <a:gd name="T25" fmla="*/ T24 w 61"/>
                                <a:gd name="T26" fmla="+- 0 1749 1740"/>
                                <a:gd name="T27" fmla="*/ 1749 h 61"/>
                                <a:gd name="T28" fmla="+- 0 6025 5967"/>
                                <a:gd name="T29" fmla="*/ T28 w 61"/>
                                <a:gd name="T30" fmla="+- 0 1758 1740"/>
                                <a:gd name="T31" fmla="*/ 1758 h 61"/>
                                <a:gd name="T32" fmla="+- 0 6027 5967"/>
                                <a:gd name="T33" fmla="*/ T32 w 61"/>
                                <a:gd name="T34" fmla="+- 0 1770 1740"/>
                                <a:gd name="T35" fmla="*/ 1770 h 61"/>
                                <a:gd name="T36" fmla="+- 0 6025 5967"/>
                                <a:gd name="T37" fmla="*/ T36 w 61"/>
                                <a:gd name="T38" fmla="+- 0 1782 1740"/>
                                <a:gd name="T39" fmla="*/ 1782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09 5967"/>
                                <a:gd name="T45" fmla="*/ T44 w 61"/>
                                <a:gd name="T46" fmla="+- 0 1798 1740"/>
                                <a:gd name="T47" fmla="*/ 1798 h 61"/>
                                <a:gd name="T48" fmla="+- 0 5997 5967"/>
                                <a:gd name="T49" fmla="*/ T48 w 61"/>
                                <a:gd name="T50" fmla="+- 0 1800 1740"/>
                                <a:gd name="T51" fmla="*/ 1800 h 61"/>
                                <a:gd name="T52" fmla="+- 0 5985 5967"/>
                                <a:gd name="T53" fmla="*/ T52 w 61"/>
                                <a:gd name="T54" fmla="+- 0 1798 1740"/>
                                <a:gd name="T55" fmla="*/ 1798 h 61"/>
                                <a:gd name="T56" fmla="+- 0 5976 5967"/>
                                <a:gd name="T57" fmla="*/ T56 w 61"/>
                                <a:gd name="T58" fmla="+- 0 1791 1740"/>
                                <a:gd name="T59" fmla="*/ 1791 h 61"/>
                                <a:gd name="T60" fmla="+- 0 5969 5967"/>
                                <a:gd name="T61" fmla="*/ T60 w 61"/>
                                <a:gd name="T62" fmla="+- 0 1782 1740"/>
                                <a:gd name="T63" fmla="*/ 1782 h 61"/>
                                <a:gd name="T64" fmla="+- 0 5967 5967"/>
                                <a:gd name="T65" fmla="*/ T64 w 61"/>
                                <a:gd name="T66" fmla="+- 0 1770 1740"/>
                                <a:gd name="T67" fmla="*/ 17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docshape122"/>
                          <wps:cNvSpPr>
                            <a:spLocks/>
                          </wps:cNvSpPr>
                          <wps:spPr bwMode="auto">
                            <a:xfrm>
                              <a:off x="5990" y="17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17"/>
                                <a:gd name="T2" fmla="+- 0 1767 1759"/>
                                <a:gd name="T3" fmla="*/ 1767 h 17"/>
                                <a:gd name="T4" fmla="+- 0 5993 5990"/>
                                <a:gd name="T5" fmla="*/ T4 w 17"/>
                                <a:gd name="T6" fmla="+- 0 1762 1759"/>
                                <a:gd name="T7" fmla="*/ 1762 h 17"/>
                                <a:gd name="T8" fmla="+- 0 5999 5990"/>
                                <a:gd name="T9" fmla="*/ T8 w 17"/>
                                <a:gd name="T10" fmla="+- 0 1759 1759"/>
                                <a:gd name="T11" fmla="*/ 1759 h 17"/>
                                <a:gd name="T12" fmla="+- 0 6005 5990"/>
                                <a:gd name="T13" fmla="*/ T12 w 17"/>
                                <a:gd name="T14" fmla="+- 0 1762 1759"/>
                                <a:gd name="T15" fmla="*/ 1762 h 17"/>
                                <a:gd name="T16" fmla="+- 0 6007 5990"/>
                                <a:gd name="T17" fmla="*/ T16 w 17"/>
                                <a:gd name="T18" fmla="+- 0 1767 1759"/>
                                <a:gd name="T19" fmla="*/ 1767 h 17"/>
                                <a:gd name="T20" fmla="+- 0 6005 5990"/>
                                <a:gd name="T21" fmla="*/ T20 w 17"/>
                                <a:gd name="T22" fmla="+- 0 1773 1759"/>
                                <a:gd name="T23" fmla="*/ 1773 h 17"/>
                                <a:gd name="T24" fmla="+- 0 5999 5990"/>
                                <a:gd name="T25" fmla="*/ T24 w 17"/>
                                <a:gd name="T26" fmla="+- 0 1776 1759"/>
                                <a:gd name="T27" fmla="*/ 1776 h 17"/>
                                <a:gd name="T28" fmla="+- 0 5993 5990"/>
                                <a:gd name="T29" fmla="*/ T28 w 17"/>
                                <a:gd name="T30" fmla="+- 0 1773 1759"/>
                                <a:gd name="T31" fmla="*/ 1773 h 17"/>
                                <a:gd name="T32" fmla="+- 0 5990 5990"/>
                                <a:gd name="T33" fmla="*/ T32 w 17"/>
                                <a:gd name="T34" fmla="+- 0 1767 1759"/>
                                <a:gd name="T35" fmla="*/ 17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Line 3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9" y="1767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docshape123"/>
                          <wps:cNvSpPr>
                            <a:spLocks/>
                          </wps:cNvSpPr>
                          <wps:spPr bwMode="auto">
                            <a:xfrm>
                              <a:off x="5988" y="1672"/>
                              <a:ext cx="19" cy="293"/>
                            </a:xfrm>
                            <a:custGeom>
                              <a:avLst/>
                              <a:gdLst>
                                <a:gd name="T0" fmla="+- 0 6005 5989"/>
                                <a:gd name="T1" fmla="*/ T0 w 19"/>
                                <a:gd name="T2" fmla="+- 0 1681 1673"/>
                                <a:gd name="T3" fmla="*/ 1681 h 293"/>
                                <a:gd name="T4" fmla="+- 0 6003 5989"/>
                                <a:gd name="T5" fmla="*/ T4 w 19"/>
                                <a:gd name="T6" fmla="+- 0 1675 1673"/>
                                <a:gd name="T7" fmla="*/ 1675 h 293"/>
                                <a:gd name="T8" fmla="+- 0 5997 5989"/>
                                <a:gd name="T9" fmla="*/ T8 w 19"/>
                                <a:gd name="T10" fmla="+- 0 1673 1673"/>
                                <a:gd name="T11" fmla="*/ 1673 h 293"/>
                                <a:gd name="T12" fmla="+- 0 5991 5989"/>
                                <a:gd name="T13" fmla="*/ T12 w 19"/>
                                <a:gd name="T14" fmla="+- 0 1675 1673"/>
                                <a:gd name="T15" fmla="*/ 1675 h 293"/>
                                <a:gd name="T16" fmla="+- 0 5989 5989"/>
                                <a:gd name="T17" fmla="*/ T16 w 19"/>
                                <a:gd name="T18" fmla="+- 0 1681 1673"/>
                                <a:gd name="T19" fmla="*/ 1681 h 293"/>
                                <a:gd name="T20" fmla="+- 0 5991 5989"/>
                                <a:gd name="T21" fmla="*/ T20 w 19"/>
                                <a:gd name="T22" fmla="+- 0 1687 1673"/>
                                <a:gd name="T23" fmla="*/ 1687 h 293"/>
                                <a:gd name="T24" fmla="+- 0 5997 5989"/>
                                <a:gd name="T25" fmla="*/ T24 w 19"/>
                                <a:gd name="T26" fmla="+- 0 1689 1673"/>
                                <a:gd name="T27" fmla="*/ 1689 h 293"/>
                                <a:gd name="T28" fmla="+- 0 6003 5989"/>
                                <a:gd name="T29" fmla="*/ T28 w 19"/>
                                <a:gd name="T30" fmla="+- 0 1687 1673"/>
                                <a:gd name="T31" fmla="*/ 1687 h 293"/>
                                <a:gd name="T32" fmla="+- 0 6005 5989"/>
                                <a:gd name="T33" fmla="*/ T32 w 19"/>
                                <a:gd name="T34" fmla="+- 0 1681 1673"/>
                                <a:gd name="T35" fmla="*/ 1681 h 293"/>
                                <a:gd name="T36" fmla="+- 0 6007 5989"/>
                                <a:gd name="T37" fmla="*/ T36 w 19"/>
                                <a:gd name="T38" fmla="+- 0 1957 1673"/>
                                <a:gd name="T39" fmla="*/ 1957 h 293"/>
                                <a:gd name="T40" fmla="+- 0 6005 5989"/>
                                <a:gd name="T41" fmla="*/ T40 w 19"/>
                                <a:gd name="T42" fmla="+- 0 1951 1673"/>
                                <a:gd name="T43" fmla="*/ 1951 h 293"/>
                                <a:gd name="T44" fmla="+- 0 5999 5989"/>
                                <a:gd name="T45" fmla="*/ T44 w 19"/>
                                <a:gd name="T46" fmla="+- 0 1949 1673"/>
                                <a:gd name="T47" fmla="*/ 1949 h 293"/>
                                <a:gd name="T48" fmla="+- 0 5993 5989"/>
                                <a:gd name="T49" fmla="*/ T48 w 19"/>
                                <a:gd name="T50" fmla="+- 0 1951 1673"/>
                                <a:gd name="T51" fmla="*/ 1951 h 293"/>
                                <a:gd name="T52" fmla="+- 0 5990 5989"/>
                                <a:gd name="T53" fmla="*/ T52 w 19"/>
                                <a:gd name="T54" fmla="+- 0 1957 1673"/>
                                <a:gd name="T55" fmla="*/ 1957 h 293"/>
                                <a:gd name="T56" fmla="+- 0 5993 5989"/>
                                <a:gd name="T57" fmla="*/ T56 w 19"/>
                                <a:gd name="T58" fmla="+- 0 1963 1673"/>
                                <a:gd name="T59" fmla="*/ 1963 h 293"/>
                                <a:gd name="T60" fmla="+- 0 5999 5989"/>
                                <a:gd name="T61" fmla="*/ T60 w 19"/>
                                <a:gd name="T62" fmla="+- 0 1966 1673"/>
                                <a:gd name="T63" fmla="*/ 1966 h 293"/>
                                <a:gd name="T64" fmla="+- 0 6005 5989"/>
                                <a:gd name="T65" fmla="*/ T64 w 19"/>
                                <a:gd name="T66" fmla="+- 0 1963 1673"/>
                                <a:gd name="T67" fmla="*/ 1963 h 293"/>
                                <a:gd name="T68" fmla="+- 0 6007 5989"/>
                                <a:gd name="T69" fmla="*/ T68 w 19"/>
                                <a:gd name="T70" fmla="+- 0 1957 1673"/>
                                <a:gd name="T71" fmla="*/ 195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9" h="293"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8" y="284"/>
                                  </a:moveTo>
                                  <a:lnTo>
                                    <a:pt x="16" y="278"/>
                                  </a:lnTo>
                                  <a:lnTo>
                                    <a:pt x="10" y="276"/>
                                  </a:lnTo>
                                  <a:lnTo>
                                    <a:pt x="4" y="278"/>
                                  </a:lnTo>
                                  <a:lnTo>
                                    <a:pt x="1" y="284"/>
                                  </a:lnTo>
                                  <a:lnTo>
                                    <a:pt x="4" y="290"/>
                                  </a:lnTo>
                                  <a:lnTo>
                                    <a:pt x="10" y="293"/>
                                  </a:lnTo>
                                  <a:lnTo>
                                    <a:pt x="16" y="290"/>
                                  </a:lnTo>
                                  <a:lnTo>
                                    <a:pt x="18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Line 3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7" y="1681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docshape124"/>
                          <wps:cNvSpPr>
                            <a:spLocks/>
                          </wps:cNvSpPr>
                          <wps:spPr bwMode="auto">
                            <a:xfrm>
                              <a:off x="5988" y="18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89 5989"/>
                                <a:gd name="T1" fmla="*/ T0 w 17"/>
                                <a:gd name="T2" fmla="+- 0 1850 1842"/>
                                <a:gd name="T3" fmla="*/ 1850 h 17"/>
                                <a:gd name="T4" fmla="+- 0 5991 5989"/>
                                <a:gd name="T5" fmla="*/ T4 w 17"/>
                                <a:gd name="T6" fmla="+- 0 1844 1842"/>
                                <a:gd name="T7" fmla="*/ 1844 h 17"/>
                                <a:gd name="T8" fmla="+- 0 5997 5989"/>
                                <a:gd name="T9" fmla="*/ T8 w 17"/>
                                <a:gd name="T10" fmla="+- 0 1842 1842"/>
                                <a:gd name="T11" fmla="*/ 1842 h 17"/>
                                <a:gd name="T12" fmla="+- 0 6003 5989"/>
                                <a:gd name="T13" fmla="*/ T12 w 17"/>
                                <a:gd name="T14" fmla="+- 0 1844 1842"/>
                                <a:gd name="T15" fmla="*/ 1844 h 17"/>
                                <a:gd name="T16" fmla="+- 0 6005 5989"/>
                                <a:gd name="T17" fmla="*/ T16 w 17"/>
                                <a:gd name="T18" fmla="+- 0 1850 1842"/>
                                <a:gd name="T19" fmla="*/ 1850 h 17"/>
                                <a:gd name="T20" fmla="+- 0 6003 5989"/>
                                <a:gd name="T21" fmla="*/ T20 w 17"/>
                                <a:gd name="T22" fmla="+- 0 1856 1842"/>
                                <a:gd name="T23" fmla="*/ 1856 h 17"/>
                                <a:gd name="T24" fmla="+- 0 5997 5989"/>
                                <a:gd name="T25" fmla="*/ T24 w 17"/>
                                <a:gd name="T26" fmla="+- 0 1858 1842"/>
                                <a:gd name="T27" fmla="*/ 1858 h 17"/>
                                <a:gd name="T28" fmla="+- 0 5991 5989"/>
                                <a:gd name="T29" fmla="*/ T28 w 17"/>
                                <a:gd name="T30" fmla="+- 0 1856 1842"/>
                                <a:gd name="T31" fmla="*/ 1856 h 17"/>
                                <a:gd name="T32" fmla="+- 0 5989 5989"/>
                                <a:gd name="T33" fmla="*/ T32 w 17"/>
                                <a:gd name="T34" fmla="+- 0 1850 1842"/>
                                <a:gd name="T35" fmla="*/ 18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docshape125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6027 5997"/>
                                <a:gd name="T1" fmla="*/ T0 w 61"/>
                                <a:gd name="T2" fmla="+- 0 1491 1491"/>
                                <a:gd name="T3" fmla="*/ 1491 h 61"/>
                                <a:gd name="T4" fmla="+- 0 6015 5997"/>
                                <a:gd name="T5" fmla="*/ T4 w 61"/>
                                <a:gd name="T6" fmla="+- 0 1493 1491"/>
                                <a:gd name="T7" fmla="*/ 1493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00 5997"/>
                                <a:gd name="T13" fmla="*/ T12 w 61"/>
                                <a:gd name="T14" fmla="+- 0 1509 1491"/>
                                <a:gd name="T15" fmla="*/ 1509 h 61"/>
                                <a:gd name="T16" fmla="+- 0 5997 5997"/>
                                <a:gd name="T17" fmla="*/ T16 w 61"/>
                                <a:gd name="T18" fmla="+- 0 1521 1491"/>
                                <a:gd name="T19" fmla="*/ 1521 h 61"/>
                                <a:gd name="T20" fmla="+- 0 6000 5997"/>
                                <a:gd name="T21" fmla="*/ T20 w 61"/>
                                <a:gd name="T22" fmla="+- 0 1532 1491"/>
                                <a:gd name="T23" fmla="*/ 1532 h 61"/>
                                <a:gd name="T24" fmla="+- 0 6006 5997"/>
                                <a:gd name="T25" fmla="*/ T24 w 61"/>
                                <a:gd name="T26" fmla="+- 0 1542 1491"/>
                                <a:gd name="T27" fmla="*/ 1542 h 61"/>
                                <a:gd name="T28" fmla="+- 0 6015 5997"/>
                                <a:gd name="T29" fmla="*/ T28 w 61"/>
                                <a:gd name="T30" fmla="+- 0 1548 1491"/>
                                <a:gd name="T31" fmla="*/ 1548 h 61"/>
                                <a:gd name="T32" fmla="+- 0 6027 5997"/>
                                <a:gd name="T33" fmla="*/ T32 w 61"/>
                                <a:gd name="T34" fmla="+- 0 1551 1491"/>
                                <a:gd name="T35" fmla="*/ 1551 h 61"/>
                                <a:gd name="T36" fmla="+- 0 6039 5997"/>
                                <a:gd name="T37" fmla="*/ T36 w 61"/>
                                <a:gd name="T38" fmla="+- 0 1548 1491"/>
                                <a:gd name="T39" fmla="*/ 1548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55 5997"/>
                                <a:gd name="T45" fmla="*/ T44 w 61"/>
                                <a:gd name="T46" fmla="+- 0 1532 1491"/>
                                <a:gd name="T47" fmla="*/ 1532 h 61"/>
                                <a:gd name="T48" fmla="+- 0 6057 5997"/>
                                <a:gd name="T49" fmla="*/ T48 w 61"/>
                                <a:gd name="T50" fmla="+- 0 1521 1491"/>
                                <a:gd name="T51" fmla="*/ 1521 h 61"/>
                                <a:gd name="T52" fmla="+- 0 6055 5997"/>
                                <a:gd name="T53" fmla="*/ T52 w 61"/>
                                <a:gd name="T54" fmla="+- 0 1509 1491"/>
                                <a:gd name="T55" fmla="*/ 1509 h 61"/>
                                <a:gd name="T56" fmla="+- 0 6048 5997"/>
                                <a:gd name="T57" fmla="*/ T56 w 61"/>
                                <a:gd name="T58" fmla="+- 0 1499 1491"/>
                                <a:gd name="T59" fmla="*/ 1499 h 61"/>
                                <a:gd name="T60" fmla="+- 0 6039 5997"/>
                                <a:gd name="T61" fmla="*/ T60 w 61"/>
                                <a:gd name="T62" fmla="+- 0 1493 1491"/>
                                <a:gd name="T63" fmla="*/ 1493 h 61"/>
                                <a:gd name="T64" fmla="+- 0 6027 5997"/>
                                <a:gd name="T65" fmla="*/ T64 w 61"/>
                                <a:gd name="T66" fmla="+- 0 1491 1491"/>
                                <a:gd name="T67" fmla="*/ 149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docshape126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97"/>
                                <a:gd name="T1" fmla="*/ T0 w 61"/>
                                <a:gd name="T2" fmla="+- 0 1521 1491"/>
                                <a:gd name="T3" fmla="*/ 1521 h 61"/>
                                <a:gd name="T4" fmla="+- 0 6000 5997"/>
                                <a:gd name="T5" fmla="*/ T4 w 61"/>
                                <a:gd name="T6" fmla="+- 0 1509 1491"/>
                                <a:gd name="T7" fmla="*/ 1509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15 5997"/>
                                <a:gd name="T13" fmla="*/ T12 w 61"/>
                                <a:gd name="T14" fmla="+- 0 1493 1491"/>
                                <a:gd name="T15" fmla="*/ 1493 h 61"/>
                                <a:gd name="T16" fmla="+- 0 6027 5997"/>
                                <a:gd name="T17" fmla="*/ T16 w 61"/>
                                <a:gd name="T18" fmla="+- 0 1491 1491"/>
                                <a:gd name="T19" fmla="*/ 1491 h 61"/>
                                <a:gd name="T20" fmla="+- 0 6039 5997"/>
                                <a:gd name="T21" fmla="*/ T20 w 61"/>
                                <a:gd name="T22" fmla="+- 0 1493 1491"/>
                                <a:gd name="T23" fmla="*/ 1493 h 61"/>
                                <a:gd name="T24" fmla="+- 0 6048 5997"/>
                                <a:gd name="T25" fmla="*/ T24 w 61"/>
                                <a:gd name="T26" fmla="+- 0 1499 1491"/>
                                <a:gd name="T27" fmla="*/ 1499 h 61"/>
                                <a:gd name="T28" fmla="+- 0 6055 5997"/>
                                <a:gd name="T29" fmla="*/ T28 w 61"/>
                                <a:gd name="T30" fmla="+- 0 1509 1491"/>
                                <a:gd name="T31" fmla="*/ 1509 h 61"/>
                                <a:gd name="T32" fmla="+- 0 6057 5997"/>
                                <a:gd name="T33" fmla="*/ T32 w 61"/>
                                <a:gd name="T34" fmla="+- 0 1521 1491"/>
                                <a:gd name="T35" fmla="*/ 1521 h 61"/>
                                <a:gd name="T36" fmla="+- 0 6055 5997"/>
                                <a:gd name="T37" fmla="*/ T36 w 61"/>
                                <a:gd name="T38" fmla="+- 0 1532 1491"/>
                                <a:gd name="T39" fmla="*/ 1532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39 5997"/>
                                <a:gd name="T45" fmla="*/ T44 w 61"/>
                                <a:gd name="T46" fmla="+- 0 1548 1491"/>
                                <a:gd name="T47" fmla="*/ 1548 h 61"/>
                                <a:gd name="T48" fmla="+- 0 6027 5997"/>
                                <a:gd name="T49" fmla="*/ T48 w 61"/>
                                <a:gd name="T50" fmla="+- 0 1551 1491"/>
                                <a:gd name="T51" fmla="*/ 1551 h 61"/>
                                <a:gd name="T52" fmla="+- 0 6015 5997"/>
                                <a:gd name="T53" fmla="*/ T52 w 61"/>
                                <a:gd name="T54" fmla="+- 0 1548 1491"/>
                                <a:gd name="T55" fmla="*/ 1548 h 61"/>
                                <a:gd name="T56" fmla="+- 0 6006 5997"/>
                                <a:gd name="T57" fmla="*/ T56 w 61"/>
                                <a:gd name="T58" fmla="+- 0 1542 1491"/>
                                <a:gd name="T59" fmla="*/ 1542 h 61"/>
                                <a:gd name="T60" fmla="+- 0 6000 5997"/>
                                <a:gd name="T61" fmla="*/ T60 w 61"/>
                                <a:gd name="T62" fmla="+- 0 1532 1491"/>
                                <a:gd name="T63" fmla="*/ 1532 h 61"/>
                                <a:gd name="T64" fmla="+- 0 5997 5997"/>
                                <a:gd name="T65" fmla="*/ T64 w 61"/>
                                <a:gd name="T66" fmla="+- 0 1521 1491"/>
                                <a:gd name="T67" fmla="*/ 152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docshape127"/>
                          <wps:cNvSpPr>
                            <a:spLocks/>
                          </wps:cNvSpPr>
                          <wps:spPr bwMode="auto">
                            <a:xfrm>
                              <a:off x="6018" y="140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415 1407"/>
                                <a:gd name="T3" fmla="*/ 1415 h 17"/>
                                <a:gd name="T4" fmla="+- 0 6021 6019"/>
                                <a:gd name="T5" fmla="*/ T4 w 17"/>
                                <a:gd name="T6" fmla="+- 0 1409 1407"/>
                                <a:gd name="T7" fmla="*/ 1409 h 17"/>
                                <a:gd name="T8" fmla="+- 0 6027 6019"/>
                                <a:gd name="T9" fmla="*/ T8 w 17"/>
                                <a:gd name="T10" fmla="+- 0 1407 1407"/>
                                <a:gd name="T11" fmla="*/ 1407 h 17"/>
                                <a:gd name="T12" fmla="+- 0 6033 6019"/>
                                <a:gd name="T13" fmla="*/ T12 w 17"/>
                                <a:gd name="T14" fmla="+- 0 1409 1407"/>
                                <a:gd name="T15" fmla="*/ 1409 h 17"/>
                                <a:gd name="T16" fmla="+- 0 6035 6019"/>
                                <a:gd name="T17" fmla="*/ T16 w 17"/>
                                <a:gd name="T18" fmla="+- 0 1415 1407"/>
                                <a:gd name="T19" fmla="*/ 1415 h 17"/>
                                <a:gd name="T20" fmla="+- 0 6033 6019"/>
                                <a:gd name="T21" fmla="*/ T20 w 17"/>
                                <a:gd name="T22" fmla="+- 0 1421 1407"/>
                                <a:gd name="T23" fmla="*/ 1421 h 17"/>
                                <a:gd name="T24" fmla="+- 0 6027 6019"/>
                                <a:gd name="T25" fmla="*/ T24 w 17"/>
                                <a:gd name="T26" fmla="+- 0 1423 1407"/>
                                <a:gd name="T27" fmla="*/ 1423 h 17"/>
                                <a:gd name="T28" fmla="+- 0 6021 6019"/>
                                <a:gd name="T29" fmla="*/ T28 w 17"/>
                                <a:gd name="T30" fmla="+- 0 1421 1407"/>
                                <a:gd name="T31" fmla="*/ 1421 h 17"/>
                                <a:gd name="T32" fmla="+- 0 6019 6019"/>
                                <a:gd name="T33" fmla="*/ T32 w 17"/>
                                <a:gd name="T34" fmla="+- 0 1415 1407"/>
                                <a:gd name="T35" fmla="*/ 141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Line 3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7" y="141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docshape128"/>
                          <wps:cNvSpPr>
                            <a:spLocks/>
                          </wps:cNvSpPr>
                          <wps:spPr bwMode="auto">
                            <a:xfrm>
                              <a:off x="6018" y="1612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621 1613"/>
                                <a:gd name="T3" fmla="*/ 1621 h 17"/>
                                <a:gd name="T4" fmla="+- 0 6021 6019"/>
                                <a:gd name="T5" fmla="*/ T4 w 17"/>
                                <a:gd name="T6" fmla="+- 0 1615 1613"/>
                                <a:gd name="T7" fmla="*/ 1615 h 17"/>
                                <a:gd name="T8" fmla="+- 0 6027 6019"/>
                                <a:gd name="T9" fmla="*/ T8 w 17"/>
                                <a:gd name="T10" fmla="+- 0 1613 1613"/>
                                <a:gd name="T11" fmla="*/ 1613 h 17"/>
                                <a:gd name="T12" fmla="+- 0 6033 6019"/>
                                <a:gd name="T13" fmla="*/ T12 w 17"/>
                                <a:gd name="T14" fmla="+- 0 1615 1613"/>
                                <a:gd name="T15" fmla="*/ 1615 h 17"/>
                                <a:gd name="T16" fmla="+- 0 6035 6019"/>
                                <a:gd name="T17" fmla="*/ T16 w 17"/>
                                <a:gd name="T18" fmla="+- 0 1621 1613"/>
                                <a:gd name="T19" fmla="*/ 1621 h 17"/>
                                <a:gd name="T20" fmla="+- 0 6033 6019"/>
                                <a:gd name="T21" fmla="*/ T20 w 17"/>
                                <a:gd name="T22" fmla="+- 0 1627 1613"/>
                                <a:gd name="T23" fmla="*/ 1627 h 17"/>
                                <a:gd name="T24" fmla="+- 0 6027 6019"/>
                                <a:gd name="T25" fmla="*/ T24 w 17"/>
                                <a:gd name="T26" fmla="+- 0 1629 1613"/>
                                <a:gd name="T27" fmla="*/ 1629 h 17"/>
                                <a:gd name="T28" fmla="+- 0 6021 6019"/>
                                <a:gd name="T29" fmla="*/ T28 w 17"/>
                                <a:gd name="T30" fmla="+- 0 1627 1613"/>
                                <a:gd name="T31" fmla="*/ 1627 h 17"/>
                                <a:gd name="T32" fmla="+- 0 6019 6019"/>
                                <a:gd name="T33" fmla="*/ T32 w 17"/>
                                <a:gd name="T34" fmla="+- 0 1621 1613"/>
                                <a:gd name="T35" fmla="*/ 162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docshape129"/>
                          <wps:cNvSpPr>
                            <a:spLocks/>
                          </wps:cNvSpPr>
                          <wps:spPr bwMode="auto">
                            <a:xfrm>
                              <a:off x="5814" y="1510"/>
                              <a:ext cx="412" cy="361"/>
                            </a:xfrm>
                            <a:custGeom>
                              <a:avLst/>
                              <a:gdLst>
                                <a:gd name="T0" fmla="+- 0 6175 5814"/>
                                <a:gd name="T1" fmla="*/ T0 w 412"/>
                                <a:gd name="T2" fmla="+- 0 1871 1510"/>
                                <a:gd name="T3" fmla="*/ 1871 h 361"/>
                                <a:gd name="T4" fmla="+- 0 6175 5814"/>
                                <a:gd name="T5" fmla="*/ T4 w 412"/>
                                <a:gd name="T6" fmla="+- 0 1851 1510"/>
                                <a:gd name="T7" fmla="*/ 1851 h 361"/>
                                <a:gd name="T8" fmla="+- 0 6175 5814"/>
                                <a:gd name="T9" fmla="*/ T8 w 412"/>
                                <a:gd name="T10" fmla="+- 0 1861 1510"/>
                                <a:gd name="T11" fmla="*/ 1861 h 361"/>
                                <a:gd name="T12" fmla="+- 0 5818 5814"/>
                                <a:gd name="T13" fmla="*/ T12 w 412"/>
                                <a:gd name="T14" fmla="+- 0 1861 1510"/>
                                <a:gd name="T15" fmla="*/ 1861 h 361"/>
                                <a:gd name="T16" fmla="+- 0 5818 5814"/>
                                <a:gd name="T17" fmla="*/ T16 w 412"/>
                                <a:gd name="T18" fmla="+- 0 1871 1510"/>
                                <a:gd name="T19" fmla="*/ 1871 h 361"/>
                                <a:gd name="T20" fmla="+- 0 5818 5814"/>
                                <a:gd name="T21" fmla="*/ T20 w 412"/>
                                <a:gd name="T22" fmla="+- 0 1851 1510"/>
                                <a:gd name="T23" fmla="*/ 1851 h 361"/>
                                <a:gd name="T24" fmla="+- 0 6169 5814"/>
                                <a:gd name="T25" fmla="*/ T24 w 412"/>
                                <a:gd name="T26" fmla="+- 0 1780 1510"/>
                                <a:gd name="T27" fmla="*/ 1780 h 361"/>
                                <a:gd name="T28" fmla="+- 0 6169 5814"/>
                                <a:gd name="T29" fmla="*/ T28 w 412"/>
                                <a:gd name="T30" fmla="+- 0 1760 1510"/>
                                <a:gd name="T31" fmla="*/ 1760 h 361"/>
                                <a:gd name="T32" fmla="+- 0 6169 5814"/>
                                <a:gd name="T33" fmla="*/ T32 w 412"/>
                                <a:gd name="T34" fmla="+- 0 1770 1510"/>
                                <a:gd name="T35" fmla="*/ 1770 h 361"/>
                                <a:gd name="T36" fmla="+- 0 5814 5814"/>
                                <a:gd name="T37" fmla="*/ T36 w 412"/>
                                <a:gd name="T38" fmla="+- 0 1770 1510"/>
                                <a:gd name="T39" fmla="*/ 1770 h 361"/>
                                <a:gd name="T40" fmla="+- 0 5814 5814"/>
                                <a:gd name="T41" fmla="*/ T40 w 412"/>
                                <a:gd name="T42" fmla="+- 0 1780 1510"/>
                                <a:gd name="T43" fmla="*/ 1780 h 361"/>
                                <a:gd name="T44" fmla="+- 0 5814 5814"/>
                                <a:gd name="T45" fmla="*/ T44 w 412"/>
                                <a:gd name="T46" fmla="+- 0 1760 1510"/>
                                <a:gd name="T47" fmla="*/ 1760 h 361"/>
                                <a:gd name="T48" fmla="+- 0 6226 5814"/>
                                <a:gd name="T49" fmla="*/ T48 w 412"/>
                                <a:gd name="T50" fmla="+- 0 1531 1510"/>
                                <a:gd name="T51" fmla="*/ 1531 h 361"/>
                                <a:gd name="T52" fmla="+- 0 6226 5814"/>
                                <a:gd name="T53" fmla="*/ T52 w 412"/>
                                <a:gd name="T54" fmla="+- 0 1510 1510"/>
                                <a:gd name="T55" fmla="*/ 1510 h 361"/>
                                <a:gd name="T56" fmla="+- 0 6226 5814"/>
                                <a:gd name="T57" fmla="*/ T56 w 412"/>
                                <a:gd name="T58" fmla="+- 0 1521 1510"/>
                                <a:gd name="T59" fmla="*/ 1521 h 361"/>
                                <a:gd name="T60" fmla="+- 0 5830 5814"/>
                                <a:gd name="T61" fmla="*/ T60 w 412"/>
                                <a:gd name="T62" fmla="+- 0 1521 1510"/>
                                <a:gd name="T63" fmla="*/ 1521 h 361"/>
                                <a:gd name="T64" fmla="+- 0 5830 5814"/>
                                <a:gd name="T65" fmla="*/ T64 w 412"/>
                                <a:gd name="T66" fmla="+- 0 1531 1510"/>
                                <a:gd name="T67" fmla="*/ 1531 h 361"/>
                                <a:gd name="T68" fmla="+- 0 5830 5814"/>
                                <a:gd name="T69" fmla="*/ T68 w 412"/>
                                <a:gd name="T70" fmla="+- 0 1510 1510"/>
                                <a:gd name="T71" fmla="*/ 1510 h 3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12" h="361">
                                  <a:moveTo>
                                    <a:pt x="361" y="361"/>
                                  </a:moveTo>
                                  <a:lnTo>
                                    <a:pt x="361" y="341"/>
                                  </a:lnTo>
                                  <a:moveTo>
                                    <a:pt x="361" y="351"/>
                                  </a:moveTo>
                                  <a:lnTo>
                                    <a:pt x="4" y="351"/>
                                  </a:lnTo>
                                  <a:moveTo>
                                    <a:pt x="4" y="361"/>
                                  </a:moveTo>
                                  <a:lnTo>
                                    <a:pt x="4" y="341"/>
                                  </a:lnTo>
                                  <a:moveTo>
                                    <a:pt x="355" y="270"/>
                                  </a:moveTo>
                                  <a:lnTo>
                                    <a:pt x="355" y="250"/>
                                  </a:lnTo>
                                  <a:moveTo>
                                    <a:pt x="355" y="260"/>
                                  </a:moveTo>
                                  <a:lnTo>
                                    <a:pt x="0" y="260"/>
                                  </a:lnTo>
                                  <a:moveTo>
                                    <a:pt x="0" y="270"/>
                                  </a:moveTo>
                                  <a:lnTo>
                                    <a:pt x="0" y="250"/>
                                  </a:lnTo>
                                  <a:moveTo>
                                    <a:pt x="412" y="21"/>
                                  </a:moveTo>
                                  <a:lnTo>
                                    <a:pt x="412" y="0"/>
                                  </a:lnTo>
                                  <a:moveTo>
                                    <a:pt x="412" y="11"/>
                                  </a:moveTo>
                                  <a:lnTo>
                                    <a:pt x="16" y="11"/>
                                  </a:lnTo>
                                  <a:moveTo>
                                    <a:pt x="16" y="21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docshape130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2026 2026"/>
                                <a:gd name="T3" fmla="*/ 2026 h 61"/>
                                <a:gd name="T4" fmla="+- 0 5615 5597"/>
                                <a:gd name="T5" fmla="*/ T4 w 61"/>
                                <a:gd name="T6" fmla="+- 0 2028 2026"/>
                                <a:gd name="T7" fmla="*/ 2028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599 5597"/>
                                <a:gd name="T13" fmla="*/ T12 w 61"/>
                                <a:gd name="T14" fmla="+- 0 2044 2026"/>
                                <a:gd name="T15" fmla="*/ 2044 h 61"/>
                                <a:gd name="T16" fmla="+- 0 5597 5597"/>
                                <a:gd name="T17" fmla="*/ T16 w 61"/>
                                <a:gd name="T18" fmla="+- 0 2056 2026"/>
                                <a:gd name="T19" fmla="*/ 2056 h 61"/>
                                <a:gd name="T20" fmla="+- 0 5599 5597"/>
                                <a:gd name="T21" fmla="*/ T20 w 61"/>
                                <a:gd name="T22" fmla="+- 0 2067 2026"/>
                                <a:gd name="T23" fmla="*/ 2067 h 61"/>
                                <a:gd name="T24" fmla="+- 0 5606 5597"/>
                                <a:gd name="T25" fmla="*/ T24 w 61"/>
                                <a:gd name="T26" fmla="+- 0 2077 2026"/>
                                <a:gd name="T27" fmla="*/ 2077 h 61"/>
                                <a:gd name="T28" fmla="+- 0 5615 5597"/>
                                <a:gd name="T29" fmla="*/ T28 w 61"/>
                                <a:gd name="T30" fmla="+- 0 2084 2026"/>
                                <a:gd name="T31" fmla="*/ 2084 h 61"/>
                                <a:gd name="T32" fmla="+- 0 5627 5597"/>
                                <a:gd name="T33" fmla="*/ T32 w 61"/>
                                <a:gd name="T34" fmla="+- 0 2086 2026"/>
                                <a:gd name="T35" fmla="*/ 2086 h 61"/>
                                <a:gd name="T36" fmla="+- 0 5639 5597"/>
                                <a:gd name="T37" fmla="*/ T36 w 61"/>
                                <a:gd name="T38" fmla="+- 0 2084 2026"/>
                                <a:gd name="T39" fmla="*/ 2084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55 5597"/>
                                <a:gd name="T45" fmla="*/ T44 w 61"/>
                                <a:gd name="T46" fmla="+- 0 2067 2026"/>
                                <a:gd name="T47" fmla="*/ 2067 h 61"/>
                                <a:gd name="T48" fmla="+- 0 5657 5597"/>
                                <a:gd name="T49" fmla="*/ T48 w 61"/>
                                <a:gd name="T50" fmla="+- 0 2056 2026"/>
                                <a:gd name="T51" fmla="*/ 2056 h 61"/>
                                <a:gd name="T52" fmla="+- 0 5655 5597"/>
                                <a:gd name="T53" fmla="*/ T52 w 61"/>
                                <a:gd name="T54" fmla="+- 0 2044 2026"/>
                                <a:gd name="T55" fmla="*/ 2044 h 61"/>
                                <a:gd name="T56" fmla="+- 0 5648 5597"/>
                                <a:gd name="T57" fmla="*/ T56 w 61"/>
                                <a:gd name="T58" fmla="+- 0 2034 2026"/>
                                <a:gd name="T59" fmla="*/ 2034 h 61"/>
                                <a:gd name="T60" fmla="+- 0 5639 5597"/>
                                <a:gd name="T61" fmla="*/ T60 w 61"/>
                                <a:gd name="T62" fmla="+- 0 2028 2026"/>
                                <a:gd name="T63" fmla="*/ 2028 h 61"/>
                                <a:gd name="T64" fmla="+- 0 5627 5597"/>
                                <a:gd name="T65" fmla="*/ T64 w 61"/>
                                <a:gd name="T66" fmla="+- 0 2026 2026"/>
                                <a:gd name="T67" fmla="*/ 20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docshape131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2056 2026"/>
                                <a:gd name="T3" fmla="*/ 2056 h 61"/>
                                <a:gd name="T4" fmla="+- 0 5599 5597"/>
                                <a:gd name="T5" fmla="*/ T4 w 61"/>
                                <a:gd name="T6" fmla="+- 0 2044 2026"/>
                                <a:gd name="T7" fmla="*/ 2044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615 5597"/>
                                <a:gd name="T13" fmla="*/ T12 w 61"/>
                                <a:gd name="T14" fmla="+- 0 2028 2026"/>
                                <a:gd name="T15" fmla="*/ 2028 h 61"/>
                                <a:gd name="T16" fmla="+- 0 5627 5597"/>
                                <a:gd name="T17" fmla="*/ T16 w 61"/>
                                <a:gd name="T18" fmla="+- 0 2026 2026"/>
                                <a:gd name="T19" fmla="*/ 2026 h 61"/>
                                <a:gd name="T20" fmla="+- 0 5639 5597"/>
                                <a:gd name="T21" fmla="*/ T20 w 61"/>
                                <a:gd name="T22" fmla="+- 0 2028 2026"/>
                                <a:gd name="T23" fmla="*/ 2028 h 61"/>
                                <a:gd name="T24" fmla="+- 0 5648 5597"/>
                                <a:gd name="T25" fmla="*/ T24 w 61"/>
                                <a:gd name="T26" fmla="+- 0 2034 2026"/>
                                <a:gd name="T27" fmla="*/ 2034 h 61"/>
                                <a:gd name="T28" fmla="+- 0 5655 5597"/>
                                <a:gd name="T29" fmla="*/ T28 w 61"/>
                                <a:gd name="T30" fmla="+- 0 2044 2026"/>
                                <a:gd name="T31" fmla="*/ 2044 h 61"/>
                                <a:gd name="T32" fmla="+- 0 5657 5597"/>
                                <a:gd name="T33" fmla="*/ T32 w 61"/>
                                <a:gd name="T34" fmla="+- 0 2056 2026"/>
                                <a:gd name="T35" fmla="*/ 2056 h 61"/>
                                <a:gd name="T36" fmla="+- 0 5655 5597"/>
                                <a:gd name="T37" fmla="*/ T36 w 61"/>
                                <a:gd name="T38" fmla="+- 0 2067 2026"/>
                                <a:gd name="T39" fmla="*/ 2067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39 5597"/>
                                <a:gd name="T45" fmla="*/ T44 w 61"/>
                                <a:gd name="T46" fmla="+- 0 2084 2026"/>
                                <a:gd name="T47" fmla="*/ 2084 h 61"/>
                                <a:gd name="T48" fmla="+- 0 5627 5597"/>
                                <a:gd name="T49" fmla="*/ T48 w 61"/>
                                <a:gd name="T50" fmla="+- 0 2086 2026"/>
                                <a:gd name="T51" fmla="*/ 2086 h 61"/>
                                <a:gd name="T52" fmla="+- 0 5615 5597"/>
                                <a:gd name="T53" fmla="*/ T52 w 61"/>
                                <a:gd name="T54" fmla="+- 0 2084 2026"/>
                                <a:gd name="T55" fmla="*/ 2084 h 61"/>
                                <a:gd name="T56" fmla="+- 0 5606 5597"/>
                                <a:gd name="T57" fmla="*/ T56 w 61"/>
                                <a:gd name="T58" fmla="+- 0 2077 2026"/>
                                <a:gd name="T59" fmla="*/ 2077 h 61"/>
                                <a:gd name="T60" fmla="+- 0 5599 5597"/>
                                <a:gd name="T61" fmla="*/ T60 w 61"/>
                                <a:gd name="T62" fmla="+- 0 2067 2026"/>
                                <a:gd name="T63" fmla="*/ 2067 h 61"/>
                                <a:gd name="T64" fmla="+- 0 5597 5597"/>
                                <a:gd name="T65" fmla="*/ T64 w 61"/>
                                <a:gd name="T66" fmla="+- 0 2056 2026"/>
                                <a:gd name="T67" fmla="*/ 205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docshape132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1940 1940"/>
                                <a:gd name="T3" fmla="*/ 1940 h 61"/>
                                <a:gd name="T4" fmla="+- 0 5615 5597"/>
                                <a:gd name="T5" fmla="*/ T4 w 61"/>
                                <a:gd name="T6" fmla="+- 0 1942 1940"/>
                                <a:gd name="T7" fmla="*/ 1942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599 5597"/>
                                <a:gd name="T13" fmla="*/ T12 w 61"/>
                                <a:gd name="T14" fmla="+- 0 1958 1940"/>
                                <a:gd name="T15" fmla="*/ 1958 h 61"/>
                                <a:gd name="T16" fmla="+- 0 5597 5597"/>
                                <a:gd name="T17" fmla="*/ T16 w 61"/>
                                <a:gd name="T18" fmla="+- 0 1970 1940"/>
                                <a:gd name="T19" fmla="*/ 1970 h 61"/>
                                <a:gd name="T20" fmla="+- 0 5599 5597"/>
                                <a:gd name="T21" fmla="*/ T20 w 61"/>
                                <a:gd name="T22" fmla="+- 0 1982 1940"/>
                                <a:gd name="T23" fmla="*/ 1982 h 61"/>
                                <a:gd name="T24" fmla="+- 0 5606 5597"/>
                                <a:gd name="T25" fmla="*/ T24 w 61"/>
                                <a:gd name="T26" fmla="+- 0 1991 1940"/>
                                <a:gd name="T27" fmla="*/ 1991 h 61"/>
                                <a:gd name="T28" fmla="+- 0 5615 5597"/>
                                <a:gd name="T29" fmla="*/ T28 w 61"/>
                                <a:gd name="T30" fmla="+- 0 1998 1940"/>
                                <a:gd name="T31" fmla="*/ 1998 h 61"/>
                                <a:gd name="T32" fmla="+- 0 5627 5597"/>
                                <a:gd name="T33" fmla="*/ T32 w 61"/>
                                <a:gd name="T34" fmla="+- 0 2000 1940"/>
                                <a:gd name="T35" fmla="*/ 2000 h 61"/>
                                <a:gd name="T36" fmla="+- 0 5639 5597"/>
                                <a:gd name="T37" fmla="*/ T36 w 61"/>
                                <a:gd name="T38" fmla="+- 0 1998 1940"/>
                                <a:gd name="T39" fmla="*/ 1998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55 5597"/>
                                <a:gd name="T45" fmla="*/ T44 w 61"/>
                                <a:gd name="T46" fmla="+- 0 1982 1940"/>
                                <a:gd name="T47" fmla="*/ 1982 h 61"/>
                                <a:gd name="T48" fmla="+- 0 5657 5597"/>
                                <a:gd name="T49" fmla="*/ T48 w 61"/>
                                <a:gd name="T50" fmla="+- 0 1970 1940"/>
                                <a:gd name="T51" fmla="*/ 1970 h 61"/>
                                <a:gd name="T52" fmla="+- 0 5655 5597"/>
                                <a:gd name="T53" fmla="*/ T52 w 61"/>
                                <a:gd name="T54" fmla="+- 0 1958 1940"/>
                                <a:gd name="T55" fmla="*/ 1958 h 61"/>
                                <a:gd name="T56" fmla="+- 0 5648 5597"/>
                                <a:gd name="T57" fmla="*/ T56 w 61"/>
                                <a:gd name="T58" fmla="+- 0 1949 1940"/>
                                <a:gd name="T59" fmla="*/ 1949 h 61"/>
                                <a:gd name="T60" fmla="+- 0 5639 5597"/>
                                <a:gd name="T61" fmla="*/ T60 w 61"/>
                                <a:gd name="T62" fmla="+- 0 1942 1940"/>
                                <a:gd name="T63" fmla="*/ 1942 h 61"/>
                                <a:gd name="T64" fmla="+- 0 5627 5597"/>
                                <a:gd name="T65" fmla="*/ T64 w 61"/>
                                <a:gd name="T66" fmla="+- 0 1940 1940"/>
                                <a:gd name="T67" fmla="*/ 19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docshape133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1970 1940"/>
                                <a:gd name="T3" fmla="*/ 1970 h 61"/>
                                <a:gd name="T4" fmla="+- 0 5599 5597"/>
                                <a:gd name="T5" fmla="*/ T4 w 61"/>
                                <a:gd name="T6" fmla="+- 0 1958 1940"/>
                                <a:gd name="T7" fmla="*/ 1958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615 5597"/>
                                <a:gd name="T13" fmla="*/ T12 w 61"/>
                                <a:gd name="T14" fmla="+- 0 1942 1940"/>
                                <a:gd name="T15" fmla="*/ 1942 h 61"/>
                                <a:gd name="T16" fmla="+- 0 5627 5597"/>
                                <a:gd name="T17" fmla="*/ T16 w 61"/>
                                <a:gd name="T18" fmla="+- 0 1940 1940"/>
                                <a:gd name="T19" fmla="*/ 1940 h 61"/>
                                <a:gd name="T20" fmla="+- 0 5639 5597"/>
                                <a:gd name="T21" fmla="*/ T20 w 61"/>
                                <a:gd name="T22" fmla="+- 0 1942 1940"/>
                                <a:gd name="T23" fmla="*/ 1942 h 61"/>
                                <a:gd name="T24" fmla="+- 0 5648 5597"/>
                                <a:gd name="T25" fmla="*/ T24 w 61"/>
                                <a:gd name="T26" fmla="+- 0 1949 1940"/>
                                <a:gd name="T27" fmla="*/ 1949 h 61"/>
                                <a:gd name="T28" fmla="+- 0 5655 5597"/>
                                <a:gd name="T29" fmla="*/ T28 w 61"/>
                                <a:gd name="T30" fmla="+- 0 1958 1940"/>
                                <a:gd name="T31" fmla="*/ 1958 h 61"/>
                                <a:gd name="T32" fmla="+- 0 5657 5597"/>
                                <a:gd name="T33" fmla="*/ T32 w 61"/>
                                <a:gd name="T34" fmla="+- 0 1970 1940"/>
                                <a:gd name="T35" fmla="*/ 1970 h 61"/>
                                <a:gd name="T36" fmla="+- 0 5655 5597"/>
                                <a:gd name="T37" fmla="*/ T36 w 61"/>
                                <a:gd name="T38" fmla="+- 0 1982 1940"/>
                                <a:gd name="T39" fmla="*/ 1982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39 5597"/>
                                <a:gd name="T45" fmla="*/ T44 w 61"/>
                                <a:gd name="T46" fmla="+- 0 1998 1940"/>
                                <a:gd name="T47" fmla="*/ 1998 h 61"/>
                                <a:gd name="T48" fmla="+- 0 5627 5597"/>
                                <a:gd name="T49" fmla="*/ T48 w 61"/>
                                <a:gd name="T50" fmla="+- 0 2000 1940"/>
                                <a:gd name="T51" fmla="*/ 2000 h 61"/>
                                <a:gd name="T52" fmla="+- 0 5615 5597"/>
                                <a:gd name="T53" fmla="*/ T52 w 61"/>
                                <a:gd name="T54" fmla="+- 0 1998 1940"/>
                                <a:gd name="T55" fmla="*/ 1998 h 61"/>
                                <a:gd name="T56" fmla="+- 0 5606 5597"/>
                                <a:gd name="T57" fmla="*/ T56 w 61"/>
                                <a:gd name="T58" fmla="+- 0 1991 1940"/>
                                <a:gd name="T59" fmla="*/ 1991 h 61"/>
                                <a:gd name="T60" fmla="+- 0 5599 5597"/>
                                <a:gd name="T61" fmla="*/ T60 w 61"/>
                                <a:gd name="T62" fmla="+- 0 1982 1940"/>
                                <a:gd name="T63" fmla="*/ 1982 h 61"/>
                                <a:gd name="T64" fmla="+- 0 5597 5597"/>
                                <a:gd name="T65" fmla="*/ T64 w 61"/>
                                <a:gd name="T66" fmla="+- 0 1970 1940"/>
                                <a:gd name="T67" fmla="*/ 19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docshape134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32 5601"/>
                                <a:gd name="T1" fmla="*/ T0 w 61"/>
                                <a:gd name="T2" fmla="+- 0 1808 1808"/>
                                <a:gd name="T3" fmla="*/ 1808 h 61"/>
                                <a:gd name="T4" fmla="+- 0 5620 5601"/>
                                <a:gd name="T5" fmla="*/ T4 w 61"/>
                                <a:gd name="T6" fmla="+- 0 1810 1808"/>
                                <a:gd name="T7" fmla="*/ 1810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04 5601"/>
                                <a:gd name="T13" fmla="*/ T12 w 61"/>
                                <a:gd name="T14" fmla="+- 0 1826 1808"/>
                                <a:gd name="T15" fmla="*/ 1826 h 61"/>
                                <a:gd name="T16" fmla="+- 0 5601 5601"/>
                                <a:gd name="T17" fmla="*/ T16 w 61"/>
                                <a:gd name="T18" fmla="+- 0 1838 1808"/>
                                <a:gd name="T19" fmla="*/ 1838 h 61"/>
                                <a:gd name="T20" fmla="+- 0 5604 5601"/>
                                <a:gd name="T21" fmla="*/ T20 w 61"/>
                                <a:gd name="T22" fmla="+- 0 1850 1808"/>
                                <a:gd name="T23" fmla="*/ 1850 h 61"/>
                                <a:gd name="T24" fmla="+- 0 5610 5601"/>
                                <a:gd name="T25" fmla="*/ T24 w 61"/>
                                <a:gd name="T26" fmla="+- 0 1859 1808"/>
                                <a:gd name="T27" fmla="*/ 1859 h 61"/>
                                <a:gd name="T28" fmla="+- 0 5620 5601"/>
                                <a:gd name="T29" fmla="*/ T28 w 61"/>
                                <a:gd name="T30" fmla="+- 0 1866 1808"/>
                                <a:gd name="T31" fmla="*/ 1866 h 61"/>
                                <a:gd name="T32" fmla="+- 0 5632 5601"/>
                                <a:gd name="T33" fmla="*/ T32 w 61"/>
                                <a:gd name="T34" fmla="+- 0 1868 1808"/>
                                <a:gd name="T35" fmla="*/ 1868 h 61"/>
                                <a:gd name="T36" fmla="+- 0 5643 5601"/>
                                <a:gd name="T37" fmla="*/ T36 w 61"/>
                                <a:gd name="T38" fmla="+- 0 1866 1808"/>
                                <a:gd name="T39" fmla="*/ 1866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59 5601"/>
                                <a:gd name="T45" fmla="*/ T44 w 61"/>
                                <a:gd name="T46" fmla="+- 0 1850 1808"/>
                                <a:gd name="T47" fmla="*/ 1850 h 61"/>
                                <a:gd name="T48" fmla="+- 0 5662 5601"/>
                                <a:gd name="T49" fmla="*/ T48 w 61"/>
                                <a:gd name="T50" fmla="+- 0 1838 1808"/>
                                <a:gd name="T51" fmla="*/ 1838 h 61"/>
                                <a:gd name="T52" fmla="+- 0 5659 5601"/>
                                <a:gd name="T53" fmla="*/ T52 w 61"/>
                                <a:gd name="T54" fmla="+- 0 1826 1808"/>
                                <a:gd name="T55" fmla="*/ 1826 h 61"/>
                                <a:gd name="T56" fmla="+- 0 5653 5601"/>
                                <a:gd name="T57" fmla="*/ T56 w 61"/>
                                <a:gd name="T58" fmla="+- 0 1817 1808"/>
                                <a:gd name="T59" fmla="*/ 1817 h 61"/>
                                <a:gd name="T60" fmla="+- 0 5643 5601"/>
                                <a:gd name="T61" fmla="*/ T60 w 61"/>
                                <a:gd name="T62" fmla="+- 0 1810 1808"/>
                                <a:gd name="T63" fmla="*/ 1810 h 61"/>
                                <a:gd name="T64" fmla="+- 0 5632 5601"/>
                                <a:gd name="T65" fmla="*/ T64 w 61"/>
                                <a:gd name="T66" fmla="+- 0 1808 1808"/>
                                <a:gd name="T67" fmla="*/ 1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docshape135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01 5601"/>
                                <a:gd name="T1" fmla="*/ T0 w 61"/>
                                <a:gd name="T2" fmla="+- 0 1838 1808"/>
                                <a:gd name="T3" fmla="*/ 1838 h 61"/>
                                <a:gd name="T4" fmla="+- 0 5604 5601"/>
                                <a:gd name="T5" fmla="*/ T4 w 61"/>
                                <a:gd name="T6" fmla="+- 0 1826 1808"/>
                                <a:gd name="T7" fmla="*/ 1826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20 5601"/>
                                <a:gd name="T13" fmla="*/ T12 w 61"/>
                                <a:gd name="T14" fmla="+- 0 1810 1808"/>
                                <a:gd name="T15" fmla="*/ 1810 h 61"/>
                                <a:gd name="T16" fmla="+- 0 5632 5601"/>
                                <a:gd name="T17" fmla="*/ T16 w 61"/>
                                <a:gd name="T18" fmla="+- 0 1808 1808"/>
                                <a:gd name="T19" fmla="*/ 1808 h 61"/>
                                <a:gd name="T20" fmla="+- 0 5643 5601"/>
                                <a:gd name="T21" fmla="*/ T20 w 61"/>
                                <a:gd name="T22" fmla="+- 0 1810 1808"/>
                                <a:gd name="T23" fmla="*/ 1810 h 61"/>
                                <a:gd name="T24" fmla="+- 0 5653 5601"/>
                                <a:gd name="T25" fmla="*/ T24 w 61"/>
                                <a:gd name="T26" fmla="+- 0 1817 1808"/>
                                <a:gd name="T27" fmla="*/ 1817 h 61"/>
                                <a:gd name="T28" fmla="+- 0 5659 5601"/>
                                <a:gd name="T29" fmla="*/ T28 w 61"/>
                                <a:gd name="T30" fmla="+- 0 1826 1808"/>
                                <a:gd name="T31" fmla="*/ 1826 h 61"/>
                                <a:gd name="T32" fmla="+- 0 5662 5601"/>
                                <a:gd name="T33" fmla="*/ T32 w 61"/>
                                <a:gd name="T34" fmla="+- 0 1838 1808"/>
                                <a:gd name="T35" fmla="*/ 1838 h 61"/>
                                <a:gd name="T36" fmla="+- 0 5659 5601"/>
                                <a:gd name="T37" fmla="*/ T36 w 61"/>
                                <a:gd name="T38" fmla="+- 0 1850 1808"/>
                                <a:gd name="T39" fmla="*/ 1850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43 5601"/>
                                <a:gd name="T45" fmla="*/ T44 w 61"/>
                                <a:gd name="T46" fmla="+- 0 1866 1808"/>
                                <a:gd name="T47" fmla="*/ 1866 h 61"/>
                                <a:gd name="T48" fmla="+- 0 5632 5601"/>
                                <a:gd name="T49" fmla="*/ T48 w 61"/>
                                <a:gd name="T50" fmla="+- 0 1868 1808"/>
                                <a:gd name="T51" fmla="*/ 1868 h 61"/>
                                <a:gd name="T52" fmla="+- 0 5620 5601"/>
                                <a:gd name="T53" fmla="*/ T52 w 61"/>
                                <a:gd name="T54" fmla="+- 0 1866 1808"/>
                                <a:gd name="T55" fmla="*/ 1866 h 61"/>
                                <a:gd name="T56" fmla="+- 0 5610 5601"/>
                                <a:gd name="T57" fmla="*/ T56 w 61"/>
                                <a:gd name="T58" fmla="+- 0 1859 1808"/>
                                <a:gd name="T59" fmla="*/ 1859 h 61"/>
                                <a:gd name="T60" fmla="+- 0 5604 5601"/>
                                <a:gd name="T61" fmla="*/ T60 w 61"/>
                                <a:gd name="T62" fmla="+- 0 1850 1808"/>
                                <a:gd name="T63" fmla="*/ 1850 h 61"/>
                                <a:gd name="T64" fmla="+- 0 5601 5601"/>
                                <a:gd name="T65" fmla="*/ T64 w 61"/>
                                <a:gd name="T66" fmla="+- 0 1838 1808"/>
                                <a:gd name="T67" fmla="*/ 18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docshape136"/>
                          <wps:cNvSpPr>
                            <a:spLocks/>
                          </wps:cNvSpPr>
                          <wps:spPr bwMode="auto">
                            <a:xfrm>
                              <a:off x="5618" y="1968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9 5619"/>
                                <a:gd name="T1" fmla="*/ T0 w 17"/>
                                <a:gd name="T2" fmla="+- 0 1976 1968"/>
                                <a:gd name="T3" fmla="*/ 1976 h 17"/>
                                <a:gd name="T4" fmla="+- 0 5621 5619"/>
                                <a:gd name="T5" fmla="*/ T4 w 17"/>
                                <a:gd name="T6" fmla="+- 0 1970 1968"/>
                                <a:gd name="T7" fmla="*/ 1970 h 17"/>
                                <a:gd name="T8" fmla="+- 0 5627 5619"/>
                                <a:gd name="T9" fmla="*/ T8 w 17"/>
                                <a:gd name="T10" fmla="+- 0 1968 1968"/>
                                <a:gd name="T11" fmla="*/ 1968 h 17"/>
                                <a:gd name="T12" fmla="+- 0 5633 5619"/>
                                <a:gd name="T13" fmla="*/ T12 w 17"/>
                                <a:gd name="T14" fmla="+- 0 1970 1968"/>
                                <a:gd name="T15" fmla="*/ 1970 h 17"/>
                                <a:gd name="T16" fmla="+- 0 5635 5619"/>
                                <a:gd name="T17" fmla="*/ T16 w 17"/>
                                <a:gd name="T18" fmla="+- 0 1976 1968"/>
                                <a:gd name="T19" fmla="*/ 1976 h 17"/>
                                <a:gd name="T20" fmla="+- 0 5633 5619"/>
                                <a:gd name="T21" fmla="*/ T20 w 17"/>
                                <a:gd name="T22" fmla="+- 0 1982 1968"/>
                                <a:gd name="T23" fmla="*/ 1982 h 17"/>
                                <a:gd name="T24" fmla="+- 0 5627 5619"/>
                                <a:gd name="T25" fmla="*/ T24 w 17"/>
                                <a:gd name="T26" fmla="+- 0 1985 1968"/>
                                <a:gd name="T27" fmla="*/ 1985 h 17"/>
                                <a:gd name="T28" fmla="+- 0 5621 5619"/>
                                <a:gd name="T29" fmla="*/ T28 w 17"/>
                                <a:gd name="T30" fmla="+- 0 1982 1968"/>
                                <a:gd name="T31" fmla="*/ 1982 h 17"/>
                                <a:gd name="T32" fmla="+- 0 5619 5619"/>
                                <a:gd name="T33" fmla="*/ T32 w 17"/>
                                <a:gd name="T34" fmla="+- 0 1976 1968"/>
                                <a:gd name="T35" fmla="*/ 19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976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docshape137"/>
                          <wps:cNvSpPr>
                            <a:spLocks/>
                          </wps:cNvSpPr>
                          <wps:spPr bwMode="auto">
                            <a:xfrm>
                              <a:off x="5618" y="1879"/>
                              <a:ext cx="17" cy="274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17"/>
                                <a:gd name="T2" fmla="+- 0 1887 1879"/>
                                <a:gd name="T3" fmla="*/ 1887 h 274"/>
                                <a:gd name="T4" fmla="+- 0 5633 5619"/>
                                <a:gd name="T5" fmla="*/ T4 w 17"/>
                                <a:gd name="T6" fmla="+- 0 1882 1879"/>
                                <a:gd name="T7" fmla="*/ 1882 h 274"/>
                                <a:gd name="T8" fmla="+- 0 5627 5619"/>
                                <a:gd name="T9" fmla="*/ T8 w 17"/>
                                <a:gd name="T10" fmla="+- 0 1879 1879"/>
                                <a:gd name="T11" fmla="*/ 1879 h 274"/>
                                <a:gd name="T12" fmla="+- 0 5621 5619"/>
                                <a:gd name="T13" fmla="*/ T12 w 17"/>
                                <a:gd name="T14" fmla="+- 0 1882 1879"/>
                                <a:gd name="T15" fmla="*/ 1882 h 274"/>
                                <a:gd name="T16" fmla="+- 0 5619 5619"/>
                                <a:gd name="T17" fmla="*/ T16 w 17"/>
                                <a:gd name="T18" fmla="+- 0 1887 1879"/>
                                <a:gd name="T19" fmla="*/ 1887 h 274"/>
                                <a:gd name="T20" fmla="+- 0 5621 5619"/>
                                <a:gd name="T21" fmla="*/ T20 w 17"/>
                                <a:gd name="T22" fmla="+- 0 1893 1879"/>
                                <a:gd name="T23" fmla="*/ 1893 h 274"/>
                                <a:gd name="T24" fmla="+- 0 5627 5619"/>
                                <a:gd name="T25" fmla="*/ T24 w 17"/>
                                <a:gd name="T26" fmla="+- 0 1896 1879"/>
                                <a:gd name="T27" fmla="*/ 1896 h 274"/>
                                <a:gd name="T28" fmla="+- 0 5633 5619"/>
                                <a:gd name="T29" fmla="*/ T28 w 17"/>
                                <a:gd name="T30" fmla="+- 0 1893 1879"/>
                                <a:gd name="T31" fmla="*/ 1893 h 274"/>
                                <a:gd name="T32" fmla="+- 0 5635 5619"/>
                                <a:gd name="T33" fmla="*/ T32 w 17"/>
                                <a:gd name="T34" fmla="+- 0 1887 1879"/>
                                <a:gd name="T35" fmla="*/ 1887 h 274"/>
                                <a:gd name="T36" fmla="+- 0 5635 5619"/>
                                <a:gd name="T37" fmla="*/ T36 w 17"/>
                                <a:gd name="T38" fmla="+- 0 2145 1879"/>
                                <a:gd name="T39" fmla="*/ 2145 h 274"/>
                                <a:gd name="T40" fmla="+- 0 5633 5619"/>
                                <a:gd name="T41" fmla="*/ T40 w 17"/>
                                <a:gd name="T42" fmla="+- 0 2139 1879"/>
                                <a:gd name="T43" fmla="*/ 2139 h 274"/>
                                <a:gd name="T44" fmla="+- 0 5627 5619"/>
                                <a:gd name="T45" fmla="*/ T44 w 17"/>
                                <a:gd name="T46" fmla="+- 0 2137 1879"/>
                                <a:gd name="T47" fmla="*/ 2137 h 274"/>
                                <a:gd name="T48" fmla="+- 0 5621 5619"/>
                                <a:gd name="T49" fmla="*/ T48 w 17"/>
                                <a:gd name="T50" fmla="+- 0 2139 1879"/>
                                <a:gd name="T51" fmla="*/ 2139 h 274"/>
                                <a:gd name="T52" fmla="+- 0 5619 5619"/>
                                <a:gd name="T53" fmla="*/ T52 w 17"/>
                                <a:gd name="T54" fmla="+- 0 2145 1879"/>
                                <a:gd name="T55" fmla="*/ 2145 h 274"/>
                                <a:gd name="T56" fmla="+- 0 5621 5619"/>
                                <a:gd name="T57" fmla="*/ T56 w 17"/>
                                <a:gd name="T58" fmla="+- 0 2151 1879"/>
                                <a:gd name="T59" fmla="*/ 2151 h 274"/>
                                <a:gd name="T60" fmla="+- 0 5627 5619"/>
                                <a:gd name="T61" fmla="*/ T60 w 17"/>
                                <a:gd name="T62" fmla="+- 0 2153 1879"/>
                                <a:gd name="T63" fmla="*/ 2153 h 274"/>
                                <a:gd name="T64" fmla="+- 0 5633 5619"/>
                                <a:gd name="T65" fmla="*/ T64 w 17"/>
                                <a:gd name="T66" fmla="+- 0 2151 1879"/>
                                <a:gd name="T67" fmla="*/ 2151 h 274"/>
                                <a:gd name="T68" fmla="+- 0 5635 5619"/>
                                <a:gd name="T69" fmla="*/ T68 w 17"/>
                                <a:gd name="T70" fmla="+- 0 2145 1879"/>
                                <a:gd name="T71" fmla="*/ 2145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74">
                                  <a:moveTo>
                                    <a:pt x="16" y="8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6" y="266"/>
                                  </a:moveTo>
                                  <a:lnTo>
                                    <a:pt x="14" y="260"/>
                                  </a:lnTo>
                                  <a:lnTo>
                                    <a:pt x="8" y="258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2" y="272"/>
                                  </a:lnTo>
                                  <a:lnTo>
                                    <a:pt x="8" y="274"/>
                                  </a:lnTo>
                                  <a:lnTo>
                                    <a:pt x="14" y="272"/>
                                  </a:lnTo>
                                  <a:lnTo>
                                    <a:pt x="16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Line 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887"/>
                              <a:ext cx="0" cy="1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docshape138"/>
                          <wps:cNvSpPr>
                            <a:spLocks/>
                          </wps:cNvSpPr>
                          <wps:spPr bwMode="auto">
                            <a:xfrm>
                              <a:off x="5618" y="1741"/>
                              <a:ext cx="22" cy="326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22"/>
                                <a:gd name="T2" fmla="+- 0 2058 1741"/>
                                <a:gd name="T3" fmla="*/ 2058 h 326"/>
                                <a:gd name="T4" fmla="+- 0 5633 5619"/>
                                <a:gd name="T5" fmla="*/ T4 w 22"/>
                                <a:gd name="T6" fmla="+- 0 2053 1741"/>
                                <a:gd name="T7" fmla="*/ 2053 h 326"/>
                                <a:gd name="T8" fmla="+- 0 5627 5619"/>
                                <a:gd name="T9" fmla="*/ T8 w 22"/>
                                <a:gd name="T10" fmla="+- 0 2050 1741"/>
                                <a:gd name="T11" fmla="*/ 2050 h 326"/>
                                <a:gd name="T12" fmla="+- 0 5621 5619"/>
                                <a:gd name="T13" fmla="*/ T12 w 22"/>
                                <a:gd name="T14" fmla="+- 0 2053 1741"/>
                                <a:gd name="T15" fmla="*/ 2053 h 326"/>
                                <a:gd name="T16" fmla="+- 0 5619 5619"/>
                                <a:gd name="T17" fmla="*/ T16 w 22"/>
                                <a:gd name="T18" fmla="+- 0 2058 1741"/>
                                <a:gd name="T19" fmla="*/ 2058 h 326"/>
                                <a:gd name="T20" fmla="+- 0 5621 5619"/>
                                <a:gd name="T21" fmla="*/ T20 w 22"/>
                                <a:gd name="T22" fmla="+- 0 2064 1741"/>
                                <a:gd name="T23" fmla="*/ 2064 h 326"/>
                                <a:gd name="T24" fmla="+- 0 5627 5619"/>
                                <a:gd name="T25" fmla="*/ T24 w 22"/>
                                <a:gd name="T26" fmla="+- 0 2067 1741"/>
                                <a:gd name="T27" fmla="*/ 2067 h 326"/>
                                <a:gd name="T28" fmla="+- 0 5633 5619"/>
                                <a:gd name="T29" fmla="*/ T28 w 22"/>
                                <a:gd name="T30" fmla="+- 0 2064 1741"/>
                                <a:gd name="T31" fmla="*/ 2064 h 326"/>
                                <a:gd name="T32" fmla="+- 0 5635 5619"/>
                                <a:gd name="T33" fmla="*/ T32 w 22"/>
                                <a:gd name="T34" fmla="+- 0 2058 1741"/>
                                <a:gd name="T35" fmla="*/ 2058 h 326"/>
                                <a:gd name="T36" fmla="+- 0 5640 5619"/>
                                <a:gd name="T37" fmla="*/ T36 w 22"/>
                                <a:gd name="T38" fmla="+- 0 1749 1741"/>
                                <a:gd name="T39" fmla="*/ 1749 h 326"/>
                                <a:gd name="T40" fmla="+- 0 5637 5619"/>
                                <a:gd name="T41" fmla="*/ T40 w 22"/>
                                <a:gd name="T42" fmla="+- 0 1743 1741"/>
                                <a:gd name="T43" fmla="*/ 1743 h 326"/>
                                <a:gd name="T44" fmla="+- 0 5632 5619"/>
                                <a:gd name="T45" fmla="*/ T44 w 22"/>
                                <a:gd name="T46" fmla="+- 0 1741 1741"/>
                                <a:gd name="T47" fmla="*/ 1741 h 326"/>
                                <a:gd name="T48" fmla="+- 0 5626 5619"/>
                                <a:gd name="T49" fmla="*/ T48 w 22"/>
                                <a:gd name="T50" fmla="+- 0 1743 1741"/>
                                <a:gd name="T51" fmla="*/ 1743 h 326"/>
                                <a:gd name="T52" fmla="+- 0 5623 5619"/>
                                <a:gd name="T53" fmla="*/ T52 w 22"/>
                                <a:gd name="T54" fmla="+- 0 1749 1741"/>
                                <a:gd name="T55" fmla="*/ 1749 h 326"/>
                                <a:gd name="T56" fmla="+- 0 5626 5619"/>
                                <a:gd name="T57" fmla="*/ T56 w 22"/>
                                <a:gd name="T58" fmla="+- 0 1755 1741"/>
                                <a:gd name="T59" fmla="*/ 1755 h 326"/>
                                <a:gd name="T60" fmla="+- 0 5632 5619"/>
                                <a:gd name="T61" fmla="*/ T60 w 22"/>
                                <a:gd name="T62" fmla="+- 0 1758 1741"/>
                                <a:gd name="T63" fmla="*/ 1758 h 326"/>
                                <a:gd name="T64" fmla="+- 0 5637 5619"/>
                                <a:gd name="T65" fmla="*/ T64 w 22"/>
                                <a:gd name="T66" fmla="+- 0 1755 1741"/>
                                <a:gd name="T67" fmla="*/ 1755 h 326"/>
                                <a:gd name="T68" fmla="+- 0 5640 5619"/>
                                <a:gd name="T69" fmla="*/ T68 w 22"/>
                                <a:gd name="T70" fmla="+- 0 1749 1741"/>
                                <a:gd name="T71" fmla="*/ 1749 h 3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2" h="326">
                                  <a:moveTo>
                                    <a:pt x="16" y="317"/>
                                  </a:moveTo>
                                  <a:lnTo>
                                    <a:pt x="14" y="312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2" y="312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2" y="323"/>
                                  </a:lnTo>
                                  <a:lnTo>
                                    <a:pt x="8" y="326"/>
                                  </a:lnTo>
                                  <a:lnTo>
                                    <a:pt x="14" y="323"/>
                                  </a:lnTo>
                                  <a:lnTo>
                                    <a:pt x="16" y="317"/>
                                  </a:lnTo>
                                  <a:close/>
                                  <a:moveTo>
                                    <a:pt x="21" y="8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2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Line 3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32" y="1749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docshape139"/>
                          <wps:cNvSpPr>
                            <a:spLocks/>
                          </wps:cNvSpPr>
                          <wps:spPr bwMode="auto">
                            <a:xfrm>
                              <a:off x="5623" y="19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23 5623"/>
                                <a:gd name="T1" fmla="*/ T0 w 17"/>
                                <a:gd name="T2" fmla="+- 0 1925 1916"/>
                                <a:gd name="T3" fmla="*/ 1925 h 17"/>
                                <a:gd name="T4" fmla="+- 0 5626 5623"/>
                                <a:gd name="T5" fmla="*/ T4 w 17"/>
                                <a:gd name="T6" fmla="+- 0 1919 1916"/>
                                <a:gd name="T7" fmla="*/ 1919 h 17"/>
                                <a:gd name="T8" fmla="+- 0 5632 5623"/>
                                <a:gd name="T9" fmla="*/ T8 w 17"/>
                                <a:gd name="T10" fmla="+- 0 1916 1916"/>
                                <a:gd name="T11" fmla="*/ 1916 h 17"/>
                                <a:gd name="T12" fmla="+- 0 5637 5623"/>
                                <a:gd name="T13" fmla="*/ T12 w 17"/>
                                <a:gd name="T14" fmla="+- 0 1919 1916"/>
                                <a:gd name="T15" fmla="*/ 1919 h 17"/>
                                <a:gd name="T16" fmla="+- 0 5640 5623"/>
                                <a:gd name="T17" fmla="*/ T16 w 17"/>
                                <a:gd name="T18" fmla="+- 0 1925 1916"/>
                                <a:gd name="T19" fmla="*/ 1925 h 17"/>
                                <a:gd name="T20" fmla="+- 0 5637 5623"/>
                                <a:gd name="T21" fmla="*/ T20 w 17"/>
                                <a:gd name="T22" fmla="+- 0 1930 1916"/>
                                <a:gd name="T23" fmla="*/ 1930 h 17"/>
                                <a:gd name="T24" fmla="+- 0 5632 5623"/>
                                <a:gd name="T25" fmla="*/ T24 w 17"/>
                                <a:gd name="T26" fmla="+- 0 1933 1916"/>
                                <a:gd name="T27" fmla="*/ 1933 h 17"/>
                                <a:gd name="T28" fmla="+- 0 5626 5623"/>
                                <a:gd name="T29" fmla="*/ T28 w 17"/>
                                <a:gd name="T30" fmla="+- 0 1930 1916"/>
                                <a:gd name="T31" fmla="*/ 1930 h 17"/>
                                <a:gd name="T32" fmla="+- 0 5623 5623"/>
                                <a:gd name="T33" fmla="*/ T32 w 17"/>
                                <a:gd name="T34" fmla="+- 0 1925 1916"/>
                                <a:gd name="T35" fmla="*/ 19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docshape140"/>
                          <wps:cNvSpPr>
                            <a:spLocks/>
                          </wps:cNvSpPr>
                          <wps:spPr bwMode="auto">
                            <a:xfrm>
                              <a:off x="5405" y="1827"/>
                              <a:ext cx="468" cy="239"/>
                            </a:xfrm>
                            <a:custGeom>
                              <a:avLst/>
                              <a:gdLst>
                                <a:gd name="T0" fmla="+- 0 5849 5406"/>
                                <a:gd name="T1" fmla="*/ T0 w 468"/>
                                <a:gd name="T2" fmla="+- 0 2066 1828"/>
                                <a:gd name="T3" fmla="*/ 2066 h 239"/>
                                <a:gd name="T4" fmla="+- 0 5849 5406"/>
                                <a:gd name="T5" fmla="*/ T4 w 468"/>
                                <a:gd name="T6" fmla="+- 0 2046 1828"/>
                                <a:gd name="T7" fmla="*/ 2046 h 239"/>
                                <a:gd name="T8" fmla="+- 0 5849 5406"/>
                                <a:gd name="T9" fmla="*/ T8 w 468"/>
                                <a:gd name="T10" fmla="+- 0 2056 1828"/>
                                <a:gd name="T11" fmla="*/ 2056 h 239"/>
                                <a:gd name="T12" fmla="+- 0 5406 5406"/>
                                <a:gd name="T13" fmla="*/ T12 w 468"/>
                                <a:gd name="T14" fmla="+- 0 2056 1828"/>
                                <a:gd name="T15" fmla="*/ 2056 h 239"/>
                                <a:gd name="T16" fmla="+- 0 5406 5406"/>
                                <a:gd name="T17" fmla="*/ T16 w 468"/>
                                <a:gd name="T18" fmla="+- 0 2066 1828"/>
                                <a:gd name="T19" fmla="*/ 2066 h 239"/>
                                <a:gd name="T20" fmla="+- 0 5406 5406"/>
                                <a:gd name="T21" fmla="*/ T20 w 468"/>
                                <a:gd name="T22" fmla="+- 0 2046 1828"/>
                                <a:gd name="T23" fmla="*/ 2046 h 239"/>
                                <a:gd name="T24" fmla="+- 0 5853 5406"/>
                                <a:gd name="T25" fmla="*/ T24 w 468"/>
                                <a:gd name="T26" fmla="+- 0 1980 1828"/>
                                <a:gd name="T27" fmla="*/ 1980 h 239"/>
                                <a:gd name="T28" fmla="+- 0 5853 5406"/>
                                <a:gd name="T29" fmla="*/ T28 w 468"/>
                                <a:gd name="T30" fmla="+- 0 1960 1828"/>
                                <a:gd name="T31" fmla="*/ 1960 h 239"/>
                                <a:gd name="T32" fmla="+- 0 5853 5406"/>
                                <a:gd name="T33" fmla="*/ T32 w 468"/>
                                <a:gd name="T34" fmla="+- 0 1970 1828"/>
                                <a:gd name="T35" fmla="*/ 1970 h 239"/>
                                <a:gd name="T36" fmla="+- 0 5409 5406"/>
                                <a:gd name="T37" fmla="*/ T36 w 468"/>
                                <a:gd name="T38" fmla="+- 0 1970 1828"/>
                                <a:gd name="T39" fmla="*/ 1970 h 239"/>
                                <a:gd name="T40" fmla="+- 0 5409 5406"/>
                                <a:gd name="T41" fmla="*/ T40 w 468"/>
                                <a:gd name="T42" fmla="+- 0 1980 1828"/>
                                <a:gd name="T43" fmla="*/ 1980 h 239"/>
                                <a:gd name="T44" fmla="+- 0 5409 5406"/>
                                <a:gd name="T45" fmla="*/ T44 w 468"/>
                                <a:gd name="T46" fmla="+- 0 1960 1828"/>
                                <a:gd name="T47" fmla="*/ 1960 h 239"/>
                                <a:gd name="T48" fmla="+- 0 5873 5406"/>
                                <a:gd name="T49" fmla="*/ T48 w 468"/>
                                <a:gd name="T50" fmla="+- 0 1848 1828"/>
                                <a:gd name="T51" fmla="*/ 1848 h 239"/>
                                <a:gd name="T52" fmla="+- 0 5873 5406"/>
                                <a:gd name="T53" fmla="*/ T52 w 468"/>
                                <a:gd name="T54" fmla="+- 0 1828 1828"/>
                                <a:gd name="T55" fmla="*/ 1828 h 239"/>
                                <a:gd name="T56" fmla="+- 0 5873 5406"/>
                                <a:gd name="T57" fmla="*/ T56 w 468"/>
                                <a:gd name="T58" fmla="+- 0 1838 1828"/>
                                <a:gd name="T59" fmla="*/ 1838 h 239"/>
                                <a:gd name="T60" fmla="+- 0 5409 5406"/>
                                <a:gd name="T61" fmla="*/ T60 w 468"/>
                                <a:gd name="T62" fmla="+- 0 1838 1828"/>
                                <a:gd name="T63" fmla="*/ 1838 h 239"/>
                                <a:gd name="T64" fmla="+- 0 5409 5406"/>
                                <a:gd name="T65" fmla="*/ T64 w 468"/>
                                <a:gd name="T66" fmla="+- 0 1848 1828"/>
                                <a:gd name="T67" fmla="*/ 1848 h 239"/>
                                <a:gd name="T68" fmla="+- 0 5409 5406"/>
                                <a:gd name="T69" fmla="*/ T68 w 468"/>
                                <a:gd name="T70" fmla="+- 0 1828 1828"/>
                                <a:gd name="T71" fmla="*/ 1828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68" h="239">
                                  <a:moveTo>
                                    <a:pt x="443" y="238"/>
                                  </a:moveTo>
                                  <a:lnTo>
                                    <a:pt x="443" y="218"/>
                                  </a:lnTo>
                                  <a:moveTo>
                                    <a:pt x="443" y="228"/>
                                  </a:moveTo>
                                  <a:lnTo>
                                    <a:pt x="0" y="228"/>
                                  </a:lnTo>
                                  <a:moveTo>
                                    <a:pt x="0" y="238"/>
                                  </a:moveTo>
                                  <a:lnTo>
                                    <a:pt x="0" y="218"/>
                                  </a:lnTo>
                                  <a:moveTo>
                                    <a:pt x="447" y="152"/>
                                  </a:moveTo>
                                  <a:lnTo>
                                    <a:pt x="447" y="132"/>
                                  </a:lnTo>
                                  <a:moveTo>
                                    <a:pt x="447" y="142"/>
                                  </a:moveTo>
                                  <a:lnTo>
                                    <a:pt x="3" y="142"/>
                                  </a:lnTo>
                                  <a:moveTo>
                                    <a:pt x="3" y="152"/>
                                  </a:moveTo>
                                  <a:lnTo>
                                    <a:pt x="3" y="132"/>
                                  </a:lnTo>
                                  <a:moveTo>
                                    <a:pt x="467" y="20"/>
                                  </a:moveTo>
                                  <a:lnTo>
                                    <a:pt x="467" y="0"/>
                                  </a:lnTo>
                                  <a:moveTo>
                                    <a:pt x="467" y="10"/>
                                  </a:moveTo>
                                  <a:lnTo>
                                    <a:pt x="3" y="10"/>
                                  </a:lnTo>
                                  <a:moveTo>
                                    <a:pt x="3" y="20"/>
                                  </a:move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Line 3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0" y="237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docshape141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46 7116"/>
                                <a:gd name="T1" fmla="*/ T0 w 61"/>
                                <a:gd name="T2" fmla="+- 0 328 328"/>
                                <a:gd name="T3" fmla="*/ 328 h 61"/>
                                <a:gd name="T4" fmla="+- 0 7134 7116"/>
                                <a:gd name="T5" fmla="*/ T4 w 61"/>
                                <a:gd name="T6" fmla="+- 0 331 328"/>
                                <a:gd name="T7" fmla="*/ 331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18 7116"/>
                                <a:gd name="T13" fmla="*/ T12 w 61"/>
                                <a:gd name="T14" fmla="+- 0 347 328"/>
                                <a:gd name="T15" fmla="*/ 347 h 61"/>
                                <a:gd name="T16" fmla="+- 0 7116 7116"/>
                                <a:gd name="T17" fmla="*/ T16 w 61"/>
                                <a:gd name="T18" fmla="+- 0 358 328"/>
                                <a:gd name="T19" fmla="*/ 358 h 61"/>
                                <a:gd name="T20" fmla="+- 0 7118 7116"/>
                                <a:gd name="T21" fmla="*/ T20 w 61"/>
                                <a:gd name="T22" fmla="+- 0 370 328"/>
                                <a:gd name="T23" fmla="*/ 370 h 61"/>
                                <a:gd name="T24" fmla="+- 0 7125 7116"/>
                                <a:gd name="T25" fmla="*/ T24 w 61"/>
                                <a:gd name="T26" fmla="+- 0 380 328"/>
                                <a:gd name="T27" fmla="*/ 380 h 61"/>
                                <a:gd name="T28" fmla="+- 0 7134 7116"/>
                                <a:gd name="T29" fmla="*/ T28 w 61"/>
                                <a:gd name="T30" fmla="+- 0 386 328"/>
                                <a:gd name="T31" fmla="*/ 386 h 61"/>
                                <a:gd name="T32" fmla="+- 0 7146 7116"/>
                                <a:gd name="T33" fmla="*/ T32 w 61"/>
                                <a:gd name="T34" fmla="+- 0 388 328"/>
                                <a:gd name="T35" fmla="*/ 388 h 61"/>
                                <a:gd name="T36" fmla="+- 0 7158 7116"/>
                                <a:gd name="T37" fmla="*/ T36 w 61"/>
                                <a:gd name="T38" fmla="+- 0 386 328"/>
                                <a:gd name="T39" fmla="*/ 386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74 7116"/>
                                <a:gd name="T45" fmla="*/ T44 w 61"/>
                                <a:gd name="T46" fmla="+- 0 370 328"/>
                                <a:gd name="T47" fmla="*/ 370 h 61"/>
                                <a:gd name="T48" fmla="+- 0 7176 7116"/>
                                <a:gd name="T49" fmla="*/ T48 w 61"/>
                                <a:gd name="T50" fmla="+- 0 358 328"/>
                                <a:gd name="T51" fmla="*/ 358 h 61"/>
                                <a:gd name="T52" fmla="+- 0 7174 7116"/>
                                <a:gd name="T53" fmla="*/ T52 w 61"/>
                                <a:gd name="T54" fmla="+- 0 347 328"/>
                                <a:gd name="T55" fmla="*/ 347 h 61"/>
                                <a:gd name="T56" fmla="+- 0 7167 7116"/>
                                <a:gd name="T57" fmla="*/ T56 w 61"/>
                                <a:gd name="T58" fmla="+- 0 337 328"/>
                                <a:gd name="T59" fmla="*/ 337 h 61"/>
                                <a:gd name="T60" fmla="+- 0 7158 7116"/>
                                <a:gd name="T61" fmla="*/ T60 w 61"/>
                                <a:gd name="T62" fmla="+- 0 331 328"/>
                                <a:gd name="T63" fmla="*/ 331 h 61"/>
                                <a:gd name="T64" fmla="+- 0 7146 7116"/>
                                <a:gd name="T65" fmla="*/ T64 w 61"/>
                                <a:gd name="T66" fmla="+- 0 328 32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docshape142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16 7116"/>
                                <a:gd name="T1" fmla="*/ T0 w 61"/>
                                <a:gd name="T2" fmla="+- 0 358 328"/>
                                <a:gd name="T3" fmla="*/ 358 h 61"/>
                                <a:gd name="T4" fmla="+- 0 7118 7116"/>
                                <a:gd name="T5" fmla="*/ T4 w 61"/>
                                <a:gd name="T6" fmla="+- 0 347 328"/>
                                <a:gd name="T7" fmla="*/ 347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34 7116"/>
                                <a:gd name="T13" fmla="*/ T12 w 61"/>
                                <a:gd name="T14" fmla="+- 0 331 328"/>
                                <a:gd name="T15" fmla="*/ 331 h 61"/>
                                <a:gd name="T16" fmla="+- 0 7146 7116"/>
                                <a:gd name="T17" fmla="*/ T16 w 61"/>
                                <a:gd name="T18" fmla="+- 0 328 328"/>
                                <a:gd name="T19" fmla="*/ 328 h 61"/>
                                <a:gd name="T20" fmla="+- 0 7158 7116"/>
                                <a:gd name="T21" fmla="*/ T20 w 61"/>
                                <a:gd name="T22" fmla="+- 0 331 328"/>
                                <a:gd name="T23" fmla="*/ 331 h 61"/>
                                <a:gd name="T24" fmla="+- 0 7167 7116"/>
                                <a:gd name="T25" fmla="*/ T24 w 61"/>
                                <a:gd name="T26" fmla="+- 0 337 328"/>
                                <a:gd name="T27" fmla="*/ 337 h 61"/>
                                <a:gd name="T28" fmla="+- 0 7174 7116"/>
                                <a:gd name="T29" fmla="*/ T28 w 61"/>
                                <a:gd name="T30" fmla="+- 0 347 328"/>
                                <a:gd name="T31" fmla="*/ 347 h 61"/>
                                <a:gd name="T32" fmla="+- 0 7176 7116"/>
                                <a:gd name="T33" fmla="*/ T32 w 61"/>
                                <a:gd name="T34" fmla="+- 0 358 328"/>
                                <a:gd name="T35" fmla="*/ 358 h 61"/>
                                <a:gd name="T36" fmla="+- 0 7174 7116"/>
                                <a:gd name="T37" fmla="*/ T36 w 61"/>
                                <a:gd name="T38" fmla="+- 0 370 328"/>
                                <a:gd name="T39" fmla="*/ 370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58 7116"/>
                                <a:gd name="T45" fmla="*/ T44 w 61"/>
                                <a:gd name="T46" fmla="+- 0 386 328"/>
                                <a:gd name="T47" fmla="*/ 386 h 61"/>
                                <a:gd name="T48" fmla="+- 0 7146 7116"/>
                                <a:gd name="T49" fmla="*/ T48 w 61"/>
                                <a:gd name="T50" fmla="+- 0 388 328"/>
                                <a:gd name="T51" fmla="*/ 388 h 61"/>
                                <a:gd name="T52" fmla="+- 0 7134 7116"/>
                                <a:gd name="T53" fmla="*/ T52 w 61"/>
                                <a:gd name="T54" fmla="+- 0 386 328"/>
                                <a:gd name="T55" fmla="*/ 386 h 61"/>
                                <a:gd name="T56" fmla="+- 0 7125 7116"/>
                                <a:gd name="T57" fmla="*/ T56 w 61"/>
                                <a:gd name="T58" fmla="+- 0 380 328"/>
                                <a:gd name="T59" fmla="*/ 380 h 61"/>
                                <a:gd name="T60" fmla="+- 0 7118 7116"/>
                                <a:gd name="T61" fmla="*/ T60 w 61"/>
                                <a:gd name="T62" fmla="+- 0 370 328"/>
                                <a:gd name="T63" fmla="*/ 370 h 61"/>
                                <a:gd name="T64" fmla="+- 0 7116 7116"/>
                                <a:gd name="T65" fmla="*/ T64 w 61"/>
                                <a:gd name="T66" fmla="+- 0 358 328"/>
                                <a:gd name="T67" fmla="*/ 3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docshape143"/>
                          <wps:cNvSpPr>
                            <a:spLocks/>
                          </wps:cNvSpPr>
                          <wps:spPr bwMode="auto">
                            <a:xfrm>
                              <a:off x="7137" y="20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210 201"/>
                                <a:gd name="T3" fmla="*/ 210 h 17"/>
                                <a:gd name="T4" fmla="+- 0 7140 7138"/>
                                <a:gd name="T5" fmla="*/ T4 w 17"/>
                                <a:gd name="T6" fmla="+- 0 204 201"/>
                                <a:gd name="T7" fmla="*/ 204 h 17"/>
                                <a:gd name="T8" fmla="+- 0 7146 7138"/>
                                <a:gd name="T9" fmla="*/ T8 w 17"/>
                                <a:gd name="T10" fmla="+- 0 201 201"/>
                                <a:gd name="T11" fmla="*/ 201 h 17"/>
                                <a:gd name="T12" fmla="+- 0 7152 7138"/>
                                <a:gd name="T13" fmla="*/ T12 w 17"/>
                                <a:gd name="T14" fmla="+- 0 204 201"/>
                                <a:gd name="T15" fmla="*/ 204 h 17"/>
                                <a:gd name="T16" fmla="+- 0 7154 7138"/>
                                <a:gd name="T17" fmla="*/ T16 w 17"/>
                                <a:gd name="T18" fmla="+- 0 210 201"/>
                                <a:gd name="T19" fmla="*/ 210 h 17"/>
                                <a:gd name="T20" fmla="+- 0 7152 7138"/>
                                <a:gd name="T21" fmla="*/ T20 w 17"/>
                                <a:gd name="T22" fmla="+- 0 216 201"/>
                                <a:gd name="T23" fmla="*/ 216 h 17"/>
                                <a:gd name="T24" fmla="+- 0 7146 7138"/>
                                <a:gd name="T25" fmla="*/ T24 w 17"/>
                                <a:gd name="T26" fmla="+- 0 218 201"/>
                                <a:gd name="T27" fmla="*/ 218 h 17"/>
                                <a:gd name="T28" fmla="+- 0 7140 7138"/>
                                <a:gd name="T29" fmla="*/ T28 w 17"/>
                                <a:gd name="T30" fmla="+- 0 216 201"/>
                                <a:gd name="T31" fmla="*/ 216 h 17"/>
                                <a:gd name="T32" fmla="+- 0 7138 7138"/>
                                <a:gd name="T33" fmla="*/ T32 w 17"/>
                                <a:gd name="T34" fmla="+- 0 210 201"/>
                                <a:gd name="T35" fmla="*/ 2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Lin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6" y="210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docshape144"/>
                          <wps:cNvSpPr>
                            <a:spLocks/>
                          </wps:cNvSpPr>
                          <wps:spPr bwMode="auto">
                            <a:xfrm>
                              <a:off x="7137" y="4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498 490"/>
                                <a:gd name="T3" fmla="*/ 498 h 17"/>
                                <a:gd name="T4" fmla="+- 0 7140 7138"/>
                                <a:gd name="T5" fmla="*/ T4 w 17"/>
                                <a:gd name="T6" fmla="+- 0 492 490"/>
                                <a:gd name="T7" fmla="*/ 492 h 17"/>
                                <a:gd name="T8" fmla="+- 0 7146 7138"/>
                                <a:gd name="T9" fmla="*/ T8 w 17"/>
                                <a:gd name="T10" fmla="+- 0 490 490"/>
                                <a:gd name="T11" fmla="*/ 490 h 17"/>
                                <a:gd name="T12" fmla="+- 0 7152 7138"/>
                                <a:gd name="T13" fmla="*/ T12 w 17"/>
                                <a:gd name="T14" fmla="+- 0 492 490"/>
                                <a:gd name="T15" fmla="*/ 492 h 17"/>
                                <a:gd name="T16" fmla="+- 0 7154 7138"/>
                                <a:gd name="T17" fmla="*/ T16 w 17"/>
                                <a:gd name="T18" fmla="+- 0 498 490"/>
                                <a:gd name="T19" fmla="*/ 498 h 17"/>
                                <a:gd name="T20" fmla="+- 0 7152 7138"/>
                                <a:gd name="T21" fmla="*/ T20 w 17"/>
                                <a:gd name="T22" fmla="+- 0 504 490"/>
                                <a:gd name="T23" fmla="*/ 504 h 17"/>
                                <a:gd name="T24" fmla="+- 0 7146 7138"/>
                                <a:gd name="T25" fmla="*/ T24 w 17"/>
                                <a:gd name="T26" fmla="+- 0 506 490"/>
                                <a:gd name="T27" fmla="*/ 506 h 17"/>
                                <a:gd name="T28" fmla="+- 0 7140 7138"/>
                                <a:gd name="T29" fmla="*/ T28 w 17"/>
                                <a:gd name="T30" fmla="+- 0 504 490"/>
                                <a:gd name="T31" fmla="*/ 504 h 17"/>
                                <a:gd name="T32" fmla="+- 0 7138 7138"/>
                                <a:gd name="T33" fmla="*/ T32 w 17"/>
                                <a:gd name="T34" fmla="+- 0 498 490"/>
                                <a:gd name="T35" fmla="*/ 49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docshape145"/>
                          <wps:cNvSpPr>
                            <a:spLocks/>
                          </wps:cNvSpPr>
                          <wps:spPr bwMode="auto">
                            <a:xfrm>
                              <a:off x="7004" y="348"/>
                              <a:ext cx="306" cy="21"/>
                            </a:xfrm>
                            <a:custGeom>
                              <a:avLst/>
                              <a:gdLst>
                                <a:gd name="T0" fmla="+- 0 7310 7005"/>
                                <a:gd name="T1" fmla="*/ T0 w 306"/>
                                <a:gd name="T2" fmla="+- 0 369 348"/>
                                <a:gd name="T3" fmla="*/ 369 h 21"/>
                                <a:gd name="T4" fmla="+- 0 7310 7005"/>
                                <a:gd name="T5" fmla="*/ T4 w 306"/>
                                <a:gd name="T6" fmla="+- 0 348 348"/>
                                <a:gd name="T7" fmla="*/ 348 h 21"/>
                                <a:gd name="T8" fmla="+- 0 7310 7005"/>
                                <a:gd name="T9" fmla="*/ T8 w 306"/>
                                <a:gd name="T10" fmla="+- 0 358 348"/>
                                <a:gd name="T11" fmla="*/ 358 h 21"/>
                                <a:gd name="T12" fmla="+- 0 7005 7005"/>
                                <a:gd name="T13" fmla="*/ T12 w 306"/>
                                <a:gd name="T14" fmla="+- 0 358 348"/>
                                <a:gd name="T15" fmla="*/ 358 h 21"/>
                                <a:gd name="T16" fmla="+- 0 7005 7005"/>
                                <a:gd name="T17" fmla="*/ T16 w 306"/>
                                <a:gd name="T18" fmla="+- 0 369 348"/>
                                <a:gd name="T19" fmla="*/ 369 h 21"/>
                                <a:gd name="T20" fmla="+- 0 7005 7005"/>
                                <a:gd name="T21" fmla="*/ T20 w 306"/>
                                <a:gd name="T22" fmla="+- 0 348 348"/>
                                <a:gd name="T23" fmla="*/ 348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6" h="21">
                                  <a:moveTo>
                                    <a:pt x="305" y="21"/>
                                  </a:moveTo>
                                  <a:lnTo>
                                    <a:pt x="305" y="0"/>
                                  </a:lnTo>
                                  <a:moveTo>
                                    <a:pt x="305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docshape146"/>
                          <wps:cNvSpPr>
                            <a:spLocks/>
                          </wps:cNvSpPr>
                          <wps:spPr bwMode="auto">
                            <a:xfrm>
                              <a:off x="5405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7310 5406"/>
                                <a:gd name="T1" fmla="*/ T0 w 1905"/>
                                <a:gd name="T2" fmla="+- 0 167 167"/>
                                <a:gd name="T3" fmla="*/ 167 h 2286"/>
                                <a:gd name="T4" fmla="+- 0 7021 5406"/>
                                <a:gd name="T5" fmla="*/ T4 w 1905"/>
                                <a:gd name="T6" fmla="+- 0 491 167"/>
                                <a:gd name="T7" fmla="*/ 491 h 2286"/>
                                <a:gd name="T8" fmla="+- 0 6828 5406"/>
                                <a:gd name="T9" fmla="*/ T8 w 1905"/>
                                <a:gd name="T10" fmla="+- 0 704 167"/>
                                <a:gd name="T11" fmla="*/ 704 h 2286"/>
                                <a:gd name="T12" fmla="+- 0 6683 5406"/>
                                <a:gd name="T13" fmla="*/ T12 w 1905"/>
                                <a:gd name="T14" fmla="+- 0 861 167"/>
                                <a:gd name="T15" fmla="*/ 861 h 2286"/>
                                <a:gd name="T16" fmla="+- 0 6611 5406"/>
                                <a:gd name="T17" fmla="*/ T16 w 1905"/>
                                <a:gd name="T18" fmla="+- 0 937 167"/>
                                <a:gd name="T19" fmla="*/ 937 h 2286"/>
                                <a:gd name="T20" fmla="+- 0 6539 5406"/>
                                <a:gd name="T21" fmla="*/ T20 w 1905"/>
                                <a:gd name="T22" fmla="+- 0 1013 167"/>
                                <a:gd name="T23" fmla="*/ 1013 h 2286"/>
                                <a:gd name="T24" fmla="+- 0 6466 5406"/>
                                <a:gd name="T25" fmla="*/ T24 w 1905"/>
                                <a:gd name="T26" fmla="+- 0 1087 167"/>
                                <a:gd name="T27" fmla="*/ 1087 h 2286"/>
                                <a:gd name="T28" fmla="+- 0 6394 5406"/>
                                <a:gd name="T29" fmla="*/ T28 w 1905"/>
                                <a:gd name="T30" fmla="+- 0 1159 167"/>
                                <a:gd name="T31" fmla="*/ 1159 h 2286"/>
                                <a:gd name="T32" fmla="+- 0 6322 5406"/>
                                <a:gd name="T33" fmla="*/ T32 w 1905"/>
                                <a:gd name="T34" fmla="+- 0 1230 167"/>
                                <a:gd name="T35" fmla="*/ 1230 h 2286"/>
                                <a:gd name="T36" fmla="+- 0 6273 5406"/>
                                <a:gd name="T37" fmla="*/ T36 w 1905"/>
                                <a:gd name="T38" fmla="+- 0 1276 167"/>
                                <a:gd name="T39" fmla="*/ 1276 h 2286"/>
                                <a:gd name="T40" fmla="+- 0 6225 5406"/>
                                <a:gd name="T41" fmla="*/ T40 w 1905"/>
                                <a:gd name="T42" fmla="+- 0 1321 167"/>
                                <a:gd name="T43" fmla="*/ 1321 h 2286"/>
                                <a:gd name="T44" fmla="+- 0 6177 5406"/>
                                <a:gd name="T45" fmla="*/ T44 w 1905"/>
                                <a:gd name="T46" fmla="+- 0 1365 167"/>
                                <a:gd name="T47" fmla="*/ 1365 h 2286"/>
                                <a:gd name="T48" fmla="+- 0 6105 5406"/>
                                <a:gd name="T49" fmla="*/ T48 w 1905"/>
                                <a:gd name="T50" fmla="+- 0 1429 167"/>
                                <a:gd name="T51" fmla="*/ 1429 h 2286"/>
                                <a:gd name="T52" fmla="+- 0 6057 5406"/>
                                <a:gd name="T53" fmla="*/ T52 w 1905"/>
                                <a:gd name="T54" fmla="+- 0 1471 167"/>
                                <a:gd name="T55" fmla="*/ 1471 h 2286"/>
                                <a:gd name="T56" fmla="+- 0 5984 5406"/>
                                <a:gd name="T57" fmla="*/ T56 w 1905"/>
                                <a:gd name="T58" fmla="+- 0 1532 167"/>
                                <a:gd name="T59" fmla="*/ 1532 h 2286"/>
                                <a:gd name="T60" fmla="+- 0 5936 5406"/>
                                <a:gd name="T61" fmla="*/ T60 w 1905"/>
                                <a:gd name="T62" fmla="+- 0 1572 167"/>
                                <a:gd name="T63" fmla="*/ 1572 h 2286"/>
                                <a:gd name="T64" fmla="+- 0 5864 5406"/>
                                <a:gd name="T65" fmla="*/ T64 w 1905"/>
                                <a:gd name="T66" fmla="+- 0 1630 167"/>
                                <a:gd name="T67" fmla="*/ 1630 h 2286"/>
                                <a:gd name="T68" fmla="+- 0 5767 5406"/>
                                <a:gd name="T69" fmla="*/ T68 w 1905"/>
                                <a:gd name="T70" fmla="+- 0 1706 167"/>
                                <a:gd name="T71" fmla="*/ 1706 h 2286"/>
                                <a:gd name="T72" fmla="+- 0 5671 5406"/>
                                <a:gd name="T73" fmla="*/ T72 w 1905"/>
                                <a:gd name="T74" fmla="+- 0 1779 167"/>
                                <a:gd name="T75" fmla="*/ 1779 h 2286"/>
                                <a:gd name="T76" fmla="+- 0 5574 5406"/>
                                <a:gd name="T77" fmla="*/ T76 w 1905"/>
                                <a:gd name="T78" fmla="+- 0 1852 167"/>
                                <a:gd name="T79" fmla="*/ 1852 h 2286"/>
                                <a:gd name="T80" fmla="+- 0 5406 5406"/>
                                <a:gd name="T81" fmla="*/ T80 w 1905"/>
                                <a:gd name="T82" fmla="+- 0 1975 167"/>
                                <a:gd name="T83" fmla="*/ 1975 h 2286"/>
                                <a:gd name="T84" fmla="+- 0 5406 5406"/>
                                <a:gd name="T85" fmla="*/ T84 w 1905"/>
                                <a:gd name="T86" fmla="+- 0 2453 167"/>
                                <a:gd name="T87" fmla="*/ 2453 h 2286"/>
                                <a:gd name="T88" fmla="+- 0 5550 5406"/>
                                <a:gd name="T89" fmla="*/ T88 w 1905"/>
                                <a:gd name="T90" fmla="+- 0 2293 167"/>
                                <a:gd name="T91" fmla="*/ 2293 h 2286"/>
                                <a:gd name="T92" fmla="+- 0 5671 5406"/>
                                <a:gd name="T93" fmla="*/ T92 w 1905"/>
                                <a:gd name="T94" fmla="+- 0 2161 167"/>
                                <a:gd name="T95" fmla="*/ 2161 h 2286"/>
                                <a:gd name="T96" fmla="+- 0 5767 5406"/>
                                <a:gd name="T97" fmla="*/ T96 w 1905"/>
                                <a:gd name="T98" fmla="+- 0 2058 167"/>
                                <a:gd name="T99" fmla="*/ 2058 h 2286"/>
                                <a:gd name="T100" fmla="+- 0 5839 5406"/>
                                <a:gd name="T101" fmla="*/ T100 w 1905"/>
                                <a:gd name="T102" fmla="+- 0 1981 167"/>
                                <a:gd name="T103" fmla="*/ 1981 h 2286"/>
                                <a:gd name="T104" fmla="+- 0 5888 5406"/>
                                <a:gd name="T105" fmla="*/ T104 w 1905"/>
                                <a:gd name="T106" fmla="+- 0 1931 167"/>
                                <a:gd name="T107" fmla="*/ 1931 h 2286"/>
                                <a:gd name="T108" fmla="+- 0 5960 5406"/>
                                <a:gd name="T109" fmla="*/ T108 w 1905"/>
                                <a:gd name="T110" fmla="+- 0 1857 167"/>
                                <a:gd name="T111" fmla="*/ 1857 h 2286"/>
                                <a:gd name="T112" fmla="+- 0 6032 5406"/>
                                <a:gd name="T113" fmla="*/ T112 w 1905"/>
                                <a:gd name="T114" fmla="+- 0 1784 167"/>
                                <a:gd name="T115" fmla="*/ 1784 h 2286"/>
                                <a:gd name="T116" fmla="+- 0 6105 5406"/>
                                <a:gd name="T117" fmla="*/ T116 w 1905"/>
                                <a:gd name="T118" fmla="+- 0 1714 167"/>
                                <a:gd name="T119" fmla="*/ 1714 h 2286"/>
                                <a:gd name="T120" fmla="+- 0 6177 5406"/>
                                <a:gd name="T121" fmla="*/ T120 w 1905"/>
                                <a:gd name="T122" fmla="+- 0 1645 167"/>
                                <a:gd name="T123" fmla="*/ 1645 h 2286"/>
                                <a:gd name="T124" fmla="+- 0 6249 5406"/>
                                <a:gd name="T125" fmla="*/ T124 w 1905"/>
                                <a:gd name="T126" fmla="+- 0 1578 167"/>
                                <a:gd name="T127" fmla="*/ 1578 h 2286"/>
                                <a:gd name="T128" fmla="+- 0 6298 5406"/>
                                <a:gd name="T129" fmla="*/ T128 w 1905"/>
                                <a:gd name="T130" fmla="+- 0 1535 167"/>
                                <a:gd name="T131" fmla="*/ 1535 h 2286"/>
                                <a:gd name="T132" fmla="+- 0 6370 5406"/>
                                <a:gd name="T133" fmla="*/ T132 w 1905"/>
                                <a:gd name="T134" fmla="+- 0 1472 167"/>
                                <a:gd name="T135" fmla="*/ 1472 h 2286"/>
                                <a:gd name="T136" fmla="+- 0 6442 5406"/>
                                <a:gd name="T137" fmla="*/ T136 w 1905"/>
                                <a:gd name="T138" fmla="+- 0 1411 167"/>
                                <a:gd name="T139" fmla="*/ 1411 h 2286"/>
                                <a:gd name="T140" fmla="+- 0 6514 5406"/>
                                <a:gd name="T141" fmla="*/ T140 w 1905"/>
                                <a:gd name="T142" fmla="+- 0 1352 167"/>
                                <a:gd name="T143" fmla="*/ 1352 h 2286"/>
                                <a:gd name="T144" fmla="+- 0 6587 5406"/>
                                <a:gd name="T145" fmla="*/ T144 w 1905"/>
                                <a:gd name="T146" fmla="+- 0 1294 167"/>
                                <a:gd name="T147" fmla="*/ 1294 h 2286"/>
                                <a:gd name="T148" fmla="+- 0 6683 5406"/>
                                <a:gd name="T149" fmla="*/ T148 w 1905"/>
                                <a:gd name="T150" fmla="+- 0 1218 167"/>
                                <a:gd name="T151" fmla="*/ 1218 h 2286"/>
                                <a:gd name="T152" fmla="+- 0 6780 5406"/>
                                <a:gd name="T153" fmla="*/ T152 w 1905"/>
                                <a:gd name="T154" fmla="+- 0 1145 167"/>
                                <a:gd name="T155" fmla="*/ 1145 h 2286"/>
                                <a:gd name="T156" fmla="+- 0 6924 5406"/>
                                <a:gd name="T157" fmla="*/ T156 w 1905"/>
                                <a:gd name="T158" fmla="+- 0 1037 167"/>
                                <a:gd name="T159" fmla="*/ 1037 h 2286"/>
                                <a:gd name="T160" fmla="+- 0 7117 5406"/>
                                <a:gd name="T161" fmla="*/ T160 w 1905"/>
                                <a:gd name="T162" fmla="+- 0 897 167"/>
                                <a:gd name="T163" fmla="*/ 897 h 2286"/>
                                <a:gd name="T164" fmla="+- 0 7310 5406"/>
                                <a:gd name="T165" fmla="*/ T164 w 1905"/>
                                <a:gd name="T166" fmla="+- 0 760 167"/>
                                <a:gd name="T167" fmla="*/ 760 h 2286"/>
                                <a:gd name="T168" fmla="+- 0 7310 5406"/>
                                <a:gd name="T169" fmla="*/ T168 w 1905"/>
                                <a:gd name="T170" fmla="+- 0 167 167"/>
                                <a:gd name="T171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615" y="324"/>
                                  </a:lnTo>
                                  <a:lnTo>
                                    <a:pt x="1422" y="537"/>
                                  </a:lnTo>
                                  <a:lnTo>
                                    <a:pt x="1277" y="694"/>
                                  </a:lnTo>
                                  <a:lnTo>
                                    <a:pt x="1205" y="770"/>
                                  </a:lnTo>
                                  <a:lnTo>
                                    <a:pt x="1133" y="846"/>
                                  </a:lnTo>
                                  <a:lnTo>
                                    <a:pt x="1060" y="920"/>
                                  </a:lnTo>
                                  <a:lnTo>
                                    <a:pt x="988" y="992"/>
                                  </a:lnTo>
                                  <a:lnTo>
                                    <a:pt x="916" y="1063"/>
                                  </a:lnTo>
                                  <a:lnTo>
                                    <a:pt x="867" y="1109"/>
                                  </a:lnTo>
                                  <a:lnTo>
                                    <a:pt x="819" y="1154"/>
                                  </a:lnTo>
                                  <a:lnTo>
                                    <a:pt x="771" y="1198"/>
                                  </a:lnTo>
                                  <a:lnTo>
                                    <a:pt x="699" y="1262"/>
                                  </a:lnTo>
                                  <a:lnTo>
                                    <a:pt x="651" y="1304"/>
                                  </a:lnTo>
                                  <a:lnTo>
                                    <a:pt x="578" y="1365"/>
                                  </a:lnTo>
                                  <a:lnTo>
                                    <a:pt x="530" y="1405"/>
                                  </a:lnTo>
                                  <a:lnTo>
                                    <a:pt x="458" y="1463"/>
                                  </a:lnTo>
                                  <a:lnTo>
                                    <a:pt x="361" y="1539"/>
                                  </a:lnTo>
                                  <a:lnTo>
                                    <a:pt x="265" y="1612"/>
                                  </a:lnTo>
                                  <a:lnTo>
                                    <a:pt x="168" y="1685"/>
                                  </a:lnTo>
                                  <a:lnTo>
                                    <a:pt x="0" y="1808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144" y="2126"/>
                                  </a:lnTo>
                                  <a:lnTo>
                                    <a:pt x="265" y="1994"/>
                                  </a:lnTo>
                                  <a:lnTo>
                                    <a:pt x="361" y="1891"/>
                                  </a:lnTo>
                                  <a:lnTo>
                                    <a:pt x="433" y="1814"/>
                                  </a:lnTo>
                                  <a:lnTo>
                                    <a:pt x="482" y="1764"/>
                                  </a:lnTo>
                                  <a:lnTo>
                                    <a:pt x="554" y="1690"/>
                                  </a:lnTo>
                                  <a:lnTo>
                                    <a:pt x="626" y="1617"/>
                                  </a:lnTo>
                                  <a:lnTo>
                                    <a:pt x="699" y="1547"/>
                                  </a:lnTo>
                                  <a:lnTo>
                                    <a:pt x="771" y="1478"/>
                                  </a:lnTo>
                                  <a:lnTo>
                                    <a:pt x="843" y="1411"/>
                                  </a:lnTo>
                                  <a:lnTo>
                                    <a:pt x="892" y="1368"/>
                                  </a:lnTo>
                                  <a:lnTo>
                                    <a:pt x="964" y="1305"/>
                                  </a:lnTo>
                                  <a:lnTo>
                                    <a:pt x="1036" y="1244"/>
                                  </a:lnTo>
                                  <a:lnTo>
                                    <a:pt x="1108" y="1185"/>
                                  </a:lnTo>
                                  <a:lnTo>
                                    <a:pt x="1181" y="1127"/>
                                  </a:lnTo>
                                  <a:lnTo>
                                    <a:pt x="1277" y="1051"/>
                                  </a:lnTo>
                                  <a:lnTo>
                                    <a:pt x="1374" y="978"/>
                                  </a:lnTo>
                                  <a:lnTo>
                                    <a:pt x="1518" y="870"/>
                                  </a:lnTo>
                                  <a:lnTo>
                                    <a:pt x="1711" y="730"/>
                                  </a:lnTo>
                                  <a:lnTo>
                                    <a:pt x="1904" y="593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docshape147"/>
                          <wps:cNvSpPr>
                            <a:spLocks/>
                          </wps:cNvSpPr>
                          <wps:spPr bwMode="auto">
                            <a:xfrm>
                              <a:off x="5405" y="463"/>
                              <a:ext cx="1905" cy="1751"/>
                            </a:xfrm>
                            <a:custGeom>
                              <a:avLst/>
                              <a:gdLst>
                                <a:gd name="T0" fmla="+- 0 5430 5406"/>
                                <a:gd name="T1" fmla="*/ T0 w 1905"/>
                                <a:gd name="T2" fmla="+- 0 2192 463"/>
                                <a:gd name="T3" fmla="*/ 2192 h 1751"/>
                                <a:gd name="T4" fmla="+- 0 5478 5406"/>
                                <a:gd name="T5" fmla="*/ T4 w 1905"/>
                                <a:gd name="T6" fmla="+- 0 2148 463"/>
                                <a:gd name="T7" fmla="*/ 2148 h 1751"/>
                                <a:gd name="T8" fmla="+- 0 5526 5406"/>
                                <a:gd name="T9" fmla="*/ T8 w 1905"/>
                                <a:gd name="T10" fmla="+- 0 2103 463"/>
                                <a:gd name="T11" fmla="*/ 2103 h 1751"/>
                                <a:gd name="T12" fmla="+- 0 5574 5406"/>
                                <a:gd name="T13" fmla="*/ T12 w 1905"/>
                                <a:gd name="T14" fmla="+- 0 2059 463"/>
                                <a:gd name="T15" fmla="*/ 2059 h 1751"/>
                                <a:gd name="T16" fmla="+- 0 5622 5406"/>
                                <a:gd name="T17" fmla="*/ T16 w 1905"/>
                                <a:gd name="T18" fmla="+- 0 2015 463"/>
                                <a:gd name="T19" fmla="*/ 2015 h 1751"/>
                                <a:gd name="T20" fmla="+- 0 5671 5406"/>
                                <a:gd name="T21" fmla="*/ T20 w 1905"/>
                                <a:gd name="T22" fmla="+- 0 1970 463"/>
                                <a:gd name="T23" fmla="*/ 1970 h 1751"/>
                                <a:gd name="T24" fmla="+- 0 5719 5406"/>
                                <a:gd name="T25" fmla="*/ T24 w 1905"/>
                                <a:gd name="T26" fmla="+- 0 1926 463"/>
                                <a:gd name="T27" fmla="*/ 1926 h 1751"/>
                                <a:gd name="T28" fmla="+- 0 5767 5406"/>
                                <a:gd name="T29" fmla="*/ T28 w 1905"/>
                                <a:gd name="T30" fmla="+- 0 1882 463"/>
                                <a:gd name="T31" fmla="*/ 1882 h 1751"/>
                                <a:gd name="T32" fmla="+- 0 5815 5406"/>
                                <a:gd name="T33" fmla="*/ T32 w 1905"/>
                                <a:gd name="T34" fmla="+- 0 1837 463"/>
                                <a:gd name="T35" fmla="*/ 1837 h 1751"/>
                                <a:gd name="T36" fmla="+- 0 5864 5406"/>
                                <a:gd name="T37" fmla="*/ T36 w 1905"/>
                                <a:gd name="T38" fmla="+- 0 1793 463"/>
                                <a:gd name="T39" fmla="*/ 1793 h 1751"/>
                                <a:gd name="T40" fmla="+- 0 5912 5406"/>
                                <a:gd name="T41" fmla="*/ T40 w 1905"/>
                                <a:gd name="T42" fmla="+- 0 1749 463"/>
                                <a:gd name="T43" fmla="*/ 1749 h 1751"/>
                                <a:gd name="T44" fmla="+- 0 5960 5406"/>
                                <a:gd name="T45" fmla="*/ T44 w 1905"/>
                                <a:gd name="T46" fmla="+- 0 1704 463"/>
                                <a:gd name="T47" fmla="*/ 1704 h 1751"/>
                                <a:gd name="T48" fmla="+- 0 6008 5406"/>
                                <a:gd name="T49" fmla="*/ T48 w 1905"/>
                                <a:gd name="T50" fmla="+- 0 1660 463"/>
                                <a:gd name="T51" fmla="*/ 1660 h 1751"/>
                                <a:gd name="T52" fmla="+- 0 6057 5406"/>
                                <a:gd name="T53" fmla="*/ T52 w 1905"/>
                                <a:gd name="T54" fmla="+- 0 1616 463"/>
                                <a:gd name="T55" fmla="*/ 1616 h 1751"/>
                                <a:gd name="T56" fmla="+- 0 6105 5406"/>
                                <a:gd name="T57" fmla="*/ T56 w 1905"/>
                                <a:gd name="T58" fmla="+- 0 1571 463"/>
                                <a:gd name="T59" fmla="*/ 1571 h 1751"/>
                                <a:gd name="T60" fmla="+- 0 6153 5406"/>
                                <a:gd name="T61" fmla="*/ T60 w 1905"/>
                                <a:gd name="T62" fmla="+- 0 1527 463"/>
                                <a:gd name="T63" fmla="*/ 1527 h 1751"/>
                                <a:gd name="T64" fmla="+- 0 6201 5406"/>
                                <a:gd name="T65" fmla="*/ T64 w 1905"/>
                                <a:gd name="T66" fmla="+- 0 1483 463"/>
                                <a:gd name="T67" fmla="*/ 1483 h 1751"/>
                                <a:gd name="T68" fmla="+- 0 6249 5406"/>
                                <a:gd name="T69" fmla="*/ T68 w 1905"/>
                                <a:gd name="T70" fmla="+- 0 1438 463"/>
                                <a:gd name="T71" fmla="*/ 1438 h 1751"/>
                                <a:gd name="T72" fmla="+- 0 6298 5406"/>
                                <a:gd name="T73" fmla="*/ T72 w 1905"/>
                                <a:gd name="T74" fmla="+- 0 1394 463"/>
                                <a:gd name="T75" fmla="*/ 1394 h 1751"/>
                                <a:gd name="T76" fmla="+- 0 6346 5406"/>
                                <a:gd name="T77" fmla="*/ T76 w 1905"/>
                                <a:gd name="T78" fmla="+- 0 1350 463"/>
                                <a:gd name="T79" fmla="*/ 1350 h 1751"/>
                                <a:gd name="T80" fmla="+- 0 6394 5406"/>
                                <a:gd name="T81" fmla="*/ T80 w 1905"/>
                                <a:gd name="T82" fmla="+- 0 1305 463"/>
                                <a:gd name="T83" fmla="*/ 1305 h 1751"/>
                                <a:gd name="T84" fmla="+- 0 6442 5406"/>
                                <a:gd name="T85" fmla="*/ T84 w 1905"/>
                                <a:gd name="T86" fmla="+- 0 1261 463"/>
                                <a:gd name="T87" fmla="*/ 1261 h 1751"/>
                                <a:gd name="T88" fmla="+- 0 6490 5406"/>
                                <a:gd name="T89" fmla="*/ T88 w 1905"/>
                                <a:gd name="T90" fmla="+- 0 1217 463"/>
                                <a:gd name="T91" fmla="*/ 1217 h 1751"/>
                                <a:gd name="T92" fmla="+- 0 6539 5406"/>
                                <a:gd name="T93" fmla="*/ T92 w 1905"/>
                                <a:gd name="T94" fmla="+- 0 1172 463"/>
                                <a:gd name="T95" fmla="*/ 1172 h 1751"/>
                                <a:gd name="T96" fmla="+- 0 6587 5406"/>
                                <a:gd name="T97" fmla="*/ T96 w 1905"/>
                                <a:gd name="T98" fmla="+- 0 1128 463"/>
                                <a:gd name="T99" fmla="*/ 1128 h 1751"/>
                                <a:gd name="T100" fmla="+- 0 6635 5406"/>
                                <a:gd name="T101" fmla="*/ T100 w 1905"/>
                                <a:gd name="T102" fmla="+- 0 1084 463"/>
                                <a:gd name="T103" fmla="*/ 1084 h 1751"/>
                                <a:gd name="T104" fmla="+- 0 6683 5406"/>
                                <a:gd name="T105" fmla="*/ T104 w 1905"/>
                                <a:gd name="T106" fmla="+- 0 1039 463"/>
                                <a:gd name="T107" fmla="*/ 1039 h 1751"/>
                                <a:gd name="T108" fmla="+- 0 6732 5406"/>
                                <a:gd name="T109" fmla="*/ T108 w 1905"/>
                                <a:gd name="T110" fmla="+- 0 995 463"/>
                                <a:gd name="T111" fmla="*/ 995 h 1751"/>
                                <a:gd name="T112" fmla="+- 0 6780 5406"/>
                                <a:gd name="T113" fmla="*/ T112 w 1905"/>
                                <a:gd name="T114" fmla="+- 0 951 463"/>
                                <a:gd name="T115" fmla="*/ 951 h 1751"/>
                                <a:gd name="T116" fmla="+- 0 6828 5406"/>
                                <a:gd name="T117" fmla="*/ T116 w 1905"/>
                                <a:gd name="T118" fmla="+- 0 907 463"/>
                                <a:gd name="T119" fmla="*/ 907 h 1751"/>
                                <a:gd name="T120" fmla="+- 0 6876 5406"/>
                                <a:gd name="T121" fmla="*/ T120 w 1905"/>
                                <a:gd name="T122" fmla="+- 0 862 463"/>
                                <a:gd name="T123" fmla="*/ 862 h 1751"/>
                                <a:gd name="T124" fmla="+- 0 6924 5406"/>
                                <a:gd name="T125" fmla="*/ T124 w 1905"/>
                                <a:gd name="T126" fmla="+- 0 818 463"/>
                                <a:gd name="T127" fmla="*/ 818 h 1751"/>
                                <a:gd name="T128" fmla="+- 0 6973 5406"/>
                                <a:gd name="T129" fmla="*/ T128 w 1905"/>
                                <a:gd name="T130" fmla="+- 0 774 463"/>
                                <a:gd name="T131" fmla="*/ 774 h 1751"/>
                                <a:gd name="T132" fmla="+- 0 7021 5406"/>
                                <a:gd name="T133" fmla="*/ T132 w 1905"/>
                                <a:gd name="T134" fmla="+- 0 729 463"/>
                                <a:gd name="T135" fmla="*/ 729 h 1751"/>
                                <a:gd name="T136" fmla="+- 0 7069 5406"/>
                                <a:gd name="T137" fmla="*/ T136 w 1905"/>
                                <a:gd name="T138" fmla="+- 0 685 463"/>
                                <a:gd name="T139" fmla="*/ 685 h 1751"/>
                                <a:gd name="T140" fmla="+- 0 7117 5406"/>
                                <a:gd name="T141" fmla="*/ T140 w 1905"/>
                                <a:gd name="T142" fmla="+- 0 641 463"/>
                                <a:gd name="T143" fmla="*/ 641 h 1751"/>
                                <a:gd name="T144" fmla="+- 0 7165 5406"/>
                                <a:gd name="T145" fmla="*/ T144 w 1905"/>
                                <a:gd name="T146" fmla="+- 0 596 463"/>
                                <a:gd name="T147" fmla="*/ 596 h 1751"/>
                                <a:gd name="T148" fmla="+- 0 7214 5406"/>
                                <a:gd name="T149" fmla="*/ T148 w 1905"/>
                                <a:gd name="T150" fmla="+- 0 552 463"/>
                                <a:gd name="T151" fmla="*/ 552 h 1751"/>
                                <a:gd name="T152" fmla="+- 0 7262 5406"/>
                                <a:gd name="T153" fmla="*/ T152 w 1905"/>
                                <a:gd name="T154" fmla="+- 0 508 463"/>
                                <a:gd name="T155" fmla="*/ 508 h 1751"/>
                                <a:gd name="T156" fmla="+- 0 7310 5406"/>
                                <a:gd name="T157" fmla="*/ T156 w 1905"/>
                                <a:gd name="T158" fmla="+- 0 463 463"/>
                                <a:gd name="T159" fmla="*/ 463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51">
                                  <a:moveTo>
                                    <a:pt x="0" y="1751"/>
                                  </a:moveTo>
                                  <a:lnTo>
                                    <a:pt x="24" y="1729"/>
                                  </a:lnTo>
                                  <a:lnTo>
                                    <a:pt x="48" y="1707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96" y="1662"/>
                                  </a:lnTo>
                                  <a:lnTo>
                                    <a:pt x="120" y="1640"/>
                                  </a:lnTo>
                                  <a:lnTo>
                                    <a:pt x="144" y="1618"/>
                                  </a:lnTo>
                                  <a:lnTo>
                                    <a:pt x="168" y="1596"/>
                                  </a:lnTo>
                                  <a:lnTo>
                                    <a:pt x="192" y="1574"/>
                                  </a:lnTo>
                                  <a:lnTo>
                                    <a:pt x="216" y="1552"/>
                                  </a:lnTo>
                                  <a:lnTo>
                                    <a:pt x="241" y="1529"/>
                                  </a:lnTo>
                                  <a:lnTo>
                                    <a:pt x="265" y="1507"/>
                                  </a:lnTo>
                                  <a:lnTo>
                                    <a:pt x="289" y="1485"/>
                                  </a:lnTo>
                                  <a:lnTo>
                                    <a:pt x="313" y="1463"/>
                                  </a:lnTo>
                                  <a:lnTo>
                                    <a:pt x="337" y="1441"/>
                                  </a:lnTo>
                                  <a:lnTo>
                                    <a:pt x="361" y="1419"/>
                                  </a:lnTo>
                                  <a:lnTo>
                                    <a:pt x="385" y="1397"/>
                                  </a:lnTo>
                                  <a:lnTo>
                                    <a:pt x="409" y="1374"/>
                                  </a:lnTo>
                                  <a:lnTo>
                                    <a:pt x="433" y="1352"/>
                                  </a:lnTo>
                                  <a:lnTo>
                                    <a:pt x="458" y="1330"/>
                                  </a:lnTo>
                                  <a:lnTo>
                                    <a:pt x="482" y="1308"/>
                                  </a:lnTo>
                                  <a:lnTo>
                                    <a:pt x="506" y="1286"/>
                                  </a:lnTo>
                                  <a:lnTo>
                                    <a:pt x="530" y="1263"/>
                                  </a:lnTo>
                                  <a:lnTo>
                                    <a:pt x="554" y="1241"/>
                                  </a:lnTo>
                                  <a:lnTo>
                                    <a:pt x="578" y="1219"/>
                                  </a:lnTo>
                                  <a:lnTo>
                                    <a:pt x="602" y="1197"/>
                                  </a:lnTo>
                                  <a:lnTo>
                                    <a:pt x="626" y="1175"/>
                                  </a:lnTo>
                                  <a:lnTo>
                                    <a:pt x="651" y="1153"/>
                                  </a:lnTo>
                                  <a:lnTo>
                                    <a:pt x="675" y="1131"/>
                                  </a:lnTo>
                                  <a:lnTo>
                                    <a:pt x="699" y="1108"/>
                                  </a:lnTo>
                                  <a:lnTo>
                                    <a:pt x="723" y="1086"/>
                                  </a:lnTo>
                                  <a:lnTo>
                                    <a:pt x="747" y="1064"/>
                                  </a:lnTo>
                                  <a:lnTo>
                                    <a:pt x="771" y="1042"/>
                                  </a:lnTo>
                                  <a:lnTo>
                                    <a:pt x="795" y="1020"/>
                                  </a:lnTo>
                                  <a:lnTo>
                                    <a:pt x="819" y="998"/>
                                  </a:lnTo>
                                  <a:lnTo>
                                    <a:pt x="843" y="975"/>
                                  </a:lnTo>
                                  <a:lnTo>
                                    <a:pt x="867" y="953"/>
                                  </a:lnTo>
                                  <a:lnTo>
                                    <a:pt x="892" y="931"/>
                                  </a:lnTo>
                                  <a:lnTo>
                                    <a:pt x="916" y="909"/>
                                  </a:lnTo>
                                  <a:lnTo>
                                    <a:pt x="940" y="887"/>
                                  </a:lnTo>
                                  <a:lnTo>
                                    <a:pt x="964" y="865"/>
                                  </a:lnTo>
                                  <a:lnTo>
                                    <a:pt x="988" y="842"/>
                                  </a:lnTo>
                                  <a:lnTo>
                                    <a:pt x="1012" y="820"/>
                                  </a:lnTo>
                                  <a:lnTo>
                                    <a:pt x="1036" y="798"/>
                                  </a:lnTo>
                                  <a:lnTo>
                                    <a:pt x="1060" y="776"/>
                                  </a:lnTo>
                                  <a:lnTo>
                                    <a:pt x="1084" y="754"/>
                                  </a:lnTo>
                                  <a:lnTo>
                                    <a:pt x="1108" y="732"/>
                                  </a:lnTo>
                                  <a:lnTo>
                                    <a:pt x="1133" y="709"/>
                                  </a:lnTo>
                                  <a:lnTo>
                                    <a:pt x="1157" y="687"/>
                                  </a:lnTo>
                                  <a:lnTo>
                                    <a:pt x="1181" y="665"/>
                                  </a:lnTo>
                                  <a:lnTo>
                                    <a:pt x="1205" y="643"/>
                                  </a:lnTo>
                                  <a:lnTo>
                                    <a:pt x="1229" y="621"/>
                                  </a:lnTo>
                                  <a:lnTo>
                                    <a:pt x="1253" y="599"/>
                                  </a:lnTo>
                                  <a:lnTo>
                                    <a:pt x="1277" y="576"/>
                                  </a:lnTo>
                                  <a:lnTo>
                                    <a:pt x="1301" y="554"/>
                                  </a:lnTo>
                                  <a:lnTo>
                                    <a:pt x="1326" y="532"/>
                                  </a:lnTo>
                                  <a:lnTo>
                                    <a:pt x="1350" y="510"/>
                                  </a:lnTo>
                                  <a:lnTo>
                                    <a:pt x="1374" y="488"/>
                                  </a:lnTo>
                                  <a:lnTo>
                                    <a:pt x="1398" y="466"/>
                                  </a:lnTo>
                                  <a:lnTo>
                                    <a:pt x="1422" y="444"/>
                                  </a:lnTo>
                                  <a:lnTo>
                                    <a:pt x="1446" y="421"/>
                                  </a:lnTo>
                                  <a:lnTo>
                                    <a:pt x="1470" y="399"/>
                                  </a:lnTo>
                                  <a:lnTo>
                                    <a:pt x="1494" y="377"/>
                                  </a:lnTo>
                                  <a:lnTo>
                                    <a:pt x="1518" y="355"/>
                                  </a:lnTo>
                                  <a:lnTo>
                                    <a:pt x="1542" y="333"/>
                                  </a:lnTo>
                                  <a:lnTo>
                                    <a:pt x="1567" y="311"/>
                                  </a:lnTo>
                                  <a:lnTo>
                                    <a:pt x="1591" y="288"/>
                                  </a:lnTo>
                                  <a:lnTo>
                                    <a:pt x="1615" y="266"/>
                                  </a:lnTo>
                                  <a:lnTo>
                                    <a:pt x="1639" y="244"/>
                                  </a:lnTo>
                                  <a:lnTo>
                                    <a:pt x="1663" y="222"/>
                                  </a:lnTo>
                                  <a:lnTo>
                                    <a:pt x="1687" y="200"/>
                                  </a:lnTo>
                                  <a:lnTo>
                                    <a:pt x="1711" y="178"/>
                                  </a:lnTo>
                                  <a:lnTo>
                                    <a:pt x="1735" y="155"/>
                                  </a:lnTo>
                                  <a:lnTo>
                                    <a:pt x="1759" y="133"/>
                                  </a:lnTo>
                                  <a:lnTo>
                                    <a:pt x="1783" y="111"/>
                                  </a:lnTo>
                                  <a:lnTo>
                                    <a:pt x="1808" y="89"/>
                                  </a:lnTo>
                                  <a:lnTo>
                                    <a:pt x="1832" y="67"/>
                                  </a:lnTo>
                                  <a:lnTo>
                                    <a:pt x="1856" y="45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docshape148"/>
                          <wps:cNvSpPr>
                            <a:spLocks/>
                          </wps:cNvSpPr>
                          <wps:spPr bwMode="auto">
                            <a:xfrm>
                              <a:off x="5268" y="619"/>
                              <a:ext cx="43" cy="1720"/>
                            </a:xfrm>
                            <a:custGeom>
                              <a:avLst/>
                              <a:gdLst>
                                <a:gd name="T0" fmla="+- 0 5268 5268"/>
                                <a:gd name="T1" fmla="*/ T0 w 43"/>
                                <a:gd name="T2" fmla="+- 0 2339 620"/>
                                <a:gd name="T3" fmla="*/ 2339 h 1720"/>
                                <a:gd name="T4" fmla="+- 0 5310 5268"/>
                                <a:gd name="T5" fmla="*/ T4 w 43"/>
                                <a:gd name="T6" fmla="+- 0 2339 620"/>
                                <a:gd name="T7" fmla="*/ 2339 h 1720"/>
                                <a:gd name="T8" fmla="+- 0 5268 5268"/>
                                <a:gd name="T9" fmla="*/ T8 w 43"/>
                                <a:gd name="T10" fmla="+- 0 1766 620"/>
                                <a:gd name="T11" fmla="*/ 1766 h 1720"/>
                                <a:gd name="T12" fmla="+- 0 5310 5268"/>
                                <a:gd name="T13" fmla="*/ T12 w 43"/>
                                <a:gd name="T14" fmla="+- 0 1766 620"/>
                                <a:gd name="T15" fmla="*/ 1766 h 1720"/>
                                <a:gd name="T16" fmla="+- 0 5268 5268"/>
                                <a:gd name="T17" fmla="*/ T16 w 43"/>
                                <a:gd name="T18" fmla="+- 0 1193 620"/>
                                <a:gd name="T19" fmla="*/ 1193 h 1720"/>
                                <a:gd name="T20" fmla="+- 0 5310 5268"/>
                                <a:gd name="T21" fmla="*/ T20 w 43"/>
                                <a:gd name="T22" fmla="+- 0 1193 620"/>
                                <a:gd name="T23" fmla="*/ 1193 h 1720"/>
                                <a:gd name="T24" fmla="+- 0 5268 5268"/>
                                <a:gd name="T25" fmla="*/ T24 w 43"/>
                                <a:gd name="T26" fmla="+- 0 620 620"/>
                                <a:gd name="T27" fmla="*/ 620 h 1720"/>
                                <a:gd name="T28" fmla="+- 0 5310 5268"/>
                                <a:gd name="T29" fmla="*/ T28 w 43"/>
                                <a:gd name="T30" fmla="+- 0 620 620"/>
                                <a:gd name="T31" fmla="*/ 620 h 17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20">
                                  <a:moveTo>
                                    <a:pt x="0" y="1719"/>
                                  </a:moveTo>
                                  <a:lnTo>
                                    <a:pt x="42" y="1719"/>
                                  </a:lnTo>
                                  <a:moveTo>
                                    <a:pt x="0" y="1146"/>
                                  </a:moveTo>
                                  <a:lnTo>
                                    <a:pt x="42" y="1146"/>
                                  </a:lnTo>
                                  <a:moveTo>
                                    <a:pt x="0" y="573"/>
                                  </a:moveTo>
                                  <a:lnTo>
                                    <a:pt x="42" y="57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C46AD6E" id="docshapegroup109" o:spid="_x0000_s1026" style="position:absolute;margin-left:263.4pt;margin-top:8.35pt;width:107.3pt;height:114.3pt;z-index:-17223168;mso-position-horizontal-relative:page" coordorigin="5268,167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">
                  <v:shape id="docshape110" o:spid="_x0000_s1027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  <v:path arrowok="t" o:connecttype="custom" o:connectlocs="30,1011;18,1014;9,1020;2,1030;0,1041;2,1053;9,1063;18,1069;30,1072;42,1069;51,1063;58,1053;60,1041;58,1030;51,1020;42,1014;30,1011" o:connectangles="0,0,0,0,0,0,0,0,0,0,0,0,0,0,0,0,0"/>
                  </v:shape>
                  <v:shape id="docshape111" o:spid="_x0000_s1028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  <v:path arrowok="t" o:connecttype="custom" o:connectlocs="0,1041;2,1030;9,1020;18,1014;30,1011;42,1014;51,1020;58,1030;60,1041;58,1053;51,1063;42,1069;30,1072;18,1069;9,1063;2,1053;0,1041" o:connectangles="0,0,0,0,0,0,0,0,0,0,0,0,0,0,0,0,0"/>
                  </v:shape>
                  <v:shape id="docshape112" o:spid="_x0000_s1029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  <v:path arrowok="t" o:connecttype="custom" o:connectlocs="31,778;19,781;9,787;3,797;0,808;3,820;9,830;19,836;31,839;42,836;52,830;58,820;61,808;58,797;52,787;42,781;31,778" o:connectangles="0,0,0,0,0,0,0,0,0,0,0,0,0,0,0,0,0"/>
                  </v:shape>
                  <v:shape id="docshape113" o:spid="_x0000_s1030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  <v:path arrowok="t" o:connecttype="custom" o:connectlocs="0,808;3,797;9,787;19,781;31,778;42,781;52,787;58,797;61,808;58,820;52,830;42,836;31,839;19,836;9,830;3,820;0,808" o:connectangles="0,0,0,0,0,0,0,0,0,0,0,0,0,0,0,0,0"/>
                  </v:shape>
                  <v:shape id="docshape114" o:spid="_x0000_s1031" style="position:absolute;left:6950;top:921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  <v:path arrowok="t" o:connecttype="custom" o:connectlocs="0,921;0,921;0,921;0,1163;0,1163;0,1163" o:connectangles="0,0,0,0,0,0"/>
                  </v:shape>
                  <v:shape id="docshape115" o:spid="_x0000_s1032" style="position:absolute;left:6927;top:6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  <v:path arrowok="t" o:connecttype="custom" o:connectlocs="0,676;3,670;9,667;15,670;17,676;15,682;9,684;3,682;0,676" o:connectangles="0,0,0,0,0,0,0,0,0"/>
                  </v:shape>
                  <v:line id="Line 405" o:spid="_x0000_s1033" style="position:absolute;visibility:visible;mso-wrap-style:square" from="6936,676" to="6936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  <v:shape id="docshape116" o:spid="_x0000_s1034" style="position:absolute;left:6927;top:93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  <v:path arrowok="t" o:connecttype="custom" o:connectlocs="0,947;3,941;9,939;15,941;17,947;15,953;9,955;3,953;0,947" o:connectangles="0,0,0,0,0,0,0,0,0"/>
                  </v:shape>
                  <v:shape id="docshape117" o:spid="_x0000_s1035" style="position:absolute;left:6821;top:798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  <v:path arrowok="t" o:connecttype="custom" o:connectlocs="250,1051;250,1031;250,1041;8,1041;8,1051;8,1031;249,819;249,798;249,808;0,808;0,819;0,798" o:connectangles="0,0,0,0,0,0,0,0,0,0,0,0"/>
                  </v:shape>
                  <v:shape id="docshape118" o:spid="_x0000_s1036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1831;19,1833;9,1840;3,1849;0,1861;3,1873;9,1882;19,1889;31,1891;42,1889;52,1882;58,1873;61,1861;58,1849;52,1840;42,1833;31,1831" o:connectangles="0,0,0,0,0,0,0,0,0,0,0,0,0,0,0,0,0"/>
                  </v:shape>
                  <v:shape id="docshape119" o:spid="_x0000_s1037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  <v:path arrowok="t" o:connecttype="custom" o:connectlocs="0,1861;3,1849;9,1840;19,1833;31,1831;42,1833;52,1840;58,1849;61,1861;58,1873;52,1882;42,1889;31,1891;19,1889;9,1882;3,1873;0,1861" o:connectangles="0,0,0,0,0,0,0,0,0,0,0,0,0,0,0,0,0"/>
                  </v:shape>
                  <v:shape id="docshape120" o:spid="_x0000_s1038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  <v:path arrowok="t" o:connecttype="custom" o:connectlocs="30,1740;18,1742;9,1749;2,1758;0,1770;2,1782;9,1791;18,1798;30,1800;42,1798;52,1791;58,1782;60,1770;58,1758;52,1749;42,1742;30,1740" o:connectangles="0,0,0,0,0,0,0,0,0,0,0,0,0,0,0,0,0"/>
                  </v:shape>
                  <v:shape id="docshape121" o:spid="_x0000_s1039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  <v:path arrowok="t" o:connecttype="custom" o:connectlocs="0,1770;2,1758;9,1749;18,1742;30,1740;42,1742;52,1749;58,1758;60,1770;58,1782;52,1791;42,1798;30,1800;18,1798;9,1791;2,1782;0,1770" o:connectangles="0,0,0,0,0,0,0,0,0,0,0,0,0,0,0,0,0"/>
                  </v:shape>
                  <v:shape id="docshape122" o:spid="_x0000_s1040" style="position:absolute;left:5990;top:17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  <v:path arrowok="t" o:connecttype="custom" o:connectlocs="0,1767;3,1762;9,1759;15,1762;17,1767;15,1773;9,1776;3,1773;0,1767" o:connectangles="0,0,0,0,0,0,0,0,0"/>
                  </v:shape>
                  <v:line id="Line 397" o:spid="_x0000_s1041" style="position:absolute;visibility:visible;mso-wrap-style:square" from="5999,1767" to="5999,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  <v:shape id="docshape123" o:spid="_x0000_s1042" style="position:absolute;left:5988;top:1672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  <v:path arrowok="t" o:connecttype="custom" o:connectlocs="16,1681;14,1675;8,1673;2,1675;0,1681;2,1687;8,1689;14,1687;16,1681;18,1957;16,1951;10,1949;4,1951;1,1957;4,1963;10,1966;16,1963;18,1957" o:connectangles="0,0,0,0,0,0,0,0,0,0,0,0,0,0,0,0,0,0"/>
                  </v:shape>
                  <v:line id="Line 395" o:spid="_x0000_s1043" style="position:absolute;visibility:visible;mso-wrap-style:square" from="5997,1681" to="5997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  <v:shape id="docshape124" o:spid="_x0000_s1044" style="position:absolute;left:5988;top:18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  <v:path arrowok="t" o:connecttype="custom" o:connectlocs="0,1850;2,1844;8,1842;14,1844;16,1850;14,1856;8,1858;2,1856;0,1850" o:connectangles="0,0,0,0,0,0,0,0,0"/>
                  </v:shape>
                  <v:shape id="docshape125" o:spid="_x0000_s1045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  <v:path arrowok="t" o:connecttype="custom" o:connectlocs="30,1491;18,1493;9,1499;3,1509;0,1521;3,1532;9,1542;18,1548;30,1551;42,1548;51,1542;58,1532;60,1521;58,1509;51,1499;42,1493;30,1491" o:connectangles="0,0,0,0,0,0,0,0,0,0,0,0,0,0,0,0,0"/>
                  </v:shape>
                  <v:shape id="docshape126" o:spid="_x0000_s1046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  <v:path arrowok="t" o:connecttype="custom" o:connectlocs="0,1521;3,1509;9,1499;18,1493;30,1491;42,1493;51,1499;58,1509;60,1521;58,1532;51,1542;42,1548;30,1551;18,1548;9,1542;3,1532;0,1521" o:connectangles="0,0,0,0,0,0,0,0,0,0,0,0,0,0,0,0,0"/>
                  </v:shape>
                  <v:shape id="docshape127" o:spid="_x0000_s1047" style="position:absolute;left:6018;top:140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  <v:path arrowok="t" o:connecttype="custom" o:connectlocs="0,1415;2,1409;8,1407;14,1409;16,1415;14,1421;8,1423;2,1421;0,1415" o:connectangles="0,0,0,0,0,0,0,0,0"/>
                  </v:shape>
                  <v:line id="Line 390" o:spid="_x0000_s1048" style="position:absolute;visibility:visible;mso-wrap-style:square" from="6027,1415" to="6027,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  <v:shape id="docshape128" o:spid="_x0000_s1049" style="position:absolute;left:6018;top:16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  <v:path arrowok="t" o:connecttype="custom" o:connectlocs="0,1621;2,1615;8,1613;14,1615;16,1621;14,1627;8,1629;2,1627;0,1621" o:connectangles="0,0,0,0,0,0,0,0,0"/>
                  </v:shape>
                  <v:shape id="docshape129" o:spid="_x0000_s1050" style="position:absolute;left:5814;top:1510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  <v:path arrowok="t" o:connecttype="custom" o:connectlocs="361,1871;361,1851;361,1861;4,1861;4,1871;4,1851;355,1780;355,1760;355,1770;0,1770;0,1780;0,1760;412,1531;412,1510;412,1521;16,1521;16,1531;16,1510" o:connectangles="0,0,0,0,0,0,0,0,0,0,0,0,0,0,0,0,0,0"/>
                  </v:shape>
                  <v:shape id="docshape130" o:spid="_x0000_s1051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  <v:path arrowok="t" o:connecttype="custom" o:connectlocs="30,2026;18,2028;9,2034;2,2044;0,2056;2,2067;9,2077;18,2084;30,2086;42,2084;51,2077;58,2067;60,2056;58,2044;51,2034;42,2028;30,2026" o:connectangles="0,0,0,0,0,0,0,0,0,0,0,0,0,0,0,0,0"/>
                  </v:shape>
                  <v:shape id="docshape131" o:spid="_x0000_s1052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  <v:path arrowok="t" o:connecttype="custom" o:connectlocs="0,2056;2,2044;9,2034;18,2028;30,2026;42,2028;51,2034;58,2044;60,2056;58,2067;51,2077;42,2084;30,2086;18,2084;9,2077;2,2067;0,2056" o:connectangles="0,0,0,0,0,0,0,0,0,0,0,0,0,0,0,0,0"/>
                  </v:shape>
                  <v:shape id="docshape132" o:spid="_x0000_s1053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940;18,1942;9,1949;2,1958;0,1970;2,1982;9,1991;18,1998;30,2000;42,1998;51,1991;58,1982;60,1970;58,1958;51,1949;42,1942;30,1940" o:connectangles="0,0,0,0,0,0,0,0,0,0,0,0,0,0,0,0,0"/>
                  </v:shape>
                  <v:shape id="docshape133" o:spid="_x0000_s1054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  <v:path arrowok="t" o:connecttype="custom" o:connectlocs="0,1970;2,1958;9,1949;18,1942;30,1940;42,1942;51,1949;58,1958;60,1970;58,1982;51,1991;42,1998;30,2000;18,1998;9,1991;2,1982;0,1970" o:connectangles="0,0,0,0,0,0,0,0,0,0,0,0,0,0,0,0,0"/>
                  </v:shape>
                  <v:shape id="docshape134" o:spid="_x0000_s1055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  <v:path arrowok="t" o:connecttype="custom" o:connectlocs="31,1808;19,1810;9,1817;3,1826;0,1838;3,1850;9,1859;19,1866;31,1868;42,1866;52,1859;58,1850;61,1838;58,1826;52,1817;42,1810;31,1808" o:connectangles="0,0,0,0,0,0,0,0,0,0,0,0,0,0,0,0,0"/>
                  </v:shape>
                  <v:shape id="docshape135" o:spid="_x0000_s1056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1838;3,1826;9,1817;19,1810;31,1808;42,1810;52,1817;58,1826;61,1838;58,1850;52,1859;42,1866;31,1868;19,1866;9,1859;3,1850;0,1838" o:connectangles="0,0,0,0,0,0,0,0,0,0,0,0,0,0,0,0,0"/>
                  </v:shape>
                  <v:shape id="docshape136" o:spid="_x0000_s1057" style="position:absolute;left:5618;top:196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  <v:path arrowok="t" o:connecttype="custom" o:connectlocs="0,1976;2,1970;8,1968;14,1970;16,1976;14,1982;8,1985;2,1982;0,1976" o:connectangles="0,0,0,0,0,0,0,0,0"/>
                  </v:shape>
                  <v:line id="Line 380" o:spid="_x0000_s1058" style="position:absolute;visibility:visible;mso-wrap-style:square" from="5627,1976" to="5627,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  <v:shape id="docshape137" o:spid="_x0000_s1059" style="position:absolute;left:5618;top:1879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  <v:path arrowok="t" o:connecttype="custom" o:connectlocs="16,1887;14,1882;8,1879;2,1882;0,1887;2,1893;8,1896;14,1893;16,1887;16,2145;14,2139;8,2137;2,2139;0,2145;2,2151;8,2153;14,2151;16,2145" o:connectangles="0,0,0,0,0,0,0,0,0,0,0,0,0,0,0,0,0,0"/>
                  </v:shape>
                  <v:line id="Line 378" o:spid="_x0000_s1060" style="position:absolute;visibility:visible;mso-wrap-style:square" from="5627,1887" to="5627,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  <v:shape id="docshape138" o:spid="_x0000_s1061" style="position:absolute;left:5618;top:1741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  <v:path arrowok="t" o:connecttype="custom" o:connectlocs="16,2058;14,2053;8,2050;2,2053;0,2058;2,2064;8,2067;14,2064;16,2058;21,1749;18,1743;13,1741;7,1743;4,1749;7,1755;13,1758;18,1755;21,1749" o:connectangles="0,0,0,0,0,0,0,0,0,0,0,0,0,0,0,0,0,0"/>
                  </v:shape>
                  <v:line id="Line 376" o:spid="_x0000_s1062" style="position:absolute;visibility:visible;mso-wrap-style:square" from="5632,1749" to="5632,1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  <v:shape id="docshape139" o:spid="_x0000_s1063" style="position:absolute;left:5623;top:19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  <v:path arrowok="t" o:connecttype="custom" o:connectlocs="0,1925;3,1919;9,1916;14,1919;17,1925;14,1930;9,1933;3,1930;0,1925" o:connectangles="0,0,0,0,0,0,0,0,0"/>
                  </v:shape>
                  <v:shape id="docshape140" o:spid="_x0000_s1064" style="position:absolute;left:5405;top:1827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  <v:path arrowok="t" o:connecttype="custom" o:connectlocs="443,2066;443,2046;443,2056;0,2056;0,2066;0,2046;447,1980;447,1960;447,1970;3,1970;3,1980;3,1960;467,1848;467,1828;467,1838;3,1838;3,1848;3,1828" o:connectangles="0,0,0,0,0,0,0,0,0,0,0,0,0,0,0,0,0,0"/>
                  </v:shape>
                  <v:line id="Line 373" o:spid="_x0000_s1065" style="position:absolute;visibility:visible;mso-wrap-style:square" from="5310,2376" to="740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  <v:stroke dashstyle="dash"/>
                  </v:line>
                  <v:shape id="docshape141" o:spid="_x0000_s1066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  <v:path arrowok="t" o:connecttype="custom" o:connectlocs="30,328;18,331;9,337;2,347;0,358;2,370;9,380;18,386;30,388;42,386;51,380;58,370;60,358;58,347;51,337;42,331;30,328" o:connectangles="0,0,0,0,0,0,0,0,0,0,0,0,0,0,0,0,0"/>
                  </v:shape>
                  <v:shape id="docshape142" o:spid="_x0000_s1067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  <v:path arrowok="t" o:connecttype="custom" o:connectlocs="0,358;2,347;9,337;18,331;30,328;42,331;51,337;58,347;60,358;58,370;51,380;42,386;30,388;18,386;9,380;2,370;0,358" o:connectangles="0,0,0,0,0,0,0,0,0,0,0,0,0,0,0,0,0"/>
                  </v:shape>
                  <v:shape id="docshape143" o:spid="_x0000_s1068" style="position:absolute;left:7137;top:20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  <v:path arrowok="t" o:connecttype="custom" o:connectlocs="0,210;2,204;8,201;14,204;16,210;14,216;8,218;2,216;0,210" o:connectangles="0,0,0,0,0,0,0,0,0"/>
                  </v:shape>
                  <v:line id="Line 369" o:spid="_x0000_s1069" style="position:absolute;visibility:visible;mso-wrap-style:square" from="7146,210" to="7146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  <v:shape id="docshape144" o:spid="_x0000_s1070" style="position:absolute;left:7137;top:4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  <v:path arrowok="t" o:connecttype="custom" o:connectlocs="0,498;2,492;8,490;14,492;16,498;14,504;8,506;2,504;0,498" o:connectangles="0,0,0,0,0,0,0,0,0"/>
                  </v:shape>
                  <v:shape id="docshape145" o:spid="_x0000_s1071" style="position:absolute;left:7004;top:348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  <v:path arrowok="t" o:connecttype="custom" o:connectlocs="305,369;305,348;305,358;0,358;0,369;0,348" o:connectangles="0,0,0,0,0,0"/>
                  </v:shape>
                  <v:shape id="docshape146" o:spid="_x0000_s1072" style="position:absolute;left:5405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  <v:fill opacity="26214f"/>
                    <v:path arrowok="t" o:connecttype="custom" o:connectlocs="1904,167;1615,491;1422,704;1277,861;1205,937;1133,1013;1060,1087;988,1159;916,1230;867,1276;819,1321;771,1365;699,1429;651,1471;578,1532;530,1572;458,1630;361,1706;265,1779;168,1852;0,1975;0,2453;144,2293;265,2161;361,2058;433,1981;482,1931;554,1857;626,1784;699,1714;771,1645;843,1578;892,1535;964,1472;1036,1411;1108,1352;1181,1294;1277,1218;1374,1145;1518,1037;1711,897;1904,760;1904,167" o:connectangles="0,0,0,0,0,0,0,0,0,0,0,0,0,0,0,0,0,0,0,0,0,0,0,0,0,0,0,0,0,0,0,0,0,0,0,0,0,0,0,0,0,0,0"/>
                  </v:shape>
                  <v:shape id="docshape147" o:spid="_x0000_s1073" style="position:absolute;left:5405;top:463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  <v:path arrowok="t" o:connecttype="custom" o:connectlocs="24,2192;72,2148;120,2103;168,2059;216,2015;265,1970;313,1926;361,1882;409,1837;458,1793;506,1749;554,1704;602,1660;651,1616;699,1571;747,1527;795,1483;843,1438;892,1394;940,1350;988,1305;1036,1261;1084,1217;1133,1172;1181,1128;1229,1084;1277,1039;1326,995;1374,951;1422,907;1470,862;1518,818;1567,774;1615,729;1663,685;1711,641;1759,596;1808,552;1856,508;1904,463" o:connectangles="0,0,0,0,0,0,0,0,0,0,0,0,0,0,0,0,0,0,0,0,0,0,0,0,0,0,0,0,0,0,0,0,0,0,0,0,0,0,0,0"/>
                  </v:shape>
                  <v:shape id="docshape148" o:spid="_x0000_s1074" style="position:absolute;left:5268;top:619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  <v:path arrowok="t" o:connecttype="custom" o:connectlocs="0,2339;42,2339;0,1766;42,1766;0,1193;42,1193;0,620;42,620" o:connectangles="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55936" behindDoc="1" locked="0" layoutInCell="1" allowOverlap="1" wp14:anchorId="08168EAD" wp14:editId="646C4A1A">
                  <wp:simplePos x="0" y="0"/>
                  <wp:positionH relativeFrom="page">
                    <wp:posOffset>4931410</wp:posOffset>
                  </wp:positionH>
                  <wp:positionV relativeFrom="paragraph">
                    <wp:posOffset>106045</wp:posOffset>
                  </wp:positionV>
                  <wp:extent cx="1362710" cy="1478280"/>
                  <wp:effectExtent l="0" t="0" r="0" b="0"/>
                  <wp:wrapNone/>
                  <wp:docPr id="708" name="docshapegroup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78280"/>
                            <a:chOff x="7766" y="167"/>
                            <a:chExt cx="2146" cy="2328"/>
                          </a:xfrm>
                        </wpg:grpSpPr>
                        <wps:wsp>
                          <wps:cNvPr id="709" name="docshape150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75 9445"/>
                                <a:gd name="T1" fmla="*/ T0 w 61"/>
                                <a:gd name="T2" fmla="+- 0 1037 1037"/>
                                <a:gd name="T3" fmla="*/ 1037 h 61"/>
                                <a:gd name="T4" fmla="+- 0 9463 9445"/>
                                <a:gd name="T5" fmla="*/ T4 w 61"/>
                                <a:gd name="T6" fmla="+- 0 1040 1037"/>
                                <a:gd name="T7" fmla="*/ 1040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47 9445"/>
                                <a:gd name="T13" fmla="*/ T12 w 61"/>
                                <a:gd name="T14" fmla="+- 0 1056 1037"/>
                                <a:gd name="T15" fmla="*/ 1056 h 61"/>
                                <a:gd name="T16" fmla="+- 0 9445 9445"/>
                                <a:gd name="T17" fmla="*/ T16 w 61"/>
                                <a:gd name="T18" fmla="+- 0 1067 1037"/>
                                <a:gd name="T19" fmla="*/ 1067 h 61"/>
                                <a:gd name="T20" fmla="+- 0 9447 9445"/>
                                <a:gd name="T21" fmla="*/ T20 w 61"/>
                                <a:gd name="T22" fmla="+- 0 1079 1037"/>
                                <a:gd name="T23" fmla="*/ 1079 h 61"/>
                                <a:gd name="T24" fmla="+- 0 9453 9445"/>
                                <a:gd name="T25" fmla="*/ T24 w 61"/>
                                <a:gd name="T26" fmla="+- 0 1089 1037"/>
                                <a:gd name="T27" fmla="*/ 1089 h 61"/>
                                <a:gd name="T28" fmla="+- 0 9463 9445"/>
                                <a:gd name="T29" fmla="*/ T28 w 61"/>
                                <a:gd name="T30" fmla="+- 0 1095 1037"/>
                                <a:gd name="T31" fmla="*/ 1095 h 61"/>
                                <a:gd name="T32" fmla="+- 0 9475 9445"/>
                                <a:gd name="T33" fmla="*/ T32 w 61"/>
                                <a:gd name="T34" fmla="+- 0 1098 1037"/>
                                <a:gd name="T35" fmla="*/ 1098 h 61"/>
                                <a:gd name="T36" fmla="+- 0 9486 9445"/>
                                <a:gd name="T37" fmla="*/ T36 w 61"/>
                                <a:gd name="T38" fmla="+- 0 1095 1037"/>
                                <a:gd name="T39" fmla="*/ 1095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503 9445"/>
                                <a:gd name="T45" fmla="*/ T44 w 61"/>
                                <a:gd name="T46" fmla="+- 0 1079 1037"/>
                                <a:gd name="T47" fmla="*/ 1079 h 61"/>
                                <a:gd name="T48" fmla="+- 0 9505 9445"/>
                                <a:gd name="T49" fmla="*/ T48 w 61"/>
                                <a:gd name="T50" fmla="+- 0 1067 1037"/>
                                <a:gd name="T51" fmla="*/ 1067 h 61"/>
                                <a:gd name="T52" fmla="+- 0 9503 9445"/>
                                <a:gd name="T53" fmla="*/ T52 w 61"/>
                                <a:gd name="T54" fmla="+- 0 1056 1037"/>
                                <a:gd name="T55" fmla="*/ 1056 h 61"/>
                                <a:gd name="T56" fmla="+- 0 9496 9445"/>
                                <a:gd name="T57" fmla="*/ T56 w 61"/>
                                <a:gd name="T58" fmla="+- 0 1046 1037"/>
                                <a:gd name="T59" fmla="*/ 1046 h 61"/>
                                <a:gd name="T60" fmla="+- 0 9486 9445"/>
                                <a:gd name="T61" fmla="*/ T60 w 61"/>
                                <a:gd name="T62" fmla="+- 0 1040 1037"/>
                                <a:gd name="T63" fmla="*/ 1040 h 61"/>
                                <a:gd name="T64" fmla="+- 0 9475 9445"/>
                                <a:gd name="T65" fmla="*/ T64 w 61"/>
                                <a:gd name="T66" fmla="+- 0 1037 1037"/>
                                <a:gd name="T67" fmla="*/ 103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docshape151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45 9445"/>
                                <a:gd name="T1" fmla="*/ T0 w 61"/>
                                <a:gd name="T2" fmla="+- 0 1067 1037"/>
                                <a:gd name="T3" fmla="*/ 1067 h 61"/>
                                <a:gd name="T4" fmla="+- 0 9447 9445"/>
                                <a:gd name="T5" fmla="*/ T4 w 61"/>
                                <a:gd name="T6" fmla="+- 0 1056 1037"/>
                                <a:gd name="T7" fmla="*/ 1056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63 9445"/>
                                <a:gd name="T13" fmla="*/ T12 w 61"/>
                                <a:gd name="T14" fmla="+- 0 1040 1037"/>
                                <a:gd name="T15" fmla="*/ 1040 h 61"/>
                                <a:gd name="T16" fmla="+- 0 9475 9445"/>
                                <a:gd name="T17" fmla="*/ T16 w 61"/>
                                <a:gd name="T18" fmla="+- 0 1037 1037"/>
                                <a:gd name="T19" fmla="*/ 1037 h 61"/>
                                <a:gd name="T20" fmla="+- 0 9486 9445"/>
                                <a:gd name="T21" fmla="*/ T20 w 61"/>
                                <a:gd name="T22" fmla="+- 0 1040 1037"/>
                                <a:gd name="T23" fmla="*/ 1040 h 61"/>
                                <a:gd name="T24" fmla="+- 0 9496 9445"/>
                                <a:gd name="T25" fmla="*/ T24 w 61"/>
                                <a:gd name="T26" fmla="+- 0 1046 1037"/>
                                <a:gd name="T27" fmla="*/ 1046 h 61"/>
                                <a:gd name="T28" fmla="+- 0 9503 9445"/>
                                <a:gd name="T29" fmla="*/ T28 w 61"/>
                                <a:gd name="T30" fmla="+- 0 1056 1037"/>
                                <a:gd name="T31" fmla="*/ 1056 h 61"/>
                                <a:gd name="T32" fmla="+- 0 9505 9445"/>
                                <a:gd name="T33" fmla="*/ T32 w 61"/>
                                <a:gd name="T34" fmla="+- 0 1067 1037"/>
                                <a:gd name="T35" fmla="*/ 1067 h 61"/>
                                <a:gd name="T36" fmla="+- 0 9503 9445"/>
                                <a:gd name="T37" fmla="*/ T36 w 61"/>
                                <a:gd name="T38" fmla="+- 0 1079 1037"/>
                                <a:gd name="T39" fmla="*/ 1079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486 9445"/>
                                <a:gd name="T45" fmla="*/ T44 w 61"/>
                                <a:gd name="T46" fmla="+- 0 1095 1037"/>
                                <a:gd name="T47" fmla="*/ 1095 h 61"/>
                                <a:gd name="T48" fmla="+- 0 9475 9445"/>
                                <a:gd name="T49" fmla="*/ T48 w 61"/>
                                <a:gd name="T50" fmla="+- 0 1098 1037"/>
                                <a:gd name="T51" fmla="*/ 1098 h 61"/>
                                <a:gd name="T52" fmla="+- 0 9463 9445"/>
                                <a:gd name="T53" fmla="*/ T52 w 61"/>
                                <a:gd name="T54" fmla="+- 0 1095 1037"/>
                                <a:gd name="T55" fmla="*/ 1095 h 61"/>
                                <a:gd name="T56" fmla="+- 0 9453 9445"/>
                                <a:gd name="T57" fmla="*/ T56 w 61"/>
                                <a:gd name="T58" fmla="+- 0 1089 1037"/>
                                <a:gd name="T59" fmla="*/ 1089 h 61"/>
                                <a:gd name="T60" fmla="+- 0 9447 9445"/>
                                <a:gd name="T61" fmla="*/ T60 w 61"/>
                                <a:gd name="T62" fmla="+- 0 1079 1037"/>
                                <a:gd name="T63" fmla="*/ 1079 h 61"/>
                                <a:gd name="T64" fmla="+- 0 9445 9445"/>
                                <a:gd name="T65" fmla="*/ T64 w 61"/>
                                <a:gd name="T66" fmla="+- 0 1067 1037"/>
                                <a:gd name="T67" fmla="*/ 106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docshape152"/>
                          <wps:cNvSpPr>
                            <a:spLocks/>
                          </wps:cNvSpPr>
                          <wps:spPr bwMode="auto">
                            <a:xfrm>
                              <a:off x="9466" y="933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942 934"/>
                                <a:gd name="T3" fmla="*/ 942 h 17"/>
                                <a:gd name="T4" fmla="+- 0 9469 9466"/>
                                <a:gd name="T5" fmla="*/ T4 w 17"/>
                                <a:gd name="T6" fmla="+- 0 936 934"/>
                                <a:gd name="T7" fmla="*/ 936 h 17"/>
                                <a:gd name="T8" fmla="+- 0 9475 9466"/>
                                <a:gd name="T9" fmla="*/ T8 w 17"/>
                                <a:gd name="T10" fmla="+- 0 934 934"/>
                                <a:gd name="T11" fmla="*/ 934 h 17"/>
                                <a:gd name="T12" fmla="+- 0 9481 9466"/>
                                <a:gd name="T13" fmla="*/ T12 w 17"/>
                                <a:gd name="T14" fmla="+- 0 936 934"/>
                                <a:gd name="T15" fmla="*/ 936 h 17"/>
                                <a:gd name="T16" fmla="+- 0 9483 9466"/>
                                <a:gd name="T17" fmla="*/ T16 w 17"/>
                                <a:gd name="T18" fmla="+- 0 942 934"/>
                                <a:gd name="T19" fmla="*/ 942 h 17"/>
                                <a:gd name="T20" fmla="+- 0 9481 9466"/>
                                <a:gd name="T21" fmla="*/ T20 w 17"/>
                                <a:gd name="T22" fmla="+- 0 948 934"/>
                                <a:gd name="T23" fmla="*/ 948 h 17"/>
                                <a:gd name="T24" fmla="+- 0 9475 9466"/>
                                <a:gd name="T25" fmla="*/ T24 w 17"/>
                                <a:gd name="T26" fmla="+- 0 950 934"/>
                                <a:gd name="T27" fmla="*/ 950 h 17"/>
                                <a:gd name="T28" fmla="+- 0 9469 9466"/>
                                <a:gd name="T29" fmla="*/ T28 w 17"/>
                                <a:gd name="T30" fmla="+- 0 948 934"/>
                                <a:gd name="T31" fmla="*/ 948 h 17"/>
                                <a:gd name="T32" fmla="+- 0 9466 9466"/>
                                <a:gd name="T33" fmla="*/ T32 w 17"/>
                                <a:gd name="T34" fmla="+- 0 942 934"/>
                                <a:gd name="T35" fmla="*/ 9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Lin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5" y="942"/>
                              <a:ext cx="0" cy="25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docshape153"/>
                          <wps:cNvSpPr>
                            <a:spLocks/>
                          </wps:cNvSpPr>
                          <wps:spPr bwMode="auto">
                            <a:xfrm>
                              <a:off x="9466" y="1186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1195 1187"/>
                                <a:gd name="T3" fmla="*/ 1195 h 17"/>
                                <a:gd name="T4" fmla="+- 0 9469 9466"/>
                                <a:gd name="T5" fmla="*/ T4 w 17"/>
                                <a:gd name="T6" fmla="+- 0 1189 1187"/>
                                <a:gd name="T7" fmla="*/ 1189 h 17"/>
                                <a:gd name="T8" fmla="+- 0 9475 9466"/>
                                <a:gd name="T9" fmla="*/ T8 w 17"/>
                                <a:gd name="T10" fmla="+- 0 1187 1187"/>
                                <a:gd name="T11" fmla="*/ 1187 h 17"/>
                                <a:gd name="T12" fmla="+- 0 9481 9466"/>
                                <a:gd name="T13" fmla="*/ T12 w 17"/>
                                <a:gd name="T14" fmla="+- 0 1189 1187"/>
                                <a:gd name="T15" fmla="*/ 1189 h 17"/>
                                <a:gd name="T16" fmla="+- 0 9483 9466"/>
                                <a:gd name="T17" fmla="*/ T16 w 17"/>
                                <a:gd name="T18" fmla="+- 0 1195 1187"/>
                                <a:gd name="T19" fmla="*/ 1195 h 17"/>
                                <a:gd name="T20" fmla="+- 0 9481 9466"/>
                                <a:gd name="T21" fmla="*/ T20 w 17"/>
                                <a:gd name="T22" fmla="+- 0 1201 1187"/>
                                <a:gd name="T23" fmla="*/ 1201 h 17"/>
                                <a:gd name="T24" fmla="+- 0 9475 9466"/>
                                <a:gd name="T25" fmla="*/ T24 w 17"/>
                                <a:gd name="T26" fmla="+- 0 1203 1187"/>
                                <a:gd name="T27" fmla="*/ 1203 h 17"/>
                                <a:gd name="T28" fmla="+- 0 9469 9466"/>
                                <a:gd name="T29" fmla="*/ T28 w 17"/>
                                <a:gd name="T30" fmla="+- 0 1201 1187"/>
                                <a:gd name="T31" fmla="*/ 1201 h 17"/>
                                <a:gd name="T32" fmla="+- 0 9466 9466"/>
                                <a:gd name="T33" fmla="*/ T32 w 17"/>
                                <a:gd name="T34" fmla="+- 0 1195 1187"/>
                                <a:gd name="T35" fmla="*/ 119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docshape154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60 9430"/>
                                <a:gd name="T1" fmla="*/ T0 w 61"/>
                                <a:gd name="T2" fmla="+- 0 794 794"/>
                                <a:gd name="T3" fmla="*/ 794 h 61"/>
                                <a:gd name="T4" fmla="+- 0 9448 9430"/>
                                <a:gd name="T5" fmla="*/ T4 w 61"/>
                                <a:gd name="T6" fmla="+- 0 796 794"/>
                                <a:gd name="T7" fmla="*/ 796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32 9430"/>
                                <a:gd name="T13" fmla="*/ T12 w 61"/>
                                <a:gd name="T14" fmla="+- 0 812 794"/>
                                <a:gd name="T15" fmla="*/ 812 h 61"/>
                                <a:gd name="T16" fmla="+- 0 9430 9430"/>
                                <a:gd name="T17" fmla="*/ T16 w 61"/>
                                <a:gd name="T18" fmla="+- 0 824 794"/>
                                <a:gd name="T19" fmla="*/ 824 h 61"/>
                                <a:gd name="T20" fmla="+- 0 9432 9430"/>
                                <a:gd name="T21" fmla="*/ T20 w 61"/>
                                <a:gd name="T22" fmla="+- 0 836 794"/>
                                <a:gd name="T23" fmla="*/ 836 h 61"/>
                                <a:gd name="T24" fmla="+- 0 9438 9430"/>
                                <a:gd name="T25" fmla="*/ T24 w 61"/>
                                <a:gd name="T26" fmla="+- 0 845 794"/>
                                <a:gd name="T27" fmla="*/ 845 h 61"/>
                                <a:gd name="T28" fmla="+- 0 9448 9430"/>
                                <a:gd name="T29" fmla="*/ T28 w 61"/>
                                <a:gd name="T30" fmla="+- 0 852 794"/>
                                <a:gd name="T31" fmla="*/ 852 h 61"/>
                                <a:gd name="T32" fmla="+- 0 9460 9430"/>
                                <a:gd name="T33" fmla="*/ T32 w 61"/>
                                <a:gd name="T34" fmla="+- 0 854 794"/>
                                <a:gd name="T35" fmla="*/ 854 h 61"/>
                                <a:gd name="T36" fmla="+- 0 9471 9430"/>
                                <a:gd name="T37" fmla="*/ T36 w 61"/>
                                <a:gd name="T38" fmla="+- 0 852 794"/>
                                <a:gd name="T39" fmla="*/ 852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87 9430"/>
                                <a:gd name="T45" fmla="*/ T44 w 61"/>
                                <a:gd name="T46" fmla="+- 0 836 794"/>
                                <a:gd name="T47" fmla="*/ 836 h 61"/>
                                <a:gd name="T48" fmla="+- 0 9490 9430"/>
                                <a:gd name="T49" fmla="*/ T48 w 61"/>
                                <a:gd name="T50" fmla="+- 0 824 794"/>
                                <a:gd name="T51" fmla="*/ 824 h 61"/>
                                <a:gd name="T52" fmla="+- 0 9487 9430"/>
                                <a:gd name="T53" fmla="*/ T52 w 61"/>
                                <a:gd name="T54" fmla="+- 0 812 794"/>
                                <a:gd name="T55" fmla="*/ 812 h 61"/>
                                <a:gd name="T56" fmla="+- 0 9481 9430"/>
                                <a:gd name="T57" fmla="*/ T56 w 61"/>
                                <a:gd name="T58" fmla="+- 0 803 794"/>
                                <a:gd name="T59" fmla="*/ 803 h 61"/>
                                <a:gd name="T60" fmla="+- 0 9471 9430"/>
                                <a:gd name="T61" fmla="*/ T60 w 61"/>
                                <a:gd name="T62" fmla="+- 0 796 794"/>
                                <a:gd name="T63" fmla="*/ 796 h 61"/>
                                <a:gd name="T64" fmla="+- 0 9460 9430"/>
                                <a:gd name="T65" fmla="*/ T64 w 61"/>
                                <a:gd name="T66" fmla="+- 0 794 794"/>
                                <a:gd name="T67" fmla="*/ 7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docshape155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30 9430"/>
                                <a:gd name="T1" fmla="*/ T0 w 61"/>
                                <a:gd name="T2" fmla="+- 0 824 794"/>
                                <a:gd name="T3" fmla="*/ 824 h 61"/>
                                <a:gd name="T4" fmla="+- 0 9432 9430"/>
                                <a:gd name="T5" fmla="*/ T4 w 61"/>
                                <a:gd name="T6" fmla="+- 0 812 794"/>
                                <a:gd name="T7" fmla="*/ 812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48 9430"/>
                                <a:gd name="T13" fmla="*/ T12 w 61"/>
                                <a:gd name="T14" fmla="+- 0 796 794"/>
                                <a:gd name="T15" fmla="*/ 796 h 61"/>
                                <a:gd name="T16" fmla="+- 0 9460 9430"/>
                                <a:gd name="T17" fmla="*/ T16 w 61"/>
                                <a:gd name="T18" fmla="+- 0 794 794"/>
                                <a:gd name="T19" fmla="*/ 794 h 61"/>
                                <a:gd name="T20" fmla="+- 0 9471 9430"/>
                                <a:gd name="T21" fmla="*/ T20 w 61"/>
                                <a:gd name="T22" fmla="+- 0 796 794"/>
                                <a:gd name="T23" fmla="*/ 796 h 61"/>
                                <a:gd name="T24" fmla="+- 0 9481 9430"/>
                                <a:gd name="T25" fmla="*/ T24 w 61"/>
                                <a:gd name="T26" fmla="+- 0 803 794"/>
                                <a:gd name="T27" fmla="*/ 803 h 61"/>
                                <a:gd name="T28" fmla="+- 0 9487 9430"/>
                                <a:gd name="T29" fmla="*/ T28 w 61"/>
                                <a:gd name="T30" fmla="+- 0 812 794"/>
                                <a:gd name="T31" fmla="*/ 812 h 61"/>
                                <a:gd name="T32" fmla="+- 0 9490 9430"/>
                                <a:gd name="T33" fmla="*/ T32 w 61"/>
                                <a:gd name="T34" fmla="+- 0 824 794"/>
                                <a:gd name="T35" fmla="*/ 824 h 61"/>
                                <a:gd name="T36" fmla="+- 0 9487 9430"/>
                                <a:gd name="T37" fmla="*/ T36 w 61"/>
                                <a:gd name="T38" fmla="+- 0 836 794"/>
                                <a:gd name="T39" fmla="*/ 836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71 9430"/>
                                <a:gd name="T45" fmla="*/ T44 w 61"/>
                                <a:gd name="T46" fmla="+- 0 852 794"/>
                                <a:gd name="T47" fmla="*/ 852 h 61"/>
                                <a:gd name="T48" fmla="+- 0 9460 9430"/>
                                <a:gd name="T49" fmla="*/ T48 w 61"/>
                                <a:gd name="T50" fmla="+- 0 854 794"/>
                                <a:gd name="T51" fmla="*/ 854 h 61"/>
                                <a:gd name="T52" fmla="+- 0 9448 9430"/>
                                <a:gd name="T53" fmla="*/ T52 w 61"/>
                                <a:gd name="T54" fmla="+- 0 852 794"/>
                                <a:gd name="T55" fmla="*/ 852 h 61"/>
                                <a:gd name="T56" fmla="+- 0 9438 9430"/>
                                <a:gd name="T57" fmla="*/ T56 w 61"/>
                                <a:gd name="T58" fmla="+- 0 845 794"/>
                                <a:gd name="T59" fmla="*/ 845 h 61"/>
                                <a:gd name="T60" fmla="+- 0 9432 9430"/>
                                <a:gd name="T61" fmla="*/ T60 w 61"/>
                                <a:gd name="T62" fmla="+- 0 836 794"/>
                                <a:gd name="T63" fmla="*/ 836 h 61"/>
                                <a:gd name="T64" fmla="+- 0 9430 9430"/>
                                <a:gd name="T65" fmla="*/ T64 w 61"/>
                                <a:gd name="T66" fmla="+- 0 824 794"/>
                                <a:gd name="T67" fmla="*/ 8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docshape156"/>
                          <wps:cNvSpPr>
                            <a:spLocks/>
                          </wps:cNvSpPr>
                          <wps:spPr bwMode="auto">
                            <a:xfrm>
                              <a:off x="9451" y="6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685 677"/>
                                <a:gd name="T3" fmla="*/ 685 h 17"/>
                                <a:gd name="T4" fmla="+- 0 9454 9451"/>
                                <a:gd name="T5" fmla="*/ T4 w 17"/>
                                <a:gd name="T6" fmla="+- 0 679 677"/>
                                <a:gd name="T7" fmla="*/ 679 h 17"/>
                                <a:gd name="T8" fmla="+- 0 9460 9451"/>
                                <a:gd name="T9" fmla="*/ T8 w 17"/>
                                <a:gd name="T10" fmla="+- 0 677 677"/>
                                <a:gd name="T11" fmla="*/ 677 h 17"/>
                                <a:gd name="T12" fmla="+- 0 9465 9451"/>
                                <a:gd name="T13" fmla="*/ T12 w 17"/>
                                <a:gd name="T14" fmla="+- 0 679 677"/>
                                <a:gd name="T15" fmla="*/ 679 h 17"/>
                                <a:gd name="T16" fmla="+- 0 9468 9451"/>
                                <a:gd name="T17" fmla="*/ T16 w 17"/>
                                <a:gd name="T18" fmla="+- 0 685 677"/>
                                <a:gd name="T19" fmla="*/ 685 h 17"/>
                                <a:gd name="T20" fmla="+- 0 9465 9451"/>
                                <a:gd name="T21" fmla="*/ T20 w 17"/>
                                <a:gd name="T22" fmla="+- 0 691 677"/>
                                <a:gd name="T23" fmla="*/ 691 h 17"/>
                                <a:gd name="T24" fmla="+- 0 9460 9451"/>
                                <a:gd name="T25" fmla="*/ T24 w 17"/>
                                <a:gd name="T26" fmla="+- 0 694 677"/>
                                <a:gd name="T27" fmla="*/ 694 h 17"/>
                                <a:gd name="T28" fmla="+- 0 9454 9451"/>
                                <a:gd name="T29" fmla="*/ T28 w 17"/>
                                <a:gd name="T30" fmla="+- 0 691 677"/>
                                <a:gd name="T31" fmla="*/ 691 h 17"/>
                                <a:gd name="T32" fmla="+- 0 9451 9451"/>
                                <a:gd name="T33" fmla="*/ T32 w 17"/>
                                <a:gd name="T34" fmla="+- 0 685 677"/>
                                <a:gd name="T35" fmla="*/ 6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Line 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60" y="685"/>
                              <a:ext cx="0" cy="284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8" name="docshape157"/>
                          <wps:cNvSpPr>
                            <a:spLocks/>
                          </wps:cNvSpPr>
                          <wps:spPr bwMode="auto">
                            <a:xfrm>
                              <a:off x="9451" y="9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969 960"/>
                                <a:gd name="T3" fmla="*/ 969 h 17"/>
                                <a:gd name="T4" fmla="+- 0 9454 9451"/>
                                <a:gd name="T5" fmla="*/ T4 w 17"/>
                                <a:gd name="T6" fmla="+- 0 963 960"/>
                                <a:gd name="T7" fmla="*/ 963 h 17"/>
                                <a:gd name="T8" fmla="+- 0 9460 9451"/>
                                <a:gd name="T9" fmla="*/ T8 w 17"/>
                                <a:gd name="T10" fmla="+- 0 960 960"/>
                                <a:gd name="T11" fmla="*/ 960 h 17"/>
                                <a:gd name="T12" fmla="+- 0 9465 9451"/>
                                <a:gd name="T13" fmla="*/ T12 w 17"/>
                                <a:gd name="T14" fmla="+- 0 963 960"/>
                                <a:gd name="T15" fmla="*/ 963 h 17"/>
                                <a:gd name="T16" fmla="+- 0 9468 9451"/>
                                <a:gd name="T17" fmla="*/ T16 w 17"/>
                                <a:gd name="T18" fmla="+- 0 969 960"/>
                                <a:gd name="T19" fmla="*/ 969 h 17"/>
                                <a:gd name="T20" fmla="+- 0 9465 9451"/>
                                <a:gd name="T21" fmla="*/ T20 w 17"/>
                                <a:gd name="T22" fmla="+- 0 974 960"/>
                                <a:gd name="T23" fmla="*/ 974 h 17"/>
                                <a:gd name="T24" fmla="+- 0 9460 9451"/>
                                <a:gd name="T25" fmla="*/ T24 w 17"/>
                                <a:gd name="T26" fmla="+- 0 977 960"/>
                                <a:gd name="T27" fmla="*/ 977 h 17"/>
                                <a:gd name="T28" fmla="+- 0 9454 9451"/>
                                <a:gd name="T29" fmla="*/ T28 w 17"/>
                                <a:gd name="T30" fmla="+- 0 974 960"/>
                                <a:gd name="T31" fmla="*/ 974 h 17"/>
                                <a:gd name="T32" fmla="+- 0 9451 9451"/>
                                <a:gd name="T33" fmla="*/ T32 w 17"/>
                                <a:gd name="T34" fmla="+- 0 969 960"/>
                                <a:gd name="T35" fmla="*/ 96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docshape158"/>
                          <wps:cNvSpPr>
                            <a:spLocks/>
                          </wps:cNvSpPr>
                          <wps:spPr bwMode="auto">
                            <a:xfrm>
                              <a:off x="9336" y="813"/>
                              <a:ext cx="268" cy="265"/>
                            </a:xfrm>
                            <a:custGeom>
                              <a:avLst/>
                              <a:gdLst>
                                <a:gd name="T0" fmla="+- 0 9605 9337"/>
                                <a:gd name="T1" fmla="*/ T0 w 268"/>
                                <a:gd name="T2" fmla="+- 0 1078 813"/>
                                <a:gd name="T3" fmla="*/ 1078 h 265"/>
                                <a:gd name="T4" fmla="+- 0 9605 9337"/>
                                <a:gd name="T5" fmla="*/ T4 w 268"/>
                                <a:gd name="T6" fmla="+- 0 1057 813"/>
                                <a:gd name="T7" fmla="*/ 1057 h 265"/>
                                <a:gd name="T8" fmla="+- 0 9605 9337"/>
                                <a:gd name="T9" fmla="*/ T8 w 268"/>
                                <a:gd name="T10" fmla="+- 0 1067 813"/>
                                <a:gd name="T11" fmla="*/ 1067 h 265"/>
                                <a:gd name="T12" fmla="+- 0 9350 9337"/>
                                <a:gd name="T13" fmla="*/ T12 w 268"/>
                                <a:gd name="T14" fmla="+- 0 1067 813"/>
                                <a:gd name="T15" fmla="*/ 1067 h 265"/>
                                <a:gd name="T16" fmla="+- 0 9350 9337"/>
                                <a:gd name="T17" fmla="*/ T16 w 268"/>
                                <a:gd name="T18" fmla="+- 0 1078 813"/>
                                <a:gd name="T19" fmla="*/ 1078 h 265"/>
                                <a:gd name="T20" fmla="+- 0 9350 9337"/>
                                <a:gd name="T21" fmla="*/ T20 w 268"/>
                                <a:gd name="T22" fmla="+- 0 1057 813"/>
                                <a:gd name="T23" fmla="*/ 1057 h 265"/>
                                <a:gd name="T24" fmla="+- 0 9595 9337"/>
                                <a:gd name="T25" fmla="*/ T24 w 268"/>
                                <a:gd name="T26" fmla="+- 0 835 813"/>
                                <a:gd name="T27" fmla="*/ 835 h 265"/>
                                <a:gd name="T28" fmla="+- 0 9595 9337"/>
                                <a:gd name="T29" fmla="*/ T28 w 268"/>
                                <a:gd name="T30" fmla="+- 0 813 813"/>
                                <a:gd name="T31" fmla="*/ 813 h 265"/>
                                <a:gd name="T32" fmla="+- 0 9595 9337"/>
                                <a:gd name="T33" fmla="*/ T32 w 268"/>
                                <a:gd name="T34" fmla="+- 0 824 813"/>
                                <a:gd name="T35" fmla="*/ 824 h 265"/>
                                <a:gd name="T36" fmla="+- 0 9337 9337"/>
                                <a:gd name="T37" fmla="*/ T36 w 268"/>
                                <a:gd name="T38" fmla="+- 0 824 813"/>
                                <a:gd name="T39" fmla="*/ 824 h 265"/>
                                <a:gd name="T40" fmla="+- 0 9337 9337"/>
                                <a:gd name="T41" fmla="*/ T40 w 268"/>
                                <a:gd name="T42" fmla="+- 0 835 813"/>
                                <a:gd name="T43" fmla="*/ 835 h 265"/>
                                <a:gd name="T44" fmla="+- 0 9337 9337"/>
                                <a:gd name="T45" fmla="*/ T44 w 268"/>
                                <a:gd name="T46" fmla="+- 0 813 813"/>
                                <a:gd name="T47" fmla="*/ 813 h 2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8" h="265">
                                  <a:moveTo>
                                    <a:pt x="268" y="265"/>
                                  </a:moveTo>
                                  <a:lnTo>
                                    <a:pt x="268" y="244"/>
                                  </a:lnTo>
                                  <a:moveTo>
                                    <a:pt x="268" y="254"/>
                                  </a:moveTo>
                                  <a:lnTo>
                                    <a:pt x="13" y="254"/>
                                  </a:lnTo>
                                  <a:moveTo>
                                    <a:pt x="13" y="265"/>
                                  </a:moveTo>
                                  <a:lnTo>
                                    <a:pt x="13" y="244"/>
                                  </a:lnTo>
                                  <a:moveTo>
                                    <a:pt x="258" y="22"/>
                                  </a:moveTo>
                                  <a:lnTo>
                                    <a:pt x="258" y="0"/>
                                  </a:lnTo>
                                  <a:moveTo>
                                    <a:pt x="258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docshape159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894 1894"/>
                                <a:gd name="T3" fmla="*/ 1894 h 61"/>
                                <a:gd name="T4" fmla="+- 0 8403 8385"/>
                                <a:gd name="T5" fmla="*/ T4 w 61"/>
                                <a:gd name="T6" fmla="+- 0 1896 1894"/>
                                <a:gd name="T7" fmla="*/ 1896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387 8385"/>
                                <a:gd name="T13" fmla="*/ T12 w 61"/>
                                <a:gd name="T14" fmla="+- 0 1912 1894"/>
                                <a:gd name="T15" fmla="*/ 1912 h 61"/>
                                <a:gd name="T16" fmla="+- 0 8385 8385"/>
                                <a:gd name="T17" fmla="*/ T16 w 61"/>
                                <a:gd name="T18" fmla="+- 0 1924 1894"/>
                                <a:gd name="T19" fmla="*/ 1924 h 61"/>
                                <a:gd name="T20" fmla="+- 0 8387 8385"/>
                                <a:gd name="T21" fmla="*/ T20 w 61"/>
                                <a:gd name="T22" fmla="+- 0 1936 1894"/>
                                <a:gd name="T23" fmla="*/ 1936 h 61"/>
                                <a:gd name="T24" fmla="+- 0 8394 8385"/>
                                <a:gd name="T25" fmla="*/ T24 w 61"/>
                                <a:gd name="T26" fmla="+- 0 1945 1894"/>
                                <a:gd name="T27" fmla="*/ 1945 h 61"/>
                                <a:gd name="T28" fmla="+- 0 8403 8385"/>
                                <a:gd name="T29" fmla="*/ T28 w 61"/>
                                <a:gd name="T30" fmla="+- 0 1952 1894"/>
                                <a:gd name="T31" fmla="*/ 1952 h 61"/>
                                <a:gd name="T32" fmla="+- 0 8415 8385"/>
                                <a:gd name="T33" fmla="*/ T32 w 61"/>
                                <a:gd name="T34" fmla="+- 0 1954 1894"/>
                                <a:gd name="T35" fmla="*/ 1954 h 61"/>
                                <a:gd name="T36" fmla="+- 0 8427 8385"/>
                                <a:gd name="T37" fmla="*/ T36 w 61"/>
                                <a:gd name="T38" fmla="+- 0 1952 1894"/>
                                <a:gd name="T39" fmla="*/ 1952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43 8385"/>
                                <a:gd name="T45" fmla="*/ T44 w 61"/>
                                <a:gd name="T46" fmla="+- 0 1936 1894"/>
                                <a:gd name="T47" fmla="*/ 1936 h 61"/>
                                <a:gd name="T48" fmla="+- 0 8445 8385"/>
                                <a:gd name="T49" fmla="*/ T48 w 61"/>
                                <a:gd name="T50" fmla="+- 0 1924 1894"/>
                                <a:gd name="T51" fmla="*/ 1924 h 61"/>
                                <a:gd name="T52" fmla="+- 0 8443 8385"/>
                                <a:gd name="T53" fmla="*/ T52 w 61"/>
                                <a:gd name="T54" fmla="+- 0 1912 1894"/>
                                <a:gd name="T55" fmla="*/ 1912 h 61"/>
                                <a:gd name="T56" fmla="+- 0 8436 8385"/>
                                <a:gd name="T57" fmla="*/ T56 w 61"/>
                                <a:gd name="T58" fmla="+- 0 1903 1894"/>
                                <a:gd name="T59" fmla="*/ 1903 h 61"/>
                                <a:gd name="T60" fmla="+- 0 8427 8385"/>
                                <a:gd name="T61" fmla="*/ T60 w 61"/>
                                <a:gd name="T62" fmla="+- 0 1896 1894"/>
                                <a:gd name="T63" fmla="*/ 1896 h 61"/>
                                <a:gd name="T64" fmla="+- 0 8415 8385"/>
                                <a:gd name="T65" fmla="*/ T64 w 61"/>
                                <a:gd name="T66" fmla="+- 0 1894 1894"/>
                                <a:gd name="T67" fmla="*/ 18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docshape160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924 1894"/>
                                <a:gd name="T3" fmla="*/ 1924 h 61"/>
                                <a:gd name="T4" fmla="+- 0 8387 8385"/>
                                <a:gd name="T5" fmla="*/ T4 w 61"/>
                                <a:gd name="T6" fmla="+- 0 1912 1894"/>
                                <a:gd name="T7" fmla="*/ 1912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403 8385"/>
                                <a:gd name="T13" fmla="*/ T12 w 61"/>
                                <a:gd name="T14" fmla="+- 0 1896 1894"/>
                                <a:gd name="T15" fmla="*/ 1896 h 61"/>
                                <a:gd name="T16" fmla="+- 0 8415 8385"/>
                                <a:gd name="T17" fmla="*/ T16 w 61"/>
                                <a:gd name="T18" fmla="+- 0 1894 1894"/>
                                <a:gd name="T19" fmla="*/ 1894 h 61"/>
                                <a:gd name="T20" fmla="+- 0 8427 8385"/>
                                <a:gd name="T21" fmla="*/ T20 w 61"/>
                                <a:gd name="T22" fmla="+- 0 1896 1894"/>
                                <a:gd name="T23" fmla="*/ 1896 h 61"/>
                                <a:gd name="T24" fmla="+- 0 8436 8385"/>
                                <a:gd name="T25" fmla="*/ T24 w 61"/>
                                <a:gd name="T26" fmla="+- 0 1903 1894"/>
                                <a:gd name="T27" fmla="*/ 1903 h 61"/>
                                <a:gd name="T28" fmla="+- 0 8443 8385"/>
                                <a:gd name="T29" fmla="*/ T28 w 61"/>
                                <a:gd name="T30" fmla="+- 0 1912 1894"/>
                                <a:gd name="T31" fmla="*/ 1912 h 61"/>
                                <a:gd name="T32" fmla="+- 0 8445 8385"/>
                                <a:gd name="T33" fmla="*/ T32 w 61"/>
                                <a:gd name="T34" fmla="+- 0 1924 1894"/>
                                <a:gd name="T35" fmla="*/ 1924 h 61"/>
                                <a:gd name="T36" fmla="+- 0 8443 8385"/>
                                <a:gd name="T37" fmla="*/ T36 w 61"/>
                                <a:gd name="T38" fmla="+- 0 1936 1894"/>
                                <a:gd name="T39" fmla="*/ 1936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27 8385"/>
                                <a:gd name="T45" fmla="*/ T44 w 61"/>
                                <a:gd name="T46" fmla="+- 0 1952 1894"/>
                                <a:gd name="T47" fmla="*/ 1952 h 61"/>
                                <a:gd name="T48" fmla="+- 0 8415 8385"/>
                                <a:gd name="T49" fmla="*/ T48 w 61"/>
                                <a:gd name="T50" fmla="+- 0 1954 1894"/>
                                <a:gd name="T51" fmla="*/ 1954 h 61"/>
                                <a:gd name="T52" fmla="+- 0 8403 8385"/>
                                <a:gd name="T53" fmla="*/ T52 w 61"/>
                                <a:gd name="T54" fmla="+- 0 1952 1894"/>
                                <a:gd name="T55" fmla="*/ 1952 h 61"/>
                                <a:gd name="T56" fmla="+- 0 8394 8385"/>
                                <a:gd name="T57" fmla="*/ T56 w 61"/>
                                <a:gd name="T58" fmla="+- 0 1945 1894"/>
                                <a:gd name="T59" fmla="*/ 1945 h 61"/>
                                <a:gd name="T60" fmla="+- 0 8387 8385"/>
                                <a:gd name="T61" fmla="*/ T60 w 61"/>
                                <a:gd name="T62" fmla="+- 0 1936 1894"/>
                                <a:gd name="T63" fmla="*/ 1936 h 61"/>
                                <a:gd name="T64" fmla="+- 0 8385 8385"/>
                                <a:gd name="T65" fmla="*/ T64 w 61"/>
                                <a:gd name="T66" fmla="+- 0 1924 1894"/>
                                <a:gd name="T67" fmla="*/ 19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docshape161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799 1799"/>
                                <a:gd name="T3" fmla="*/ 1799 h 61"/>
                                <a:gd name="T4" fmla="+- 0 8403 8385"/>
                                <a:gd name="T5" fmla="*/ T4 w 61"/>
                                <a:gd name="T6" fmla="+- 0 1801 1799"/>
                                <a:gd name="T7" fmla="*/ 1801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387 8385"/>
                                <a:gd name="T13" fmla="*/ T12 w 61"/>
                                <a:gd name="T14" fmla="+- 0 1817 1799"/>
                                <a:gd name="T15" fmla="*/ 1817 h 61"/>
                                <a:gd name="T16" fmla="+- 0 8385 8385"/>
                                <a:gd name="T17" fmla="*/ T16 w 61"/>
                                <a:gd name="T18" fmla="+- 0 1829 1799"/>
                                <a:gd name="T19" fmla="*/ 1829 h 61"/>
                                <a:gd name="T20" fmla="+- 0 8387 8385"/>
                                <a:gd name="T21" fmla="*/ T20 w 61"/>
                                <a:gd name="T22" fmla="+- 0 1841 1799"/>
                                <a:gd name="T23" fmla="*/ 1841 h 61"/>
                                <a:gd name="T24" fmla="+- 0 8393 8385"/>
                                <a:gd name="T25" fmla="*/ T24 w 61"/>
                                <a:gd name="T26" fmla="+- 0 1850 1799"/>
                                <a:gd name="T27" fmla="*/ 1850 h 61"/>
                                <a:gd name="T28" fmla="+- 0 8403 8385"/>
                                <a:gd name="T29" fmla="*/ T28 w 61"/>
                                <a:gd name="T30" fmla="+- 0 1857 1799"/>
                                <a:gd name="T31" fmla="*/ 1857 h 61"/>
                                <a:gd name="T32" fmla="+- 0 8415 8385"/>
                                <a:gd name="T33" fmla="*/ T32 w 61"/>
                                <a:gd name="T34" fmla="+- 0 1859 1799"/>
                                <a:gd name="T35" fmla="*/ 1859 h 61"/>
                                <a:gd name="T36" fmla="+- 0 8426 8385"/>
                                <a:gd name="T37" fmla="*/ T36 w 61"/>
                                <a:gd name="T38" fmla="+- 0 1857 1799"/>
                                <a:gd name="T39" fmla="*/ 1857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43 8385"/>
                                <a:gd name="T45" fmla="*/ T44 w 61"/>
                                <a:gd name="T46" fmla="+- 0 1841 1799"/>
                                <a:gd name="T47" fmla="*/ 1841 h 61"/>
                                <a:gd name="T48" fmla="+- 0 8445 8385"/>
                                <a:gd name="T49" fmla="*/ T48 w 61"/>
                                <a:gd name="T50" fmla="+- 0 1829 1799"/>
                                <a:gd name="T51" fmla="*/ 1829 h 61"/>
                                <a:gd name="T52" fmla="+- 0 8443 8385"/>
                                <a:gd name="T53" fmla="*/ T52 w 61"/>
                                <a:gd name="T54" fmla="+- 0 1817 1799"/>
                                <a:gd name="T55" fmla="*/ 1817 h 61"/>
                                <a:gd name="T56" fmla="+- 0 8436 8385"/>
                                <a:gd name="T57" fmla="*/ T56 w 61"/>
                                <a:gd name="T58" fmla="+- 0 1808 1799"/>
                                <a:gd name="T59" fmla="*/ 1808 h 61"/>
                                <a:gd name="T60" fmla="+- 0 8426 8385"/>
                                <a:gd name="T61" fmla="*/ T60 w 61"/>
                                <a:gd name="T62" fmla="+- 0 1801 1799"/>
                                <a:gd name="T63" fmla="*/ 1801 h 61"/>
                                <a:gd name="T64" fmla="+- 0 8415 8385"/>
                                <a:gd name="T65" fmla="*/ T64 w 61"/>
                                <a:gd name="T66" fmla="+- 0 1799 1799"/>
                                <a:gd name="T67" fmla="*/ 179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docshape162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829 1799"/>
                                <a:gd name="T3" fmla="*/ 1829 h 61"/>
                                <a:gd name="T4" fmla="+- 0 8387 8385"/>
                                <a:gd name="T5" fmla="*/ T4 w 61"/>
                                <a:gd name="T6" fmla="+- 0 1817 1799"/>
                                <a:gd name="T7" fmla="*/ 1817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403 8385"/>
                                <a:gd name="T13" fmla="*/ T12 w 61"/>
                                <a:gd name="T14" fmla="+- 0 1801 1799"/>
                                <a:gd name="T15" fmla="*/ 1801 h 61"/>
                                <a:gd name="T16" fmla="+- 0 8415 8385"/>
                                <a:gd name="T17" fmla="*/ T16 w 61"/>
                                <a:gd name="T18" fmla="+- 0 1799 1799"/>
                                <a:gd name="T19" fmla="*/ 1799 h 61"/>
                                <a:gd name="T20" fmla="+- 0 8426 8385"/>
                                <a:gd name="T21" fmla="*/ T20 w 61"/>
                                <a:gd name="T22" fmla="+- 0 1801 1799"/>
                                <a:gd name="T23" fmla="*/ 1801 h 61"/>
                                <a:gd name="T24" fmla="+- 0 8436 8385"/>
                                <a:gd name="T25" fmla="*/ T24 w 61"/>
                                <a:gd name="T26" fmla="+- 0 1808 1799"/>
                                <a:gd name="T27" fmla="*/ 1808 h 61"/>
                                <a:gd name="T28" fmla="+- 0 8443 8385"/>
                                <a:gd name="T29" fmla="*/ T28 w 61"/>
                                <a:gd name="T30" fmla="+- 0 1817 1799"/>
                                <a:gd name="T31" fmla="*/ 1817 h 61"/>
                                <a:gd name="T32" fmla="+- 0 8445 8385"/>
                                <a:gd name="T33" fmla="*/ T32 w 61"/>
                                <a:gd name="T34" fmla="+- 0 1829 1799"/>
                                <a:gd name="T35" fmla="*/ 1829 h 61"/>
                                <a:gd name="T36" fmla="+- 0 8443 8385"/>
                                <a:gd name="T37" fmla="*/ T36 w 61"/>
                                <a:gd name="T38" fmla="+- 0 1841 1799"/>
                                <a:gd name="T39" fmla="*/ 1841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26 8385"/>
                                <a:gd name="T45" fmla="*/ T44 w 61"/>
                                <a:gd name="T46" fmla="+- 0 1857 1799"/>
                                <a:gd name="T47" fmla="*/ 1857 h 61"/>
                                <a:gd name="T48" fmla="+- 0 8415 8385"/>
                                <a:gd name="T49" fmla="*/ T48 w 61"/>
                                <a:gd name="T50" fmla="+- 0 1859 1799"/>
                                <a:gd name="T51" fmla="*/ 1859 h 61"/>
                                <a:gd name="T52" fmla="+- 0 8403 8385"/>
                                <a:gd name="T53" fmla="*/ T52 w 61"/>
                                <a:gd name="T54" fmla="+- 0 1857 1799"/>
                                <a:gd name="T55" fmla="*/ 1857 h 61"/>
                                <a:gd name="T56" fmla="+- 0 8393 8385"/>
                                <a:gd name="T57" fmla="*/ T56 w 61"/>
                                <a:gd name="T58" fmla="+- 0 1850 1799"/>
                                <a:gd name="T59" fmla="*/ 1850 h 61"/>
                                <a:gd name="T60" fmla="+- 0 8387 8385"/>
                                <a:gd name="T61" fmla="*/ T60 w 61"/>
                                <a:gd name="T62" fmla="+- 0 1841 1799"/>
                                <a:gd name="T63" fmla="*/ 1841 h 61"/>
                                <a:gd name="T64" fmla="+- 0 8385 8385"/>
                                <a:gd name="T65" fmla="*/ T64 w 61"/>
                                <a:gd name="T66" fmla="+- 0 1829 1799"/>
                                <a:gd name="T67" fmla="*/ 182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docshape163"/>
                          <wps:cNvSpPr>
                            <a:spLocks/>
                          </wps:cNvSpPr>
                          <wps:spPr bwMode="auto">
                            <a:xfrm>
                              <a:off x="8406" y="1818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826 1818"/>
                                <a:gd name="T3" fmla="*/ 1826 h 17"/>
                                <a:gd name="T4" fmla="+- 0 8409 8407"/>
                                <a:gd name="T5" fmla="*/ T4 w 17"/>
                                <a:gd name="T6" fmla="+- 0 1821 1818"/>
                                <a:gd name="T7" fmla="*/ 1821 h 17"/>
                                <a:gd name="T8" fmla="+- 0 8415 8407"/>
                                <a:gd name="T9" fmla="*/ T8 w 17"/>
                                <a:gd name="T10" fmla="+- 0 1818 1818"/>
                                <a:gd name="T11" fmla="*/ 1818 h 17"/>
                                <a:gd name="T12" fmla="+- 0 8421 8407"/>
                                <a:gd name="T13" fmla="*/ T12 w 17"/>
                                <a:gd name="T14" fmla="+- 0 1821 1818"/>
                                <a:gd name="T15" fmla="*/ 1821 h 17"/>
                                <a:gd name="T16" fmla="+- 0 8423 8407"/>
                                <a:gd name="T17" fmla="*/ T16 w 17"/>
                                <a:gd name="T18" fmla="+- 0 1826 1818"/>
                                <a:gd name="T19" fmla="*/ 1826 h 17"/>
                                <a:gd name="T20" fmla="+- 0 8421 8407"/>
                                <a:gd name="T21" fmla="*/ T20 w 17"/>
                                <a:gd name="T22" fmla="+- 0 1832 1818"/>
                                <a:gd name="T23" fmla="*/ 1832 h 17"/>
                                <a:gd name="T24" fmla="+- 0 8415 8407"/>
                                <a:gd name="T25" fmla="*/ T24 w 17"/>
                                <a:gd name="T26" fmla="+- 0 1835 1818"/>
                                <a:gd name="T27" fmla="*/ 1835 h 17"/>
                                <a:gd name="T28" fmla="+- 0 8409 8407"/>
                                <a:gd name="T29" fmla="*/ T28 w 17"/>
                                <a:gd name="T30" fmla="+- 0 1832 1818"/>
                                <a:gd name="T31" fmla="*/ 1832 h 17"/>
                                <a:gd name="T32" fmla="+- 0 8407 8407"/>
                                <a:gd name="T33" fmla="*/ T32 w 17"/>
                                <a:gd name="T34" fmla="+- 0 1826 1818"/>
                                <a:gd name="T35" fmla="*/ 18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826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6" name="docshape164"/>
                          <wps:cNvSpPr>
                            <a:spLocks/>
                          </wps:cNvSpPr>
                          <wps:spPr bwMode="auto">
                            <a:xfrm>
                              <a:off x="8406" y="1727"/>
                              <a:ext cx="17" cy="306"/>
                            </a:xfrm>
                            <a:custGeom>
                              <a:avLst/>
                              <a:gdLst>
                                <a:gd name="T0" fmla="+- 0 8423 8407"/>
                                <a:gd name="T1" fmla="*/ T0 w 17"/>
                                <a:gd name="T2" fmla="+- 0 2025 1728"/>
                                <a:gd name="T3" fmla="*/ 2025 h 306"/>
                                <a:gd name="T4" fmla="+- 0 8421 8407"/>
                                <a:gd name="T5" fmla="*/ T4 w 17"/>
                                <a:gd name="T6" fmla="+- 0 2019 1728"/>
                                <a:gd name="T7" fmla="*/ 2019 h 306"/>
                                <a:gd name="T8" fmla="+- 0 8415 8407"/>
                                <a:gd name="T9" fmla="*/ T8 w 17"/>
                                <a:gd name="T10" fmla="+- 0 2017 1728"/>
                                <a:gd name="T11" fmla="*/ 2017 h 306"/>
                                <a:gd name="T12" fmla="+- 0 8409 8407"/>
                                <a:gd name="T13" fmla="*/ T12 w 17"/>
                                <a:gd name="T14" fmla="+- 0 2019 1728"/>
                                <a:gd name="T15" fmla="*/ 2019 h 306"/>
                                <a:gd name="T16" fmla="+- 0 8407 8407"/>
                                <a:gd name="T17" fmla="*/ T16 w 17"/>
                                <a:gd name="T18" fmla="+- 0 2025 1728"/>
                                <a:gd name="T19" fmla="*/ 2025 h 306"/>
                                <a:gd name="T20" fmla="+- 0 8409 8407"/>
                                <a:gd name="T21" fmla="*/ T20 w 17"/>
                                <a:gd name="T22" fmla="+- 0 2031 1728"/>
                                <a:gd name="T23" fmla="*/ 2031 h 306"/>
                                <a:gd name="T24" fmla="+- 0 8415 8407"/>
                                <a:gd name="T25" fmla="*/ T24 w 17"/>
                                <a:gd name="T26" fmla="+- 0 2033 1728"/>
                                <a:gd name="T27" fmla="*/ 2033 h 306"/>
                                <a:gd name="T28" fmla="+- 0 8421 8407"/>
                                <a:gd name="T29" fmla="*/ T28 w 17"/>
                                <a:gd name="T30" fmla="+- 0 2031 1728"/>
                                <a:gd name="T31" fmla="*/ 2031 h 306"/>
                                <a:gd name="T32" fmla="+- 0 8423 8407"/>
                                <a:gd name="T33" fmla="*/ T32 w 17"/>
                                <a:gd name="T34" fmla="+- 0 2025 1728"/>
                                <a:gd name="T35" fmla="*/ 2025 h 306"/>
                                <a:gd name="T36" fmla="+- 0 8423 8407"/>
                                <a:gd name="T37" fmla="*/ T36 w 17"/>
                                <a:gd name="T38" fmla="+- 0 1736 1728"/>
                                <a:gd name="T39" fmla="*/ 1736 h 306"/>
                                <a:gd name="T40" fmla="+- 0 8421 8407"/>
                                <a:gd name="T41" fmla="*/ T40 w 17"/>
                                <a:gd name="T42" fmla="+- 0 1730 1728"/>
                                <a:gd name="T43" fmla="*/ 1730 h 306"/>
                                <a:gd name="T44" fmla="+- 0 8415 8407"/>
                                <a:gd name="T45" fmla="*/ T44 w 17"/>
                                <a:gd name="T46" fmla="+- 0 1728 1728"/>
                                <a:gd name="T47" fmla="*/ 1728 h 306"/>
                                <a:gd name="T48" fmla="+- 0 8409 8407"/>
                                <a:gd name="T49" fmla="*/ T48 w 17"/>
                                <a:gd name="T50" fmla="+- 0 1730 1728"/>
                                <a:gd name="T51" fmla="*/ 1730 h 306"/>
                                <a:gd name="T52" fmla="+- 0 8407 8407"/>
                                <a:gd name="T53" fmla="*/ T52 w 17"/>
                                <a:gd name="T54" fmla="+- 0 1736 1728"/>
                                <a:gd name="T55" fmla="*/ 1736 h 306"/>
                                <a:gd name="T56" fmla="+- 0 8409 8407"/>
                                <a:gd name="T57" fmla="*/ T56 w 17"/>
                                <a:gd name="T58" fmla="+- 0 1742 1728"/>
                                <a:gd name="T59" fmla="*/ 1742 h 306"/>
                                <a:gd name="T60" fmla="+- 0 8415 8407"/>
                                <a:gd name="T61" fmla="*/ T60 w 17"/>
                                <a:gd name="T62" fmla="+- 0 1744 1728"/>
                                <a:gd name="T63" fmla="*/ 1744 h 306"/>
                                <a:gd name="T64" fmla="+- 0 8421 8407"/>
                                <a:gd name="T65" fmla="*/ T64 w 17"/>
                                <a:gd name="T66" fmla="+- 0 1742 1728"/>
                                <a:gd name="T67" fmla="*/ 1742 h 306"/>
                                <a:gd name="T68" fmla="+- 0 8423 8407"/>
                                <a:gd name="T69" fmla="*/ T68 w 17"/>
                                <a:gd name="T70" fmla="+- 0 1736 1728"/>
                                <a:gd name="T71" fmla="*/ 1736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06">
                                  <a:moveTo>
                                    <a:pt x="16" y="297"/>
                                  </a:moveTo>
                                  <a:lnTo>
                                    <a:pt x="14" y="291"/>
                                  </a:lnTo>
                                  <a:lnTo>
                                    <a:pt x="8" y="289"/>
                                  </a:lnTo>
                                  <a:lnTo>
                                    <a:pt x="2" y="291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8" y="305"/>
                                  </a:lnTo>
                                  <a:lnTo>
                                    <a:pt x="14" y="303"/>
                                  </a:lnTo>
                                  <a:lnTo>
                                    <a:pt x="16" y="29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Lin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736"/>
                              <a:ext cx="0" cy="177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8" name="docshape165"/>
                          <wps:cNvSpPr>
                            <a:spLocks/>
                          </wps:cNvSpPr>
                          <wps:spPr bwMode="auto">
                            <a:xfrm>
                              <a:off x="8406" y="1904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913 1904"/>
                                <a:gd name="T3" fmla="*/ 1913 h 17"/>
                                <a:gd name="T4" fmla="+- 0 8409 8407"/>
                                <a:gd name="T5" fmla="*/ T4 w 17"/>
                                <a:gd name="T6" fmla="+- 0 1907 1904"/>
                                <a:gd name="T7" fmla="*/ 1907 h 17"/>
                                <a:gd name="T8" fmla="+- 0 8415 8407"/>
                                <a:gd name="T9" fmla="*/ T8 w 17"/>
                                <a:gd name="T10" fmla="+- 0 1904 1904"/>
                                <a:gd name="T11" fmla="*/ 1904 h 17"/>
                                <a:gd name="T12" fmla="+- 0 8421 8407"/>
                                <a:gd name="T13" fmla="*/ T12 w 17"/>
                                <a:gd name="T14" fmla="+- 0 1907 1904"/>
                                <a:gd name="T15" fmla="*/ 1907 h 17"/>
                                <a:gd name="T16" fmla="+- 0 8423 8407"/>
                                <a:gd name="T17" fmla="*/ T16 w 17"/>
                                <a:gd name="T18" fmla="+- 0 1913 1904"/>
                                <a:gd name="T19" fmla="*/ 1913 h 17"/>
                                <a:gd name="T20" fmla="+- 0 8421 8407"/>
                                <a:gd name="T21" fmla="*/ T20 w 17"/>
                                <a:gd name="T22" fmla="+- 0 1918 1904"/>
                                <a:gd name="T23" fmla="*/ 1918 h 17"/>
                                <a:gd name="T24" fmla="+- 0 8415 8407"/>
                                <a:gd name="T25" fmla="*/ T24 w 17"/>
                                <a:gd name="T26" fmla="+- 0 1921 1904"/>
                                <a:gd name="T27" fmla="*/ 1921 h 17"/>
                                <a:gd name="T28" fmla="+- 0 8409 8407"/>
                                <a:gd name="T29" fmla="*/ T28 w 17"/>
                                <a:gd name="T30" fmla="+- 0 1918 1904"/>
                                <a:gd name="T31" fmla="*/ 1918 h 17"/>
                                <a:gd name="T32" fmla="+- 0 8407 8407"/>
                                <a:gd name="T33" fmla="*/ T32 w 17"/>
                                <a:gd name="T34" fmla="+- 0 1913 1904"/>
                                <a:gd name="T35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docshape166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21 8390"/>
                                <a:gd name="T1" fmla="*/ T0 w 61"/>
                                <a:gd name="T2" fmla="+- 0 1539 1539"/>
                                <a:gd name="T3" fmla="*/ 1539 h 61"/>
                                <a:gd name="T4" fmla="+- 0 8409 8390"/>
                                <a:gd name="T5" fmla="*/ T4 w 61"/>
                                <a:gd name="T6" fmla="+- 0 1541 1539"/>
                                <a:gd name="T7" fmla="*/ 1541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393 8390"/>
                                <a:gd name="T13" fmla="*/ T12 w 61"/>
                                <a:gd name="T14" fmla="+- 0 1557 1539"/>
                                <a:gd name="T15" fmla="*/ 1557 h 61"/>
                                <a:gd name="T16" fmla="+- 0 8390 8390"/>
                                <a:gd name="T17" fmla="*/ T16 w 61"/>
                                <a:gd name="T18" fmla="+- 0 1569 1539"/>
                                <a:gd name="T19" fmla="*/ 1569 h 61"/>
                                <a:gd name="T20" fmla="+- 0 8393 8390"/>
                                <a:gd name="T21" fmla="*/ T20 w 61"/>
                                <a:gd name="T22" fmla="+- 0 1580 1539"/>
                                <a:gd name="T23" fmla="*/ 1580 h 61"/>
                                <a:gd name="T24" fmla="+- 0 8399 8390"/>
                                <a:gd name="T25" fmla="*/ T24 w 61"/>
                                <a:gd name="T26" fmla="+- 0 1590 1539"/>
                                <a:gd name="T27" fmla="*/ 1590 h 61"/>
                                <a:gd name="T28" fmla="+- 0 8409 8390"/>
                                <a:gd name="T29" fmla="*/ T28 w 61"/>
                                <a:gd name="T30" fmla="+- 0 1596 1539"/>
                                <a:gd name="T31" fmla="*/ 1596 h 61"/>
                                <a:gd name="T32" fmla="+- 0 8421 8390"/>
                                <a:gd name="T33" fmla="*/ T32 w 61"/>
                                <a:gd name="T34" fmla="+- 0 1599 1539"/>
                                <a:gd name="T35" fmla="*/ 1599 h 61"/>
                                <a:gd name="T36" fmla="+- 0 8432 8390"/>
                                <a:gd name="T37" fmla="*/ T36 w 61"/>
                                <a:gd name="T38" fmla="+- 0 1596 1539"/>
                                <a:gd name="T39" fmla="*/ 1596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48 8390"/>
                                <a:gd name="T45" fmla="*/ T44 w 61"/>
                                <a:gd name="T46" fmla="+- 0 1580 1539"/>
                                <a:gd name="T47" fmla="*/ 1580 h 61"/>
                                <a:gd name="T48" fmla="+- 0 8451 8390"/>
                                <a:gd name="T49" fmla="*/ T48 w 61"/>
                                <a:gd name="T50" fmla="+- 0 1569 1539"/>
                                <a:gd name="T51" fmla="*/ 1569 h 61"/>
                                <a:gd name="T52" fmla="+- 0 8448 8390"/>
                                <a:gd name="T53" fmla="*/ T52 w 61"/>
                                <a:gd name="T54" fmla="+- 0 1557 1539"/>
                                <a:gd name="T55" fmla="*/ 1557 h 61"/>
                                <a:gd name="T56" fmla="+- 0 8442 8390"/>
                                <a:gd name="T57" fmla="*/ T56 w 61"/>
                                <a:gd name="T58" fmla="+- 0 1547 1539"/>
                                <a:gd name="T59" fmla="*/ 1547 h 61"/>
                                <a:gd name="T60" fmla="+- 0 8432 8390"/>
                                <a:gd name="T61" fmla="*/ T60 w 61"/>
                                <a:gd name="T62" fmla="+- 0 1541 1539"/>
                                <a:gd name="T63" fmla="*/ 1541 h 61"/>
                                <a:gd name="T64" fmla="+- 0 8421 8390"/>
                                <a:gd name="T65" fmla="*/ T64 w 61"/>
                                <a:gd name="T66" fmla="+- 0 1539 1539"/>
                                <a:gd name="T67" fmla="*/ 153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docshape167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90 8390"/>
                                <a:gd name="T1" fmla="*/ T0 w 61"/>
                                <a:gd name="T2" fmla="+- 0 1569 1539"/>
                                <a:gd name="T3" fmla="*/ 1569 h 61"/>
                                <a:gd name="T4" fmla="+- 0 8393 8390"/>
                                <a:gd name="T5" fmla="*/ T4 w 61"/>
                                <a:gd name="T6" fmla="+- 0 1557 1539"/>
                                <a:gd name="T7" fmla="*/ 1557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409 8390"/>
                                <a:gd name="T13" fmla="*/ T12 w 61"/>
                                <a:gd name="T14" fmla="+- 0 1541 1539"/>
                                <a:gd name="T15" fmla="*/ 1541 h 61"/>
                                <a:gd name="T16" fmla="+- 0 8421 8390"/>
                                <a:gd name="T17" fmla="*/ T16 w 61"/>
                                <a:gd name="T18" fmla="+- 0 1539 1539"/>
                                <a:gd name="T19" fmla="*/ 1539 h 61"/>
                                <a:gd name="T20" fmla="+- 0 8432 8390"/>
                                <a:gd name="T21" fmla="*/ T20 w 61"/>
                                <a:gd name="T22" fmla="+- 0 1541 1539"/>
                                <a:gd name="T23" fmla="*/ 1541 h 61"/>
                                <a:gd name="T24" fmla="+- 0 8442 8390"/>
                                <a:gd name="T25" fmla="*/ T24 w 61"/>
                                <a:gd name="T26" fmla="+- 0 1547 1539"/>
                                <a:gd name="T27" fmla="*/ 1547 h 61"/>
                                <a:gd name="T28" fmla="+- 0 8448 8390"/>
                                <a:gd name="T29" fmla="*/ T28 w 61"/>
                                <a:gd name="T30" fmla="+- 0 1557 1539"/>
                                <a:gd name="T31" fmla="*/ 1557 h 61"/>
                                <a:gd name="T32" fmla="+- 0 8451 8390"/>
                                <a:gd name="T33" fmla="*/ T32 w 61"/>
                                <a:gd name="T34" fmla="+- 0 1569 1539"/>
                                <a:gd name="T35" fmla="*/ 1569 h 61"/>
                                <a:gd name="T36" fmla="+- 0 8448 8390"/>
                                <a:gd name="T37" fmla="*/ T36 w 61"/>
                                <a:gd name="T38" fmla="+- 0 1580 1539"/>
                                <a:gd name="T39" fmla="*/ 1580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32 8390"/>
                                <a:gd name="T45" fmla="*/ T44 w 61"/>
                                <a:gd name="T46" fmla="+- 0 1596 1539"/>
                                <a:gd name="T47" fmla="*/ 1596 h 61"/>
                                <a:gd name="T48" fmla="+- 0 8421 8390"/>
                                <a:gd name="T49" fmla="*/ T48 w 61"/>
                                <a:gd name="T50" fmla="+- 0 1599 1539"/>
                                <a:gd name="T51" fmla="*/ 1599 h 61"/>
                                <a:gd name="T52" fmla="+- 0 8409 8390"/>
                                <a:gd name="T53" fmla="*/ T52 w 61"/>
                                <a:gd name="T54" fmla="+- 0 1596 1539"/>
                                <a:gd name="T55" fmla="*/ 1596 h 61"/>
                                <a:gd name="T56" fmla="+- 0 8399 8390"/>
                                <a:gd name="T57" fmla="*/ T56 w 61"/>
                                <a:gd name="T58" fmla="+- 0 1590 1539"/>
                                <a:gd name="T59" fmla="*/ 1590 h 61"/>
                                <a:gd name="T60" fmla="+- 0 8393 8390"/>
                                <a:gd name="T61" fmla="*/ T60 w 61"/>
                                <a:gd name="T62" fmla="+- 0 1580 1539"/>
                                <a:gd name="T63" fmla="*/ 1580 h 61"/>
                                <a:gd name="T64" fmla="+- 0 8390 8390"/>
                                <a:gd name="T65" fmla="*/ T64 w 61"/>
                                <a:gd name="T66" fmla="+- 0 1569 1539"/>
                                <a:gd name="T67" fmla="*/ 156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docshape168"/>
                          <wps:cNvSpPr>
                            <a:spLocks/>
                          </wps:cNvSpPr>
                          <wps:spPr bwMode="auto">
                            <a:xfrm>
                              <a:off x="8412" y="1449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458 1450"/>
                                <a:gd name="T3" fmla="*/ 1458 h 17"/>
                                <a:gd name="T4" fmla="+- 0 8415 8412"/>
                                <a:gd name="T5" fmla="*/ T4 w 17"/>
                                <a:gd name="T6" fmla="+- 0 1452 1450"/>
                                <a:gd name="T7" fmla="*/ 1452 h 17"/>
                                <a:gd name="T8" fmla="+- 0 8421 8412"/>
                                <a:gd name="T9" fmla="*/ T8 w 17"/>
                                <a:gd name="T10" fmla="+- 0 1450 1450"/>
                                <a:gd name="T11" fmla="*/ 1450 h 17"/>
                                <a:gd name="T12" fmla="+- 0 8426 8412"/>
                                <a:gd name="T13" fmla="*/ T12 w 17"/>
                                <a:gd name="T14" fmla="+- 0 1452 1450"/>
                                <a:gd name="T15" fmla="*/ 1452 h 17"/>
                                <a:gd name="T16" fmla="+- 0 8429 8412"/>
                                <a:gd name="T17" fmla="*/ T16 w 17"/>
                                <a:gd name="T18" fmla="+- 0 1458 1450"/>
                                <a:gd name="T19" fmla="*/ 1458 h 17"/>
                                <a:gd name="T20" fmla="+- 0 8426 8412"/>
                                <a:gd name="T21" fmla="*/ T20 w 17"/>
                                <a:gd name="T22" fmla="+- 0 1464 1450"/>
                                <a:gd name="T23" fmla="*/ 1464 h 17"/>
                                <a:gd name="T24" fmla="+- 0 8421 8412"/>
                                <a:gd name="T25" fmla="*/ T24 w 17"/>
                                <a:gd name="T26" fmla="+- 0 1466 1450"/>
                                <a:gd name="T27" fmla="*/ 1466 h 17"/>
                                <a:gd name="T28" fmla="+- 0 8415 8412"/>
                                <a:gd name="T29" fmla="*/ T28 w 17"/>
                                <a:gd name="T30" fmla="+- 0 1464 1450"/>
                                <a:gd name="T31" fmla="*/ 1464 h 17"/>
                                <a:gd name="T32" fmla="+- 0 8412 8412"/>
                                <a:gd name="T33" fmla="*/ T32 w 17"/>
                                <a:gd name="T34" fmla="+- 0 1458 1450"/>
                                <a:gd name="T35" fmla="*/ 145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Line 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1" y="1458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" name="docshape169"/>
                          <wps:cNvSpPr>
                            <a:spLocks/>
                          </wps:cNvSpPr>
                          <wps:spPr bwMode="auto">
                            <a:xfrm>
                              <a:off x="8412" y="166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673 1665"/>
                                <a:gd name="T3" fmla="*/ 1673 h 17"/>
                                <a:gd name="T4" fmla="+- 0 8415 8412"/>
                                <a:gd name="T5" fmla="*/ T4 w 17"/>
                                <a:gd name="T6" fmla="+- 0 1668 1665"/>
                                <a:gd name="T7" fmla="*/ 1668 h 17"/>
                                <a:gd name="T8" fmla="+- 0 8421 8412"/>
                                <a:gd name="T9" fmla="*/ T8 w 17"/>
                                <a:gd name="T10" fmla="+- 0 1665 1665"/>
                                <a:gd name="T11" fmla="*/ 1665 h 17"/>
                                <a:gd name="T12" fmla="+- 0 8426 8412"/>
                                <a:gd name="T13" fmla="*/ T12 w 17"/>
                                <a:gd name="T14" fmla="+- 0 1668 1665"/>
                                <a:gd name="T15" fmla="*/ 1668 h 17"/>
                                <a:gd name="T16" fmla="+- 0 8429 8412"/>
                                <a:gd name="T17" fmla="*/ T16 w 17"/>
                                <a:gd name="T18" fmla="+- 0 1673 1665"/>
                                <a:gd name="T19" fmla="*/ 1673 h 17"/>
                                <a:gd name="T20" fmla="+- 0 8426 8412"/>
                                <a:gd name="T21" fmla="*/ T20 w 17"/>
                                <a:gd name="T22" fmla="+- 0 1679 1665"/>
                                <a:gd name="T23" fmla="*/ 1679 h 17"/>
                                <a:gd name="T24" fmla="+- 0 8421 8412"/>
                                <a:gd name="T25" fmla="*/ T24 w 17"/>
                                <a:gd name="T26" fmla="+- 0 1682 1665"/>
                                <a:gd name="T27" fmla="*/ 1682 h 17"/>
                                <a:gd name="T28" fmla="+- 0 8415 8412"/>
                                <a:gd name="T29" fmla="*/ T28 w 17"/>
                                <a:gd name="T30" fmla="+- 0 1679 1665"/>
                                <a:gd name="T31" fmla="*/ 1679 h 17"/>
                                <a:gd name="T32" fmla="+- 0 8412 8412"/>
                                <a:gd name="T33" fmla="*/ T32 w 17"/>
                                <a:gd name="T34" fmla="+- 0 1673 1665"/>
                                <a:gd name="T35" fmla="*/ 16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docshape170"/>
                          <wps:cNvSpPr>
                            <a:spLocks/>
                          </wps:cNvSpPr>
                          <wps:spPr bwMode="auto">
                            <a:xfrm>
                              <a:off x="8240" y="1557"/>
                              <a:ext cx="372" cy="377"/>
                            </a:xfrm>
                            <a:custGeom>
                              <a:avLst/>
                              <a:gdLst>
                                <a:gd name="T0" fmla="+- 0 8597 8240"/>
                                <a:gd name="T1" fmla="*/ T0 w 372"/>
                                <a:gd name="T2" fmla="+- 0 1935 1558"/>
                                <a:gd name="T3" fmla="*/ 1935 h 377"/>
                                <a:gd name="T4" fmla="+- 0 8597 8240"/>
                                <a:gd name="T5" fmla="*/ T4 w 372"/>
                                <a:gd name="T6" fmla="+- 0 1914 1558"/>
                                <a:gd name="T7" fmla="*/ 1914 h 377"/>
                                <a:gd name="T8" fmla="+- 0 8597 8240"/>
                                <a:gd name="T9" fmla="*/ T8 w 372"/>
                                <a:gd name="T10" fmla="+- 0 1924 1558"/>
                                <a:gd name="T11" fmla="*/ 1924 h 377"/>
                                <a:gd name="T12" fmla="+- 0 8240 8240"/>
                                <a:gd name="T13" fmla="*/ T12 w 372"/>
                                <a:gd name="T14" fmla="+- 0 1924 1558"/>
                                <a:gd name="T15" fmla="*/ 1924 h 377"/>
                                <a:gd name="T16" fmla="+- 0 8240 8240"/>
                                <a:gd name="T17" fmla="*/ T16 w 372"/>
                                <a:gd name="T18" fmla="+- 0 1935 1558"/>
                                <a:gd name="T19" fmla="*/ 1935 h 377"/>
                                <a:gd name="T20" fmla="+- 0 8240 8240"/>
                                <a:gd name="T21" fmla="*/ T20 w 372"/>
                                <a:gd name="T22" fmla="+- 0 1914 1558"/>
                                <a:gd name="T23" fmla="*/ 1914 h 377"/>
                                <a:gd name="T24" fmla="+- 0 8599 8240"/>
                                <a:gd name="T25" fmla="*/ T24 w 372"/>
                                <a:gd name="T26" fmla="+- 0 1840 1558"/>
                                <a:gd name="T27" fmla="*/ 1840 h 377"/>
                                <a:gd name="T28" fmla="+- 0 8599 8240"/>
                                <a:gd name="T29" fmla="*/ T28 w 372"/>
                                <a:gd name="T30" fmla="+- 0 1818 1558"/>
                                <a:gd name="T31" fmla="*/ 1818 h 377"/>
                                <a:gd name="T32" fmla="+- 0 8599 8240"/>
                                <a:gd name="T33" fmla="*/ T32 w 372"/>
                                <a:gd name="T34" fmla="+- 0 1829 1558"/>
                                <a:gd name="T35" fmla="*/ 1829 h 377"/>
                                <a:gd name="T36" fmla="+- 0 8242 8240"/>
                                <a:gd name="T37" fmla="*/ T36 w 372"/>
                                <a:gd name="T38" fmla="+- 0 1829 1558"/>
                                <a:gd name="T39" fmla="*/ 1829 h 377"/>
                                <a:gd name="T40" fmla="+- 0 8242 8240"/>
                                <a:gd name="T41" fmla="*/ T40 w 372"/>
                                <a:gd name="T42" fmla="+- 0 1840 1558"/>
                                <a:gd name="T43" fmla="*/ 1840 h 377"/>
                                <a:gd name="T44" fmla="+- 0 8242 8240"/>
                                <a:gd name="T45" fmla="*/ T44 w 372"/>
                                <a:gd name="T46" fmla="+- 0 1818 1558"/>
                                <a:gd name="T47" fmla="*/ 1818 h 377"/>
                                <a:gd name="T48" fmla="+- 0 8612 8240"/>
                                <a:gd name="T49" fmla="*/ T48 w 372"/>
                                <a:gd name="T50" fmla="+- 0 1579 1558"/>
                                <a:gd name="T51" fmla="*/ 1579 h 377"/>
                                <a:gd name="T52" fmla="+- 0 8612 8240"/>
                                <a:gd name="T53" fmla="*/ T52 w 372"/>
                                <a:gd name="T54" fmla="+- 0 1558 1558"/>
                                <a:gd name="T55" fmla="*/ 1558 h 377"/>
                                <a:gd name="T56" fmla="+- 0 8612 8240"/>
                                <a:gd name="T57" fmla="*/ T56 w 372"/>
                                <a:gd name="T58" fmla="+- 0 1569 1558"/>
                                <a:gd name="T59" fmla="*/ 1569 h 377"/>
                                <a:gd name="T60" fmla="+- 0 8242 8240"/>
                                <a:gd name="T61" fmla="*/ T60 w 372"/>
                                <a:gd name="T62" fmla="+- 0 1569 1558"/>
                                <a:gd name="T63" fmla="*/ 1569 h 377"/>
                                <a:gd name="T64" fmla="+- 0 8242 8240"/>
                                <a:gd name="T65" fmla="*/ T64 w 372"/>
                                <a:gd name="T66" fmla="+- 0 1579 1558"/>
                                <a:gd name="T67" fmla="*/ 1579 h 377"/>
                                <a:gd name="T68" fmla="+- 0 8242 8240"/>
                                <a:gd name="T69" fmla="*/ T68 w 372"/>
                                <a:gd name="T70" fmla="+- 0 1558 1558"/>
                                <a:gd name="T71" fmla="*/ 1558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72" h="377">
                                  <a:moveTo>
                                    <a:pt x="357" y="377"/>
                                  </a:moveTo>
                                  <a:lnTo>
                                    <a:pt x="357" y="356"/>
                                  </a:lnTo>
                                  <a:moveTo>
                                    <a:pt x="357" y="366"/>
                                  </a:moveTo>
                                  <a:lnTo>
                                    <a:pt x="0" y="366"/>
                                  </a:lnTo>
                                  <a:moveTo>
                                    <a:pt x="0" y="377"/>
                                  </a:moveTo>
                                  <a:lnTo>
                                    <a:pt x="0" y="356"/>
                                  </a:lnTo>
                                  <a:moveTo>
                                    <a:pt x="359" y="282"/>
                                  </a:moveTo>
                                  <a:lnTo>
                                    <a:pt x="359" y="260"/>
                                  </a:lnTo>
                                  <a:moveTo>
                                    <a:pt x="359" y="271"/>
                                  </a:moveTo>
                                  <a:lnTo>
                                    <a:pt x="2" y="271"/>
                                  </a:lnTo>
                                  <a:moveTo>
                                    <a:pt x="2" y="282"/>
                                  </a:moveTo>
                                  <a:lnTo>
                                    <a:pt x="2" y="260"/>
                                  </a:lnTo>
                                  <a:moveTo>
                                    <a:pt x="372" y="21"/>
                                  </a:moveTo>
                                  <a:lnTo>
                                    <a:pt x="372" y="0"/>
                                  </a:lnTo>
                                  <a:moveTo>
                                    <a:pt x="372" y="11"/>
                                  </a:moveTo>
                                  <a:lnTo>
                                    <a:pt x="2" y="11"/>
                                  </a:lnTo>
                                  <a:moveTo>
                                    <a:pt x="2" y="21"/>
                                  </a:move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docshape171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98 2098"/>
                                <a:gd name="T3" fmla="*/ 2098 h 61"/>
                                <a:gd name="T4" fmla="+- 0 8064 8046"/>
                                <a:gd name="T5" fmla="*/ T4 w 61"/>
                                <a:gd name="T6" fmla="+- 0 2100 2098"/>
                                <a:gd name="T7" fmla="*/ 2100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48 8046"/>
                                <a:gd name="T13" fmla="*/ T12 w 61"/>
                                <a:gd name="T14" fmla="+- 0 2116 2098"/>
                                <a:gd name="T15" fmla="*/ 2116 h 61"/>
                                <a:gd name="T16" fmla="+- 0 8046 8046"/>
                                <a:gd name="T17" fmla="*/ T16 w 61"/>
                                <a:gd name="T18" fmla="+- 0 2128 2098"/>
                                <a:gd name="T19" fmla="*/ 2128 h 61"/>
                                <a:gd name="T20" fmla="+- 0 8048 8046"/>
                                <a:gd name="T21" fmla="*/ T20 w 61"/>
                                <a:gd name="T22" fmla="+- 0 2140 2098"/>
                                <a:gd name="T23" fmla="*/ 2140 h 61"/>
                                <a:gd name="T24" fmla="+- 0 8054 8046"/>
                                <a:gd name="T25" fmla="*/ T24 w 61"/>
                                <a:gd name="T26" fmla="+- 0 2149 2098"/>
                                <a:gd name="T27" fmla="*/ 2149 h 61"/>
                                <a:gd name="T28" fmla="+- 0 8064 8046"/>
                                <a:gd name="T29" fmla="*/ T28 w 61"/>
                                <a:gd name="T30" fmla="+- 0 2156 2098"/>
                                <a:gd name="T31" fmla="*/ 2156 h 61"/>
                                <a:gd name="T32" fmla="+- 0 8076 8046"/>
                                <a:gd name="T33" fmla="*/ T32 w 61"/>
                                <a:gd name="T34" fmla="+- 0 2158 2098"/>
                                <a:gd name="T35" fmla="*/ 2158 h 61"/>
                                <a:gd name="T36" fmla="+- 0 8087 8046"/>
                                <a:gd name="T37" fmla="*/ T36 w 61"/>
                                <a:gd name="T38" fmla="+- 0 2156 2098"/>
                                <a:gd name="T39" fmla="*/ 2156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103 8046"/>
                                <a:gd name="T45" fmla="*/ T44 w 61"/>
                                <a:gd name="T46" fmla="+- 0 2140 2098"/>
                                <a:gd name="T47" fmla="*/ 2140 h 61"/>
                                <a:gd name="T48" fmla="+- 0 8106 8046"/>
                                <a:gd name="T49" fmla="*/ T48 w 61"/>
                                <a:gd name="T50" fmla="+- 0 2128 2098"/>
                                <a:gd name="T51" fmla="*/ 2128 h 61"/>
                                <a:gd name="T52" fmla="+- 0 8103 8046"/>
                                <a:gd name="T53" fmla="*/ T52 w 61"/>
                                <a:gd name="T54" fmla="+- 0 2116 2098"/>
                                <a:gd name="T55" fmla="*/ 2116 h 61"/>
                                <a:gd name="T56" fmla="+- 0 8097 8046"/>
                                <a:gd name="T57" fmla="*/ T56 w 61"/>
                                <a:gd name="T58" fmla="+- 0 2107 2098"/>
                                <a:gd name="T59" fmla="*/ 2107 h 61"/>
                                <a:gd name="T60" fmla="+- 0 8087 8046"/>
                                <a:gd name="T61" fmla="*/ T60 w 61"/>
                                <a:gd name="T62" fmla="+- 0 2100 2098"/>
                                <a:gd name="T63" fmla="*/ 2100 h 61"/>
                                <a:gd name="T64" fmla="+- 0 8076 8046"/>
                                <a:gd name="T65" fmla="*/ T64 w 61"/>
                                <a:gd name="T66" fmla="+- 0 2098 2098"/>
                                <a:gd name="T67" fmla="*/ 20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docshape172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128 2098"/>
                                <a:gd name="T3" fmla="*/ 2128 h 61"/>
                                <a:gd name="T4" fmla="+- 0 8048 8046"/>
                                <a:gd name="T5" fmla="*/ T4 w 61"/>
                                <a:gd name="T6" fmla="+- 0 2116 2098"/>
                                <a:gd name="T7" fmla="*/ 2116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64 8046"/>
                                <a:gd name="T13" fmla="*/ T12 w 61"/>
                                <a:gd name="T14" fmla="+- 0 2100 2098"/>
                                <a:gd name="T15" fmla="*/ 2100 h 61"/>
                                <a:gd name="T16" fmla="+- 0 8076 8046"/>
                                <a:gd name="T17" fmla="*/ T16 w 61"/>
                                <a:gd name="T18" fmla="+- 0 2098 2098"/>
                                <a:gd name="T19" fmla="*/ 2098 h 61"/>
                                <a:gd name="T20" fmla="+- 0 8087 8046"/>
                                <a:gd name="T21" fmla="*/ T20 w 61"/>
                                <a:gd name="T22" fmla="+- 0 2100 2098"/>
                                <a:gd name="T23" fmla="*/ 2100 h 61"/>
                                <a:gd name="T24" fmla="+- 0 8097 8046"/>
                                <a:gd name="T25" fmla="*/ T24 w 61"/>
                                <a:gd name="T26" fmla="+- 0 2107 2098"/>
                                <a:gd name="T27" fmla="*/ 2107 h 61"/>
                                <a:gd name="T28" fmla="+- 0 8103 8046"/>
                                <a:gd name="T29" fmla="*/ T28 w 61"/>
                                <a:gd name="T30" fmla="+- 0 2116 2098"/>
                                <a:gd name="T31" fmla="*/ 2116 h 61"/>
                                <a:gd name="T32" fmla="+- 0 8106 8046"/>
                                <a:gd name="T33" fmla="*/ T32 w 61"/>
                                <a:gd name="T34" fmla="+- 0 2128 2098"/>
                                <a:gd name="T35" fmla="*/ 2128 h 61"/>
                                <a:gd name="T36" fmla="+- 0 8103 8046"/>
                                <a:gd name="T37" fmla="*/ T36 w 61"/>
                                <a:gd name="T38" fmla="+- 0 2140 2098"/>
                                <a:gd name="T39" fmla="*/ 2140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087 8046"/>
                                <a:gd name="T45" fmla="*/ T44 w 61"/>
                                <a:gd name="T46" fmla="+- 0 2156 2098"/>
                                <a:gd name="T47" fmla="*/ 2156 h 61"/>
                                <a:gd name="T48" fmla="+- 0 8076 8046"/>
                                <a:gd name="T49" fmla="*/ T48 w 61"/>
                                <a:gd name="T50" fmla="+- 0 2158 2098"/>
                                <a:gd name="T51" fmla="*/ 2158 h 61"/>
                                <a:gd name="T52" fmla="+- 0 8064 8046"/>
                                <a:gd name="T53" fmla="*/ T52 w 61"/>
                                <a:gd name="T54" fmla="+- 0 2156 2098"/>
                                <a:gd name="T55" fmla="*/ 2156 h 61"/>
                                <a:gd name="T56" fmla="+- 0 8054 8046"/>
                                <a:gd name="T57" fmla="*/ T56 w 61"/>
                                <a:gd name="T58" fmla="+- 0 2149 2098"/>
                                <a:gd name="T59" fmla="*/ 2149 h 61"/>
                                <a:gd name="T60" fmla="+- 0 8048 8046"/>
                                <a:gd name="T61" fmla="*/ T60 w 61"/>
                                <a:gd name="T62" fmla="+- 0 2140 2098"/>
                                <a:gd name="T63" fmla="*/ 2140 h 61"/>
                                <a:gd name="T64" fmla="+- 0 8046 8046"/>
                                <a:gd name="T65" fmla="*/ T64 w 61"/>
                                <a:gd name="T66" fmla="+- 0 2128 2098"/>
                                <a:gd name="T67" fmla="*/ 21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docshape173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08 2008"/>
                                <a:gd name="T3" fmla="*/ 2008 h 61"/>
                                <a:gd name="T4" fmla="+- 0 8064 8046"/>
                                <a:gd name="T5" fmla="*/ T4 w 61"/>
                                <a:gd name="T6" fmla="+- 0 2011 2008"/>
                                <a:gd name="T7" fmla="*/ 2011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48 8046"/>
                                <a:gd name="T13" fmla="*/ T12 w 61"/>
                                <a:gd name="T14" fmla="+- 0 2027 2008"/>
                                <a:gd name="T15" fmla="*/ 2027 h 61"/>
                                <a:gd name="T16" fmla="+- 0 8046 8046"/>
                                <a:gd name="T17" fmla="*/ T16 w 61"/>
                                <a:gd name="T18" fmla="+- 0 2038 2008"/>
                                <a:gd name="T19" fmla="*/ 2038 h 61"/>
                                <a:gd name="T20" fmla="+- 0 8048 8046"/>
                                <a:gd name="T21" fmla="*/ T20 w 61"/>
                                <a:gd name="T22" fmla="+- 0 2050 2008"/>
                                <a:gd name="T23" fmla="*/ 2050 h 61"/>
                                <a:gd name="T24" fmla="+- 0 8054 8046"/>
                                <a:gd name="T25" fmla="*/ T24 w 61"/>
                                <a:gd name="T26" fmla="+- 0 2060 2008"/>
                                <a:gd name="T27" fmla="*/ 2060 h 61"/>
                                <a:gd name="T28" fmla="+- 0 8064 8046"/>
                                <a:gd name="T29" fmla="*/ T28 w 61"/>
                                <a:gd name="T30" fmla="+- 0 2066 2008"/>
                                <a:gd name="T31" fmla="*/ 2066 h 61"/>
                                <a:gd name="T32" fmla="+- 0 8076 8046"/>
                                <a:gd name="T33" fmla="*/ T32 w 61"/>
                                <a:gd name="T34" fmla="+- 0 2068 2008"/>
                                <a:gd name="T35" fmla="*/ 2068 h 61"/>
                                <a:gd name="T36" fmla="+- 0 8087 8046"/>
                                <a:gd name="T37" fmla="*/ T36 w 61"/>
                                <a:gd name="T38" fmla="+- 0 2066 2008"/>
                                <a:gd name="T39" fmla="*/ 2066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103 8046"/>
                                <a:gd name="T45" fmla="*/ T44 w 61"/>
                                <a:gd name="T46" fmla="+- 0 2050 2008"/>
                                <a:gd name="T47" fmla="*/ 2050 h 61"/>
                                <a:gd name="T48" fmla="+- 0 8106 8046"/>
                                <a:gd name="T49" fmla="*/ T48 w 61"/>
                                <a:gd name="T50" fmla="+- 0 2038 2008"/>
                                <a:gd name="T51" fmla="*/ 2038 h 61"/>
                                <a:gd name="T52" fmla="+- 0 8103 8046"/>
                                <a:gd name="T53" fmla="*/ T52 w 61"/>
                                <a:gd name="T54" fmla="+- 0 2027 2008"/>
                                <a:gd name="T55" fmla="*/ 2027 h 61"/>
                                <a:gd name="T56" fmla="+- 0 8097 8046"/>
                                <a:gd name="T57" fmla="*/ T56 w 61"/>
                                <a:gd name="T58" fmla="+- 0 2017 2008"/>
                                <a:gd name="T59" fmla="*/ 2017 h 61"/>
                                <a:gd name="T60" fmla="+- 0 8087 8046"/>
                                <a:gd name="T61" fmla="*/ T60 w 61"/>
                                <a:gd name="T62" fmla="+- 0 2011 2008"/>
                                <a:gd name="T63" fmla="*/ 2011 h 61"/>
                                <a:gd name="T64" fmla="+- 0 8076 8046"/>
                                <a:gd name="T65" fmla="*/ T64 w 61"/>
                                <a:gd name="T66" fmla="+- 0 2008 2008"/>
                                <a:gd name="T67" fmla="*/ 20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docshape174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038 2008"/>
                                <a:gd name="T3" fmla="*/ 2038 h 61"/>
                                <a:gd name="T4" fmla="+- 0 8048 8046"/>
                                <a:gd name="T5" fmla="*/ T4 w 61"/>
                                <a:gd name="T6" fmla="+- 0 2027 2008"/>
                                <a:gd name="T7" fmla="*/ 2027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64 8046"/>
                                <a:gd name="T13" fmla="*/ T12 w 61"/>
                                <a:gd name="T14" fmla="+- 0 2011 2008"/>
                                <a:gd name="T15" fmla="*/ 2011 h 61"/>
                                <a:gd name="T16" fmla="+- 0 8076 8046"/>
                                <a:gd name="T17" fmla="*/ T16 w 61"/>
                                <a:gd name="T18" fmla="+- 0 2008 2008"/>
                                <a:gd name="T19" fmla="*/ 2008 h 61"/>
                                <a:gd name="T20" fmla="+- 0 8087 8046"/>
                                <a:gd name="T21" fmla="*/ T20 w 61"/>
                                <a:gd name="T22" fmla="+- 0 2011 2008"/>
                                <a:gd name="T23" fmla="*/ 2011 h 61"/>
                                <a:gd name="T24" fmla="+- 0 8097 8046"/>
                                <a:gd name="T25" fmla="*/ T24 w 61"/>
                                <a:gd name="T26" fmla="+- 0 2017 2008"/>
                                <a:gd name="T27" fmla="*/ 2017 h 61"/>
                                <a:gd name="T28" fmla="+- 0 8103 8046"/>
                                <a:gd name="T29" fmla="*/ T28 w 61"/>
                                <a:gd name="T30" fmla="+- 0 2027 2008"/>
                                <a:gd name="T31" fmla="*/ 2027 h 61"/>
                                <a:gd name="T32" fmla="+- 0 8106 8046"/>
                                <a:gd name="T33" fmla="*/ T32 w 61"/>
                                <a:gd name="T34" fmla="+- 0 2038 2008"/>
                                <a:gd name="T35" fmla="*/ 2038 h 61"/>
                                <a:gd name="T36" fmla="+- 0 8103 8046"/>
                                <a:gd name="T37" fmla="*/ T36 w 61"/>
                                <a:gd name="T38" fmla="+- 0 2050 2008"/>
                                <a:gd name="T39" fmla="*/ 2050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087 8046"/>
                                <a:gd name="T45" fmla="*/ T44 w 61"/>
                                <a:gd name="T46" fmla="+- 0 2066 2008"/>
                                <a:gd name="T47" fmla="*/ 2066 h 61"/>
                                <a:gd name="T48" fmla="+- 0 8076 8046"/>
                                <a:gd name="T49" fmla="*/ T48 w 61"/>
                                <a:gd name="T50" fmla="+- 0 2068 2008"/>
                                <a:gd name="T51" fmla="*/ 2068 h 61"/>
                                <a:gd name="T52" fmla="+- 0 8064 8046"/>
                                <a:gd name="T53" fmla="*/ T52 w 61"/>
                                <a:gd name="T54" fmla="+- 0 2066 2008"/>
                                <a:gd name="T55" fmla="*/ 2066 h 61"/>
                                <a:gd name="T56" fmla="+- 0 8054 8046"/>
                                <a:gd name="T57" fmla="*/ T56 w 61"/>
                                <a:gd name="T58" fmla="+- 0 2060 2008"/>
                                <a:gd name="T59" fmla="*/ 2060 h 61"/>
                                <a:gd name="T60" fmla="+- 0 8048 8046"/>
                                <a:gd name="T61" fmla="*/ T60 w 61"/>
                                <a:gd name="T62" fmla="+- 0 2050 2008"/>
                                <a:gd name="T63" fmla="*/ 2050 h 61"/>
                                <a:gd name="T64" fmla="+- 0 8046 8046"/>
                                <a:gd name="T65" fmla="*/ T64 w 61"/>
                                <a:gd name="T66" fmla="+- 0 2038 2008"/>
                                <a:gd name="T67" fmla="*/ 2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docshape175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1870 1870"/>
                                <a:gd name="T3" fmla="*/ 1870 h 61"/>
                                <a:gd name="T4" fmla="+- 0 8064 8046"/>
                                <a:gd name="T5" fmla="*/ T4 w 61"/>
                                <a:gd name="T6" fmla="+- 0 1873 1870"/>
                                <a:gd name="T7" fmla="*/ 1873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48 8046"/>
                                <a:gd name="T13" fmla="*/ T12 w 61"/>
                                <a:gd name="T14" fmla="+- 0 1889 1870"/>
                                <a:gd name="T15" fmla="*/ 1889 h 61"/>
                                <a:gd name="T16" fmla="+- 0 8046 8046"/>
                                <a:gd name="T17" fmla="*/ T16 w 61"/>
                                <a:gd name="T18" fmla="+- 0 1900 1870"/>
                                <a:gd name="T19" fmla="*/ 1900 h 61"/>
                                <a:gd name="T20" fmla="+- 0 8048 8046"/>
                                <a:gd name="T21" fmla="*/ T20 w 61"/>
                                <a:gd name="T22" fmla="+- 0 1912 1870"/>
                                <a:gd name="T23" fmla="*/ 1912 h 61"/>
                                <a:gd name="T24" fmla="+- 0 8055 8046"/>
                                <a:gd name="T25" fmla="*/ T24 w 61"/>
                                <a:gd name="T26" fmla="+- 0 1922 1870"/>
                                <a:gd name="T27" fmla="*/ 1922 h 61"/>
                                <a:gd name="T28" fmla="+- 0 8064 8046"/>
                                <a:gd name="T29" fmla="*/ T28 w 61"/>
                                <a:gd name="T30" fmla="+- 0 1928 1870"/>
                                <a:gd name="T31" fmla="*/ 1928 h 61"/>
                                <a:gd name="T32" fmla="+- 0 8076 8046"/>
                                <a:gd name="T33" fmla="*/ T32 w 61"/>
                                <a:gd name="T34" fmla="+- 0 1931 1870"/>
                                <a:gd name="T35" fmla="*/ 1931 h 61"/>
                                <a:gd name="T36" fmla="+- 0 8088 8046"/>
                                <a:gd name="T37" fmla="*/ T36 w 61"/>
                                <a:gd name="T38" fmla="+- 0 1928 1870"/>
                                <a:gd name="T39" fmla="*/ 1928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104 8046"/>
                                <a:gd name="T45" fmla="*/ T44 w 61"/>
                                <a:gd name="T46" fmla="+- 0 1912 1870"/>
                                <a:gd name="T47" fmla="*/ 1912 h 61"/>
                                <a:gd name="T48" fmla="+- 0 8106 8046"/>
                                <a:gd name="T49" fmla="*/ T48 w 61"/>
                                <a:gd name="T50" fmla="+- 0 1900 1870"/>
                                <a:gd name="T51" fmla="*/ 1900 h 61"/>
                                <a:gd name="T52" fmla="+- 0 8104 8046"/>
                                <a:gd name="T53" fmla="*/ T52 w 61"/>
                                <a:gd name="T54" fmla="+- 0 1889 1870"/>
                                <a:gd name="T55" fmla="*/ 1889 h 61"/>
                                <a:gd name="T56" fmla="+- 0 8097 8046"/>
                                <a:gd name="T57" fmla="*/ T56 w 61"/>
                                <a:gd name="T58" fmla="+- 0 1879 1870"/>
                                <a:gd name="T59" fmla="*/ 1879 h 61"/>
                                <a:gd name="T60" fmla="+- 0 8088 8046"/>
                                <a:gd name="T61" fmla="*/ T60 w 61"/>
                                <a:gd name="T62" fmla="+- 0 1873 1870"/>
                                <a:gd name="T63" fmla="*/ 1873 h 61"/>
                                <a:gd name="T64" fmla="+- 0 8076 8046"/>
                                <a:gd name="T65" fmla="*/ T64 w 61"/>
                                <a:gd name="T66" fmla="+- 0 1870 1870"/>
                                <a:gd name="T67" fmla="*/ 18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docshape176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1900 1870"/>
                                <a:gd name="T3" fmla="*/ 1900 h 61"/>
                                <a:gd name="T4" fmla="+- 0 8048 8046"/>
                                <a:gd name="T5" fmla="*/ T4 w 61"/>
                                <a:gd name="T6" fmla="+- 0 1889 1870"/>
                                <a:gd name="T7" fmla="*/ 1889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64 8046"/>
                                <a:gd name="T13" fmla="*/ T12 w 61"/>
                                <a:gd name="T14" fmla="+- 0 1873 1870"/>
                                <a:gd name="T15" fmla="*/ 1873 h 61"/>
                                <a:gd name="T16" fmla="+- 0 8076 8046"/>
                                <a:gd name="T17" fmla="*/ T16 w 61"/>
                                <a:gd name="T18" fmla="+- 0 1870 1870"/>
                                <a:gd name="T19" fmla="*/ 1870 h 61"/>
                                <a:gd name="T20" fmla="+- 0 8088 8046"/>
                                <a:gd name="T21" fmla="*/ T20 w 61"/>
                                <a:gd name="T22" fmla="+- 0 1873 1870"/>
                                <a:gd name="T23" fmla="*/ 1873 h 61"/>
                                <a:gd name="T24" fmla="+- 0 8097 8046"/>
                                <a:gd name="T25" fmla="*/ T24 w 61"/>
                                <a:gd name="T26" fmla="+- 0 1879 1870"/>
                                <a:gd name="T27" fmla="*/ 1879 h 61"/>
                                <a:gd name="T28" fmla="+- 0 8104 8046"/>
                                <a:gd name="T29" fmla="*/ T28 w 61"/>
                                <a:gd name="T30" fmla="+- 0 1889 1870"/>
                                <a:gd name="T31" fmla="*/ 1889 h 61"/>
                                <a:gd name="T32" fmla="+- 0 8106 8046"/>
                                <a:gd name="T33" fmla="*/ T32 w 61"/>
                                <a:gd name="T34" fmla="+- 0 1900 1870"/>
                                <a:gd name="T35" fmla="*/ 1900 h 61"/>
                                <a:gd name="T36" fmla="+- 0 8104 8046"/>
                                <a:gd name="T37" fmla="*/ T36 w 61"/>
                                <a:gd name="T38" fmla="+- 0 1912 1870"/>
                                <a:gd name="T39" fmla="*/ 1912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088 8046"/>
                                <a:gd name="T45" fmla="*/ T44 w 61"/>
                                <a:gd name="T46" fmla="+- 0 1928 1870"/>
                                <a:gd name="T47" fmla="*/ 1928 h 61"/>
                                <a:gd name="T48" fmla="+- 0 8076 8046"/>
                                <a:gd name="T49" fmla="*/ T48 w 61"/>
                                <a:gd name="T50" fmla="+- 0 1931 1870"/>
                                <a:gd name="T51" fmla="*/ 1931 h 61"/>
                                <a:gd name="T52" fmla="+- 0 8064 8046"/>
                                <a:gd name="T53" fmla="*/ T52 w 61"/>
                                <a:gd name="T54" fmla="+- 0 1928 1870"/>
                                <a:gd name="T55" fmla="*/ 1928 h 61"/>
                                <a:gd name="T56" fmla="+- 0 8055 8046"/>
                                <a:gd name="T57" fmla="*/ T56 w 61"/>
                                <a:gd name="T58" fmla="+- 0 1922 1870"/>
                                <a:gd name="T59" fmla="*/ 1922 h 61"/>
                                <a:gd name="T60" fmla="+- 0 8048 8046"/>
                                <a:gd name="T61" fmla="*/ T60 w 61"/>
                                <a:gd name="T62" fmla="+- 0 1912 1870"/>
                                <a:gd name="T63" fmla="*/ 1912 h 61"/>
                                <a:gd name="T64" fmla="+- 0 8046 8046"/>
                                <a:gd name="T65" fmla="*/ T64 w 61"/>
                                <a:gd name="T66" fmla="+- 0 1900 1870"/>
                                <a:gd name="T67" fmla="*/ 190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docshape177"/>
                          <wps:cNvSpPr>
                            <a:spLocks/>
                          </wps:cNvSpPr>
                          <wps:spPr bwMode="auto">
                            <a:xfrm>
                              <a:off x="8067" y="20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2045 2036"/>
                                <a:gd name="T3" fmla="*/ 2045 h 17"/>
                                <a:gd name="T4" fmla="+- 0 8070 8068"/>
                                <a:gd name="T5" fmla="*/ T4 w 17"/>
                                <a:gd name="T6" fmla="+- 0 2039 2036"/>
                                <a:gd name="T7" fmla="*/ 2039 h 17"/>
                                <a:gd name="T8" fmla="+- 0 8076 8068"/>
                                <a:gd name="T9" fmla="*/ T8 w 17"/>
                                <a:gd name="T10" fmla="+- 0 2036 2036"/>
                                <a:gd name="T11" fmla="*/ 2036 h 17"/>
                                <a:gd name="T12" fmla="+- 0 8082 8068"/>
                                <a:gd name="T13" fmla="*/ T12 w 17"/>
                                <a:gd name="T14" fmla="+- 0 2039 2036"/>
                                <a:gd name="T15" fmla="*/ 2039 h 17"/>
                                <a:gd name="T16" fmla="+- 0 8084 8068"/>
                                <a:gd name="T17" fmla="*/ T16 w 17"/>
                                <a:gd name="T18" fmla="+- 0 2045 2036"/>
                                <a:gd name="T19" fmla="*/ 2045 h 17"/>
                                <a:gd name="T20" fmla="+- 0 8082 8068"/>
                                <a:gd name="T21" fmla="*/ T20 w 17"/>
                                <a:gd name="T22" fmla="+- 0 2051 2036"/>
                                <a:gd name="T23" fmla="*/ 2051 h 17"/>
                                <a:gd name="T24" fmla="+- 0 8076 8068"/>
                                <a:gd name="T25" fmla="*/ T24 w 17"/>
                                <a:gd name="T26" fmla="+- 0 2053 2036"/>
                                <a:gd name="T27" fmla="*/ 2053 h 17"/>
                                <a:gd name="T28" fmla="+- 0 8070 8068"/>
                                <a:gd name="T29" fmla="*/ T28 w 17"/>
                                <a:gd name="T30" fmla="+- 0 2051 2036"/>
                                <a:gd name="T31" fmla="*/ 2051 h 17"/>
                                <a:gd name="T32" fmla="+- 0 8068 8068"/>
                                <a:gd name="T33" fmla="*/ T32 w 17"/>
                                <a:gd name="T34" fmla="+- 0 2045 2036"/>
                                <a:gd name="T35" fmla="*/ 20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Line 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2045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docshape178"/>
                          <wps:cNvSpPr>
                            <a:spLocks/>
                          </wps:cNvSpPr>
                          <wps:spPr bwMode="auto">
                            <a:xfrm>
                              <a:off x="8067" y="1943"/>
                              <a:ext cx="17" cy="286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221 1944"/>
                                <a:gd name="T3" fmla="*/ 2221 h 286"/>
                                <a:gd name="T4" fmla="+- 0 8082 8068"/>
                                <a:gd name="T5" fmla="*/ T4 w 17"/>
                                <a:gd name="T6" fmla="+- 0 2215 1944"/>
                                <a:gd name="T7" fmla="*/ 2215 h 286"/>
                                <a:gd name="T8" fmla="+- 0 8076 8068"/>
                                <a:gd name="T9" fmla="*/ T8 w 17"/>
                                <a:gd name="T10" fmla="+- 0 2213 1944"/>
                                <a:gd name="T11" fmla="*/ 2213 h 286"/>
                                <a:gd name="T12" fmla="+- 0 8070 8068"/>
                                <a:gd name="T13" fmla="*/ T12 w 17"/>
                                <a:gd name="T14" fmla="+- 0 2215 1944"/>
                                <a:gd name="T15" fmla="*/ 2215 h 286"/>
                                <a:gd name="T16" fmla="+- 0 8068 8068"/>
                                <a:gd name="T17" fmla="*/ T16 w 17"/>
                                <a:gd name="T18" fmla="+- 0 2221 1944"/>
                                <a:gd name="T19" fmla="*/ 2221 h 286"/>
                                <a:gd name="T20" fmla="+- 0 8070 8068"/>
                                <a:gd name="T21" fmla="*/ T20 w 17"/>
                                <a:gd name="T22" fmla="+- 0 2227 1944"/>
                                <a:gd name="T23" fmla="*/ 2227 h 286"/>
                                <a:gd name="T24" fmla="+- 0 8076 8068"/>
                                <a:gd name="T25" fmla="*/ T24 w 17"/>
                                <a:gd name="T26" fmla="+- 0 2229 1944"/>
                                <a:gd name="T27" fmla="*/ 2229 h 286"/>
                                <a:gd name="T28" fmla="+- 0 8082 8068"/>
                                <a:gd name="T29" fmla="*/ T28 w 17"/>
                                <a:gd name="T30" fmla="+- 0 2227 1944"/>
                                <a:gd name="T31" fmla="*/ 2227 h 286"/>
                                <a:gd name="T32" fmla="+- 0 8084 8068"/>
                                <a:gd name="T33" fmla="*/ T32 w 17"/>
                                <a:gd name="T34" fmla="+- 0 2221 1944"/>
                                <a:gd name="T35" fmla="*/ 2221 h 286"/>
                                <a:gd name="T36" fmla="+- 0 8084 8068"/>
                                <a:gd name="T37" fmla="*/ T36 w 17"/>
                                <a:gd name="T38" fmla="+- 0 1952 1944"/>
                                <a:gd name="T39" fmla="*/ 1952 h 286"/>
                                <a:gd name="T40" fmla="+- 0 8082 8068"/>
                                <a:gd name="T41" fmla="*/ T40 w 17"/>
                                <a:gd name="T42" fmla="+- 0 1946 1944"/>
                                <a:gd name="T43" fmla="*/ 1946 h 286"/>
                                <a:gd name="T44" fmla="+- 0 8076 8068"/>
                                <a:gd name="T45" fmla="*/ T44 w 17"/>
                                <a:gd name="T46" fmla="+- 0 1944 1944"/>
                                <a:gd name="T47" fmla="*/ 1944 h 286"/>
                                <a:gd name="T48" fmla="+- 0 8070 8068"/>
                                <a:gd name="T49" fmla="*/ T48 w 17"/>
                                <a:gd name="T50" fmla="+- 0 1946 1944"/>
                                <a:gd name="T51" fmla="*/ 1946 h 286"/>
                                <a:gd name="T52" fmla="+- 0 8068 8068"/>
                                <a:gd name="T53" fmla="*/ T52 w 17"/>
                                <a:gd name="T54" fmla="+- 0 1952 1944"/>
                                <a:gd name="T55" fmla="*/ 1952 h 286"/>
                                <a:gd name="T56" fmla="+- 0 8070 8068"/>
                                <a:gd name="T57" fmla="*/ T56 w 17"/>
                                <a:gd name="T58" fmla="+- 0 1958 1944"/>
                                <a:gd name="T59" fmla="*/ 1958 h 286"/>
                                <a:gd name="T60" fmla="+- 0 8076 8068"/>
                                <a:gd name="T61" fmla="*/ T60 w 17"/>
                                <a:gd name="T62" fmla="+- 0 1960 1944"/>
                                <a:gd name="T63" fmla="*/ 1960 h 286"/>
                                <a:gd name="T64" fmla="+- 0 8082 8068"/>
                                <a:gd name="T65" fmla="*/ T64 w 17"/>
                                <a:gd name="T66" fmla="+- 0 1958 1944"/>
                                <a:gd name="T67" fmla="*/ 1958 h 286"/>
                                <a:gd name="T68" fmla="+- 0 8084 8068"/>
                                <a:gd name="T69" fmla="*/ T68 w 17"/>
                                <a:gd name="T70" fmla="+- 0 1952 1944"/>
                                <a:gd name="T71" fmla="*/ 1952 h 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86">
                                  <a:moveTo>
                                    <a:pt x="16" y="277"/>
                                  </a:moveTo>
                                  <a:lnTo>
                                    <a:pt x="14" y="271"/>
                                  </a:lnTo>
                                  <a:lnTo>
                                    <a:pt x="8" y="269"/>
                                  </a:lnTo>
                                  <a:lnTo>
                                    <a:pt x="2" y="271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2" y="283"/>
                                  </a:lnTo>
                                  <a:lnTo>
                                    <a:pt x="8" y="285"/>
                                  </a:lnTo>
                                  <a:lnTo>
                                    <a:pt x="14" y="283"/>
                                  </a:lnTo>
                                  <a:lnTo>
                                    <a:pt x="16" y="27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952"/>
                              <a:ext cx="0" cy="17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5" name="docshape179"/>
                          <wps:cNvSpPr>
                            <a:spLocks/>
                          </wps:cNvSpPr>
                          <wps:spPr bwMode="auto">
                            <a:xfrm>
                              <a:off x="8067" y="1799"/>
                              <a:ext cx="17" cy="340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131 1799"/>
                                <a:gd name="T3" fmla="*/ 2131 h 340"/>
                                <a:gd name="T4" fmla="+- 0 8082 8068"/>
                                <a:gd name="T5" fmla="*/ T4 w 17"/>
                                <a:gd name="T6" fmla="+- 0 2125 1799"/>
                                <a:gd name="T7" fmla="*/ 2125 h 340"/>
                                <a:gd name="T8" fmla="+- 0 8076 8068"/>
                                <a:gd name="T9" fmla="*/ T8 w 17"/>
                                <a:gd name="T10" fmla="+- 0 2122 1799"/>
                                <a:gd name="T11" fmla="*/ 2122 h 340"/>
                                <a:gd name="T12" fmla="+- 0 8070 8068"/>
                                <a:gd name="T13" fmla="*/ T12 w 17"/>
                                <a:gd name="T14" fmla="+- 0 2125 1799"/>
                                <a:gd name="T15" fmla="*/ 2125 h 340"/>
                                <a:gd name="T16" fmla="+- 0 8068 8068"/>
                                <a:gd name="T17" fmla="*/ T16 w 17"/>
                                <a:gd name="T18" fmla="+- 0 2131 1799"/>
                                <a:gd name="T19" fmla="*/ 2131 h 340"/>
                                <a:gd name="T20" fmla="+- 0 8070 8068"/>
                                <a:gd name="T21" fmla="*/ T20 w 17"/>
                                <a:gd name="T22" fmla="+- 0 2136 1799"/>
                                <a:gd name="T23" fmla="*/ 2136 h 340"/>
                                <a:gd name="T24" fmla="+- 0 8076 8068"/>
                                <a:gd name="T25" fmla="*/ T24 w 17"/>
                                <a:gd name="T26" fmla="+- 0 2139 1799"/>
                                <a:gd name="T27" fmla="*/ 2139 h 340"/>
                                <a:gd name="T28" fmla="+- 0 8082 8068"/>
                                <a:gd name="T29" fmla="*/ T28 w 17"/>
                                <a:gd name="T30" fmla="+- 0 2136 1799"/>
                                <a:gd name="T31" fmla="*/ 2136 h 340"/>
                                <a:gd name="T32" fmla="+- 0 8084 8068"/>
                                <a:gd name="T33" fmla="*/ T32 w 17"/>
                                <a:gd name="T34" fmla="+- 0 2131 1799"/>
                                <a:gd name="T35" fmla="*/ 2131 h 340"/>
                                <a:gd name="T36" fmla="+- 0 8084 8068"/>
                                <a:gd name="T37" fmla="*/ T36 w 17"/>
                                <a:gd name="T38" fmla="+- 0 1808 1799"/>
                                <a:gd name="T39" fmla="*/ 1808 h 340"/>
                                <a:gd name="T40" fmla="+- 0 8082 8068"/>
                                <a:gd name="T41" fmla="*/ T40 w 17"/>
                                <a:gd name="T42" fmla="+- 0 1802 1799"/>
                                <a:gd name="T43" fmla="*/ 1802 h 340"/>
                                <a:gd name="T44" fmla="+- 0 8076 8068"/>
                                <a:gd name="T45" fmla="*/ T44 w 17"/>
                                <a:gd name="T46" fmla="+- 0 1799 1799"/>
                                <a:gd name="T47" fmla="*/ 1799 h 340"/>
                                <a:gd name="T48" fmla="+- 0 8070 8068"/>
                                <a:gd name="T49" fmla="*/ T48 w 17"/>
                                <a:gd name="T50" fmla="+- 0 1802 1799"/>
                                <a:gd name="T51" fmla="*/ 1802 h 340"/>
                                <a:gd name="T52" fmla="+- 0 8068 8068"/>
                                <a:gd name="T53" fmla="*/ T52 w 17"/>
                                <a:gd name="T54" fmla="+- 0 1808 1799"/>
                                <a:gd name="T55" fmla="*/ 1808 h 340"/>
                                <a:gd name="T56" fmla="+- 0 8070 8068"/>
                                <a:gd name="T57" fmla="*/ T56 w 17"/>
                                <a:gd name="T58" fmla="+- 0 1813 1799"/>
                                <a:gd name="T59" fmla="*/ 1813 h 340"/>
                                <a:gd name="T60" fmla="+- 0 8076 8068"/>
                                <a:gd name="T61" fmla="*/ T60 w 17"/>
                                <a:gd name="T62" fmla="+- 0 1816 1799"/>
                                <a:gd name="T63" fmla="*/ 1816 h 340"/>
                                <a:gd name="T64" fmla="+- 0 8082 8068"/>
                                <a:gd name="T65" fmla="*/ T64 w 17"/>
                                <a:gd name="T66" fmla="+- 0 1813 1799"/>
                                <a:gd name="T67" fmla="*/ 1813 h 340"/>
                                <a:gd name="T68" fmla="+- 0 8084 8068"/>
                                <a:gd name="T69" fmla="*/ T68 w 17"/>
                                <a:gd name="T70" fmla="+- 0 1808 1799"/>
                                <a:gd name="T71" fmla="*/ 1808 h 3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40">
                                  <a:moveTo>
                                    <a:pt x="16" y="332"/>
                                  </a:moveTo>
                                  <a:lnTo>
                                    <a:pt x="14" y="326"/>
                                  </a:lnTo>
                                  <a:lnTo>
                                    <a:pt x="8" y="323"/>
                                  </a:lnTo>
                                  <a:lnTo>
                                    <a:pt x="2" y="326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8" y="340"/>
                                  </a:lnTo>
                                  <a:lnTo>
                                    <a:pt x="14" y="337"/>
                                  </a:lnTo>
                                  <a:lnTo>
                                    <a:pt x="16" y="332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Line 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808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7" name="docshape180"/>
                          <wps:cNvSpPr>
                            <a:spLocks/>
                          </wps:cNvSpPr>
                          <wps:spPr bwMode="auto">
                            <a:xfrm>
                              <a:off x="8067" y="198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1991 1983"/>
                                <a:gd name="T3" fmla="*/ 1991 h 17"/>
                                <a:gd name="T4" fmla="+- 0 8070 8068"/>
                                <a:gd name="T5" fmla="*/ T4 w 17"/>
                                <a:gd name="T6" fmla="+- 0 1985 1983"/>
                                <a:gd name="T7" fmla="*/ 1985 h 17"/>
                                <a:gd name="T8" fmla="+- 0 8076 8068"/>
                                <a:gd name="T9" fmla="*/ T8 w 17"/>
                                <a:gd name="T10" fmla="+- 0 1983 1983"/>
                                <a:gd name="T11" fmla="*/ 1983 h 17"/>
                                <a:gd name="T12" fmla="+- 0 8082 8068"/>
                                <a:gd name="T13" fmla="*/ T12 w 17"/>
                                <a:gd name="T14" fmla="+- 0 1985 1983"/>
                                <a:gd name="T15" fmla="*/ 1985 h 17"/>
                                <a:gd name="T16" fmla="+- 0 8084 8068"/>
                                <a:gd name="T17" fmla="*/ T16 w 17"/>
                                <a:gd name="T18" fmla="+- 0 1991 1983"/>
                                <a:gd name="T19" fmla="*/ 1991 h 17"/>
                                <a:gd name="T20" fmla="+- 0 8082 8068"/>
                                <a:gd name="T21" fmla="*/ T20 w 17"/>
                                <a:gd name="T22" fmla="+- 0 1997 1983"/>
                                <a:gd name="T23" fmla="*/ 1997 h 17"/>
                                <a:gd name="T24" fmla="+- 0 8076 8068"/>
                                <a:gd name="T25" fmla="*/ T24 w 17"/>
                                <a:gd name="T26" fmla="+- 0 1999 1983"/>
                                <a:gd name="T27" fmla="*/ 1999 h 17"/>
                                <a:gd name="T28" fmla="+- 0 8070 8068"/>
                                <a:gd name="T29" fmla="*/ T28 w 17"/>
                                <a:gd name="T30" fmla="+- 0 1997 1983"/>
                                <a:gd name="T31" fmla="*/ 1997 h 17"/>
                                <a:gd name="T32" fmla="+- 0 8068 8068"/>
                                <a:gd name="T33" fmla="*/ T32 w 17"/>
                                <a:gd name="T34" fmla="+- 0 1991 1983"/>
                                <a:gd name="T35" fmla="*/ 19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docshape181"/>
                          <wps:cNvSpPr>
                            <a:spLocks/>
                          </wps:cNvSpPr>
                          <wps:spPr bwMode="auto">
                            <a:xfrm>
                              <a:off x="7903" y="1889"/>
                              <a:ext cx="359" cy="249"/>
                            </a:xfrm>
                            <a:custGeom>
                              <a:avLst/>
                              <a:gdLst>
                                <a:gd name="T0" fmla="+- 0 8260 7904"/>
                                <a:gd name="T1" fmla="*/ T0 w 359"/>
                                <a:gd name="T2" fmla="+- 0 2138 1890"/>
                                <a:gd name="T3" fmla="*/ 2138 h 249"/>
                                <a:gd name="T4" fmla="+- 0 8260 7904"/>
                                <a:gd name="T5" fmla="*/ T4 w 359"/>
                                <a:gd name="T6" fmla="+- 0 2117 1890"/>
                                <a:gd name="T7" fmla="*/ 2117 h 249"/>
                                <a:gd name="T8" fmla="+- 0 8260 7904"/>
                                <a:gd name="T9" fmla="*/ T8 w 359"/>
                                <a:gd name="T10" fmla="+- 0 2128 1890"/>
                                <a:gd name="T11" fmla="*/ 2128 h 249"/>
                                <a:gd name="T12" fmla="+- 0 7904 7904"/>
                                <a:gd name="T13" fmla="*/ T12 w 359"/>
                                <a:gd name="T14" fmla="+- 0 2128 1890"/>
                                <a:gd name="T15" fmla="*/ 2128 h 249"/>
                                <a:gd name="T16" fmla="+- 0 7904 7904"/>
                                <a:gd name="T17" fmla="*/ T16 w 359"/>
                                <a:gd name="T18" fmla="+- 0 2138 1890"/>
                                <a:gd name="T19" fmla="*/ 2138 h 249"/>
                                <a:gd name="T20" fmla="+- 0 7904 7904"/>
                                <a:gd name="T21" fmla="*/ T20 w 359"/>
                                <a:gd name="T22" fmla="+- 0 2117 1890"/>
                                <a:gd name="T23" fmla="*/ 2117 h 249"/>
                                <a:gd name="T24" fmla="+- 0 8260 7904"/>
                                <a:gd name="T25" fmla="*/ T24 w 359"/>
                                <a:gd name="T26" fmla="+- 0 2049 1890"/>
                                <a:gd name="T27" fmla="*/ 2049 h 249"/>
                                <a:gd name="T28" fmla="+- 0 8260 7904"/>
                                <a:gd name="T29" fmla="*/ T28 w 359"/>
                                <a:gd name="T30" fmla="+- 0 2028 1890"/>
                                <a:gd name="T31" fmla="*/ 2028 h 249"/>
                                <a:gd name="T32" fmla="+- 0 8260 7904"/>
                                <a:gd name="T33" fmla="*/ T32 w 359"/>
                                <a:gd name="T34" fmla="+- 0 2038 1890"/>
                                <a:gd name="T35" fmla="*/ 2038 h 249"/>
                                <a:gd name="T36" fmla="+- 0 7904 7904"/>
                                <a:gd name="T37" fmla="*/ T36 w 359"/>
                                <a:gd name="T38" fmla="+- 0 2038 1890"/>
                                <a:gd name="T39" fmla="*/ 2038 h 249"/>
                                <a:gd name="T40" fmla="+- 0 7904 7904"/>
                                <a:gd name="T41" fmla="*/ T40 w 359"/>
                                <a:gd name="T42" fmla="+- 0 2049 1890"/>
                                <a:gd name="T43" fmla="*/ 2049 h 249"/>
                                <a:gd name="T44" fmla="+- 0 7904 7904"/>
                                <a:gd name="T45" fmla="*/ T44 w 359"/>
                                <a:gd name="T46" fmla="+- 0 2028 1890"/>
                                <a:gd name="T47" fmla="*/ 2028 h 249"/>
                                <a:gd name="T48" fmla="+- 0 8262 7904"/>
                                <a:gd name="T49" fmla="*/ T48 w 359"/>
                                <a:gd name="T50" fmla="+- 0 1911 1890"/>
                                <a:gd name="T51" fmla="*/ 1911 h 249"/>
                                <a:gd name="T52" fmla="+- 0 8262 7904"/>
                                <a:gd name="T53" fmla="*/ T52 w 359"/>
                                <a:gd name="T54" fmla="+- 0 1890 1890"/>
                                <a:gd name="T55" fmla="*/ 1890 h 249"/>
                                <a:gd name="T56" fmla="+- 0 8262 7904"/>
                                <a:gd name="T57" fmla="*/ T56 w 359"/>
                                <a:gd name="T58" fmla="+- 0 1900 1890"/>
                                <a:gd name="T59" fmla="*/ 1900 h 249"/>
                                <a:gd name="T60" fmla="+- 0 7904 7904"/>
                                <a:gd name="T61" fmla="*/ T60 w 359"/>
                                <a:gd name="T62" fmla="+- 0 1900 1890"/>
                                <a:gd name="T63" fmla="*/ 1900 h 249"/>
                                <a:gd name="T64" fmla="+- 0 7904 7904"/>
                                <a:gd name="T65" fmla="*/ T64 w 359"/>
                                <a:gd name="T66" fmla="+- 0 1911 1890"/>
                                <a:gd name="T67" fmla="*/ 1911 h 249"/>
                                <a:gd name="T68" fmla="+- 0 7904 7904"/>
                                <a:gd name="T69" fmla="*/ T68 w 359"/>
                                <a:gd name="T70" fmla="+- 0 1890 1890"/>
                                <a:gd name="T71" fmla="*/ 1890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59" h="249">
                                  <a:moveTo>
                                    <a:pt x="356" y="248"/>
                                  </a:moveTo>
                                  <a:lnTo>
                                    <a:pt x="356" y="227"/>
                                  </a:lnTo>
                                  <a:moveTo>
                                    <a:pt x="356" y="238"/>
                                  </a:moveTo>
                                  <a:lnTo>
                                    <a:pt x="0" y="238"/>
                                  </a:lnTo>
                                  <a:moveTo>
                                    <a:pt x="0" y="248"/>
                                  </a:moveTo>
                                  <a:lnTo>
                                    <a:pt x="0" y="227"/>
                                  </a:lnTo>
                                  <a:moveTo>
                                    <a:pt x="356" y="159"/>
                                  </a:moveTo>
                                  <a:lnTo>
                                    <a:pt x="356" y="138"/>
                                  </a:lnTo>
                                  <a:moveTo>
                                    <a:pt x="356" y="148"/>
                                  </a:moveTo>
                                  <a:lnTo>
                                    <a:pt x="0" y="148"/>
                                  </a:lnTo>
                                  <a:moveTo>
                                    <a:pt x="0" y="159"/>
                                  </a:moveTo>
                                  <a:lnTo>
                                    <a:pt x="0" y="138"/>
                                  </a:lnTo>
                                  <a:moveTo>
                                    <a:pt x="358" y="21"/>
                                  </a:moveTo>
                                  <a:lnTo>
                                    <a:pt x="358" y="0"/>
                                  </a:lnTo>
                                  <a:moveTo>
                                    <a:pt x="358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09" y="248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docshape182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33 9603"/>
                                <a:gd name="T1" fmla="*/ T0 w 61"/>
                                <a:gd name="T2" fmla="+- 0 323 323"/>
                                <a:gd name="T3" fmla="*/ 323 h 61"/>
                                <a:gd name="T4" fmla="+- 0 9621 9603"/>
                                <a:gd name="T5" fmla="*/ T4 w 61"/>
                                <a:gd name="T6" fmla="+- 0 326 323"/>
                                <a:gd name="T7" fmla="*/ 326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05 9603"/>
                                <a:gd name="T13" fmla="*/ T12 w 61"/>
                                <a:gd name="T14" fmla="+- 0 342 323"/>
                                <a:gd name="T15" fmla="*/ 342 h 61"/>
                                <a:gd name="T16" fmla="+- 0 9603 9603"/>
                                <a:gd name="T17" fmla="*/ T16 w 61"/>
                                <a:gd name="T18" fmla="+- 0 354 323"/>
                                <a:gd name="T19" fmla="*/ 354 h 61"/>
                                <a:gd name="T20" fmla="+- 0 9605 9603"/>
                                <a:gd name="T21" fmla="*/ T20 w 61"/>
                                <a:gd name="T22" fmla="+- 0 365 323"/>
                                <a:gd name="T23" fmla="*/ 365 h 61"/>
                                <a:gd name="T24" fmla="+- 0 9612 9603"/>
                                <a:gd name="T25" fmla="*/ T24 w 61"/>
                                <a:gd name="T26" fmla="+- 0 375 323"/>
                                <a:gd name="T27" fmla="*/ 375 h 61"/>
                                <a:gd name="T28" fmla="+- 0 9621 9603"/>
                                <a:gd name="T29" fmla="*/ T28 w 61"/>
                                <a:gd name="T30" fmla="+- 0 381 323"/>
                                <a:gd name="T31" fmla="*/ 381 h 61"/>
                                <a:gd name="T32" fmla="+- 0 9633 9603"/>
                                <a:gd name="T33" fmla="*/ T32 w 61"/>
                                <a:gd name="T34" fmla="+- 0 384 323"/>
                                <a:gd name="T35" fmla="*/ 384 h 61"/>
                                <a:gd name="T36" fmla="+- 0 9645 9603"/>
                                <a:gd name="T37" fmla="*/ T36 w 61"/>
                                <a:gd name="T38" fmla="+- 0 381 323"/>
                                <a:gd name="T39" fmla="*/ 381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61 9603"/>
                                <a:gd name="T45" fmla="*/ T44 w 61"/>
                                <a:gd name="T46" fmla="+- 0 365 323"/>
                                <a:gd name="T47" fmla="*/ 365 h 61"/>
                                <a:gd name="T48" fmla="+- 0 9663 9603"/>
                                <a:gd name="T49" fmla="*/ T48 w 61"/>
                                <a:gd name="T50" fmla="+- 0 354 323"/>
                                <a:gd name="T51" fmla="*/ 354 h 61"/>
                                <a:gd name="T52" fmla="+- 0 9661 9603"/>
                                <a:gd name="T53" fmla="*/ T52 w 61"/>
                                <a:gd name="T54" fmla="+- 0 342 323"/>
                                <a:gd name="T55" fmla="*/ 342 h 61"/>
                                <a:gd name="T56" fmla="+- 0 9654 9603"/>
                                <a:gd name="T57" fmla="*/ T56 w 61"/>
                                <a:gd name="T58" fmla="+- 0 332 323"/>
                                <a:gd name="T59" fmla="*/ 332 h 61"/>
                                <a:gd name="T60" fmla="+- 0 9645 9603"/>
                                <a:gd name="T61" fmla="*/ T60 w 61"/>
                                <a:gd name="T62" fmla="+- 0 326 323"/>
                                <a:gd name="T63" fmla="*/ 326 h 61"/>
                                <a:gd name="T64" fmla="+- 0 9633 9603"/>
                                <a:gd name="T65" fmla="*/ T64 w 61"/>
                                <a:gd name="T66" fmla="+- 0 323 323"/>
                                <a:gd name="T67" fmla="*/ 323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docshape183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03 9603"/>
                                <a:gd name="T1" fmla="*/ T0 w 61"/>
                                <a:gd name="T2" fmla="+- 0 354 323"/>
                                <a:gd name="T3" fmla="*/ 354 h 61"/>
                                <a:gd name="T4" fmla="+- 0 9605 9603"/>
                                <a:gd name="T5" fmla="*/ T4 w 61"/>
                                <a:gd name="T6" fmla="+- 0 342 323"/>
                                <a:gd name="T7" fmla="*/ 342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21 9603"/>
                                <a:gd name="T13" fmla="*/ T12 w 61"/>
                                <a:gd name="T14" fmla="+- 0 326 323"/>
                                <a:gd name="T15" fmla="*/ 326 h 61"/>
                                <a:gd name="T16" fmla="+- 0 9633 9603"/>
                                <a:gd name="T17" fmla="*/ T16 w 61"/>
                                <a:gd name="T18" fmla="+- 0 323 323"/>
                                <a:gd name="T19" fmla="*/ 323 h 61"/>
                                <a:gd name="T20" fmla="+- 0 9645 9603"/>
                                <a:gd name="T21" fmla="*/ T20 w 61"/>
                                <a:gd name="T22" fmla="+- 0 326 323"/>
                                <a:gd name="T23" fmla="*/ 326 h 61"/>
                                <a:gd name="T24" fmla="+- 0 9654 9603"/>
                                <a:gd name="T25" fmla="*/ T24 w 61"/>
                                <a:gd name="T26" fmla="+- 0 332 323"/>
                                <a:gd name="T27" fmla="*/ 332 h 61"/>
                                <a:gd name="T28" fmla="+- 0 9661 9603"/>
                                <a:gd name="T29" fmla="*/ T28 w 61"/>
                                <a:gd name="T30" fmla="+- 0 342 323"/>
                                <a:gd name="T31" fmla="*/ 342 h 61"/>
                                <a:gd name="T32" fmla="+- 0 9663 9603"/>
                                <a:gd name="T33" fmla="*/ T32 w 61"/>
                                <a:gd name="T34" fmla="+- 0 354 323"/>
                                <a:gd name="T35" fmla="*/ 354 h 61"/>
                                <a:gd name="T36" fmla="+- 0 9661 9603"/>
                                <a:gd name="T37" fmla="*/ T36 w 61"/>
                                <a:gd name="T38" fmla="+- 0 365 323"/>
                                <a:gd name="T39" fmla="*/ 365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45 9603"/>
                                <a:gd name="T45" fmla="*/ T44 w 61"/>
                                <a:gd name="T46" fmla="+- 0 381 323"/>
                                <a:gd name="T47" fmla="*/ 381 h 61"/>
                                <a:gd name="T48" fmla="+- 0 9633 9603"/>
                                <a:gd name="T49" fmla="*/ T48 w 61"/>
                                <a:gd name="T50" fmla="+- 0 384 323"/>
                                <a:gd name="T51" fmla="*/ 384 h 61"/>
                                <a:gd name="T52" fmla="+- 0 9621 9603"/>
                                <a:gd name="T53" fmla="*/ T52 w 61"/>
                                <a:gd name="T54" fmla="+- 0 381 323"/>
                                <a:gd name="T55" fmla="*/ 381 h 61"/>
                                <a:gd name="T56" fmla="+- 0 9612 9603"/>
                                <a:gd name="T57" fmla="*/ T56 w 61"/>
                                <a:gd name="T58" fmla="+- 0 375 323"/>
                                <a:gd name="T59" fmla="*/ 375 h 61"/>
                                <a:gd name="T60" fmla="+- 0 9605 9603"/>
                                <a:gd name="T61" fmla="*/ T60 w 61"/>
                                <a:gd name="T62" fmla="+- 0 365 323"/>
                                <a:gd name="T63" fmla="*/ 365 h 61"/>
                                <a:gd name="T64" fmla="+- 0 9603 9603"/>
                                <a:gd name="T65" fmla="*/ T64 w 61"/>
                                <a:gd name="T66" fmla="+- 0 354 323"/>
                                <a:gd name="T67" fmla="*/ 3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docshape184"/>
                          <wps:cNvSpPr>
                            <a:spLocks/>
                          </wps:cNvSpPr>
                          <wps:spPr bwMode="auto">
                            <a:xfrm>
                              <a:off x="9486" y="198"/>
                              <a:ext cx="322" cy="302"/>
                            </a:xfrm>
                            <a:custGeom>
                              <a:avLst/>
                              <a:gdLst>
                                <a:gd name="T0" fmla="+- 0 9633 9487"/>
                                <a:gd name="T1" fmla="*/ T0 w 322"/>
                                <a:gd name="T2" fmla="+- 0 198 198"/>
                                <a:gd name="T3" fmla="*/ 198 h 302"/>
                                <a:gd name="T4" fmla="+- 0 9633 9487"/>
                                <a:gd name="T5" fmla="*/ T4 w 322"/>
                                <a:gd name="T6" fmla="+- 0 198 198"/>
                                <a:gd name="T7" fmla="*/ 198 h 302"/>
                                <a:gd name="T8" fmla="+- 0 9633 9487"/>
                                <a:gd name="T9" fmla="*/ T8 w 322"/>
                                <a:gd name="T10" fmla="+- 0 198 198"/>
                                <a:gd name="T11" fmla="*/ 198 h 302"/>
                                <a:gd name="T12" fmla="+- 0 9633 9487"/>
                                <a:gd name="T13" fmla="*/ T12 w 322"/>
                                <a:gd name="T14" fmla="+- 0 499 198"/>
                                <a:gd name="T15" fmla="*/ 499 h 302"/>
                                <a:gd name="T16" fmla="+- 0 9633 9487"/>
                                <a:gd name="T17" fmla="*/ T16 w 322"/>
                                <a:gd name="T18" fmla="+- 0 499 198"/>
                                <a:gd name="T19" fmla="*/ 499 h 302"/>
                                <a:gd name="T20" fmla="+- 0 9633 9487"/>
                                <a:gd name="T21" fmla="*/ T20 w 322"/>
                                <a:gd name="T22" fmla="+- 0 499 198"/>
                                <a:gd name="T23" fmla="*/ 499 h 302"/>
                                <a:gd name="T24" fmla="+- 0 9808 9487"/>
                                <a:gd name="T25" fmla="*/ T24 w 322"/>
                                <a:gd name="T26" fmla="+- 0 364 198"/>
                                <a:gd name="T27" fmla="*/ 364 h 302"/>
                                <a:gd name="T28" fmla="+- 0 9808 9487"/>
                                <a:gd name="T29" fmla="*/ T28 w 322"/>
                                <a:gd name="T30" fmla="+- 0 343 198"/>
                                <a:gd name="T31" fmla="*/ 343 h 302"/>
                                <a:gd name="T32" fmla="+- 0 9808 9487"/>
                                <a:gd name="T33" fmla="*/ T32 w 322"/>
                                <a:gd name="T34" fmla="+- 0 354 198"/>
                                <a:gd name="T35" fmla="*/ 354 h 302"/>
                                <a:gd name="T36" fmla="+- 0 9487 9487"/>
                                <a:gd name="T37" fmla="*/ T36 w 322"/>
                                <a:gd name="T38" fmla="+- 0 354 198"/>
                                <a:gd name="T39" fmla="*/ 354 h 302"/>
                                <a:gd name="T40" fmla="+- 0 9487 9487"/>
                                <a:gd name="T41" fmla="*/ T40 w 322"/>
                                <a:gd name="T42" fmla="+- 0 364 198"/>
                                <a:gd name="T43" fmla="*/ 364 h 302"/>
                                <a:gd name="T44" fmla="+- 0 9487 9487"/>
                                <a:gd name="T45" fmla="*/ T44 w 322"/>
                                <a:gd name="T46" fmla="+- 0 343 198"/>
                                <a:gd name="T47" fmla="*/ 343 h 3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22" h="302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moveTo>
                                    <a:pt x="146" y="0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146" y="301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321" y="166"/>
                                  </a:moveTo>
                                  <a:lnTo>
                                    <a:pt x="321" y="145"/>
                                  </a:lnTo>
                                  <a:moveTo>
                                    <a:pt x="321" y="156"/>
                                  </a:moveTo>
                                  <a:lnTo>
                                    <a:pt x="0" y="156"/>
                                  </a:lnTo>
                                  <a:moveTo>
                                    <a:pt x="0" y="166"/>
                                  </a:moveTo>
                                  <a:lnTo>
                                    <a:pt x="0" y="145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docshape185"/>
                          <wps:cNvSpPr>
                            <a:spLocks/>
                          </wps:cNvSpPr>
                          <wps:spPr bwMode="auto">
                            <a:xfrm>
                              <a:off x="7903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9808 7904"/>
                                <a:gd name="T1" fmla="*/ T0 w 1905"/>
                                <a:gd name="T2" fmla="+- 0 167 167"/>
                                <a:gd name="T3" fmla="*/ 167 h 2286"/>
                                <a:gd name="T4" fmla="+- 0 9688 7904"/>
                                <a:gd name="T5" fmla="*/ T4 w 1905"/>
                                <a:gd name="T6" fmla="+- 0 302 167"/>
                                <a:gd name="T7" fmla="*/ 302 h 2286"/>
                                <a:gd name="T8" fmla="+- 0 9495 7904"/>
                                <a:gd name="T9" fmla="*/ T8 w 1905"/>
                                <a:gd name="T10" fmla="+- 0 516 167"/>
                                <a:gd name="T11" fmla="*/ 516 h 2286"/>
                                <a:gd name="T12" fmla="+- 0 9350 7904"/>
                                <a:gd name="T13" fmla="*/ T12 w 1905"/>
                                <a:gd name="T14" fmla="+- 0 674 167"/>
                                <a:gd name="T15" fmla="*/ 674 h 2286"/>
                                <a:gd name="T16" fmla="+- 0 9206 7904"/>
                                <a:gd name="T17" fmla="*/ T16 w 1905"/>
                                <a:gd name="T18" fmla="+- 0 830 167"/>
                                <a:gd name="T19" fmla="*/ 830 h 2286"/>
                                <a:gd name="T20" fmla="+- 0 9109 7904"/>
                                <a:gd name="T21" fmla="*/ T20 w 1905"/>
                                <a:gd name="T22" fmla="+- 0 932 167"/>
                                <a:gd name="T23" fmla="*/ 932 h 2286"/>
                                <a:gd name="T24" fmla="+- 0 9013 7904"/>
                                <a:gd name="T25" fmla="*/ T24 w 1905"/>
                                <a:gd name="T26" fmla="+- 0 1032 167"/>
                                <a:gd name="T27" fmla="*/ 1032 h 2286"/>
                                <a:gd name="T28" fmla="+- 0 8941 7904"/>
                                <a:gd name="T29" fmla="*/ T28 w 1905"/>
                                <a:gd name="T30" fmla="+- 0 1105 167"/>
                                <a:gd name="T31" fmla="*/ 1105 h 2286"/>
                                <a:gd name="T32" fmla="+- 0 8892 7904"/>
                                <a:gd name="T33" fmla="*/ T32 w 1905"/>
                                <a:gd name="T34" fmla="+- 0 1154 167"/>
                                <a:gd name="T35" fmla="*/ 1154 h 2286"/>
                                <a:gd name="T36" fmla="+- 0 8796 7904"/>
                                <a:gd name="T37" fmla="*/ T36 w 1905"/>
                                <a:gd name="T38" fmla="+- 0 1247 167"/>
                                <a:gd name="T39" fmla="*/ 1247 h 2286"/>
                                <a:gd name="T40" fmla="+- 0 8724 7904"/>
                                <a:gd name="T41" fmla="*/ T40 w 1905"/>
                                <a:gd name="T42" fmla="+- 0 1315 167"/>
                                <a:gd name="T43" fmla="*/ 1315 h 2286"/>
                                <a:gd name="T44" fmla="+- 0 8675 7904"/>
                                <a:gd name="T45" fmla="*/ T44 w 1905"/>
                                <a:gd name="T46" fmla="+- 0 1359 167"/>
                                <a:gd name="T47" fmla="*/ 1359 h 2286"/>
                                <a:gd name="T48" fmla="+- 0 8603 7904"/>
                                <a:gd name="T49" fmla="*/ T48 w 1905"/>
                                <a:gd name="T50" fmla="+- 0 1424 167"/>
                                <a:gd name="T51" fmla="*/ 1424 h 2286"/>
                                <a:gd name="T52" fmla="+- 0 8531 7904"/>
                                <a:gd name="T53" fmla="*/ T52 w 1905"/>
                                <a:gd name="T54" fmla="+- 0 1487 167"/>
                                <a:gd name="T55" fmla="*/ 1487 h 2286"/>
                                <a:gd name="T56" fmla="+- 0 8483 7904"/>
                                <a:gd name="T57" fmla="*/ T56 w 1905"/>
                                <a:gd name="T58" fmla="+- 0 1527 167"/>
                                <a:gd name="T59" fmla="*/ 1527 h 2286"/>
                                <a:gd name="T60" fmla="+- 0 8434 7904"/>
                                <a:gd name="T61" fmla="*/ T60 w 1905"/>
                                <a:gd name="T62" fmla="+- 0 1567 167"/>
                                <a:gd name="T63" fmla="*/ 1567 h 2286"/>
                                <a:gd name="T64" fmla="+- 0 8362 7904"/>
                                <a:gd name="T65" fmla="*/ T64 w 1905"/>
                                <a:gd name="T66" fmla="+- 0 1625 167"/>
                                <a:gd name="T67" fmla="*/ 1625 h 2286"/>
                                <a:gd name="T68" fmla="+- 0 8290 7904"/>
                                <a:gd name="T69" fmla="*/ T68 w 1905"/>
                                <a:gd name="T70" fmla="+- 0 1682 167"/>
                                <a:gd name="T71" fmla="*/ 1682 h 2286"/>
                                <a:gd name="T72" fmla="+- 0 8193 7904"/>
                                <a:gd name="T73" fmla="*/ T72 w 1905"/>
                                <a:gd name="T74" fmla="+- 0 1756 167"/>
                                <a:gd name="T75" fmla="*/ 1756 h 2286"/>
                                <a:gd name="T76" fmla="+- 0 8121 7904"/>
                                <a:gd name="T77" fmla="*/ T76 w 1905"/>
                                <a:gd name="T78" fmla="+- 0 1810 167"/>
                                <a:gd name="T79" fmla="*/ 1810 h 2286"/>
                                <a:gd name="T80" fmla="+- 0 8000 7904"/>
                                <a:gd name="T81" fmla="*/ T80 w 1905"/>
                                <a:gd name="T82" fmla="+- 0 1899 167"/>
                                <a:gd name="T83" fmla="*/ 1899 h 2286"/>
                                <a:gd name="T84" fmla="+- 0 7904 7904"/>
                                <a:gd name="T85" fmla="*/ T84 w 1905"/>
                                <a:gd name="T86" fmla="+- 0 1968 167"/>
                                <a:gd name="T87" fmla="*/ 1968 h 2286"/>
                                <a:gd name="T88" fmla="+- 0 7904 7904"/>
                                <a:gd name="T89" fmla="*/ T88 w 1905"/>
                                <a:gd name="T90" fmla="+- 0 2453 167"/>
                                <a:gd name="T91" fmla="*/ 2453 h 2286"/>
                                <a:gd name="T92" fmla="+- 0 7952 7904"/>
                                <a:gd name="T93" fmla="*/ T92 w 1905"/>
                                <a:gd name="T94" fmla="+- 0 2400 167"/>
                                <a:gd name="T95" fmla="*/ 2400 h 2286"/>
                                <a:gd name="T96" fmla="+- 0 8073 7904"/>
                                <a:gd name="T97" fmla="*/ T96 w 1905"/>
                                <a:gd name="T98" fmla="+- 0 2269 167"/>
                                <a:gd name="T99" fmla="*/ 2269 h 2286"/>
                                <a:gd name="T100" fmla="+- 0 8169 7904"/>
                                <a:gd name="T101" fmla="*/ T100 w 1905"/>
                                <a:gd name="T102" fmla="+- 0 2166 167"/>
                                <a:gd name="T103" fmla="*/ 2166 h 2286"/>
                                <a:gd name="T104" fmla="+- 0 8241 7904"/>
                                <a:gd name="T105" fmla="*/ T104 w 1905"/>
                                <a:gd name="T106" fmla="+- 0 2090 167"/>
                                <a:gd name="T107" fmla="*/ 2090 h 2286"/>
                                <a:gd name="T108" fmla="+- 0 8314 7904"/>
                                <a:gd name="T109" fmla="*/ T108 w 1905"/>
                                <a:gd name="T110" fmla="+- 0 2015 167"/>
                                <a:gd name="T111" fmla="*/ 2015 h 2286"/>
                                <a:gd name="T112" fmla="+- 0 8362 7904"/>
                                <a:gd name="T113" fmla="*/ T112 w 1905"/>
                                <a:gd name="T114" fmla="+- 0 1965 167"/>
                                <a:gd name="T115" fmla="*/ 1965 h 2286"/>
                                <a:gd name="T116" fmla="+- 0 8434 7904"/>
                                <a:gd name="T117" fmla="*/ T116 w 1905"/>
                                <a:gd name="T118" fmla="+- 0 1893 167"/>
                                <a:gd name="T119" fmla="*/ 1893 h 2286"/>
                                <a:gd name="T120" fmla="+- 0 8507 7904"/>
                                <a:gd name="T121" fmla="*/ T120 w 1905"/>
                                <a:gd name="T122" fmla="+- 0 1822 167"/>
                                <a:gd name="T123" fmla="*/ 1822 h 2286"/>
                                <a:gd name="T124" fmla="+- 0 8579 7904"/>
                                <a:gd name="T125" fmla="*/ T124 w 1905"/>
                                <a:gd name="T126" fmla="+- 0 1753 167"/>
                                <a:gd name="T127" fmla="*/ 1753 h 2286"/>
                                <a:gd name="T128" fmla="+- 0 8651 7904"/>
                                <a:gd name="T129" fmla="*/ T128 w 1905"/>
                                <a:gd name="T130" fmla="+- 0 1685 167"/>
                                <a:gd name="T131" fmla="*/ 1685 h 2286"/>
                                <a:gd name="T132" fmla="+- 0 8724 7904"/>
                                <a:gd name="T133" fmla="*/ T132 w 1905"/>
                                <a:gd name="T134" fmla="+- 0 1620 167"/>
                                <a:gd name="T135" fmla="*/ 1620 h 2286"/>
                                <a:gd name="T136" fmla="+- 0 8772 7904"/>
                                <a:gd name="T137" fmla="*/ T136 w 1905"/>
                                <a:gd name="T138" fmla="+- 0 1578 167"/>
                                <a:gd name="T139" fmla="*/ 1578 h 2286"/>
                                <a:gd name="T140" fmla="+- 0 8844 7904"/>
                                <a:gd name="T141" fmla="*/ T140 w 1905"/>
                                <a:gd name="T142" fmla="+- 0 1516 167"/>
                                <a:gd name="T143" fmla="*/ 1516 h 2286"/>
                                <a:gd name="T144" fmla="+- 0 8916 7904"/>
                                <a:gd name="T145" fmla="*/ T144 w 1905"/>
                                <a:gd name="T146" fmla="+- 0 1457 167"/>
                                <a:gd name="T147" fmla="*/ 1457 h 2286"/>
                                <a:gd name="T148" fmla="+- 0 8989 7904"/>
                                <a:gd name="T149" fmla="*/ T148 w 1905"/>
                                <a:gd name="T150" fmla="+- 0 1398 167"/>
                                <a:gd name="T151" fmla="*/ 1398 h 2286"/>
                                <a:gd name="T152" fmla="+- 0 9061 7904"/>
                                <a:gd name="T153" fmla="*/ T152 w 1905"/>
                                <a:gd name="T154" fmla="+- 0 1342 167"/>
                                <a:gd name="T155" fmla="*/ 1342 h 2286"/>
                                <a:gd name="T156" fmla="+- 0 9133 7904"/>
                                <a:gd name="T157" fmla="*/ T156 w 1905"/>
                                <a:gd name="T158" fmla="+- 0 1286 167"/>
                                <a:gd name="T159" fmla="*/ 1286 h 2286"/>
                                <a:gd name="T160" fmla="+- 0 9230 7904"/>
                                <a:gd name="T161" fmla="*/ T160 w 1905"/>
                                <a:gd name="T162" fmla="+- 0 1214 167"/>
                                <a:gd name="T163" fmla="*/ 1214 h 2286"/>
                                <a:gd name="T164" fmla="+- 0 9374 7904"/>
                                <a:gd name="T165" fmla="*/ T164 w 1905"/>
                                <a:gd name="T166" fmla="+- 0 1108 167"/>
                                <a:gd name="T167" fmla="*/ 1108 h 2286"/>
                                <a:gd name="T168" fmla="+- 0 9471 7904"/>
                                <a:gd name="T169" fmla="*/ T168 w 1905"/>
                                <a:gd name="T170" fmla="+- 0 1039 167"/>
                                <a:gd name="T171" fmla="*/ 1039 h 2286"/>
                                <a:gd name="T172" fmla="+- 0 9664 7904"/>
                                <a:gd name="T173" fmla="*/ T172 w 1905"/>
                                <a:gd name="T174" fmla="+- 0 903 167"/>
                                <a:gd name="T175" fmla="*/ 903 h 2286"/>
                                <a:gd name="T176" fmla="+- 0 9808 7904"/>
                                <a:gd name="T177" fmla="*/ T176 w 1905"/>
                                <a:gd name="T178" fmla="+- 0 803 167"/>
                                <a:gd name="T179" fmla="*/ 803 h 2286"/>
                                <a:gd name="T180" fmla="+- 0 9808 7904"/>
                                <a:gd name="T181" fmla="*/ T180 w 1905"/>
                                <a:gd name="T182" fmla="+- 0 167 167"/>
                                <a:gd name="T183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784" y="135"/>
                                  </a:lnTo>
                                  <a:lnTo>
                                    <a:pt x="1591" y="349"/>
                                  </a:lnTo>
                                  <a:lnTo>
                                    <a:pt x="1446" y="507"/>
                                  </a:lnTo>
                                  <a:lnTo>
                                    <a:pt x="1302" y="663"/>
                                  </a:lnTo>
                                  <a:lnTo>
                                    <a:pt x="1205" y="765"/>
                                  </a:lnTo>
                                  <a:lnTo>
                                    <a:pt x="1109" y="865"/>
                                  </a:lnTo>
                                  <a:lnTo>
                                    <a:pt x="1037" y="938"/>
                                  </a:lnTo>
                                  <a:lnTo>
                                    <a:pt x="988" y="987"/>
                                  </a:lnTo>
                                  <a:lnTo>
                                    <a:pt x="892" y="1080"/>
                                  </a:lnTo>
                                  <a:lnTo>
                                    <a:pt x="820" y="1148"/>
                                  </a:lnTo>
                                  <a:lnTo>
                                    <a:pt x="771" y="1192"/>
                                  </a:lnTo>
                                  <a:lnTo>
                                    <a:pt x="699" y="1257"/>
                                  </a:lnTo>
                                  <a:lnTo>
                                    <a:pt x="627" y="1320"/>
                                  </a:lnTo>
                                  <a:lnTo>
                                    <a:pt x="579" y="1360"/>
                                  </a:lnTo>
                                  <a:lnTo>
                                    <a:pt x="530" y="1400"/>
                                  </a:lnTo>
                                  <a:lnTo>
                                    <a:pt x="458" y="1458"/>
                                  </a:lnTo>
                                  <a:lnTo>
                                    <a:pt x="386" y="1515"/>
                                  </a:lnTo>
                                  <a:lnTo>
                                    <a:pt x="289" y="1589"/>
                                  </a:lnTo>
                                  <a:lnTo>
                                    <a:pt x="217" y="1643"/>
                                  </a:lnTo>
                                  <a:lnTo>
                                    <a:pt x="96" y="1732"/>
                                  </a:lnTo>
                                  <a:lnTo>
                                    <a:pt x="0" y="1801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48" y="2233"/>
                                  </a:lnTo>
                                  <a:lnTo>
                                    <a:pt x="169" y="2102"/>
                                  </a:lnTo>
                                  <a:lnTo>
                                    <a:pt x="265" y="1999"/>
                                  </a:lnTo>
                                  <a:lnTo>
                                    <a:pt x="337" y="1923"/>
                                  </a:lnTo>
                                  <a:lnTo>
                                    <a:pt x="410" y="1848"/>
                                  </a:lnTo>
                                  <a:lnTo>
                                    <a:pt x="458" y="1798"/>
                                  </a:lnTo>
                                  <a:lnTo>
                                    <a:pt x="530" y="1726"/>
                                  </a:lnTo>
                                  <a:lnTo>
                                    <a:pt x="603" y="1655"/>
                                  </a:lnTo>
                                  <a:lnTo>
                                    <a:pt x="675" y="1586"/>
                                  </a:lnTo>
                                  <a:lnTo>
                                    <a:pt x="747" y="1518"/>
                                  </a:lnTo>
                                  <a:lnTo>
                                    <a:pt x="820" y="1453"/>
                                  </a:lnTo>
                                  <a:lnTo>
                                    <a:pt x="868" y="1411"/>
                                  </a:lnTo>
                                  <a:lnTo>
                                    <a:pt x="940" y="1349"/>
                                  </a:lnTo>
                                  <a:lnTo>
                                    <a:pt x="1012" y="1290"/>
                                  </a:lnTo>
                                  <a:lnTo>
                                    <a:pt x="1085" y="1231"/>
                                  </a:lnTo>
                                  <a:lnTo>
                                    <a:pt x="1157" y="1175"/>
                                  </a:lnTo>
                                  <a:lnTo>
                                    <a:pt x="1229" y="1119"/>
                                  </a:lnTo>
                                  <a:lnTo>
                                    <a:pt x="1326" y="1047"/>
                                  </a:lnTo>
                                  <a:lnTo>
                                    <a:pt x="1470" y="941"/>
                                  </a:lnTo>
                                  <a:lnTo>
                                    <a:pt x="1567" y="872"/>
                                  </a:lnTo>
                                  <a:lnTo>
                                    <a:pt x="1760" y="736"/>
                                  </a:lnTo>
                                  <a:lnTo>
                                    <a:pt x="1904" y="636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docshape186"/>
                          <wps:cNvSpPr>
                            <a:spLocks/>
                          </wps:cNvSpPr>
                          <wps:spPr bwMode="auto">
                            <a:xfrm>
                              <a:off x="7903" y="484"/>
                              <a:ext cx="1905" cy="1726"/>
                            </a:xfrm>
                            <a:custGeom>
                              <a:avLst/>
                              <a:gdLst>
                                <a:gd name="T0" fmla="+- 0 7928 7904"/>
                                <a:gd name="T1" fmla="*/ T0 w 1905"/>
                                <a:gd name="T2" fmla="+- 0 2189 485"/>
                                <a:gd name="T3" fmla="*/ 2189 h 1726"/>
                                <a:gd name="T4" fmla="+- 0 7976 7904"/>
                                <a:gd name="T5" fmla="*/ T4 w 1905"/>
                                <a:gd name="T6" fmla="+- 0 2145 485"/>
                                <a:gd name="T7" fmla="*/ 2145 h 1726"/>
                                <a:gd name="T8" fmla="+- 0 8024 7904"/>
                                <a:gd name="T9" fmla="*/ T8 w 1905"/>
                                <a:gd name="T10" fmla="+- 0 2101 485"/>
                                <a:gd name="T11" fmla="*/ 2101 h 1726"/>
                                <a:gd name="T12" fmla="+- 0 8073 7904"/>
                                <a:gd name="T13" fmla="*/ T12 w 1905"/>
                                <a:gd name="T14" fmla="+- 0 2058 485"/>
                                <a:gd name="T15" fmla="*/ 2058 h 1726"/>
                                <a:gd name="T16" fmla="+- 0 8121 7904"/>
                                <a:gd name="T17" fmla="*/ T16 w 1905"/>
                                <a:gd name="T18" fmla="+- 0 2014 485"/>
                                <a:gd name="T19" fmla="*/ 2014 h 1726"/>
                                <a:gd name="T20" fmla="+- 0 8169 7904"/>
                                <a:gd name="T21" fmla="*/ T20 w 1905"/>
                                <a:gd name="T22" fmla="+- 0 1970 485"/>
                                <a:gd name="T23" fmla="*/ 1970 h 1726"/>
                                <a:gd name="T24" fmla="+- 0 8217 7904"/>
                                <a:gd name="T25" fmla="*/ T24 w 1905"/>
                                <a:gd name="T26" fmla="+- 0 1927 485"/>
                                <a:gd name="T27" fmla="*/ 1927 h 1726"/>
                                <a:gd name="T28" fmla="+- 0 8266 7904"/>
                                <a:gd name="T29" fmla="*/ T28 w 1905"/>
                                <a:gd name="T30" fmla="+- 0 1883 485"/>
                                <a:gd name="T31" fmla="*/ 1883 h 1726"/>
                                <a:gd name="T32" fmla="+- 0 8314 7904"/>
                                <a:gd name="T33" fmla="*/ T32 w 1905"/>
                                <a:gd name="T34" fmla="+- 0 1839 485"/>
                                <a:gd name="T35" fmla="*/ 1839 h 1726"/>
                                <a:gd name="T36" fmla="+- 0 8362 7904"/>
                                <a:gd name="T37" fmla="*/ T36 w 1905"/>
                                <a:gd name="T38" fmla="+- 0 1795 485"/>
                                <a:gd name="T39" fmla="*/ 1795 h 1726"/>
                                <a:gd name="T40" fmla="+- 0 8410 7904"/>
                                <a:gd name="T41" fmla="*/ T40 w 1905"/>
                                <a:gd name="T42" fmla="+- 0 1752 485"/>
                                <a:gd name="T43" fmla="*/ 1752 h 1726"/>
                                <a:gd name="T44" fmla="+- 0 8458 7904"/>
                                <a:gd name="T45" fmla="*/ T44 w 1905"/>
                                <a:gd name="T46" fmla="+- 0 1708 485"/>
                                <a:gd name="T47" fmla="*/ 1708 h 1726"/>
                                <a:gd name="T48" fmla="+- 0 8507 7904"/>
                                <a:gd name="T49" fmla="*/ T48 w 1905"/>
                                <a:gd name="T50" fmla="+- 0 1664 485"/>
                                <a:gd name="T51" fmla="*/ 1664 h 1726"/>
                                <a:gd name="T52" fmla="+- 0 8555 7904"/>
                                <a:gd name="T53" fmla="*/ T52 w 1905"/>
                                <a:gd name="T54" fmla="+- 0 1621 485"/>
                                <a:gd name="T55" fmla="*/ 1621 h 1726"/>
                                <a:gd name="T56" fmla="+- 0 8603 7904"/>
                                <a:gd name="T57" fmla="*/ T56 w 1905"/>
                                <a:gd name="T58" fmla="+- 0 1577 485"/>
                                <a:gd name="T59" fmla="*/ 1577 h 1726"/>
                                <a:gd name="T60" fmla="+- 0 8651 7904"/>
                                <a:gd name="T61" fmla="*/ T60 w 1905"/>
                                <a:gd name="T62" fmla="+- 0 1533 485"/>
                                <a:gd name="T63" fmla="*/ 1533 h 1726"/>
                                <a:gd name="T64" fmla="+- 0 8699 7904"/>
                                <a:gd name="T65" fmla="*/ T64 w 1905"/>
                                <a:gd name="T66" fmla="+- 0 1490 485"/>
                                <a:gd name="T67" fmla="*/ 1490 h 1726"/>
                                <a:gd name="T68" fmla="+- 0 8748 7904"/>
                                <a:gd name="T69" fmla="*/ T68 w 1905"/>
                                <a:gd name="T70" fmla="+- 0 1446 485"/>
                                <a:gd name="T71" fmla="*/ 1446 h 1726"/>
                                <a:gd name="T72" fmla="+- 0 8796 7904"/>
                                <a:gd name="T73" fmla="*/ T72 w 1905"/>
                                <a:gd name="T74" fmla="+- 0 1402 485"/>
                                <a:gd name="T75" fmla="*/ 1402 h 1726"/>
                                <a:gd name="T76" fmla="+- 0 8844 7904"/>
                                <a:gd name="T77" fmla="*/ T76 w 1905"/>
                                <a:gd name="T78" fmla="+- 0 1359 485"/>
                                <a:gd name="T79" fmla="*/ 1359 h 1726"/>
                                <a:gd name="T80" fmla="+- 0 8892 7904"/>
                                <a:gd name="T81" fmla="*/ T80 w 1905"/>
                                <a:gd name="T82" fmla="+- 0 1315 485"/>
                                <a:gd name="T83" fmla="*/ 1315 h 1726"/>
                                <a:gd name="T84" fmla="+- 0 8941 7904"/>
                                <a:gd name="T85" fmla="*/ T84 w 1905"/>
                                <a:gd name="T86" fmla="+- 0 1271 485"/>
                                <a:gd name="T87" fmla="*/ 1271 h 1726"/>
                                <a:gd name="T88" fmla="+- 0 8989 7904"/>
                                <a:gd name="T89" fmla="*/ T88 w 1905"/>
                                <a:gd name="T90" fmla="+- 0 1228 485"/>
                                <a:gd name="T91" fmla="*/ 1228 h 1726"/>
                                <a:gd name="T92" fmla="+- 0 9037 7904"/>
                                <a:gd name="T93" fmla="*/ T92 w 1905"/>
                                <a:gd name="T94" fmla="+- 0 1184 485"/>
                                <a:gd name="T95" fmla="*/ 1184 h 1726"/>
                                <a:gd name="T96" fmla="+- 0 9085 7904"/>
                                <a:gd name="T97" fmla="*/ T96 w 1905"/>
                                <a:gd name="T98" fmla="+- 0 1140 485"/>
                                <a:gd name="T99" fmla="*/ 1140 h 1726"/>
                                <a:gd name="T100" fmla="+- 0 9133 7904"/>
                                <a:gd name="T101" fmla="*/ T100 w 1905"/>
                                <a:gd name="T102" fmla="+- 0 1096 485"/>
                                <a:gd name="T103" fmla="*/ 1096 h 1726"/>
                                <a:gd name="T104" fmla="+- 0 9182 7904"/>
                                <a:gd name="T105" fmla="*/ T104 w 1905"/>
                                <a:gd name="T106" fmla="+- 0 1053 485"/>
                                <a:gd name="T107" fmla="*/ 1053 h 1726"/>
                                <a:gd name="T108" fmla="+- 0 9230 7904"/>
                                <a:gd name="T109" fmla="*/ T108 w 1905"/>
                                <a:gd name="T110" fmla="+- 0 1009 485"/>
                                <a:gd name="T111" fmla="*/ 1009 h 1726"/>
                                <a:gd name="T112" fmla="+- 0 9278 7904"/>
                                <a:gd name="T113" fmla="*/ T112 w 1905"/>
                                <a:gd name="T114" fmla="+- 0 965 485"/>
                                <a:gd name="T115" fmla="*/ 965 h 1726"/>
                                <a:gd name="T116" fmla="+- 0 9326 7904"/>
                                <a:gd name="T117" fmla="*/ T116 w 1905"/>
                                <a:gd name="T118" fmla="+- 0 922 485"/>
                                <a:gd name="T119" fmla="*/ 922 h 1726"/>
                                <a:gd name="T120" fmla="+- 0 9374 7904"/>
                                <a:gd name="T121" fmla="*/ T120 w 1905"/>
                                <a:gd name="T122" fmla="+- 0 878 485"/>
                                <a:gd name="T123" fmla="*/ 878 h 1726"/>
                                <a:gd name="T124" fmla="+- 0 9423 7904"/>
                                <a:gd name="T125" fmla="*/ T124 w 1905"/>
                                <a:gd name="T126" fmla="+- 0 834 485"/>
                                <a:gd name="T127" fmla="*/ 834 h 1726"/>
                                <a:gd name="T128" fmla="+- 0 9471 7904"/>
                                <a:gd name="T129" fmla="*/ T128 w 1905"/>
                                <a:gd name="T130" fmla="+- 0 791 485"/>
                                <a:gd name="T131" fmla="*/ 791 h 1726"/>
                                <a:gd name="T132" fmla="+- 0 9519 7904"/>
                                <a:gd name="T133" fmla="*/ T132 w 1905"/>
                                <a:gd name="T134" fmla="+- 0 747 485"/>
                                <a:gd name="T135" fmla="*/ 747 h 1726"/>
                                <a:gd name="T136" fmla="+- 0 9567 7904"/>
                                <a:gd name="T137" fmla="*/ T136 w 1905"/>
                                <a:gd name="T138" fmla="+- 0 703 485"/>
                                <a:gd name="T139" fmla="*/ 703 h 1726"/>
                                <a:gd name="T140" fmla="+- 0 9616 7904"/>
                                <a:gd name="T141" fmla="*/ T140 w 1905"/>
                                <a:gd name="T142" fmla="+- 0 660 485"/>
                                <a:gd name="T143" fmla="*/ 660 h 1726"/>
                                <a:gd name="T144" fmla="+- 0 9664 7904"/>
                                <a:gd name="T145" fmla="*/ T144 w 1905"/>
                                <a:gd name="T146" fmla="+- 0 616 485"/>
                                <a:gd name="T147" fmla="*/ 616 h 1726"/>
                                <a:gd name="T148" fmla="+- 0 9712 7904"/>
                                <a:gd name="T149" fmla="*/ T148 w 1905"/>
                                <a:gd name="T150" fmla="+- 0 572 485"/>
                                <a:gd name="T151" fmla="*/ 572 h 1726"/>
                                <a:gd name="T152" fmla="+- 0 9760 7904"/>
                                <a:gd name="T153" fmla="*/ T152 w 1905"/>
                                <a:gd name="T154" fmla="+- 0 529 485"/>
                                <a:gd name="T155" fmla="*/ 529 h 1726"/>
                                <a:gd name="T156" fmla="+- 0 9808 7904"/>
                                <a:gd name="T157" fmla="*/ T156 w 1905"/>
                                <a:gd name="T158" fmla="+- 0 485 485"/>
                                <a:gd name="T159" fmla="*/ 485 h 1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26">
                                  <a:moveTo>
                                    <a:pt x="0" y="1725"/>
                                  </a:moveTo>
                                  <a:lnTo>
                                    <a:pt x="24" y="1704"/>
                                  </a:lnTo>
                                  <a:lnTo>
                                    <a:pt x="48" y="1682"/>
                                  </a:lnTo>
                                  <a:lnTo>
                                    <a:pt x="72" y="1660"/>
                                  </a:lnTo>
                                  <a:lnTo>
                                    <a:pt x="96" y="1638"/>
                                  </a:lnTo>
                                  <a:lnTo>
                                    <a:pt x="120" y="1616"/>
                                  </a:lnTo>
                                  <a:lnTo>
                                    <a:pt x="145" y="1594"/>
                                  </a:lnTo>
                                  <a:lnTo>
                                    <a:pt x="169" y="1573"/>
                                  </a:lnTo>
                                  <a:lnTo>
                                    <a:pt x="193" y="1551"/>
                                  </a:lnTo>
                                  <a:lnTo>
                                    <a:pt x="217" y="1529"/>
                                  </a:lnTo>
                                  <a:lnTo>
                                    <a:pt x="241" y="1507"/>
                                  </a:lnTo>
                                  <a:lnTo>
                                    <a:pt x="265" y="1485"/>
                                  </a:lnTo>
                                  <a:lnTo>
                                    <a:pt x="289" y="1463"/>
                                  </a:lnTo>
                                  <a:lnTo>
                                    <a:pt x="313" y="1442"/>
                                  </a:lnTo>
                                  <a:lnTo>
                                    <a:pt x="337" y="1420"/>
                                  </a:lnTo>
                                  <a:lnTo>
                                    <a:pt x="362" y="1398"/>
                                  </a:lnTo>
                                  <a:lnTo>
                                    <a:pt x="386" y="1376"/>
                                  </a:lnTo>
                                  <a:lnTo>
                                    <a:pt x="410" y="1354"/>
                                  </a:lnTo>
                                  <a:lnTo>
                                    <a:pt x="434" y="1332"/>
                                  </a:lnTo>
                                  <a:lnTo>
                                    <a:pt x="458" y="1310"/>
                                  </a:lnTo>
                                  <a:lnTo>
                                    <a:pt x="482" y="1289"/>
                                  </a:lnTo>
                                  <a:lnTo>
                                    <a:pt x="506" y="1267"/>
                                  </a:lnTo>
                                  <a:lnTo>
                                    <a:pt x="530" y="1245"/>
                                  </a:lnTo>
                                  <a:lnTo>
                                    <a:pt x="554" y="1223"/>
                                  </a:lnTo>
                                  <a:lnTo>
                                    <a:pt x="579" y="1201"/>
                                  </a:lnTo>
                                  <a:lnTo>
                                    <a:pt x="603" y="1179"/>
                                  </a:lnTo>
                                  <a:lnTo>
                                    <a:pt x="627" y="1158"/>
                                  </a:lnTo>
                                  <a:lnTo>
                                    <a:pt x="651" y="1136"/>
                                  </a:lnTo>
                                  <a:lnTo>
                                    <a:pt x="675" y="1114"/>
                                  </a:lnTo>
                                  <a:lnTo>
                                    <a:pt x="699" y="1092"/>
                                  </a:lnTo>
                                  <a:lnTo>
                                    <a:pt x="723" y="1070"/>
                                  </a:lnTo>
                                  <a:lnTo>
                                    <a:pt x="747" y="1048"/>
                                  </a:lnTo>
                                  <a:lnTo>
                                    <a:pt x="771" y="1027"/>
                                  </a:lnTo>
                                  <a:lnTo>
                                    <a:pt x="795" y="1005"/>
                                  </a:lnTo>
                                  <a:lnTo>
                                    <a:pt x="820" y="983"/>
                                  </a:lnTo>
                                  <a:lnTo>
                                    <a:pt x="844" y="961"/>
                                  </a:lnTo>
                                  <a:lnTo>
                                    <a:pt x="868" y="939"/>
                                  </a:lnTo>
                                  <a:lnTo>
                                    <a:pt x="892" y="917"/>
                                  </a:lnTo>
                                  <a:lnTo>
                                    <a:pt x="916" y="895"/>
                                  </a:lnTo>
                                  <a:lnTo>
                                    <a:pt x="940" y="874"/>
                                  </a:lnTo>
                                  <a:lnTo>
                                    <a:pt x="964" y="852"/>
                                  </a:lnTo>
                                  <a:lnTo>
                                    <a:pt x="988" y="830"/>
                                  </a:lnTo>
                                  <a:lnTo>
                                    <a:pt x="1012" y="808"/>
                                  </a:lnTo>
                                  <a:lnTo>
                                    <a:pt x="1037" y="786"/>
                                  </a:lnTo>
                                  <a:lnTo>
                                    <a:pt x="1061" y="764"/>
                                  </a:lnTo>
                                  <a:lnTo>
                                    <a:pt x="1085" y="743"/>
                                  </a:lnTo>
                                  <a:lnTo>
                                    <a:pt x="1109" y="721"/>
                                  </a:lnTo>
                                  <a:lnTo>
                                    <a:pt x="1133" y="699"/>
                                  </a:lnTo>
                                  <a:lnTo>
                                    <a:pt x="1157" y="677"/>
                                  </a:lnTo>
                                  <a:lnTo>
                                    <a:pt x="1181" y="655"/>
                                  </a:lnTo>
                                  <a:lnTo>
                                    <a:pt x="1205" y="633"/>
                                  </a:lnTo>
                                  <a:lnTo>
                                    <a:pt x="1229" y="611"/>
                                  </a:lnTo>
                                  <a:lnTo>
                                    <a:pt x="1254" y="590"/>
                                  </a:lnTo>
                                  <a:lnTo>
                                    <a:pt x="1278" y="568"/>
                                  </a:lnTo>
                                  <a:lnTo>
                                    <a:pt x="1302" y="546"/>
                                  </a:lnTo>
                                  <a:lnTo>
                                    <a:pt x="1326" y="524"/>
                                  </a:lnTo>
                                  <a:lnTo>
                                    <a:pt x="1350" y="502"/>
                                  </a:lnTo>
                                  <a:lnTo>
                                    <a:pt x="1374" y="480"/>
                                  </a:lnTo>
                                  <a:lnTo>
                                    <a:pt x="1398" y="459"/>
                                  </a:lnTo>
                                  <a:lnTo>
                                    <a:pt x="1422" y="437"/>
                                  </a:lnTo>
                                  <a:lnTo>
                                    <a:pt x="1446" y="415"/>
                                  </a:lnTo>
                                  <a:lnTo>
                                    <a:pt x="1470" y="393"/>
                                  </a:lnTo>
                                  <a:lnTo>
                                    <a:pt x="1495" y="371"/>
                                  </a:lnTo>
                                  <a:lnTo>
                                    <a:pt x="1519" y="349"/>
                                  </a:lnTo>
                                  <a:lnTo>
                                    <a:pt x="1543" y="327"/>
                                  </a:lnTo>
                                  <a:lnTo>
                                    <a:pt x="1567" y="306"/>
                                  </a:lnTo>
                                  <a:lnTo>
                                    <a:pt x="1591" y="284"/>
                                  </a:lnTo>
                                  <a:lnTo>
                                    <a:pt x="1615" y="262"/>
                                  </a:lnTo>
                                  <a:lnTo>
                                    <a:pt x="1639" y="240"/>
                                  </a:lnTo>
                                  <a:lnTo>
                                    <a:pt x="1663" y="218"/>
                                  </a:lnTo>
                                  <a:lnTo>
                                    <a:pt x="1687" y="196"/>
                                  </a:lnTo>
                                  <a:lnTo>
                                    <a:pt x="1712" y="175"/>
                                  </a:lnTo>
                                  <a:lnTo>
                                    <a:pt x="1736" y="153"/>
                                  </a:lnTo>
                                  <a:lnTo>
                                    <a:pt x="1760" y="131"/>
                                  </a:lnTo>
                                  <a:lnTo>
                                    <a:pt x="1784" y="109"/>
                                  </a:lnTo>
                                  <a:lnTo>
                                    <a:pt x="1808" y="87"/>
                                  </a:lnTo>
                                  <a:lnTo>
                                    <a:pt x="1832" y="65"/>
                                  </a:lnTo>
                                  <a:lnTo>
                                    <a:pt x="1856" y="44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docshape187"/>
                          <wps:cNvSpPr>
                            <a:spLocks/>
                          </wps:cNvSpPr>
                          <wps:spPr bwMode="auto">
                            <a:xfrm>
                              <a:off x="7766" y="626"/>
                              <a:ext cx="43" cy="1798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43"/>
                                <a:gd name="T2" fmla="+- 0 2424 627"/>
                                <a:gd name="T3" fmla="*/ 2424 h 1798"/>
                                <a:gd name="T4" fmla="+- 0 7809 7766"/>
                                <a:gd name="T5" fmla="*/ T4 w 43"/>
                                <a:gd name="T6" fmla="+- 0 2424 627"/>
                                <a:gd name="T7" fmla="*/ 2424 h 1798"/>
                                <a:gd name="T8" fmla="+- 0 7766 7766"/>
                                <a:gd name="T9" fmla="*/ T8 w 43"/>
                                <a:gd name="T10" fmla="+- 0 1825 627"/>
                                <a:gd name="T11" fmla="*/ 1825 h 1798"/>
                                <a:gd name="T12" fmla="+- 0 7809 7766"/>
                                <a:gd name="T13" fmla="*/ T12 w 43"/>
                                <a:gd name="T14" fmla="+- 0 1825 627"/>
                                <a:gd name="T15" fmla="*/ 1825 h 1798"/>
                                <a:gd name="T16" fmla="+- 0 7766 7766"/>
                                <a:gd name="T17" fmla="*/ T16 w 43"/>
                                <a:gd name="T18" fmla="+- 0 1226 627"/>
                                <a:gd name="T19" fmla="*/ 1226 h 1798"/>
                                <a:gd name="T20" fmla="+- 0 7809 7766"/>
                                <a:gd name="T21" fmla="*/ T20 w 43"/>
                                <a:gd name="T22" fmla="+- 0 1226 627"/>
                                <a:gd name="T23" fmla="*/ 1226 h 1798"/>
                                <a:gd name="T24" fmla="+- 0 7766 7766"/>
                                <a:gd name="T25" fmla="*/ T24 w 43"/>
                                <a:gd name="T26" fmla="+- 0 627 627"/>
                                <a:gd name="T27" fmla="*/ 627 h 1798"/>
                                <a:gd name="T28" fmla="+- 0 7809 7766"/>
                                <a:gd name="T29" fmla="*/ T28 w 43"/>
                                <a:gd name="T30" fmla="+- 0 627 627"/>
                                <a:gd name="T31" fmla="*/ 627 h 17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98">
                                  <a:moveTo>
                                    <a:pt x="0" y="1797"/>
                                  </a:moveTo>
                                  <a:lnTo>
                                    <a:pt x="43" y="1797"/>
                                  </a:lnTo>
                                  <a:moveTo>
                                    <a:pt x="0" y="1198"/>
                                  </a:moveTo>
                                  <a:lnTo>
                                    <a:pt x="43" y="1198"/>
                                  </a:lnTo>
                                  <a:moveTo>
                                    <a:pt x="0" y="599"/>
                                  </a:moveTo>
                                  <a:lnTo>
                                    <a:pt x="43" y="599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62A00CB" id="docshapegroup149" o:spid="_x0000_s1026" style="position:absolute;margin-left:388.3pt;margin-top:8.35pt;width:107.3pt;height:116.4pt;z-index:-17222656;mso-position-horizontal-relative:page" coordorigin="7766,167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">
                  <v:shape id="docshape150" o:spid="_x0000_s1027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  <v:path arrowok="t" o:connecttype="custom" o:connectlocs="30,1037;18,1040;8,1046;2,1056;0,1067;2,1079;8,1089;18,1095;30,1098;41,1095;51,1089;58,1079;60,1067;58,1056;51,1046;41,1040;30,1037" o:connectangles="0,0,0,0,0,0,0,0,0,0,0,0,0,0,0,0,0"/>
                  </v:shape>
                  <v:shape id="docshape151" o:spid="_x0000_s1028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  <v:path arrowok="t" o:connecttype="custom" o:connectlocs="0,1067;2,1056;8,1046;18,1040;30,1037;41,1040;51,1046;58,1056;60,1067;58,1079;51,1089;41,1095;30,1098;18,1095;8,1089;2,1079;0,1067" o:connectangles="0,0,0,0,0,0,0,0,0,0,0,0,0,0,0,0,0"/>
                  </v:shape>
                  <v:shape id="docshape152" o:spid="_x0000_s1029" style="position:absolute;left:9466;top:93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  <v:path arrowok="t" o:connecttype="custom" o:connectlocs="0,942;3,936;9,934;15,936;17,942;15,948;9,950;3,948;0,942" o:connectangles="0,0,0,0,0,0,0,0,0"/>
                  </v:shape>
                  <v:line id="Line 359" o:spid="_x0000_s1030" style="position:absolute;visibility:visible;mso-wrap-style:square" from="9475,942" to="9475,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  <v:shape id="docshape153" o:spid="_x0000_s1031" style="position:absolute;left:9466;top:118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  <v:path arrowok="t" o:connecttype="custom" o:connectlocs="0,1195;3,1189;9,1187;15,1189;17,1195;15,1201;9,1203;3,1201;0,1195" o:connectangles="0,0,0,0,0,0,0,0,0"/>
                  </v:shape>
                  <v:shape id="docshape154" o:spid="_x0000_s1032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  <v:path arrowok="t" o:connecttype="custom" o:connectlocs="30,794;18,796;8,803;2,812;0,824;2,836;8,845;18,852;30,854;41,852;51,845;57,836;60,824;57,812;51,803;41,796;30,794" o:connectangles="0,0,0,0,0,0,0,0,0,0,0,0,0,0,0,0,0"/>
                  </v:shape>
                  <v:shape id="docshape155" o:spid="_x0000_s1033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  <v:path arrowok="t" o:connecttype="custom" o:connectlocs="0,824;2,812;8,803;18,796;30,794;41,796;51,803;57,812;60,824;57,836;51,845;41,852;30,854;18,852;8,845;2,836;0,824" o:connectangles="0,0,0,0,0,0,0,0,0,0,0,0,0,0,0,0,0"/>
                  </v:shape>
                  <v:shape id="docshape156" o:spid="_x0000_s1034" style="position:absolute;left:9451;top:6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  <v:path arrowok="t" o:connecttype="custom" o:connectlocs="0,685;3,679;9,677;14,679;17,685;14,691;9,694;3,691;0,685" o:connectangles="0,0,0,0,0,0,0,0,0"/>
                  </v:shape>
                  <v:line id="Line 354" o:spid="_x0000_s1035" style="position:absolute;visibility:visible;mso-wrap-style:square" from="9460,685" to="9460,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  <v:shape id="docshape157" o:spid="_x0000_s1036" style="position:absolute;left:9451;top:9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  <v:path arrowok="t" o:connecttype="custom" o:connectlocs="0,969;3,963;9,960;14,963;17,969;14,974;9,977;3,974;0,969" o:connectangles="0,0,0,0,0,0,0,0,0"/>
                  </v:shape>
                  <v:shape id="docshape158" o:spid="_x0000_s1037" style="position:absolute;left:9336;top:813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  <v:path arrowok="t" o:connecttype="custom" o:connectlocs="268,1078;268,1057;268,1067;13,1067;13,1078;13,1057;258,835;258,813;258,824;0,824;0,835;0,813" o:connectangles="0,0,0,0,0,0,0,0,0,0,0,0"/>
                  </v:shape>
                  <v:shape id="docshape159" o:spid="_x0000_s1038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894;18,1896;9,1903;2,1912;0,1924;2,1936;9,1945;18,1952;30,1954;42,1952;51,1945;58,1936;60,1924;58,1912;51,1903;42,1896;30,1894" o:connectangles="0,0,0,0,0,0,0,0,0,0,0,0,0,0,0,0,0"/>
                  </v:shape>
                  <v:shape id="docshape160" o:spid="_x0000_s1039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924;2,1912;9,1903;18,1896;30,1894;42,1896;51,1903;58,1912;60,1924;58,1936;51,1945;42,1952;30,1954;18,1952;9,1945;2,1936;0,1924" o:connectangles="0,0,0,0,0,0,0,0,0,0,0,0,0,0,0,0,0"/>
                  </v:shape>
                  <v:shape id="docshape161" o:spid="_x0000_s1040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  <v:path arrowok="t" o:connecttype="custom" o:connectlocs="30,1799;18,1801;8,1808;2,1817;0,1829;2,1841;8,1850;18,1857;30,1859;41,1857;51,1850;58,1841;60,1829;58,1817;51,1808;41,1801;30,1799" o:connectangles="0,0,0,0,0,0,0,0,0,0,0,0,0,0,0,0,0"/>
                  </v:shape>
                  <v:shape id="docshape162" o:spid="_x0000_s1041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  <v:path arrowok="t" o:connecttype="custom" o:connectlocs="0,1829;2,1817;8,1808;18,1801;30,1799;41,1801;51,1808;58,1817;60,1829;58,1841;51,1850;41,1857;30,1859;18,1857;8,1850;2,1841;0,1829" o:connectangles="0,0,0,0,0,0,0,0,0,0,0,0,0,0,0,0,0"/>
                  </v:shape>
                  <v:shape id="docshape163" o:spid="_x0000_s1042" style="position:absolute;left:8406;top:181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  <v:path arrowok="t" o:connecttype="custom" o:connectlocs="0,1826;2,1821;8,1818;14,1821;16,1826;14,1832;8,1835;2,1832;0,1826" o:connectangles="0,0,0,0,0,0,0,0,0"/>
                  </v:shape>
                  <v:line id="Line 346" o:spid="_x0000_s1043" style="position:absolute;visibility:visible;mso-wrap-style:square" from="8415,1826" to="8415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  <v:shape id="docshape164" o:spid="_x0000_s1044" style="position:absolute;left:8406;top:1727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  <v:path arrowok="t" o:connecttype="custom" o:connectlocs="16,2025;14,2019;8,2017;2,2019;0,2025;2,2031;8,2033;14,2031;16,2025;16,1736;14,1730;8,1728;2,1730;0,1736;2,1742;8,1744;14,1742;16,1736" o:connectangles="0,0,0,0,0,0,0,0,0,0,0,0,0,0,0,0,0,0"/>
                  </v:shape>
                  <v:line id="Line 344" o:spid="_x0000_s1045" style="position:absolute;visibility:visible;mso-wrap-style:square" from="8415,1736" to="8415,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  <v:shape id="docshape165" o:spid="_x0000_s1046" style="position:absolute;left:8406;top:190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  <v:path arrowok="t" o:connecttype="custom" o:connectlocs="0,1913;2,1907;8,1904;14,1907;16,1913;14,1918;8,1921;2,1918;0,1913" o:connectangles="0,0,0,0,0,0,0,0,0"/>
                  </v:shape>
                  <v:shape id="docshape166" o:spid="_x0000_s1047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  <v:path arrowok="t" o:connecttype="custom" o:connectlocs="31,1539;19,1541;9,1547;3,1557;0,1569;3,1580;9,1590;19,1596;31,1599;42,1596;52,1590;58,1580;61,1569;58,1557;52,1547;42,1541;31,1539" o:connectangles="0,0,0,0,0,0,0,0,0,0,0,0,0,0,0,0,0"/>
                  </v:shape>
                  <v:shape id="docshape167" o:spid="_x0000_s1048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  <v:path arrowok="t" o:connecttype="custom" o:connectlocs="0,1569;3,1557;9,1547;19,1541;31,1539;42,1541;52,1547;58,1557;61,1569;58,1580;52,1590;42,1596;31,1599;19,1596;9,1590;3,1580;0,1569" o:connectangles="0,0,0,0,0,0,0,0,0,0,0,0,0,0,0,0,0"/>
                  </v:shape>
                  <v:shape id="docshape168" o:spid="_x0000_s1049" style="position:absolute;left:8412;top:144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  <v:path arrowok="t" o:connecttype="custom" o:connectlocs="0,1458;3,1452;9,1450;14,1452;17,1458;14,1464;9,1466;3,1464;0,1458" o:connectangles="0,0,0,0,0,0,0,0,0"/>
                  </v:shape>
                  <v:line id="Line 339" o:spid="_x0000_s1050" style="position:absolute;visibility:visible;mso-wrap-style:square" from="8421,1458" to="8421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  <v:shape id="docshape169" o:spid="_x0000_s1051" style="position:absolute;left:8412;top:166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  <v:path arrowok="t" o:connecttype="custom" o:connectlocs="0,1673;3,1668;9,1665;14,1668;17,1673;14,1679;9,1682;3,1679;0,1673" o:connectangles="0,0,0,0,0,0,0,0,0"/>
                  </v:shape>
                  <v:shape id="docshape170" o:spid="_x0000_s1052" style="position:absolute;left:8240;top:1557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  <v:path arrowok="t" o:connecttype="custom" o:connectlocs="357,1935;357,1914;357,1924;0,1924;0,1935;0,1914;359,1840;359,1818;359,1829;2,1829;2,1840;2,1818;372,1579;372,1558;372,1569;2,1569;2,1579;2,1558" o:connectangles="0,0,0,0,0,0,0,0,0,0,0,0,0,0,0,0,0,0"/>
                  </v:shape>
                  <v:shape id="docshape171" o:spid="_x0000_s1053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  <v:path arrowok="t" o:connecttype="custom" o:connectlocs="30,2098;18,2100;8,2107;2,2116;0,2128;2,2140;8,2149;18,2156;30,2158;41,2156;51,2149;57,2140;60,2128;57,2116;51,2107;41,2100;30,2098" o:connectangles="0,0,0,0,0,0,0,0,0,0,0,0,0,0,0,0,0"/>
                  </v:shape>
                  <v:shape id="docshape172" o:spid="_x0000_s1054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  <v:path arrowok="t" o:connecttype="custom" o:connectlocs="0,2128;2,2116;8,2107;18,2100;30,2098;41,2100;51,2107;57,2116;60,2128;57,2140;51,2149;41,2156;30,2158;18,2156;8,2149;2,2140;0,2128" o:connectangles="0,0,0,0,0,0,0,0,0,0,0,0,0,0,0,0,0"/>
                  </v:shape>
                  <v:shape id="docshape173" o:spid="_x0000_s1055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  <v:path arrowok="t" o:connecttype="custom" o:connectlocs="30,2008;18,2011;8,2017;2,2027;0,2038;2,2050;8,2060;18,2066;30,2068;41,2066;51,2060;57,2050;60,2038;57,2027;51,2017;41,2011;30,2008" o:connectangles="0,0,0,0,0,0,0,0,0,0,0,0,0,0,0,0,0"/>
                  </v:shape>
                  <v:shape id="docshape174" o:spid="_x0000_s1056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  <v:path arrowok="t" o:connecttype="custom" o:connectlocs="0,2038;2,2027;8,2017;18,2011;30,2008;41,2011;51,2017;57,2027;60,2038;57,2050;51,2060;41,2066;30,2068;18,2066;8,2060;2,2050;0,2038" o:connectangles="0,0,0,0,0,0,0,0,0,0,0,0,0,0,0,0,0"/>
                  </v:shape>
                  <v:shape id="docshape175" o:spid="_x0000_s1057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  <v:path arrowok="t" o:connecttype="custom" o:connectlocs="30,1870;18,1873;9,1879;2,1889;0,1900;2,1912;9,1922;18,1928;30,1931;42,1928;51,1922;58,1912;60,1900;58,1889;51,1879;42,1873;30,1870" o:connectangles="0,0,0,0,0,0,0,0,0,0,0,0,0,0,0,0,0"/>
                  </v:shape>
                  <v:shape id="docshape176" o:spid="_x0000_s1058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  <v:path arrowok="t" o:connecttype="custom" o:connectlocs="0,1900;2,1889;9,1879;18,1873;30,1870;42,1873;51,1879;58,1889;60,1900;58,1912;51,1922;42,1928;30,1931;18,1928;9,1922;2,1912;0,1900" o:connectangles="0,0,0,0,0,0,0,0,0,0,0,0,0,0,0,0,0"/>
                  </v:shape>
                  <v:shape id="docshape177" o:spid="_x0000_s1059" style="position:absolute;left:8067;top:20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  <v:path arrowok="t" o:connecttype="custom" o:connectlocs="0,2045;2,2039;8,2036;14,2039;16,2045;14,2051;8,2053;2,2051;0,2045" o:connectangles="0,0,0,0,0,0,0,0,0"/>
                  </v:shape>
                  <v:line id="Line 329" o:spid="_x0000_s1060" style="position:absolute;visibility:visible;mso-wrap-style:square" from="8076,2045" to="807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  <v:shape id="docshape178" o:spid="_x0000_s1061" style="position:absolute;left:8067;top:1943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  <v:path arrowok="t" o:connecttype="custom" o:connectlocs="16,2221;14,2215;8,2213;2,2215;0,2221;2,2227;8,2229;14,2227;16,2221;16,1952;14,1946;8,1944;2,1946;0,1952;2,1958;8,1960;14,1958;16,1952" o:connectangles="0,0,0,0,0,0,0,0,0,0,0,0,0,0,0,0,0,0"/>
                  </v:shape>
                  <v:line id="Line 327" o:spid="_x0000_s1062" style="position:absolute;visibility:visible;mso-wrap-style:square" from="8076,1952" to="8076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  <v:shape id="docshape179" o:spid="_x0000_s1063" style="position:absolute;left:8067;top:1799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  <v:path arrowok="t" o:connecttype="custom" o:connectlocs="16,2131;14,2125;8,2122;2,2125;0,2131;2,2136;8,2139;14,2136;16,2131;16,1808;14,1802;8,1799;2,1802;0,1808;2,1813;8,1816;14,1813;16,1808" o:connectangles="0,0,0,0,0,0,0,0,0,0,0,0,0,0,0,0,0,0"/>
                  </v:shape>
                  <v:line id="Line 325" o:spid="_x0000_s1064" style="position:absolute;visibility:visible;mso-wrap-style:square" from="8076,1808" to="8076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  <v:shape id="docshape180" o:spid="_x0000_s1065" style="position:absolute;left:8067;top:198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  <v:path arrowok="t" o:connecttype="custom" o:connectlocs="0,1991;2,1985;8,1983;14,1985;16,1991;14,1997;8,1999;2,1997;0,1991" o:connectangles="0,0,0,0,0,0,0,0,0"/>
                  </v:shape>
                  <v:shape id="docshape181" o:spid="_x0000_s1066" style="position:absolute;left:7903;top:1889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  <v:path arrowok="t" o:connecttype="custom" o:connectlocs="356,2138;356,2117;356,2128;0,2128;0,2138;0,2117;356,2049;356,2028;356,2038;0,2038;0,2049;0,2028;358,1911;358,1890;358,1900;0,1900;0,1911;0,1890" o:connectangles="0,0,0,0,0,0,0,0,0,0,0,0,0,0,0,0,0,0"/>
                  </v:shape>
                  <v:line id="Line 322" o:spid="_x0000_s1067" style="position:absolute;visibility:visible;mso-wrap-style:square" from="7809,2486" to="9904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  <v:stroke dashstyle="dash"/>
                  </v:line>
                  <v:shape id="docshape182" o:spid="_x0000_s1068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323;18,326;9,332;2,342;0,354;2,365;9,375;18,381;30,384;42,381;51,375;58,365;60,354;58,342;51,332;42,326;30,323" o:connectangles="0,0,0,0,0,0,0,0,0,0,0,0,0,0,0,0,0"/>
                  </v:shape>
                  <v:shape id="docshape183" o:spid="_x0000_s1069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354;2,342;9,332;18,326;30,323;42,326;51,332;58,342;60,354;58,365;51,375;42,381;30,384;18,381;9,375;2,365;0,354" o:connectangles="0,0,0,0,0,0,0,0,0,0,0,0,0,0,0,0,0"/>
                  </v:shape>
                  <v:shape id="docshape184" o:spid="_x0000_s1070" style="position:absolute;left:9486;top:198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  <v:path arrowok="t" o:connecttype="custom" o:connectlocs="146,198;146,198;146,198;146,499;146,499;146,499;321,364;321,343;321,354;0,354;0,364;0,343" o:connectangles="0,0,0,0,0,0,0,0,0,0,0,0"/>
                  </v:shape>
                  <v:shape id="docshape185" o:spid="_x0000_s1071" style="position:absolute;left:7903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  <v:fill opacity="26214f"/>
                    <v:path arrowok="t" o:connecttype="custom" o:connectlocs="1904,167;1784,302;1591,516;1446,674;1302,830;1205,932;1109,1032;1037,1105;988,1154;892,1247;820,1315;771,1359;699,1424;627,1487;579,1527;530,1567;458,1625;386,1682;289,1756;217,1810;96,1899;0,1968;0,2453;48,2400;169,2269;265,2166;337,2090;410,2015;458,1965;530,1893;603,1822;675,1753;747,1685;820,1620;868,1578;940,1516;1012,1457;1085,1398;1157,1342;1229,1286;1326,1214;1470,1108;1567,1039;1760,903;1904,803;1904,167" o:connectangles="0,0,0,0,0,0,0,0,0,0,0,0,0,0,0,0,0,0,0,0,0,0,0,0,0,0,0,0,0,0,0,0,0,0,0,0,0,0,0,0,0,0,0,0,0,0"/>
                  </v:shape>
                  <v:shape id="docshape186" o:spid="_x0000_s1072" style="position:absolute;left:7903;top:484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  <v:path arrowok="t" o:connecttype="custom" o:connectlocs="24,2189;72,2145;120,2101;169,2058;217,2014;265,1970;313,1927;362,1883;410,1839;458,1795;506,1752;554,1708;603,1664;651,1621;699,1577;747,1533;795,1490;844,1446;892,1402;940,1359;988,1315;1037,1271;1085,1228;1133,1184;1181,1140;1229,1096;1278,1053;1326,1009;1374,965;1422,922;1470,878;1519,834;1567,791;1615,747;1663,703;1712,660;1760,616;1808,572;1856,529;1904,485" o:connectangles="0,0,0,0,0,0,0,0,0,0,0,0,0,0,0,0,0,0,0,0,0,0,0,0,0,0,0,0,0,0,0,0,0,0,0,0,0,0,0,0"/>
                  </v:shape>
                  <v:shape id="docshape187" o:spid="_x0000_s1073" style="position:absolute;left:7766;top:626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  <v:path arrowok="t" o:connecttype="custom" o:connectlocs="0,2424;43,2424;0,1825;43,1825;0,1226;43,1226;0,627;43,627" o:connectangles="0,0,0,0,0,0,0,0"/>
                  </v:shape>
                  <w10:wrap anchorx="page"/>
                </v:group>
              </w:pict>
            </mc:Fallback>
          </mc:AlternateContent>
        </w:r>
      </w:del>
      <w:ins w:id="1386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44832" behindDoc="1" locked="0" layoutInCell="1" allowOverlap="1">
                  <wp:simplePos x="0" y="0"/>
                  <wp:positionH relativeFrom="page">
                    <wp:posOffset>1758950</wp:posOffset>
                  </wp:positionH>
                  <wp:positionV relativeFrom="paragraph">
                    <wp:posOffset>106045</wp:posOffset>
                  </wp:positionV>
                  <wp:extent cx="1362710" cy="1551305"/>
                  <wp:effectExtent l="0" t="0" r="0" b="0"/>
                  <wp:wrapNone/>
                  <wp:docPr id="421" name="docshapegroup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551305"/>
                            <a:chOff x="2770" y="167"/>
                            <a:chExt cx="2146" cy="2443"/>
                          </a:xfrm>
                        </wpg:grpSpPr>
                        <wps:wsp>
                          <wps:cNvPr id="422" name="docshape73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1038 1038"/>
                                <a:gd name="T3" fmla="*/ 1038 h 61"/>
                                <a:gd name="T4" fmla="+- 0 4607 4588"/>
                                <a:gd name="T5" fmla="*/ T4 w 61"/>
                                <a:gd name="T6" fmla="+- 0 1040 1038"/>
                                <a:gd name="T7" fmla="*/ 1040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591 4588"/>
                                <a:gd name="T13" fmla="*/ T12 w 61"/>
                                <a:gd name="T14" fmla="+- 0 1057 1038"/>
                                <a:gd name="T15" fmla="*/ 1057 h 61"/>
                                <a:gd name="T16" fmla="+- 0 4588 4588"/>
                                <a:gd name="T17" fmla="*/ T16 w 61"/>
                                <a:gd name="T18" fmla="+- 0 1068 1038"/>
                                <a:gd name="T19" fmla="*/ 1068 h 61"/>
                                <a:gd name="T20" fmla="+- 0 4591 4588"/>
                                <a:gd name="T21" fmla="*/ T20 w 61"/>
                                <a:gd name="T22" fmla="+- 0 1080 1038"/>
                                <a:gd name="T23" fmla="*/ 1080 h 61"/>
                                <a:gd name="T24" fmla="+- 0 4597 4588"/>
                                <a:gd name="T25" fmla="*/ T24 w 61"/>
                                <a:gd name="T26" fmla="+- 0 1089 1038"/>
                                <a:gd name="T27" fmla="*/ 1089 h 61"/>
                                <a:gd name="T28" fmla="+- 0 4607 4588"/>
                                <a:gd name="T29" fmla="*/ T28 w 61"/>
                                <a:gd name="T30" fmla="+- 0 1096 1038"/>
                                <a:gd name="T31" fmla="*/ 1096 h 61"/>
                                <a:gd name="T32" fmla="+- 0 4619 4588"/>
                                <a:gd name="T33" fmla="*/ T32 w 61"/>
                                <a:gd name="T34" fmla="+- 0 1098 1038"/>
                                <a:gd name="T35" fmla="*/ 1098 h 61"/>
                                <a:gd name="T36" fmla="+- 0 4630 4588"/>
                                <a:gd name="T37" fmla="*/ T36 w 61"/>
                                <a:gd name="T38" fmla="+- 0 1096 1038"/>
                                <a:gd name="T39" fmla="*/ 1096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46 4588"/>
                                <a:gd name="T45" fmla="*/ T44 w 61"/>
                                <a:gd name="T46" fmla="+- 0 1080 1038"/>
                                <a:gd name="T47" fmla="*/ 1080 h 61"/>
                                <a:gd name="T48" fmla="+- 0 4649 4588"/>
                                <a:gd name="T49" fmla="*/ T48 w 61"/>
                                <a:gd name="T50" fmla="+- 0 1068 1038"/>
                                <a:gd name="T51" fmla="*/ 1068 h 61"/>
                                <a:gd name="T52" fmla="+- 0 4646 4588"/>
                                <a:gd name="T53" fmla="*/ T52 w 61"/>
                                <a:gd name="T54" fmla="+- 0 1057 1038"/>
                                <a:gd name="T55" fmla="*/ 1057 h 61"/>
                                <a:gd name="T56" fmla="+- 0 4640 4588"/>
                                <a:gd name="T57" fmla="*/ T56 w 61"/>
                                <a:gd name="T58" fmla="+- 0 1047 1038"/>
                                <a:gd name="T59" fmla="*/ 1047 h 61"/>
                                <a:gd name="T60" fmla="+- 0 4630 4588"/>
                                <a:gd name="T61" fmla="*/ T60 w 61"/>
                                <a:gd name="T62" fmla="+- 0 1040 1038"/>
                                <a:gd name="T63" fmla="*/ 1040 h 61"/>
                                <a:gd name="T64" fmla="+- 0 4619 4588"/>
                                <a:gd name="T65" fmla="*/ T64 w 61"/>
                                <a:gd name="T66" fmla="+- 0 1038 1038"/>
                                <a:gd name="T67" fmla="*/ 1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docshape74"/>
                          <wps:cNvSpPr>
                            <a:spLocks/>
                          </wps:cNvSpPr>
                          <wps:spPr bwMode="auto">
                            <a:xfrm>
                              <a:off x="4588" y="10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1068 1038"/>
                                <a:gd name="T3" fmla="*/ 1068 h 61"/>
                                <a:gd name="T4" fmla="+- 0 4591 4588"/>
                                <a:gd name="T5" fmla="*/ T4 w 61"/>
                                <a:gd name="T6" fmla="+- 0 1057 1038"/>
                                <a:gd name="T7" fmla="*/ 1057 h 61"/>
                                <a:gd name="T8" fmla="+- 0 4597 4588"/>
                                <a:gd name="T9" fmla="*/ T8 w 61"/>
                                <a:gd name="T10" fmla="+- 0 1047 1038"/>
                                <a:gd name="T11" fmla="*/ 1047 h 61"/>
                                <a:gd name="T12" fmla="+- 0 4607 4588"/>
                                <a:gd name="T13" fmla="*/ T12 w 61"/>
                                <a:gd name="T14" fmla="+- 0 1040 1038"/>
                                <a:gd name="T15" fmla="*/ 1040 h 61"/>
                                <a:gd name="T16" fmla="+- 0 4619 4588"/>
                                <a:gd name="T17" fmla="*/ T16 w 61"/>
                                <a:gd name="T18" fmla="+- 0 1038 1038"/>
                                <a:gd name="T19" fmla="*/ 1038 h 61"/>
                                <a:gd name="T20" fmla="+- 0 4630 4588"/>
                                <a:gd name="T21" fmla="*/ T20 w 61"/>
                                <a:gd name="T22" fmla="+- 0 1040 1038"/>
                                <a:gd name="T23" fmla="*/ 1040 h 61"/>
                                <a:gd name="T24" fmla="+- 0 4640 4588"/>
                                <a:gd name="T25" fmla="*/ T24 w 61"/>
                                <a:gd name="T26" fmla="+- 0 1047 1038"/>
                                <a:gd name="T27" fmla="*/ 1047 h 61"/>
                                <a:gd name="T28" fmla="+- 0 4646 4588"/>
                                <a:gd name="T29" fmla="*/ T28 w 61"/>
                                <a:gd name="T30" fmla="+- 0 1057 1038"/>
                                <a:gd name="T31" fmla="*/ 1057 h 61"/>
                                <a:gd name="T32" fmla="+- 0 4649 4588"/>
                                <a:gd name="T33" fmla="*/ T32 w 61"/>
                                <a:gd name="T34" fmla="+- 0 1068 1038"/>
                                <a:gd name="T35" fmla="*/ 1068 h 61"/>
                                <a:gd name="T36" fmla="+- 0 4646 4588"/>
                                <a:gd name="T37" fmla="*/ T36 w 61"/>
                                <a:gd name="T38" fmla="+- 0 1080 1038"/>
                                <a:gd name="T39" fmla="*/ 1080 h 61"/>
                                <a:gd name="T40" fmla="+- 0 4640 4588"/>
                                <a:gd name="T41" fmla="*/ T40 w 61"/>
                                <a:gd name="T42" fmla="+- 0 1089 1038"/>
                                <a:gd name="T43" fmla="*/ 1089 h 61"/>
                                <a:gd name="T44" fmla="+- 0 4630 4588"/>
                                <a:gd name="T45" fmla="*/ T44 w 61"/>
                                <a:gd name="T46" fmla="+- 0 1096 1038"/>
                                <a:gd name="T47" fmla="*/ 1096 h 61"/>
                                <a:gd name="T48" fmla="+- 0 4619 4588"/>
                                <a:gd name="T49" fmla="*/ T48 w 61"/>
                                <a:gd name="T50" fmla="+- 0 1098 1038"/>
                                <a:gd name="T51" fmla="*/ 1098 h 61"/>
                                <a:gd name="T52" fmla="+- 0 4607 4588"/>
                                <a:gd name="T53" fmla="*/ T52 w 61"/>
                                <a:gd name="T54" fmla="+- 0 1096 1038"/>
                                <a:gd name="T55" fmla="*/ 1096 h 61"/>
                                <a:gd name="T56" fmla="+- 0 4597 4588"/>
                                <a:gd name="T57" fmla="*/ T56 w 61"/>
                                <a:gd name="T58" fmla="+- 0 1089 1038"/>
                                <a:gd name="T59" fmla="*/ 1089 h 61"/>
                                <a:gd name="T60" fmla="+- 0 4591 4588"/>
                                <a:gd name="T61" fmla="*/ T60 w 61"/>
                                <a:gd name="T62" fmla="+- 0 1080 1038"/>
                                <a:gd name="T63" fmla="*/ 1080 h 61"/>
                                <a:gd name="T64" fmla="+- 0 4588 4588"/>
                                <a:gd name="T65" fmla="*/ T64 w 61"/>
                                <a:gd name="T66" fmla="+- 0 1068 1038"/>
                                <a:gd name="T67" fmla="*/ 10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docshape75"/>
                          <wps:cNvSpPr>
                            <a:spLocks/>
                          </wps:cNvSpPr>
                          <wps:spPr bwMode="auto">
                            <a:xfrm>
                              <a:off x="4618" y="938"/>
                              <a:ext cx="2" cy="263"/>
                            </a:xfrm>
                            <a:custGeom>
                              <a:avLst/>
                              <a:gdLst>
                                <a:gd name="T0" fmla="+- 0 4619 4619"/>
                                <a:gd name="T1" fmla="*/ T0 w 1"/>
                                <a:gd name="T2" fmla="+- 0 938 938"/>
                                <a:gd name="T3" fmla="*/ 938 h 263"/>
                                <a:gd name="T4" fmla="+- 0 4619 4619"/>
                                <a:gd name="T5" fmla="*/ T4 w 1"/>
                                <a:gd name="T6" fmla="+- 0 938 938"/>
                                <a:gd name="T7" fmla="*/ 938 h 263"/>
                                <a:gd name="T8" fmla="+- 0 4619 4619"/>
                                <a:gd name="T9" fmla="*/ T8 w 1"/>
                                <a:gd name="T10" fmla="+- 0 938 938"/>
                                <a:gd name="T11" fmla="*/ 938 h 263"/>
                                <a:gd name="T12" fmla="+- 0 4619 4619"/>
                                <a:gd name="T13" fmla="*/ T12 w 1"/>
                                <a:gd name="T14" fmla="+- 0 1200 938"/>
                                <a:gd name="T15" fmla="*/ 1200 h 263"/>
                                <a:gd name="T16" fmla="+- 0 4619 4619"/>
                                <a:gd name="T17" fmla="*/ T16 w 1"/>
                                <a:gd name="T18" fmla="+- 0 1200 938"/>
                                <a:gd name="T19" fmla="*/ 1200 h 263"/>
                                <a:gd name="T20" fmla="+- 0 4619 4619"/>
                                <a:gd name="T21" fmla="*/ T20 w 1"/>
                                <a:gd name="T22" fmla="+- 0 1200 938"/>
                                <a:gd name="T23" fmla="*/ 1200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6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62"/>
                                  </a:lnTo>
                                  <a:moveTo>
                                    <a:pt x="0" y="262"/>
                                  </a:moveTo>
                                  <a:lnTo>
                                    <a:pt x="0" y="26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docshape76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786 786"/>
                                <a:gd name="T3" fmla="*/ 786 h 61"/>
                                <a:gd name="T4" fmla="+- 0 4607 4588"/>
                                <a:gd name="T5" fmla="*/ T4 w 61"/>
                                <a:gd name="T6" fmla="+- 0 788 786"/>
                                <a:gd name="T7" fmla="*/ 788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591 4588"/>
                                <a:gd name="T13" fmla="*/ T12 w 61"/>
                                <a:gd name="T14" fmla="+- 0 804 786"/>
                                <a:gd name="T15" fmla="*/ 804 h 61"/>
                                <a:gd name="T16" fmla="+- 0 4588 4588"/>
                                <a:gd name="T17" fmla="*/ T16 w 61"/>
                                <a:gd name="T18" fmla="+- 0 816 786"/>
                                <a:gd name="T19" fmla="*/ 816 h 61"/>
                                <a:gd name="T20" fmla="+- 0 4591 4588"/>
                                <a:gd name="T21" fmla="*/ T20 w 61"/>
                                <a:gd name="T22" fmla="+- 0 828 786"/>
                                <a:gd name="T23" fmla="*/ 828 h 61"/>
                                <a:gd name="T24" fmla="+- 0 4597 4588"/>
                                <a:gd name="T25" fmla="*/ T24 w 61"/>
                                <a:gd name="T26" fmla="+- 0 837 786"/>
                                <a:gd name="T27" fmla="*/ 837 h 61"/>
                                <a:gd name="T28" fmla="+- 0 4607 4588"/>
                                <a:gd name="T29" fmla="*/ T28 w 61"/>
                                <a:gd name="T30" fmla="+- 0 844 786"/>
                                <a:gd name="T31" fmla="*/ 844 h 61"/>
                                <a:gd name="T32" fmla="+- 0 4619 4588"/>
                                <a:gd name="T33" fmla="*/ T32 w 61"/>
                                <a:gd name="T34" fmla="+- 0 846 786"/>
                                <a:gd name="T35" fmla="*/ 846 h 61"/>
                                <a:gd name="T36" fmla="+- 0 4630 4588"/>
                                <a:gd name="T37" fmla="*/ T36 w 61"/>
                                <a:gd name="T38" fmla="+- 0 844 786"/>
                                <a:gd name="T39" fmla="*/ 844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46 4588"/>
                                <a:gd name="T45" fmla="*/ T44 w 61"/>
                                <a:gd name="T46" fmla="+- 0 828 786"/>
                                <a:gd name="T47" fmla="*/ 828 h 61"/>
                                <a:gd name="T48" fmla="+- 0 4649 4588"/>
                                <a:gd name="T49" fmla="*/ T48 w 61"/>
                                <a:gd name="T50" fmla="+- 0 816 786"/>
                                <a:gd name="T51" fmla="*/ 816 h 61"/>
                                <a:gd name="T52" fmla="+- 0 4646 4588"/>
                                <a:gd name="T53" fmla="*/ T52 w 61"/>
                                <a:gd name="T54" fmla="+- 0 804 786"/>
                                <a:gd name="T55" fmla="*/ 804 h 61"/>
                                <a:gd name="T56" fmla="+- 0 4640 4588"/>
                                <a:gd name="T57" fmla="*/ T56 w 61"/>
                                <a:gd name="T58" fmla="+- 0 795 786"/>
                                <a:gd name="T59" fmla="*/ 795 h 61"/>
                                <a:gd name="T60" fmla="+- 0 4630 4588"/>
                                <a:gd name="T61" fmla="*/ T60 w 61"/>
                                <a:gd name="T62" fmla="+- 0 788 786"/>
                                <a:gd name="T63" fmla="*/ 788 h 61"/>
                                <a:gd name="T64" fmla="+- 0 4619 4588"/>
                                <a:gd name="T65" fmla="*/ T64 w 61"/>
                                <a:gd name="T66" fmla="+- 0 786 786"/>
                                <a:gd name="T67" fmla="*/ 78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docshape77"/>
                          <wps:cNvSpPr>
                            <a:spLocks/>
                          </wps:cNvSpPr>
                          <wps:spPr bwMode="auto">
                            <a:xfrm>
                              <a:off x="4588" y="785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816 786"/>
                                <a:gd name="T3" fmla="*/ 816 h 61"/>
                                <a:gd name="T4" fmla="+- 0 4591 4588"/>
                                <a:gd name="T5" fmla="*/ T4 w 61"/>
                                <a:gd name="T6" fmla="+- 0 804 786"/>
                                <a:gd name="T7" fmla="*/ 804 h 61"/>
                                <a:gd name="T8" fmla="+- 0 4597 4588"/>
                                <a:gd name="T9" fmla="*/ T8 w 61"/>
                                <a:gd name="T10" fmla="+- 0 795 786"/>
                                <a:gd name="T11" fmla="*/ 795 h 61"/>
                                <a:gd name="T12" fmla="+- 0 4607 4588"/>
                                <a:gd name="T13" fmla="*/ T12 w 61"/>
                                <a:gd name="T14" fmla="+- 0 788 786"/>
                                <a:gd name="T15" fmla="*/ 788 h 61"/>
                                <a:gd name="T16" fmla="+- 0 4619 4588"/>
                                <a:gd name="T17" fmla="*/ T16 w 61"/>
                                <a:gd name="T18" fmla="+- 0 786 786"/>
                                <a:gd name="T19" fmla="*/ 786 h 61"/>
                                <a:gd name="T20" fmla="+- 0 4630 4588"/>
                                <a:gd name="T21" fmla="*/ T20 w 61"/>
                                <a:gd name="T22" fmla="+- 0 788 786"/>
                                <a:gd name="T23" fmla="*/ 788 h 61"/>
                                <a:gd name="T24" fmla="+- 0 4640 4588"/>
                                <a:gd name="T25" fmla="*/ T24 w 61"/>
                                <a:gd name="T26" fmla="+- 0 795 786"/>
                                <a:gd name="T27" fmla="*/ 795 h 61"/>
                                <a:gd name="T28" fmla="+- 0 4646 4588"/>
                                <a:gd name="T29" fmla="*/ T28 w 61"/>
                                <a:gd name="T30" fmla="+- 0 804 786"/>
                                <a:gd name="T31" fmla="*/ 804 h 61"/>
                                <a:gd name="T32" fmla="+- 0 4649 4588"/>
                                <a:gd name="T33" fmla="*/ T32 w 61"/>
                                <a:gd name="T34" fmla="+- 0 816 786"/>
                                <a:gd name="T35" fmla="*/ 816 h 61"/>
                                <a:gd name="T36" fmla="+- 0 4646 4588"/>
                                <a:gd name="T37" fmla="*/ T36 w 61"/>
                                <a:gd name="T38" fmla="+- 0 828 786"/>
                                <a:gd name="T39" fmla="*/ 828 h 61"/>
                                <a:gd name="T40" fmla="+- 0 4640 4588"/>
                                <a:gd name="T41" fmla="*/ T40 w 61"/>
                                <a:gd name="T42" fmla="+- 0 837 786"/>
                                <a:gd name="T43" fmla="*/ 837 h 61"/>
                                <a:gd name="T44" fmla="+- 0 4630 4588"/>
                                <a:gd name="T45" fmla="*/ T44 w 61"/>
                                <a:gd name="T46" fmla="+- 0 844 786"/>
                                <a:gd name="T47" fmla="*/ 844 h 61"/>
                                <a:gd name="T48" fmla="+- 0 4619 4588"/>
                                <a:gd name="T49" fmla="*/ T48 w 61"/>
                                <a:gd name="T50" fmla="+- 0 846 786"/>
                                <a:gd name="T51" fmla="*/ 846 h 61"/>
                                <a:gd name="T52" fmla="+- 0 4607 4588"/>
                                <a:gd name="T53" fmla="*/ T52 w 61"/>
                                <a:gd name="T54" fmla="+- 0 844 786"/>
                                <a:gd name="T55" fmla="*/ 844 h 61"/>
                                <a:gd name="T56" fmla="+- 0 4597 4588"/>
                                <a:gd name="T57" fmla="*/ T56 w 61"/>
                                <a:gd name="T58" fmla="+- 0 837 786"/>
                                <a:gd name="T59" fmla="*/ 837 h 61"/>
                                <a:gd name="T60" fmla="+- 0 4591 4588"/>
                                <a:gd name="T61" fmla="*/ T60 w 61"/>
                                <a:gd name="T62" fmla="+- 0 828 786"/>
                                <a:gd name="T63" fmla="*/ 828 h 61"/>
                                <a:gd name="T64" fmla="+- 0 4588 4588"/>
                                <a:gd name="T65" fmla="*/ T64 w 61"/>
                                <a:gd name="T66" fmla="+- 0 816 786"/>
                                <a:gd name="T67" fmla="*/ 81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docshape78"/>
                          <wps:cNvSpPr>
                            <a:spLocks/>
                          </wps:cNvSpPr>
                          <wps:spPr bwMode="auto">
                            <a:xfrm>
                              <a:off x="4426" y="671"/>
                              <a:ext cx="386" cy="408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672 672"/>
                                <a:gd name="T3" fmla="*/ 672 h 408"/>
                                <a:gd name="T4" fmla="+- 0 4619 4426"/>
                                <a:gd name="T5" fmla="*/ T4 w 386"/>
                                <a:gd name="T6" fmla="+- 0 672 672"/>
                                <a:gd name="T7" fmla="*/ 672 h 408"/>
                                <a:gd name="T8" fmla="+- 0 4619 4426"/>
                                <a:gd name="T9" fmla="*/ T8 w 386"/>
                                <a:gd name="T10" fmla="+- 0 672 672"/>
                                <a:gd name="T11" fmla="*/ 672 h 408"/>
                                <a:gd name="T12" fmla="+- 0 4619 4426"/>
                                <a:gd name="T13" fmla="*/ T12 w 386"/>
                                <a:gd name="T14" fmla="+- 0 966 672"/>
                                <a:gd name="T15" fmla="*/ 966 h 408"/>
                                <a:gd name="T16" fmla="+- 0 4619 4426"/>
                                <a:gd name="T17" fmla="*/ T16 w 386"/>
                                <a:gd name="T18" fmla="+- 0 966 672"/>
                                <a:gd name="T19" fmla="*/ 966 h 408"/>
                                <a:gd name="T20" fmla="+- 0 4619 4426"/>
                                <a:gd name="T21" fmla="*/ T20 w 386"/>
                                <a:gd name="T22" fmla="+- 0 966 672"/>
                                <a:gd name="T23" fmla="*/ 966 h 408"/>
                                <a:gd name="T24" fmla="+- 0 4812 4426"/>
                                <a:gd name="T25" fmla="*/ T24 w 386"/>
                                <a:gd name="T26" fmla="+- 0 1079 672"/>
                                <a:gd name="T27" fmla="*/ 1079 h 408"/>
                                <a:gd name="T28" fmla="+- 0 4812 4426"/>
                                <a:gd name="T29" fmla="*/ T28 w 386"/>
                                <a:gd name="T30" fmla="+- 0 1057 672"/>
                                <a:gd name="T31" fmla="*/ 1057 h 408"/>
                                <a:gd name="T32" fmla="+- 0 4812 4426"/>
                                <a:gd name="T33" fmla="*/ T32 w 386"/>
                                <a:gd name="T34" fmla="+- 0 1068 672"/>
                                <a:gd name="T35" fmla="*/ 1068 h 408"/>
                                <a:gd name="T36" fmla="+- 0 4426 4426"/>
                                <a:gd name="T37" fmla="*/ T36 w 386"/>
                                <a:gd name="T38" fmla="+- 0 1068 672"/>
                                <a:gd name="T39" fmla="*/ 1068 h 408"/>
                                <a:gd name="T40" fmla="+- 0 4426 4426"/>
                                <a:gd name="T41" fmla="*/ T40 w 386"/>
                                <a:gd name="T42" fmla="+- 0 1079 672"/>
                                <a:gd name="T43" fmla="*/ 1079 h 408"/>
                                <a:gd name="T44" fmla="+- 0 4426 4426"/>
                                <a:gd name="T45" fmla="*/ T44 w 386"/>
                                <a:gd name="T46" fmla="+- 0 1057 672"/>
                                <a:gd name="T47" fmla="*/ 1057 h 408"/>
                                <a:gd name="T48" fmla="+- 0 4811 4426"/>
                                <a:gd name="T49" fmla="*/ T48 w 386"/>
                                <a:gd name="T50" fmla="+- 0 827 672"/>
                                <a:gd name="T51" fmla="*/ 827 h 408"/>
                                <a:gd name="T52" fmla="+- 0 4811 4426"/>
                                <a:gd name="T53" fmla="*/ T52 w 386"/>
                                <a:gd name="T54" fmla="+- 0 805 672"/>
                                <a:gd name="T55" fmla="*/ 805 h 408"/>
                                <a:gd name="T56" fmla="+- 0 4811 4426"/>
                                <a:gd name="T57" fmla="*/ T56 w 386"/>
                                <a:gd name="T58" fmla="+- 0 816 672"/>
                                <a:gd name="T59" fmla="*/ 816 h 408"/>
                                <a:gd name="T60" fmla="+- 0 4426 4426"/>
                                <a:gd name="T61" fmla="*/ T60 w 386"/>
                                <a:gd name="T62" fmla="+- 0 816 672"/>
                                <a:gd name="T63" fmla="*/ 816 h 408"/>
                                <a:gd name="T64" fmla="+- 0 4426 4426"/>
                                <a:gd name="T65" fmla="*/ T64 w 386"/>
                                <a:gd name="T66" fmla="+- 0 827 672"/>
                                <a:gd name="T67" fmla="*/ 827 h 408"/>
                                <a:gd name="T68" fmla="+- 0 4426 4426"/>
                                <a:gd name="T69" fmla="*/ T68 w 386"/>
                                <a:gd name="T70" fmla="+- 0 805 672"/>
                                <a:gd name="T71" fmla="*/ 805 h 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86" h="408">
                                  <a:moveTo>
                                    <a:pt x="193" y="0"/>
                                  </a:moveTo>
                                  <a:lnTo>
                                    <a:pt x="193" y="0"/>
                                  </a:lnTo>
                                  <a:moveTo>
                                    <a:pt x="193" y="0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193" y="294"/>
                                  </a:moveTo>
                                  <a:lnTo>
                                    <a:pt x="193" y="294"/>
                                  </a:lnTo>
                                  <a:moveTo>
                                    <a:pt x="386" y="407"/>
                                  </a:moveTo>
                                  <a:lnTo>
                                    <a:pt x="386" y="385"/>
                                  </a:lnTo>
                                  <a:moveTo>
                                    <a:pt x="386" y="396"/>
                                  </a:moveTo>
                                  <a:lnTo>
                                    <a:pt x="0" y="396"/>
                                  </a:lnTo>
                                  <a:moveTo>
                                    <a:pt x="0" y="407"/>
                                  </a:moveTo>
                                  <a:lnTo>
                                    <a:pt x="0" y="385"/>
                                  </a:lnTo>
                                  <a:moveTo>
                                    <a:pt x="385" y="155"/>
                                  </a:moveTo>
                                  <a:lnTo>
                                    <a:pt x="385" y="133"/>
                                  </a:lnTo>
                                  <a:moveTo>
                                    <a:pt x="385" y="144"/>
                                  </a:moveTo>
                                  <a:lnTo>
                                    <a:pt x="0" y="144"/>
                                  </a:lnTo>
                                  <a:moveTo>
                                    <a:pt x="0" y="155"/>
                                  </a:move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docshape79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619 4588"/>
                                <a:gd name="T1" fmla="*/ T0 w 61"/>
                                <a:gd name="T2" fmla="+- 0 298 298"/>
                                <a:gd name="T3" fmla="*/ 298 h 61"/>
                                <a:gd name="T4" fmla="+- 0 4607 4588"/>
                                <a:gd name="T5" fmla="*/ T4 w 61"/>
                                <a:gd name="T6" fmla="+- 0 300 298"/>
                                <a:gd name="T7" fmla="*/ 300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591 4588"/>
                                <a:gd name="T13" fmla="*/ T12 w 61"/>
                                <a:gd name="T14" fmla="+- 0 316 298"/>
                                <a:gd name="T15" fmla="*/ 316 h 61"/>
                                <a:gd name="T16" fmla="+- 0 4588 4588"/>
                                <a:gd name="T17" fmla="*/ T16 w 61"/>
                                <a:gd name="T18" fmla="+- 0 328 298"/>
                                <a:gd name="T19" fmla="*/ 328 h 61"/>
                                <a:gd name="T20" fmla="+- 0 4591 4588"/>
                                <a:gd name="T21" fmla="*/ T20 w 61"/>
                                <a:gd name="T22" fmla="+- 0 340 298"/>
                                <a:gd name="T23" fmla="*/ 340 h 61"/>
                                <a:gd name="T24" fmla="+- 0 4597 4588"/>
                                <a:gd name="T25" fmla="*/ T24 w 61"/>
                                <a:gd name="T26" fmla="+- 0 349 298"/>
                                <a:gd name="T27" fmla="*/ 349 h 61"/>
                                <a:gd name="T28" fmla="+- 0 4607 4588"/>
                                <a:gd name="T29" fmla="*/ T28 w 61"/>
                                <a:gd name="T30" fmla="+- 0 356 298"/>
                                <a:gd name="T31" fmla="*/ 356 h 61"/>
                                <a:gd name="T32" fmla="+- 0 4619 4588"/>
                                <a:gd name="T33" fmla="*/ T32 w 61"/>
                                <a:gd name="T34" fmla="+- 0 358 298"/>
                                <a:gd name="T35" fmla="*/ 358 h 61"/>
                                <a:gd name="T36" fmla="+- 0 4630 4588"/>
                                <a:gd name="T37" fmla="*/ T36 w 61"/>
                                <a:gd name="T38" fmla="+- 0 356 298"/>
                                <a:gd name="T39" fmla="*/ 356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46 4588"/>
                                <a:gd name="T45" fmla="*/ T44 w 61"/>
                                <a:gd name="T46" fmla="+- 0 340 298"/>
                                <a:gd name="T47" fmla="*/ 340 h 61"/>
                                <a:gd name="T48" fmla="+- 0 4649 4588"/>
                                <a:gd name="T49" fmla="*/ T48 w 61"/>
                                <a:gd name="T50" fmla="+- 0 328 298"/>
                                <a:gd name="T51" fmla="*/ 328 h 61"/>
                                <a:gd name="T52" fmla="+- 0 4646 4588"/>
                                <a:gd name="T53" fmla="*/ T52 w 61"/>
                                <a:gd name="T54" fmla="+- 0 316 298"/>
                                <a:gd name="T55" fmla="*/ 316 h 61"/>
                                <a:gd name="T56" fmla="+- 0 4640 4588"/>
                                <a:gd name="T57" fmla="*/ T56 w 61"/>
                                <a:gd name="T58" fmla="+- 0 307 298"/>
                                <a:gd name="T59" fmla="*/ 307 h 61"/>
                                <a:gd name="T60" fmla="+- 0 4630 4588"/>
                                <a:gd name="T61" fmla="*/ T60 w 61"/>
                                <a:gd name="T62" fmla="+- 0 300 298"/>
                                <a:gd name="T63" fmla="*/ 300 h 61"/>
                                <a:gd name="T64" fmla="+- 0 4619 4588"/>
                                <a:gd name="T65" fmla="*/ T64 w 61"/>
                                <a:gd name="T66" fmla="+- 0 298 298"/>
                                <a:gd name="T67" fmla="*/ 2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docshape80"/>
                          <wps:cNvSpPr>
                            <a:spLocks/>
                          </wps:cNvSpPr>
                          <wps:spPr bwMode="auto">
                            <a:xfrm>
                              <a:off x="4588" y="2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4588 4588"/>
                                <a:gd name="T1" fmla="*/ T0 w 61"/>
                                <a:gd name="T2" fmla="+- 0 328 298"/>
                                <a:gd name="T3" fmla="*/ 328 h 61"/>
                                <a:gd name="T4" fmla="+- 0 4591 4588"/>
                                <a:gd name="T5" fmla="*/ T4 w 61"/>
                                <a:gd name="T6" fmla="+- 0 316 298"/>
                                <a:gd name="T7" fmla="*/ 316 h 61"/>
                                <a:gd name="T8" fmla="+- 0 4597 4588"/>
                                <a:gd name="T9" fmla="*/ T8 w 61"/>
                                <a:gd name="T10" fmla="+- 0 307 298"/>
                                <a:gd name="T11" fmla="*/ 307 h 61"/>
                                <a:gd name="T12" fmla="+- 0 4607 4588"/>
                                <a:gd name="T13" fmla="*/ T12 w 61"/>
                                <a:gd name="T14" fmla="+- 0 300 298"/>
                                <a:gd name="T15" fmla="*/ 300 h 61"/>
                                <a:gd name="T16" fmla="+- 0 4619 4588"/>
                                <a:gd name="T17" fmla="*/ T16 w 61"/>
                                <a:gd name="T18" fmla="+- 0 298 298"/>
                                <a:gd name="T19" fmla="*/ 298 h 61"/>
                                <a:gd name="T20" fmla="+- 0 4630 4588"/>
                                <a:gd name="T21" fmla="*/ T20 w 61"/>
                                <a:gd name="T22" fmla="+- 0 300 298"/>
                                <a:gd name="T23" fmla="*/ 300 h 61"/>
                                <a:gd name="T24" fmla="+- 0 4640 4588"/>
                                <a:gd name="T25" fmla="*/ T24 w 61"/>
                                <a:gd name="T26" fmla="+- 0 307 298"/>
                                <a:gd name="T27" fmla="*/ 307 h 61"/>
                                <a:gd name="T28" fmla="+- 0 4646 4588"/>
                                <a:gd name="T29" fmla="*/ T28 w 61"/>
                                <a:gd name="T30" fmla="+- 0 316 298"/>
                                <a:gd name="T31" fmla="*/ 316 h 61"/>
                                <a:gd name="T32" fmla="+- 0 4649 4588"/>
                                <a:gd name="T33" fmla="*/ T32 w 61"/>
                                <a:gd name="T34" fmla="+- 0 328 298"/>
                                <a:gd name="T35" fmla="*/ 328 h 61"/>
                                <a:gd name="T36" fmla="+- 0 4646 4588"/>
                                <a:gd name="T37" fmla="*/ T36 w 61"/>
                                <a:gd name="T38" fmla="+- 0 340 298"/>
                                <a:gd name="T39" fmla="*/ 340 h 61"/>
                                <a:gd name="T40" fmla="+- 0 4640 4588"/>
                                <a:gd name="T41" fmla="*/ T40 w 61"/>
                                <a:gd name="T42" fmla="+- 0 349 298"/>
                                <a:gd name="T43" fmla="*/ 349 h 61"/>
                                <a:gd name="T44" fmla="+- 0 4630 4588"/>
                                <a:gd name="T45" fmla="*/ T44 w 61"/>
                                <a:gd name="T46" fmla="+- 0 356 298"/>
                                <a:gd name="T47" fmla="*/ 356 h 61"/>
                                <a:gd name="T48" fmla="+- 0 4619 4588"/>
                                <a:gd name="T49" fmla="*/ T48 w 61"/>
                                <a:gd name="T50" fmla="+- 0 358 298"/>
                                <a:gd name="T51" fmla="*/ 358 h 61"/>
                                <a:gd name="T52" fmla="+- 0 4607 4588"/>
                                <a:gd name="T53" fmla="*/ T52 w 61"/>
                                <a:gd name="T54" fmla="+- 0 356 298"/>
                                <a:gd name="T55" fmla="*/ 356 h 61"/>
                                <a:gd name="T56" fmla="+- 0 4597 4588"/>
                                <a:gd name="T57" fmla="*/ T56 w 61"/>
                                <a:gd name="T58" fmla="+- 0 349 298"/>
                                <a:gd name="T59" fmla="*/ 349 h 61"/>
                                <a:gd name="T60" fmla="+- 0 4591 4588"/>
                                <a:gd name="T61" fmla="*/ T60 w 61"/>
                                <a:gd name="T62" fmla="+- 0 340 298"/>
                                <a:gd name="T63" fmla="*/ 340 h 61"/>
                                <a:gd name="T64" fmla="+- 0 4588 4588"/>
                                <a:gd name="T65" fmla="*/ T64 w 61"/>
                                <a:gd name="T66" fmla="+- 0 328 29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docshape81"/>
                          <wps:cNvSpPr>
                            <a:spLocks/>
                          </wps:cNvSpPr>
                          <wps:spPr bwMode="auto">
                            <a:xfrm>
                              <a:off x="4426" y="166"/>
                              <a:ext cx="386" cy="313"/>
                            </a:xfrm>
                            <a:custGeom>
                              <a:avLst/>
                              <a:gdLst>
                                <a:gd name="T0" fmla="+- 0 4619 4426"/>
                                <a:gd name="T1" fmla="*/ T0 w 386"/>
                                <a:gd name="T2" fmla="+- 0 167 167"/>
                                <a:gd name="T3" fmla="*/ 167 h 313"/>
                                <a:gd name="T4" fmla="+- 0 4619 4426"/>
                                <a:gd name="T5" fmla="*/ T4 w 386"/>
                                <a:gd name="T6" fmla="+- 0 479 167"/>
                                <a:gd name="T7" fmla="*/ 479 h 313"/>
                                <a:gd name="T8" fmla="+- 0 4619 4426"/>
                                <a:gd name="T9" fmla="*/ T8 w 386"/>
                                <a:gd name="T10" fmla="+- 0 479 167"/>
                                <a:gd name="T11" fmla="*/ 479 h 313"/>
                                <a:gd name="T12" fmla="+- 0 4619 4426"/>
                                <a:gd name="T13" fmla="*/ T12 w 386"/>
                                <a:gd name="T14" fmla="+- 0 479 167"/>
                                <a:gd name="T15" fmla="*/ 479 h 313"/>
                                <a:gd name="T16" fmla="+- 0 4812 4426"/>
                                <a:gd name="T17" fmla="*/ T16 w 386"/>
                                <a:gd name="T18" fmla="+- 0 339 167"/>
                                <a:gd name="T19" fmla="*/ 339 h 313"/>
                                <a:gd name="T20" fmla="+- 0 4812 4426"/>
                                <a:gd name="T21" fmla="*/ T20 w 386"/>
                                <a:gd name="T22" fmla="+- 0 317 167"/>
                                <a:gd name="T23" fmla="*/ 317 h 313"/>
                                <a:gd name="T24" fmla="+- 0 4812 4426"/>
                                <a:gd name="T25" fmla="*/ T24 w 386"/>
                                <a:gd name="T26" fmla="+- 0 328 167"/>
                                <a:gd name="T27" fmla="*/ 328 h 313"/>
                                <a:gd name="T28" fmla="+- 0 4426 4426"/>
                                <a:gd name="T29" fmla="*/ T28 w 386"/>
                                <a:gd name="T30" fmla="+- 0 328 167"/>
                                <a:gd name="T31" fmla="*/ 328 h 313"/>
                                <a:gd name="T32" fmla="+- 0 4426 4426"/>
                                <a:gd name="T33" fmla="*/ T32 w 386"/>
                                <a:gd name="T34" fmla="+- 0 339 167"/>
                                <a:gd name="T35" fmla="*/ 339 h 313"/>
                                <a:gd name="T36" fmla="+- 0 4426 4426"/>
                                <a:gd name="T37" fmla="*/ T36 w 386"/>
                                <a:gd name="T38" fmla="+- 0 317 167"/>
                                <a:gd name="T39" fmla="*/ 317 h 3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86" h="313">
                                  <a:moveTo>
                                    <a:pt x="193" y="0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193" y="312"/>
                                  </a:moveTo>
                                  <a:lnTo>
                                    <a:pt x="193" y="312"/>
                                  </a:lnTo>
                                  <a:moveTo>
                                    <a:pt x="386" y="172"/>
                                  </a:moveTo>
                                  <a:lnTo>
                                    <a:pt x="386" y="150"/>
                                  </a:lnTo>
                                  <a:moveTo>
                                    <a:pt x="386" y="161"/>
                                  </a:moveTo>
                                  <a:lnTo>
                                    <a:pt x="0" y="161"/>
                                  </a:lnTo>
                                  <a:moveTo>
                                    <a:pt x="0" y="172"/>
                                  </a:moveTo>
                                  <a:lnTo>
                                    <a:pt x="0" y="15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docshape82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926 1926"/>
                                <a:gd name="T3" fmla="*/ 1926 h 61"/>
                                <a:gd name="T4" fmla="+- 0 3334 3316"/>
                                <a:gd name="T5" fmla="*/ T4 w 61"/>
                                <a:gd name="T6" fmla="+- 0 1929 1926"/>
                                <a:gd name="T7" fmla="*/ 1929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18 3316"/>
                                <a:gd name="T13" fmla="*/ T12 w 61"/>
                                <a:gd name="T14" fmla="+- 0 1945 1926"/>
                                <a:gd name="T15" fmla="*/ 1945 h 61"/>
                                <a:gd name="T16" fmla="+- 0 3316 3316"/>
                                <a:gd name="T17" fmla="*/ T16 w 61"/>
                                <a:gd name="T18" fmla="+- 0 1957 1926"/>
                                <a:gd name="T19" fmla="*/ 1957 h 61"/>
                                <a:gd name="T20" fmla="+- 0 3318 3316"/>
                                <a:gd name="T21" fmla="*/ T20 w 61"/>
                                <a:gd name="T22" fmla="+- 0 1968 1926"/>
                                <a:gd name="T23" fmla="*/ 1968 h 61"/>
                                <a:gd name="T24" fmla="+- 0 3325 3316"/>
                                <a:gd name="T25" fmla="*/ T24 w 61"/>
                                <a:gd name="T26" fmla="+- 0 1978 1926"/>
                                <a:gd name="T27" fmla="*/ 1978 h 61"/>
                                <a:gd name="T28" fmla="+- 0 3334 3316"/>
                                <a:gd name="T29" fmla="*/ T28 w 61"/>
                                <a:gd name="T30" fmla="+- 0 1984 1926"/>
                                <a:gd name="T31" fmla="*/ 1984 h 61"/>
                                <a:gd name="T32" fmla="+- 0 3346 3316"/>
                                <a:gd name="T33" fmla="*/ T32 w 61"/>
                                <a:gd name="T34" fmla="+- 0 1987 1926"/>
                                <a:gd name="T35" fmla="*/ 1987 h 61"/>
                                <a:gd name="T36" fmla="+- 0 3358 3316"/>
                                <a:gd name="T37" fmla="*/ T36 w 61"/>
                                <a:gd name="T38" fmla="+- 0 1984 1926"/>
                                <a:gd name="T39" fmla="*/ 1984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74 3316"/>
                                <a:gd name="T45" fmla="*/ T44 w 61"/>
                                <a:gd name="T46" fmla="+- 0 1968 1926"/>
                                <a:gd name="T47" fmla="*/ 1968 h 61"/>
                                <a:gd name="T48" fmla="+- 0 3376 3316"/>
                                <a:gd name="T49" fmla="*/ T48 w 61"/>
                                <a:gd name="T50" fmla="+- 0 1957 1926"/>
                                <a:gd name="T51" fmla="*/ 1957 h 61"/>
                                <a:gd name="T52" fmla="+- 0 3374 3316"/>
                                <a:gd name="T53" fmla="*/ T52 w 61"/>
                                <a:gd name="T54" fmla="+- 0 1945 1926"/>
                                <a:gd name="T55" fmla="*/ 1945 h 61"/>
                                <a:gd name="T56" fmla="+- 0 3367 3316"/>
                                <a:gd name="T57" fmla="*/ T56 w 61"/>
                                <a:gd name="T58" fmla="+- 0 1935 1926"/>
                                <a:gd name="T59" fmla="*/ 1935 h 61"/>
                                <a:gd name="T60" fmla="+- 0 3358 3316"/>
                                <a:gd name="T61" fmla="*/ T60 w 61"/>
                                <a:gd name="T62" fmla="+- 0 1929 1926"/>
                                <a:gd name="T63" fmla="*/ 1929 h 61"/>
                                <a:gd name="T64" fmla="+- 0 3346 3316"/>
                                <a:gd name="T65" fmla="*/ T64 w 61"/>
                                <a:gd name="T66" fmla="+- 0 1926 1926"/>
                                <a:gd name="T67" fmla="*/ 19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docshape83"/>
                          <wps:cNvSpPr>
                            <a:spLocks/>
                          </wps:cNvSpPr>
                          <wps:spPr bwMode="auto">
                            <a:xfrm>
                              <a:off x="3315" y="1926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957 1926"/>
                                <a:gd name="T3" fmla="*/ 1957 h 61"/>
                                <a:gd name="T4" fmla="+- 0 3318 3316"/>
                                <a:gd name="T5" fmla="*/ T4 w 61"/>
                                <a:gd name="T6" fmla="+- 0 1945 1926"/>
                                <a:gd name="T7" fmla="*/ 1945 h 61"/>
                                <a:gd name="T8" fmla="+- 0 3325 3316"/>
                                <a:gd name="T9" fmla="*/ T8 w 61"/>
                                <a:gd name="T10" fmla="+- 0 1935 1926"/>
                                <a:gd name="T11" fmla="*/ 1935 h 61"/>
                                <a:gd name="T12" fmla="+- 0 3334 3316"/>
                                <a:gd name="T13" fmla="*/ T12 w 61"/>
                                <a:gd name="T14" fmla="+- 0 1929 1926"/>
                                <a:gd name="T15" fmla="*/ 1929 h 61"/>
                                <a:gd name="T16" fmla="+- 0 3346 3316"/>
                                <a:gd name="T17" fmla="*/ T16 w 61"/>
                                <a:gd name="T18" fmla="+- 0 1926 1926"/>
                                <a:gd name="T19" fmla="*/ 1926 h 61"/>
                                <a:gd name="T20" fmla="+- 0 3358 3316"/>
                                <a:gd name="T21" fmla="*/ T20 w 61"/>
                                <a:gd name="T22" fmla="+- 0 1929 1926"/>
                                <a:gd name="T23" fmla="*/ 1929 h 61"/>
                                <a:gd name="T24" fmla="+- 0 3367 3316"/>
                                <a:gd name="T25" fmla="*/ T24 w 61"/>
                                <a:gd name="T26" fmla="+- 0 1935 1926"/>
                                <a:gd name="T27" fmla="*/ 1935 h 61"/>
                                <a:gd name="T28" fmla="+- 0 3374 3316"/>
                                <a:gd name="T29" fmla="*/ T28 w 61"/>
                                <a:gd name="T30" fmla="+- 0 1945 1926"/>
                                <a:gd name="T31" fmla="*/ 1945 h 61"/>
                                <a:gd name="T32" fmla="+- 0 3376 3316"/>
                                <a:gd name="T33" fmla="*/ T32 w 61"/>
                                <a:gd name="T34" fmla="+- 0 1957 1926"/>
                                <a:gd name="T35" fmla="*/ 1957 h 61"/>
                                <a:gd name="T36" fmla="+- 0 3374 3316"/>
                                <a:gd name="T37" fmla="*/ T36 w 61"/>
                                <a:gd name="T38" fmla="+- 0 1968 1926"/>
                                <a:gd name="T39" fmla="*/ 1968 h 61"/>
                                <a:gd name="T40" fmla="+- 0 3367 3316"/>
                                <a:gd name="T41" fmla="*/ T40 w 61"/>
                                <a:gd name="T42" fmla="+- 0 1978 1926"/>
                                <a:gd name="T43" fmla="*/ 1978 h 61"/>
                                <a:gd name="T44" fmla="+- 0 3358 3316"/>
                                <a:gd name="T45" fmla="*/ T44 w 61"/>
                                <a:gd name="T46" fmla="+- 0 1984 1926"/>
                                <a:gd name="T47" fmla="*/ 1984 h 61"/>
                                <a:gd name="T48" fmla="+- 0 3346 3316"/>
                                <a:gd name="T49" fmla="*/ T48 w 61"/>
                                <a:gd name="T50" fmla="+- 0 1987 1926"/>
                                <a:gd name="T51" fmla="*/ 1987 h 61"/>
                                <a:gd name="T52" fmla="+- 0 3334 3316"/>
                                <a:gd name="T53" fmla="*/ T52 w 61"/>
                                <a:gd name="T54" fmla="+- 0 1984 1926"/>
                                <a:gd name="T55" fmla="*/ 1984 h 61"/>
                                <a:gd name="T56" fmla="+- 0 3325 3316"/>
                                <a:gd name="T57" fmla="*/ T56 w 61"/>
                                <a:gd name="T58" fmla="+- 0 1978 1926"/>
                                <a:gd name="T59" fmla="*/ 1978 h 61"/>
                                <a:gd name="T60" fmla="+- 0 3318 3316"/>
                                <a:gd name="T61" fmla="*/ T60 w 61"/>
                                <a:gd name="T62" fmla="+- 0 1968 1926"/>
                                <a:gd name="T63" fmla="*/ 1968 h 61"/>
                                <a:gd name="T64" fmla="+- 0 3316 3316"/>
                                <a:gd name="T65" fmla="*/ T64 w 61"/>
                                <a:gd name="T66" fmla="+- 0 1957 1926"/>
                                <a:gd name="T67" fmla="*/ 195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docshape84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828 1828"/>
                                <a:gd name="T3" fmla="*/ 1828 h 61"/>
                                <a:gd name="T4" fmla="+- 0 3334 3316"/>
                                <a:gd name="T5" fmla="*/ T4 w 61"/>
                                <a:gd name="T6" fmla="+- 0 1830 1828"/>
                                <a:gd name="T7" fmla="*/ 1830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18 3316"/>
                                <a:gd name="T13" fmla="*/ T12 w 61"/>
                                <a:gd name="T14" fmla="+- 0 1846 1828"/>
                                <a:gd name="T15" fmla="*/ 1846 h 61"/>
                                <a:gd name="T16" fmla="+- 0 3316 3316"/>
                                <a:gd name="T17" fmla="*/ T16 w 61"/>
                                <a:gd name="T18" fmla="+- 0 1858 1828"/>
                                <a:gd name="T19" fmla="*/ 1858 h 61"/>
                                <a:gd name="T20" fmla="+- 0 3318 3316"/>
                                <a:gd name="T21" fmla="*/ T20 w 61"/>
                                <a:gd name="T22" fmla="+- 0 1870 1828"/>
                                <a:gd name="T23" fmla="*/ 1870 h 61"/>
                                <a:gd name="T24" fmla="+- 0 3325 3316"/>
                                <a:gd name="T25" fmla="*/ T24 w 61"/>
                                <a:gd name="T26" fmla="+- 0 1879 1828"/>
                                <a:gd name="T27" fmla="*/ 1879 h 61"/>
                                <a:gd name="T28" fmla="+- 0 3334 3316"/>
                                <a:gd name="T29" fmla="*/ T28 w 61"/>
                                <a:gd name="T30" fmla="+- 0 1886 1828"/>
                                <a:gd name="T31" fmla="*/ 1886 h 61"/>
                                <a:gd name="T32" fmla="+- 0 3346 3316"/>
                                <a:gd name="T33" fmla="*/ T32 w 61"/>
                                <a:gd name="T34" fmla="+- 0 1888 1828"/>
                                <a:gd name="T35" fmla="*/ 1888 h 61"/>
                                <a:gd name="T36" fmla="+- 0 3358 3316"/>
                                <a:gd name="T37" fmla="*/ T36 w 61"/>
                                <a:gd name="T38" fmla="+- 0 1886 1828"/>
                                <a:gd name="T39" fmla="*/ 1886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74 3316"/>
                                <a:gd name="T45" fmla="*/ T44 w 61"/>
                                <a:gd name="T46" fmla="+- 0 1870 1828"/>
                                <a:gd name="T47" fmla="*/ 1870 h 61"/>
                                <a:gd name="T48" fmla="+- 0 3376 3316"/>
                                <a:gd name="T49" fmla="*/ T48 w 61"/>
                                <a:gd name="T50" fmla="+- 0 1858 1828"/>
                                <a:gd name="T51" fmla="*/ 1858 h 61"/>
                                <a:gd name="T52" fmla="+- 0 3374 3316"/>
                                <a:gd name="T53" fmla="*/ T52 w 61"/>
                                <a:gd name="T54" fmla="+- 0 1846 1828"/>
                                <a:gd name="T55" fmla="*/ 1846 h 61"/>
                                <a:gd name="T56" fmla="+- 0 3367 3316"/>
                                <a:gd name="T57" fmla="*/ T56 w 61"/>
                                <a:gd name="T58" fmla="+- 0 1837 1828"/>
                                <a:gd name="T59" fmla="*/ 1837 h 61"/>
                                <a:gd name="T60" fmla="+- 0 3358 3316"/>
                                <a:gd name="T61" fmla="*/ T60 w 61"/>
                                <a:gd name="T62" fmla="+- 0 1830 1828"/>
                                <a:gd name="T63" fmla="*/ 1830 h 61"/>
                                <a:gd name="T64" fmla="+- 0 3346 3316"/>
                                <a:gd name="T65" fmla="*/ T64 w 61"/>
                                <a:gd name="T66" fmla="+- 0 1828 1828"/>
                                <a:gd name="T67" fmla="*/ 18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docshape85"/>
                          <wps:cNvSpPr>
                            <a:spLocks/>
                          </wps:cNvSpPr>
                          <wps:spPr bwMode="auto">
                            <a:xfrm>
                              <a:off x="3315" y="182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858 1828"/>
                                <a:gd name="T3" fmla="*/ 1858 h 61"/>
                                <a:gd name="T4" fmla="+- 0 3318 3316"/>
                                <a:gd name="T5" fmla="*/ T4 w 61"/>
                                <a:gd name="T6" fmla="+- 0 1846 1828"/>
                                <a:gd name="T7" fmla="*/ 1846 h 61"/>
                                <a:gd name="T8" fmla="+- 0 3325 3316"/>
                                <a:gd name="T9" fmla="*/ T8 w 61"/>
                                <a:gd name="T10" fmla="+- 0 1837 1828"/>
                                <a:gd name="T11" fmla="*/ 1837 h 61"/>
                                <a:gd name="T12" fmla="+- 0 3334 3316"/>
                                <a:gd name="T13" fmla="*/ T12 w 61"/>
                                <a:gd name="T14" fmla="+- 0 1830 1828"/>
                                <a:gd name="T15" fmla="*/ 1830 h 61"/>
                                <a:gd name="T16" fmla="+- 0 3346 3316"/>
                                <a:gd name="T17" fmla="*/ T16 w 61"/>
                                <a:gd name="T18" fmla="+- 0 1828 1828"/>
                                <a:gd name="T19" fmla="*/ 1828 h 61"/>
                                <a:gd name="T20" fmla="+- 0 3358 3316"/>
                                <a:gd name="T21" fmla="*/ T20 w 61"/>
                                <a:gd name="T22" fmla="+- 0 1830 1828"/>
                                <a:gd name="T23" fmla="*/ 1830 h 61"/>
                                <a:gd name="T24" fmla="+- 0 3367 3316"/>
                                <a:gd name="T25" fmla="*/ T24 w 61"/>
                                <a:gd name="T26" fmla="+- 0 1837 1828"/>
                                <a:gd name="T27" fmla="*/ 1837 h 61"/>
                                <a:gd name="T28" fmla="+- 0 3374 3316"/>
                                <a:gd name="T29" fmla="*/ T28 w 61"/>
                                <a:gd name="T30" fmla="+- 0 1846 1828"/>
                                <a:gd name="T31" fmla="*/ 1846 h 61"/>
                                <a:gd name="T32" fmla="+- 0 3376 3316"/>
                                <a:gd name="T33" fmla="*/ T32 w 61"/>
                                <a:gd name="T34" fmla="+- 0 1858 1828"/>
                                <a:gd name="T35" fmla="*/ 1858 h 61"/>
                                <a:gd name="T36" fmla="+- 0 3374 3316"/>
                                <a:gd name="T37" fmla="*/ T36 w 61"/>
                                <a:gd name="T38" fmla="+- 0 1870 1828"/>
                                <a:gd name="T39" fmla="*/ 1870 h 61"/>
                                <a:gd name="T40" fmla="+- 0 3367 3316"/>
                                <a:gd name="T41" fmla="*/ T40 w 61"/>
                                <a:gd name="T42" fmla="+- 0 1879 1828"/>
                                <a:gd name="T43" fmla="*/ 1879 h 61"/>
                                <a:gd name="T44" fmla="+- 0 3358 3316"/>
                                <a:gd name="T45" fmla="*/ T44 w 61"/>
                                <a:gd name="T46" fmla="+- 0 1886 1828"/>
                                <a:gd name="T47" fmla="*/ 1886 h 61"/>
                                <a:gd name="T48" fmla="+- 0 3346 3316"/>
                                <a:gd name="T49" fmla="*/ T48 w 61"/>
                                <a:gd name="T50" fmla="+- 0 1888 1828"/>
                                <a:gd name="T51" fmla="*/ 1888 h 61"/>
                                <a:gd name="T52" fmla="+- 0 3334 3316"/>
                                <a:gd name="T53" fmla="*/ T52 w 61"/>
                                <a:gd name="T54" fmla="+- 0 1886 1828"/>
                                <a:gd name="T55" fmla="*/ 1886 h 61"/>
                                <a:gd name="T56" fmla="+- 0 3325 3316"/>
                                <a:gd name="T57" fmla="*/ T56 w 61"/>
                                <a:gd name="T58" fmla="+- 0 1879 1828"/>
                                <a:gd name="T59" fmla="*/ 1879 h 61"/>
                                <a:gd name="T60" fmla="+- 0 3318 3316"/>
                                <a:gd name="T61" fmla="*/ T60 w 61"/>
                                <a:gd name="T62" fmla="+- 0 1870 1828"/>
                                <a:gd name="T63" fmla="*/ 1870 h 61"/>
                                <a:gd name="T64" fmla="+- 0 3316 3316"/>
                                <a:gd name="T65" fmla="*/ T64 w 61"/>
                                <a:gd name="T66" fmla="+- 0 1858 1828"/>
                                <a:gd name="T67" fmla="*/ 18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docshape86"/>
                          <wps:cNvSpPr>
                            <a:spLocks/>
                          </wps:cNvSpPr>
                          <wps:spPr bwMode="auto">
                            <a:xfrm>
                              <a:off x="3337" y="18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855 1847"/>
                                <a:gd name="T3" fmla="*/ 1855 h 17"/>
                                <a:gd name="T4" fmla="+- 0 3340 3338"/>
                                <a:gd name="T5" fmla="*/ T4 w 17"/>
                                <a:gd name="T6" fmla="+- 0 1849 1847"/>
                                <a:gd name="T7" fmla="*/ 1849 h 17"/>
                                <a:gd name="T8" fmla="+- 0 3346 3338"/>
                                <a:gd name="T9" fmla="*/ T8 w 17"/>
                                <a:gd name="T10" fmla="+- 0 1847 1847"/>
                                <a:gd name="T11" fmla="*/ 1847 h 17"/>
                                <a:gd name="T12" fmla="+- 0 3352 3338"/>
                                <a:gd name="T13" fmla="*/ T12 w 17"/>
                                <a:gd name="T14" fmla="+- 0 1849 1847"/>
                                <a:gd name="T15" fmla="*/ 1849 h 17"/>
                                <a:gd name="T16" fmla="+- 0 3354 3338"/>
                                <a:gd name="T17" fmla="*/ T16 w 17"/>
                                <a:gd name="T18" fmla="+- 0 1855 1847"/>
                                <a:gd name="T19" fmla="*/ 1855 h 17"/>
                                <a:gd name="T20" fmla="+- 0 3352 3338"/>
                                <a:gd name="T21" fmla="*/ T20 w 17"/>
                                <a:gd name="T22" fmla="+- 0 1861 1847"/>
                                <a:gd name="T23" fmla="*/ 1861 h 17"/>
                                <a:gd name="T24" fmla="+- 0 3346 3338"/>
                                <a:gd name="T25" fmla="*/ T24 w 17"/>
                                <a:gd name="T26" fmla="+- 0 1863 1847"/>
                                <a:gd name="T27" fmla="*/ 1863 h 17"/>
                                <a:gd name="T28" fmla="+- 0 3340 3338"/>
                                <a:gd name="T29" fmla="*/ T28 w 17"/>
                                <a:gd name="T30" fmla="+- 0 1861 1847"/>
                                <a:gd name="T31" fmla="*/ 1861 h 17"/>
                                <a:gd name="T32" fmla="+- 0 3338 3338"/>
                                <a:gd name="T33" fmla="*/ T32 w 17"/>
                                <a:gd name="T34" fmla="+- 0 1855 1847"/>
                                <a:gd name="T35" fmla="*/ 185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85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" name="docshape87"/>
                          <wps:cNvSpPr>
                            <a:spLocks/>
                          </wps:cNvSpPr>
                          <wps:spPr bwMode="auto">
                            <a:xfrm>
                              <a:off x="3337" y="1753"/>
                              <a:ext cx="17" cy="316"/>
                            </a:xfrm>
                            <a:custGeom>
                              <a:avLst/>
                              <a:gdLst>
                                <a:gd name="T0" fmla="+- 0 3354 3338"/>
                                <a:gd name="T1" fmla="*/ T0 w 17"/>
                                <a:gd name="T2" fmla="+- 0 2061 1753"/>
                                <a:gd name="T3" fmla="*/ 2061 h 316"/>
                                <a:gd name="T4" fmla="+- 0 3352 3338"/>
                                <a:gd name="T5" fmla="*/ T4 w 17"/>
                                <a:gd name="T6" fmla="+- 0 2055 1753"/>
                                <a:gd name="T7" fmla="*/ 2055 h 316"/>
                                <a:gd name="T8" fmla="+- 0 3346 3338"/>
                                <a:gd name="T9" fmla="*/ T8 w 17"/>
                                <a:gd name="T10" fmla="+- 0 2053 1753"/>
                                <a:gd name="T11" fmla="*/ 2053 h 316"/>
                                <a:gd name="T12" fmla="+- 0 3340 3338"/>
                                <a:gd name="T13" fmla="*/ T12 w 17"/>
                                <a:gd name="T14" fmla="+- 0 2055 1753"/>
                                <a:gd name="T15" fmla="*/ 2055 h 316"/>
                                <a:gd name="T16" fmla="+- 0 3338 3338"/>
                                <a:gd name="T17" fmla="*/ T16 w 17"/>
                                <a:gd name="T18" fmla="+- 0 2061 1753"/>
                                <a:gd name="T19" fmla="*/ 2061 h 316"/>
                                <a:gd name="T20" fmla="+- 0 3340 3338"/>
                                <a:gd name="T21" fmla="*/ T20 w 17"/>
                                <a:gd name="T22" fmla="+- 0 2067 1753"/>
                                <a:gd name="T23" fmla="*/ 2067 h 316"/>
                                <a:gd name="T24" fmla="+- 0 3346 3338"/>
                                <a:gd name="T25" fmla="*/ T24 w 17"/>
                                <a:gd name="T26" fmla="+- 0 2069 1753"/>
                                <a:gd name="T27" fmla="*/ 2069 h 316"/>
                                <a:gd name="T28" fmla="+- 0 3352 3338"/>
                                <a:gd name="T29" fmla="*/ T28 w 17"/>
                                <a:gd name="T30" fmla="+- 0 2067 1753"/>
                                <a:gd name="T31" fmla="*/ 2067 h 316"/>
                                <a:gd name="T32" fmla="+- 0 3354 3338"/>
                                <a:gd name="T33" fmla="*/ T32 w 17"/>
                                <a:gd name="T34" fmla="+- 0 2061 1753"/>
                                <a:gd name="T35" fmla="*/ 2061 h 316"/>
                                <a:gd name="T36" fmla="+- 0 3354 3338"/>
                                <a:gd name="T37" fmla="*/ T36 w 17"/>
                                <a:gd name="T38" fmla="+- 0 1762 1753"/>
                                <a:gd name="T39" fmla="*/ 1762 h 316"/>
                                <a:gd name="T40" fmla="+- 0 3352 3338"/>
                                <a:gd name="T41" fmla="*/ T40 w 17"/>
                                <a:gd name="T42" fmla="+- 0 1756 1753"/>
                                <a:gd name="T43" fmla="*/ 1756 h 316"/>
                                <a:gd name="T44" fmla="+- 0 3346 3338"/>
                                <a:gd name="T45" fmla="*/ T44 w 17"/>
                                <a:gd name="T46" fmla="+- 0 1753 1753"/>
                                <a:gd name="T47" fmla="*/ 1753 h 316"/>
                                <a:gd name="T48" fmla="+- 0 3340 3338"/>
                                <a:gd name="T49" fmla="*/ T48 w 17"/>
                                <a:gd name="T50" fmla="+- 0 1756 1753"/>
                                <a:gd name="T51" fmla="*/ 1756 h 316"/>
                                <a:gd name="T52" fmla="+- 0 3338 3338"/>
                                <a:gd name="T53" fmla="*/ T52 w 17"/>
                                <a:gd name="T54" fmla="+- 0 1762 1753"/>
                                <a:gd name="T55" fmla="*/ 1762 h 316"/>
                                <a:gd name="T56" fmla="+- 0 3340 3338"/>
                                <a:gd name="T57" fmla="*/ T56 w 17"/>
                                <a:gd name="T58" fmla="+- 0 1767 1753"/>
                                <a:gd name="T59" fmla="*/ 1767 h 316"/>
                                <a:gd name="T60" fmla="+- 0 3346 3338"/>
                                <a:gd name="T61" fmla="*/ T60 w 17"/>
                                <a:gd name="T62" fmla="+- 0 1770 1753"/>
                                <a:gd name="T63" fmla="*/ 1770 h 316"/>
                                <a:gd name="T64" fmla="+- 0 3352 3338"/>
                                <a:gd name="T65" fmla="*/ T64 w 17"/>
                                <a:gd name="T66" fmla="+- 0 1767 1753"/>
                                <a:gd name="T67" fmla="*/ 1767 h 316"/>
                                <a:gd name="T68" fmla="+- 0 3354 3338"/>
                                <a:gd name="T69" fmla="*/ T68 w 17"/>
                                <a:gd name="T70" fmla="+- 0 1762 1753"/>
                                <a:gd name="T71" fmla="*/ 1762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16">
                                  <a:moveTo>
                                    <a:pt x="16" y="308"/>
                                  </a:moveTo>
                                  <a:lnTo>
                                    <a:pt x="14" y="302"/>
                                  </a:lnTo>
                                  <a:lnTo>
                                    <a:pt x="8" y="30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0" y="308"/>
                                  </a:lnTo>
                                  <a:lnTo>
                                    <a:pt x="2" y="314"/>
                                  </a:lnTo>
                                  <a:lnTo>
                                    <a:pt x="8" y="316"/>
                                  </a:lnTo>
                                  <a:lnTo>
                                    <a:pt x="14" y="314"/>
                                  </a:lnTo>
                                  <a:lnTo>
                                    <a:pt x="16" y="308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Lin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762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docshape88"/>
                          <wps:cNvSpPr>
                            <a:spLocks/>
                          </wps:cNvSpPr>
                          <wps:spPr bwMode="auto">
                            <a:xfrm>
                              <a:off x="3337" y="19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945 1936"/>
                                <a:gd name="T3" fmla="*/ 1945 h 17"/>
                                <a:gd name="T4" fmla="+- 0 3340 3338"/>
                                <a:gd name="T5" fmla="*/ T4 w 17"/>
                                <a:gd name="T6" fmla="+- 0 1939 1936"/>
                                <a:gd name="T7" fmla="*/ 1939 h 17"/>
                                <a:gd name="T8" fmla="+- 0 3346 3338"/>
                                <a:gd name="T9" fmla="*/ T8 w 17"/>
                                <a:gd name="T10" fmla="+- 0 1936 1936"/>
                                <a:gd name="T11" fmla="*/ 1936 h 17"/>
                                <a:gd name="T12" fmla="+- 0 3352 3338"/>
                                <a:gd name="T13" fmla="*/ T12 w 17"/>
                                <a:gd name="T14" fmla="+- 0 1939 1936"/>
                                <a:gd name="T15" fmla="*/ 1939 h 17"/>
                                <a:gd name="T16" fmla="+- 0 3354 3338"/>
                                <a:gd name="T17" fmla="*/ T16 w 17"/>
                                <a:gd name="T18" fmla="+- 0 1945 1936"/>
                                <a:gd name="T19" fmla="*/ 1945 h 17"/>
                                <a:gd name="T20" fmla="+- 0 3352 3338"/>
                                <a:gd name="T21" fmla="*/ T20 w 17"/>
                                <a:gd name="T22" fmla="+- 0 1951 1936"/>
                                <a:gd name="T23" fmla="*/ 1951 h 17"/>
                                <a:gd name="T24" fmla="+- 0 3346 3338"/>
                                <a:gd name="T25" fmla="*/ T24 w 17"/>
                                <a:gd name="T26" fmla="+- 0 1953 1936"/>
                                <a:gd name="T27" fmla="*/ 1953 h 17"/>
                                <a:gd name="T28" fmla="+- 0 3340 3338"/>
                                <a:gd name="T29" fmla="*/ T28 w 17"/>
                                <a:gd name="T30" fmla="+- 0 1951 1936"/>
                                <a:gd name="T31" fmla="*/ 1951 h 17"/>
                                <a:gd name="T32" fmla="+- 0 3338 3338"/>
                                <a:gd name="T33" fmla="*/ T32 w 17"/>
                                <a:gd name="T34" fmla="+- 0 1945 1936"/>
                                <a:gd name="T35" fmla="*/ 19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docshape89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46 3316"/>
                                <a:gd name="T1" fmla="*/ T0 w 61"/>
                                <a:gd name="T2" fmla="+- 0 1558 1558"/>
                                <a:gd name="T3" fmla="*/ 1558 h 61"/>
                                <a:gd name="T4" fmla="+- 0 3334 3316"/>
                                <a:gd name="T5" fmla="*/ T4 w 61"/>
                                <a:gd name="T6" fmla="+- 0 1560 1558"/>
                                <a:gd name="T7" fmla="*/ 1560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18 3316"/>
                                <a:gd name="T13" fmla="*/ T12 w 61"/>
                                <a:gd name="T14" fmla="+- 0 1576 1558"/>
                                <a:gd name="T15" fmla="*/ 1576 h 61"/>
                                <a:gd name="T16" fmla="+- 0 3316 3316"/>
                                <a:gd name="T17" fmla="*/ T16 w 61"/>
                                <a:gd name="T18" fmla="+- 0 1588 1558"/>
                                <a:gd name="T19" fmla="*/ 1588 h 61"/>
                                <a:gd name="T20" fmla="+- 0 3318 3316"/>
                                <a:gd name="T21" fmla="*/ T20 w 61"/>
                                <a:gd name="T22" fmla="+- 0 1600 1558"/>
                                <a:gd name="T23" fmla="*/ 1600 h 61"/>
                                <a:gd name="T24" fmla="+- 0 3325 3316"/>
                                <a:gd name="T25" fmla="*/ T24 w 61"/>
                                <a:gd name="T26" fmla="+- 0 1609 1558"/>
                                <a:gd name="T27" fmla="*/ 1609 h 61"/>
                                <a:gd name="T28" fmla="+- 0 3334 3316"/>
                                <a:gd name="T29" fmla="*/ T28 w 61"/>
                                <a:gd name="T30" fmla="+- 0 1616 1558"/>
                                <a:gd name="T31" fmla="*/ 1616 h 61"/>
                                <a:gd name="T32" fmla="+- 0 3346 3316"/>
                                <a:gd name="T33" fmla="*/ T32 w 61"/>
                                <a:gd name="T34" fmla="+- 0 1618 1558"/>
                                <a:gd name="T35" fmla="*/ 1618 h 61"/>
                                <a:gd name="T36" fmla="+- 0 3358 3316"/>
                                <a:gd name="T37" fmla="*/ T36 w 61"/>
                                <a:gd name="T38" fmla="+- 0 1616 1558"/>
                                <a:gd name="T39" fmla="*/ 1616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74 3316"/>
                                <a:gd name="T45" fmla="*/ T44 w 61"/>
                                <a:gd name="T46" fmla="+- 0 1600 1558"/>
                                <a:gd name="T47" fmla="*/ 1600 h 61"/>
                                <a:gd name="T48" fmla="+- 0 3376 3316"/>
                                <a:gd name="T49" fmla="*/ T48 w 61"/>
                                <a:gd name="T50" fmla="+- 0 1588 1558"/>
                                <a:gd name="T51" fmla="*/ 1588 h 61"/>
                                <a:gd name="T52" fmla="+- 0 3374 3316"/>
                                <a:gd name="T53" fmla="*/ T52 w 61"/>
                                <a:gd name="T54" fmla="+- 0 1576 1558"/>
                                <a:gd name="T55" fmla="*/ 1576 h 61"/>
                                <a:gd name="T56" fmla="+- 0 3367 3316"/>
                                <a:gd name="T57" fmla="*/ T56 w 61"/>
                                <a:gd name="T58" fmla="+- 0 1567 1558"/>
                                <a:gd name="T59" fmla="*/ 1567 h 61"/>
                                <a:gd name="T60" fmla="+- 0 3358 3316"/>
                                <a:gd name="T61" fmla="*/ T60 w 61"/>
                                <a:gd name="T62" fmla="+- 0 1560 1558"/>
                                <a:gd name="T63" fmla="*/ 1560 h 61"/>
                                <a:gd name="T64" fmla="+- 0 3346 3316"/>
                                <a:gd name="T65" fmla="*/ T64 w 61"/>
                                <a:gd name="T66" fmla="+- 0 1558 1558"/>
                                <a:gd name="T67" fmla="*/ 15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docshape90"/>
                          <wps:cNvSpPr>
                            <a:spLocks/>
                          </wps:cNvSpPr>
                          <wps:spPr bwMode="auto">
                            <a:xfrm>
                              <a:off x="3315" y="155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316 3316"/>
                                <a:gd name="T1" fmla="*/ T0 w 61"/>
                                <a:gd name="T2" fmla="+- 0 1588 1558"/>
                                <a:gd name="T3" fmla="*/ 1588 h 61"/>
                                <a:gd name="T4" fmla="+- 0 3318 3316"/>
                                <a:gd name="T5" fmla="*/ T4 w 61"/>
                                <a:gd name="T6" fmla="+- 0 1576 1558"/>
                                <a:gd name="T7" fmla="*/ 1576 h 61"/>
                                <a:gd name="T8" fmla="+- 0 3325 3316"/>
                                <a:gd name="T9" fmla="*/ T8 w 61"/>
                                <a:gd name="T10" fmla="+- 0 1567 1558"/>
                                <a:gd name="T11" fmla="*/ 1567 h 61"/>
                                <a:gd name="T12" fmla="+- 0 3334 3316"/>
                                <a:gd name="T13" fmla="*/ T12 w 61"/>
                                <a:gd name="T14" fmla="+- 0 1560 1558"/>
                                <a:gd name="T15" fmla="*/ 1560 h 61"/>
                                <a:gd name="T16" fmla="+- 0 3346 3316"/>
                                <a:gd name="T17" fmla="*/ T16 w 61"/>
                                <a:gd name="T18" fmla="+- 0 1558 1558"/>
                                <a:gd name="T19" fmla="*/ 1558 h 61"/>
                                <a:gd name="T20" fmla="+- 0 3358 3316"/>
                                <a:gd name="T21" fmla="*/ T20 w 61"/>
                                <a:gd name="T22" fmla="+- 0 1560 1558"/>
                                <a:gd name="T23" fmla="*/ 1560 h 61"/>
                                <a:gd name="T24" fmla="+- 0 3367 3316"/>
                                <a:gd name="T25" fmla="*/ T24 w 61"/>
                                <a:gd name="T26" fmla="+- 0 1567 1558"/>
                                <a:gd name="T27" fmla="*/ 1567 h 61"/>
                                <a:gd name="T28" fmla="+- 0 3374 3316"/>
                                <a:gd name="T29" fmla="*/ T28 w 61"/>
                                <a:gd name="T30" fmla="+- 0 1576 1558"/>
                                <a:gd name="T31" fmla="*/ 1576 h 61"/>
                                <a:gd name="T32" fmla="+- 0 3376 3316"/>
                                <a:gd name="T33" fmla="*/ T32 w 61"/>
                                <a:gd name="T34" fmla="+- 0 1588 1558"/>
                                <a:gd name="T35" fmla="*/ 1588 h 61"/>
                                <a:gd name="T36" fmla="+- 0 3374 3316"/>
                                <a:gd name="T37" fmla="*/ T36 w 61"/>
                                <a:gd name="T38" fmla="+- 0 1600 1558"/>
                                <a:gd name="T39" fmla="*/ 1600 h 61"/>
                                <a:gd name="T40" fmla="+- 0 3367 3316"/>
                                <a:gd name="T41" fmla="*/ T40 w 61"/>
                                <a:gd name="T42" fmla="+- 0 1609 1558"/>
                                <a:gd name="T43" fmla="*/ 1609 h 61"/>
                                <a:gd name="T44" fmla="+- 0 3358 3316"/>
                                <a:gd name="T45" fmla="*/ T44 w 61"/>
                                <a:gd name="T46" fmla="+- 0 1616 1558"/>
                                <a:gd name="T47" fmla="*/ 1616 h 61"/>
                                <a:gd name="T48" fmla="+- 0 3346 3316"/>
                                <a:gd name="T49" fmla="*/ T48 w 61"/>
                                <a:gd name="T50" fmla="+- 0 1618 1558"/>
                                <a:gd name="T51" fmla="*/ 1618 h 61"/>
                                <a:gd name="T52" fmla="+- 0 3334 3316"/>
                                <a:gd name="T53" fmla="*/ T52 w 61"/>
                                <a:gd name="T54" fmla="+- 0 1616 1558"/>
                                <a:gd name="T55" fmla="*/ 1616 h 61"/>
                                <a:gd name="T56" fmla="+- 0 3325 3316"/>
                                <a:gd name="T57" fmla="*/ T56 w 61"/>
                                <a:gd name="T58" fmla="+- 0 1609 1558"/>
                                <a:gd name="T59" fmla="*/ 1609 h 61"/>
                                <a:gd name="T60" fmla="+- 0 3318 3316"/>
                                <a:gd name="T61" fmla="*/ T60 w 61"/>
                                <a:gd name="T62" fmla="+- 0 1600 1558"/>
                                <a:gd name="T63" fmla="*/ 1600 h 61"/>
                                <a:gd name="T64" fmla="+- 0 3316 3316"/>
                                <a:gd name="T65" fmla="*/ T64 w 61"/>
                                <a:gd name="T66" fmla="+- 0 1588 1558"/>
                                <a:gd name="T67" fmla="*/ 158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docshape91"/>
                          <wps:cNvSpPr>
                            <a:spLocks/>
                          </wps:cNvSpPr>
                          <wps:spPr bwMode="auto">
                            <a:xfrm>
                              <a:off x="3337" y="1464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473 1465"/>
                                <a:gd name="T3" fmla="*/ 1473 h 17"/>
                                <a:gd name="T4" fmla="+- 0 3340 3338"/>
                                <a:gd name="T5" fmla="*/ T4 w 17"/>
                                <a:gd name="T6" fmla="+- 0 1467 1465"/>
                                <a:gd name="T7" fmla="*/ 1467 h 17"/>
                                <a:gd name="T8" fmla="+- 0 3346 3338"/>
                                <a:gd name="T9" fmla="*/ T8 w 17"/>
                                <a:gd name="T10" fmla="+- 0 1465 1465"/>
                                <a:gd name="T11" fmla="*/ 1465 h 17"/>
                                <a:gd name="T12" fmla="+- 0 3352 3338"/>
                                <a:gd name="T13" fmla="*/ T12 w 17"/>
                                <a:gd name="T14" fmla="+- 0 1467 1465"/>
                                <a:gd name="T15" fmla="*/ 1467 h 17"/>
                                <a:gd name="T16" fmla="+- 0 3354 3338"/>
                                <a:gd name="T17" fmla="*/ T16 w 17"/>
                                <a:gd name="T18" fmla="+- 0 1473 1465"/>
                                <a:gd name="T19" fmla="*/ 1473 h 17"/>
                                <a:gd name="T20" fmla="+- 0 3352 3338"/>
                                <a:gd name="T21" fmla="*/ T20 w 17"/>
                                <a:gd name="T22" fmla="+- 0 1479 1465"/>
                                <a:gd name="T23" fmla="*/ 1479 h 17"/>
                                <a:gd name="T24" fmla="+- 0 3346 3338"/>
                                <a:gd name="T25" fmla="*/ T24 w 17"/>
                                <a:gd name="T26" fmla="+- 0 1481 1465"/>
                                <a:gd name="T27" fmla="*/ 1481 h 17"/>
                                <a:gd name="T28" fmla="+- 0 3340 3338"/>
                                <a:gd name="T29" fmla="*/ T28 w 17"/>
                                <a:gd name="T30" fmla="+- 0 1479 1465"/>
                                <a:gd name="T31" fmla="*/ 1479 h 17"/>
                                <a:gd name="T32" fmla="+- 0 3338 3338"/>
                                <a:gd name="T33" fmla="*/ T32 w 17"/>
                                <a:gd name="T34" fmla="+- 0 1473 1465"/>
                                <a:gd name="T35" fmla="*/ 14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46" y="1473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docshape92"/>
                          <wps:cNvSpPr>
                            <a:spLocks/>
                          </wps:cNvSpPr>
                          <wps:spPr bwMode="auto">
                            <a:xfrm>
                              <a:off x="3337" y="1688"/>
                              <a:ext cx="17" cy="17"/>
                            </a:xfrm>
                            <a:custGeom>
                              <a:avLst/>
                              <a:gdLst>
                                <a:gd name="T0" fmla="+- 0 3338 3338"/>
                                <a:gd name="T1" fmla="*/ T0 w 17"/>
                                <a:gd name="T2" fmla="+- 0 1696 1688"/>
                                <a:gd name="T3" fmla="*/ 1696 h 17"/>
                                <a:gd name="T4" fmla="+- 0 3340 3338"/>
                                <a:gd name="T5" fmla="*/ T4 w 17"/>
                                <a:gd name="T6" fmla="+- 0 1691 1688"/>
                                <a:gd name="T7" fmla="*/ 1691 h 17"/>
                                <a:gd name="T8" fmla="+- 0 3346 3338"/>
                                <a:gd name="T9" fmla="*/ T8 w 17"/>
                                <a:gd name="T10" fmla="+- 0 1688 1688"/>
                                <a:gd name="T11" fmla="*/ 1688 h 17"/>
                                <a:gd name="T12" fmla="+- 0 3352 3338"/>
                                <a:gd name="T13" fmla="*/ T12 w 17"/>
                                <a:gd name="T14" fmla="+- 0 1691 1688"/>
                                <a:gd name="T15" fmla="*/ 1691 h 17"/>
                                <a:gd name="T16" fmla="+- 0 3354 3338"/>
                                <a:gd name="T17" fmla="*/ T16 w 17"/>
                                <a:gd name="T18" fmla="+- 0 1696 1688"/>
                                <a:gd name="T19" fmla="*/ 1696 h 17"/>
                                <a:gd name="T20" fmla="+- 0 3352 3338"/>
                                <a:gd name="T21" fmla="*/ T20 w 17"/>
                                <a:gd name="T22" fmla="+- 0 1702 1688"/>
                                <a:gd name="T23" fmla="*/ 1702 h 17"/>
                                <a:gd name="T24" fmla="+- 0 3346 3338"/>
                                <a:gd name="T25" fmla="*/ T24 w 17"/>
                                <a:gd name="T26" fmla="+- 0 1705 1688"/>
                                <a:gd name="T27" fmla="*/ 1705 h 17"/>
                                <a:gd name="T28" fmla="+- 0 3340 3338"/>
                                <a:gd name="T29" fmla="*/ T28 w 17"/>
                                <a:gd name="T30" fmla="+- 0 1702 1688"/>
                                <a:gd name="T31" fmla="*/ 1702 h 17"/>
                                <a:gd name="T32" fmla="+- 0 3338 3338"/>
                                <a:gd name="T33" fmla="*/ T32 w 17"/>
                                <a:gd name="T34" fmla="+- 0 1696 1688"/>
                                <a:gd name="T35" fmla="*/ 169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docshape93"/>
                          <wps:cNvSpPr>
                            <a:spLocks/>
                          </wps:cNvSpPr>
                          <wps:spPr bwMode="auto">
                            <a:xfrm>
                              <a:off x="3191" y="1576"/>
                              <a:ext cx="324" cy="391"/>
                            </a:xfrm>
                            <a:custGeom>
                              <a:avLst/>
                              <a:gdLst>
                                <a:gd name="T0" fmla="+- 0 3515 3192"/>
                                <a:gd name="T1" fmla="*/ T0 w 324"/>
                                <a:gd name="T2" fmla="+- 0 1967 1577"/>
                                <a:gd name="T3" fmla="*/ 1967 h 391"/>
                                <a:gd name="T4" fmla="+- 0 3515 3192"/>
                                <a:gd name="T5" fmla="*/ T4 w 324"/>
                                <a:gd name="T6" fmla="+- 0 1945 1577"/>
                                <a:gd name="T7" fmla="*/ 1945 h 391"/>
                                <a:gd name="T8" fmla="+- 0 3515 3192"/>
                                <a:gd name="T9" fmla="*/ T8 w 324"/>
                                <a:gd name="T10" fmla="+- 0 1957 1577"/>
                                <a:gd name="T11" fmla="*/ 1957 h 391"/>
                                <a:gd name="T12" fmla="+- 0 3192 3192"/>
                                <a:gd name="T13" fmla="*/ T12 w 324"/>
                                <a:gd name="T14" fmla="+- 0 1957 1577"/>
                                <a:gd name="T15" fmla="*/ 1957 h 391"/>
                                <a:gd name="T16" fmla="+- 0 3192 3192"/>
                                <a:gd name="T17" fmla="*/ T16 w 324"/>
                                <a:gd name="T18" fmla="+- 0 1967 1577"/>
                                <a:gd name="T19" fmla="*/ 1967 h 391"/>
                                <a:gd name="T20" fmla="+- 0 3192 3192"/>
                                <a:gd name="T21" fmla="*/ T20 w 324"/>
                                <a:gd name="T22" fmla="+- 0 1945 1577"/>
                                <a:gd name="T23" fmla="*/ 1945 h 391"/>
                                <a:gd name="T24" fmla="+- 0 3515 3192"/>
                                <a:gd name="T25" fmla="*/ T24 w 324"/>
                                <a:gd name="T26" fmla="+- 0 1869 1577"/>
                                <a:gd name="T27" fmla="*/ 1869 h 391"/>
                                <a:gd name="T28" fmla="+- 0 3515 3192"/>
                                <a:gd name="T29" fmla="*/ T28 w 324"/>
                                <a:gd name="T30" fmla="+- 0 1847 1577"/>
                                <a:gd name="T31" fmla="*/ 1847 h 391"/>
                                <a:gd name="T32" fmla="+- 0 3515 3192"/>
                                <a:gd name="T33" fmla="*/ T32 w 324"/>
                                <a:gd name="T34" fmla="+- 0 1858 1577"/>
                                <a:gd name="T35" fmla="*/ 1858 h 391"/>
                                <a:gd name="T36" fmla="+- 0 3192 3192"/>
                                <a:gd name="T37" fmla="*/ T36 w 324"/>
                                <a:gd name="T38" fmla="+- 0 1858 1577"/>
                                <a:gd name="T39" fmla="*/ 1858 h 391"/>
                                <a:gd name="T40" fmla="+- 0 3192 3192"/>
                                <a:gd name="T41" fmla="*/ T40 w 324"/>
                                <a:gd name="T42" fmla="+- 0 1869 1577"/>
                                <a:gd name="T43" fmla="*/ 1869 h 391"/>
                                <a:gd name="T44" fmla="+- 0 3192 3192"/>
                                <a:gd name="T45" fmla="*/ T44 w 324"/>
                                <a:gd name="T46" fmla="+- 0 1847 1577"/>
                                <a:gd name="T47" fmla="*/ 1847 h 391"/>
                                <a:gd name="T48" fmla="+- 0 3515 3192"/>
                                <a:gd name="T49" fmla="*/ T48 w 324"/>
                                <a:gd name="T50" fmla="+- 0 1599 1577"/>
                                <a:gd name="T51" fmla="*/ 1599 h 391"/>
                                <a:gd name="T52" fmla="+- 0 3515 3192"/>
                                <a:gd name="T53" fmla="*/ T52 w 324"/>
                                <a:gd name="T54" fmla="+- 0 1577 1577"/>
                                <a:gd name="T55" fmla="*/ 1577 h 391"/>
                                <a:gd name="T56" fmla="+- 0 3515 3192"/>
                                <a:gd name="T57" fmla="*/ T56 w 324"/>
                                <a:gd name="T58" fmla="+- 0 1588 1577"/>
                                <a:gd name="T59" fmla="*/ 1588 h 391"/>
                                <a:gd name="T60" fmla="+- 0 3192 3192"/>
                                <a:gd name="T61" fmla="*/ T60 w 324"/>
                                <a:gd name="T62" fmla="+- 0 1588 1577"/>
                                <a:gd name="T63" fmla="*/ 1588 h 391"/>
                                <a:gd name="T64" fmla="+- 0 3192 3192"/>
                                <a:gd name="T65" fmla="*/ T64 w 324"/>
                                <a:gd name="T66" fmla="+- 0 1599 1577"/>
                                <a:gd name="T67" fmla="*/ 1599 h 391"/>
                                <a:gd name="T68" fmla="+- 0 3192 3192"/>
                                <a:gd name="T69" fmla="*/ T68 w 324"/>
                                <a:gd name="T70" fmla="+- 0 1577 1577"/>
                                <a:gd name="T71" fmla="*/ 1577 h 3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24" h="391">
                                  <a:moveTo>
                                    <a:pt x="323" y="390"/>
                                  </a:moveTo>
                                  <a:lnTo>
                                    <a:pt x="323" y="368"/>
                                  </a:lnTo>
                                  <a:moveTo>
                                    <a:pt x="323" y="380"/>
                                  </a:moveTo>
                                  <a:lnTo>
                                    <a:pt x="0" y="380"/>
                                  </a:lnTo>
                                  <a:moveTo>
                                    <a:pt x="0" y="390"/>
                                  </a:moveTo>
                                  <a:lnTo>
                                    <a:pt x="0" y="368"/>
                                  </a:lnTo>
                                  <a:moveTo>
                                    <a:pt x="323" y="292"/>
                                  </a:moveTo>
                                  <a:lnTo>
                                    <a:pt x="323" y="270"/>
                                  </a:lnTo>
                                  <a:moveTo>
                                    <a:pt x="323" y="281"/>
                                  </a:moveTo>
                                  <a:lnTo>
                                    <a:pt x="0" y="281"/>
                                  </a:lnTo>
                                  <a:moveTo>
                                    <a:pt x="0" y="292"/>
                                  </a:moveTo>
                                  <a:lnTo>
                                    <a:pt x="0" y="270"/>
                                  </a:lnTo>
                                  <a:moveTo>
                                    <a:pt x="323" y="22"/>
                                  </a:moveTo>
                                  <a:lnTo>
                                    <a:pt x="323" y="0"/>
                                  </a:lnTo>
                                  <a:moveTo>
                                    <a:pt x="323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docshape94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138 2138"/>
                                <a:gd name="T3" fmla="*/ 2138 h 61"/>
                                <a:gd name="T4" fmla="+- 0 3039 3021"/>
                                <a:gd name="T5" fmla="*/ T4 w 61"/>
                                <a:gd name="T6" fmla="+- 0 2140 2138"/>
                                <a:gd name="T7" fmla="*/ 2140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23 3021"/>
                                <a:gd name="T13" fmla="*/ T12 w 61"/>
                                <a:gd name="T14" fmla="+- 0 2156 2138"/>
                                <a:gd name="T15" fmla="*/ 2156 h 61"/>
                                <a:gd name="T16" fmla="+- 0 3021 3021"/>
                                <a:gd name="T17" fmla="*/ T16 w 61"/>
                                <a:gd name="T18" fmla="+- 0 2168 2138"/>
                                <a:gd name="T19" fmla="*/ 2168 h 61"/>
                                <a:gd name="T20" fmla="+- 0 3023 3021"/>
                                <a:gd name="T21" fmla="*/ T20 w 61"/>
                                <a:gd name="T22" fmla="+- 0 2179 2138"/>
                                <a:gd name="T23" fmla="*/ 2179 h 61"/>
                                <a:gd name="T24" fmla="+- 0 3030 3021"/>
                                <a:gd name="T25" fmla="*/ T24 w 61"/>
                                <a:gd name="T26" fmla="+- 0 2189 2138"/>
                                <a:gd name="T27" fmla="*/ 2189 h 61"/>
                                <a:gd name="T28" fmla="+- 0 3039 3021"/>
                                <a:gd name="T29" fmla="*/ T28 w 61"/>
                                <a:gd name="T30" fmla="+- 0 2195 2138"/>
                                <a:gd name="T31" fmla="*/ 2195 h 61"/>
                                <a:gd name="T32" fmla="+- 0 3051 3021"/>
                                <a:gd name="T33" fmla="*/ T32 w 61"/>
                                <a:gd name="T34" fmla="+- 0 2198 2138"/>
                                <a:gd name="T35" fmla="*/ 2198 h 61"/>
                                <a:gd name="T36" fmla="+- 0 3063 3021"/>
                                <a:gd name="T37" fmla="*/ T36 w 61"/>
                                <a:gd name="T38" fmla="+- 0 2195 2138"/>
                                <a:gd name="T39" fmla="*/ 2195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79 3021"/>
                                <a:gd name="T45" fmla="*/ T44 w 61"/>
                                <a:gd name="T46" fmla="+- 0 2179 2138"/>
                                <a:gd name="T47" fmla="*/ 2179 h 61"/>
                                <a:gd name="T48" fmla="+- 0 3081 3021"/>
                                <a:gd name="T49" fmla="*/ T48 w 61"/>
                                <a:gd name="T50" fmla="+- 0 2168 2138"/>
                                <a:gd name="T51" fmla="*/ 2168 h 61"/>
                                <a:gd name="T52" fmla="+- 0 3079 3021"/>
                                <a:gd name="T53" fmla="*/ T52 w 61"/>
                                <a:gd name="T54" fmla="+- 0 2156 2138"/>
                                <a:gd name="T55" fmla="*/ 2156 h 61"/>
                                <a:gd name="T56" fmla="+- 0 3072 3021"/>
                                <a:gd name="T57" fmla="*/ T56 w 61"/>
                                <a:gd name="T58" fmla="+- 0 2146 2138"/>
                                <a:gd name="T59" fmla="*/ 2146 h 61"/>
                                <a:gd name="T60" fmla="+- 0 3063 3021"/>
                                <a:gd name="T61" fmla="*/ T60 w 61"/>
                                <a:gd name="T62" fmla="+- 0 2140 2138"/>
                                <a:gd name="T63" fmla="*/ 2140 h 61"/>
                                <a:gd name="T64" fmla="+- 0 3051 3021"/>
                                <a:gd name="T65" fmla="*/ T64 w 61"/>
                                <a:gd name="T66" fmla="+- 0 2138 2138"/>
                                <a:gd name="T67" fmla="*/ 21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docshape95"/>
                          <wps:cNvSpPr>
                            <a:spLocks/>
                          </wps:cNvSpPr>
                          <wps:spPr bwMode="auto">
                            <a:xfrm>
                              <a:off x="3020" y="21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168 2138"/>
                                <a:gd name="T3" fmla="*/ 2168 h 61"/>
                                <a:gd name="T4" fmla="+- 0 3023 3021"/>
                                <a:gd name="T5" fmla="*/ T4 w 61"/>
                                <a:gd name="T6" fmla="+- 0 2156 2138"/>
                                <a:gd name="T7" fmla="*/ 2156 h 61"/>
                                <a:gd name="T8" fmla="+- 0 3030 3021"/>
                                <a:gd name="T9" fmla="*/ T8 w 61"/>
                                <a:gd name="T10" fmla="+- 0 2146 2138"/>
                                <a:gd name="T11" fmla="*/ 2146 h 61"/>
                                <a:gd name="T12" fmla="+- 0 3039 3021"/>
                                <a:gd name="T13" fmla="*/ T12 w 61"/>
                                <a:gd name="T14" fmla="+- 0 2140 2138"/>
                                <a:gd name="T15" fmla="*/ 2140 h 61"/>
                                <a:gd name="T16" fmla="+- 0 3051 3021"/>
                                <a:gd name="T17" fmla="*/ T16 w 61"/>
                                <a:gd name="T18" fmla="+- 0 2138 2138"/>
                                <a:gd name="T19" fmla="*/ 2138 h 61"/>
                                <a:gd name="T20" fmla="+- 0 3063 3021"/>
                                <a:gd name="T21" fmla="*/ T20 w 61"/>
                                <a:gd name="T22" fmla="+- 0 2140 2138"/>
                                <a:gd name="T23" fmla="*/ 2140 h 61"/>
                                <a:gd name="T24" fmla="+- 0 3072 3021"/>
                                <a:gd name="T25" fmla="*/ T24 w 61"/>
                                <a:gd name="T26" fmla="+- 0 2146 2138"/>
                                <a:gd name="T27" fmla="*/ 2146 h 61"/>
                                <a:gd name="T28" fmla="+- 0 3079 3021"/>
                                <a:gd name="T29" fmla="*/ T28 w 61"/>
                                <a:gd name="T30" fmla="+- 0 2156 2138"/>
                                <a:gd name="T31" fmla="*/ 2156 h 61"/>
                                <a:gd name="T32" fmla="+- 0 3081 3021"/>
                                <a:gd name="T33" fmla="*/ T32 w 61"/>
                                <a:gd name="T34" fmla="+- 0 2168 2138"/>
                                <a:gd name="T35" fmla="*/ 2168 h 61"/>
                                <a:gd name="T36" fmla="+- 0 3079 3021"/>
                                <a:gd name="T37" fmla="*/ T36 w 61"/>
                                <a:gd name="T38" fmla="+- 0 2179 2138"/>
                                <a:gd name="T39" fmla="*/ 2179 h 61"/>
                                <a:gd name="T40" fmla="+- 0 3072 3021"/>
                                <a:gd name="T41" fmla="*/ T40 w 61"/>
                                <a:gd name="T42" fmla="+- 0 2189 2138"/>
                                <a:gd name="T43" fmla="*/ 2189 h 61"/>
                                <a:gd name="T44" fmla="+- 0 3063 3021"/>
                                <a:gd name="T45" fmla="*/ T44 w 61"/>
                                <a:gd name="T46" fmla="+- 0 2195 2138"/>
                                <a:gd name="T47" fmla="*/ 2195 h 61"/>
                                <a:gd name="T48" fmla="+- 0 3051 3021"/>
                                <a:gd name="T49" fmla="*/ T48 w 61"/>
                                <a:gd name="T50" fmla="+- 0 2198 2138"/>
                                <a:gd name="T51" fmla="*/ 2198 h 61"/>
                                <a:gd name="T52" fmla="+- 0 3039 3021"/>
                                <a:gd name="T53" fmla="*/ T52 w 61"/>
                                <a:gd name="T54" fmla="+- 0 2195 2138"/>
                                <a:gd name="T55" fmla="*/ 2195 h 61"/>
                                <a:gd name="T56" fmla="+- 0 3030 3021"/>
                                <a:gd name="T57" fmla="*/ T56 w 61"/>
                                <a:gd name="T58" fmla="+- 0 2189 2138"/>
                                <a:gd name="T59" fmla="*/ 2189 h 61"/>
                                <a:gd name="T60" fmla="+- 0 3023 3021"/>
                                <a:gd name="T61" fmla="*/ T60 w 61"/>
                                <a:gd name="T62" fmla="+- 0 2179 2138"/>
                                <a:gd name="T63" fmla="*/ 2179 h 61"/>
                                <a:gd name="T64" fmla="+- 0 3021 3021"/>
                                <a:gd name="T65" fmla="*/ T64 w 61"/>
                                <a:gd name="T66" fmla="+- 0 2168 2138"/>
                                <a:gd name="T67" fmla="*/ 21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docshape96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2045 2045"/>
                                <a:gd name="T3" fmla="*/ 2045 h 61"/>
                                <a:gd name="T4" fmla="+- 0 3039 3021"/>
                                <a:gd name="T5" fmla="*/ T4 w 61"/>
                                <a:gd name="T6" fmla="+- 0 2047 2045"/>
                                <a:gd name="T7" fmla="*/ 2047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23 3021"/>
                                <a:gd name="T13" fmla="*/ T12 w 61"/>
                                <a:gd name="T14" fmla="+- 0 2063 2045"/>
                                <a:gd name="T15" fmla="*/ 2063 h 61"/>
                                <a:gd name="T16" fmla="+- 0 3021 3021"/>
                                <a:gd name="T17" fmla="*/ T16 w 61"/>
                                <a:gd name="T18" fmla="+- 0 2075 2045"/>
                                <a:gd name="T19" fmla="*/ 2075 h 61"/>
                                <a:gd name="T20" fmla="+- 0 3023 3021"/>
                                <a:gd name="T21" fmla="*/ T20 w 61"/>
                                <a:gd name="T22" fmla="+- 0 2087 2045"/>
                                <a:gd name="T23" fmla="*/ 2087 h 61"/>
                                <a:gd name="T24" fmla="+- 0 3030 3021"/>
                                <a:gd name="T25" fmla="*/ T24 w 61"/>
                                <a:gd name="T26" fmla="+- 0 2096 2045"/>
                                <a:gd name="T27" fmla="*/ 2096 h 61"/>
                                <a:gd name="T28" fmla="+- 0 3039 3021"/>
                                <a:gd name="T29" fmla="*/ T28 w 61"/>
                                <a:gd name="T30" fmla="+- 0 2103 2045"/>
                                <a:gd name="T31" fmla="*/ 2103 h 61"/>
                                <a:gd name="T32" fmla="+- 0 3051 3021"/>
                                <a:gd name="T33" fmla="*/ T32 w 61"/>
                                <a:gd name="T34" fmla="+- 0 2105 2045"/>
                                <a:gd name="T35" fmla="*/ 2105 h 61"/>
                                <a:gd name="T36" fmla="+- 0 3063 3021"/>
                                <a:gd name="T37" fmla="*/ T36 w 61"/>
                                <a:gd name="T38" fmla="+- 0 2103 2045"/>
                                <a:gd name="T39" fmla="*/ 2103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79 3021"/>
                                <a:gd name="T45" fmla="*/ T44 w 61"/>
                                <a:gd name="T46" fmla="+- 0 2087 2045"/>
                                <a:gd name="T47" fmla="*/ 2087 h 61"/>
                                <a:gd name="T48" fmla="+- 0 3081 3021"/>
                                <a:gd name="T49" fmla="*/ T48 w 61"/>
                                <a:gd name="T50" fmla="+- 0 2075 2045"/>
                                <a:gd name="T51" fmla="*/ 2075 h 61"/>
                                <a:gd name="T52" fmla="+- 0 3079 3021"/>
                                <a:gd name="T53" fmla="*/ T52 w 61"/>
                                <a:gd name="T54" fmla="+- 0 2063 2045"/>
                                <a:gd name="T55" fmla="*/ 2063 h 61"/>
                                <a:gd name="T56" fmla="+- 0 3072 3021"/>
                                <a:gd name="T57" fmla="*/ T56 w 61"/>
                                <a:gd name="T58" fmla="+- 0 2054 2045"/>
                                <a:gd name="T59" fmla="*/ 2054 h 61"/>
                                <a:gd name="T60" fmla="+- 0 3063 3021"/>
                                <a:gd name="T61" fmla="*/ T60 w 61"/>
                                <a:gd name="T62" fmla="+- 0 2047 2045"/>
                                <a:gd name="T63" fmla="*/ 2047 h 61"/>
                                <a:gd name="T64" fmla="+- 0 3051 3021"/>
                                <a:gd name="T65" fmla="*/ T64 w 61"/>
                                <a:gd name="T66" fmla="+- 0 2045 2045"/>
                                <a:gd name="T67" fmla="*/ 204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docshape97"/>
                          <wps:cNvSpPr>
                            <a:spLocks/>
                          </wps:cNvSpPr>
                          <wps:spPr bwMode="auto">
                            <a:xfrm>
                              <a:off x="3020" y="2044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2075 2045"/>
                                <a:gd name="T3" fmla="*/ 2075 h 61"/>
                                <a:gd name="T4" fmla="+- 0 3023 3021"/>
                                <a:gd name="T5" fmla="*/ T4 w 61"/>
                                <a:gd name="T6" fmla="+- 0 2063 2045"/>
                                <a:gd name="T7" fmla="*/ 2063 h 61"/>
                                <a:gd name="T8" fmla="+- 0 3030 3021"/>
                                <a:gd name="T9" fmla="*/ T8 w 61"/>
                                <a:gd name="T10" fmla="+- 0 2054 2045"/>
                                <a:gd name="T11" fmla="*/ 2054 h 61"/>
                                <a:gd name="T12" fmla="+- 0 3039 3021"/>
                                <a:gd name="T13" fmla="*/ T12 w 61"/>
                                <a:gd name="T14" fmla="+- 0 2047 2045"/>
                                <a:gd name="T15" fmla="*/ 2047 h 61"/>
                                <a:gd name="T16" fmla="+- 0 3051 3021"/>
                                <a:gd name="T17" fmla="*/ T16 w 61"/>
                                <a:gd name="T18" fmla="+- 0 2045 2045"/>
                                <a:gd name="T19" fmla="*/ 2045 h 61"/>
                                <a:gd name="T20" fmla="+- 0 3063 3021"/>
                                <a:gd name="T21" fmla="*/ T20 w 61"/>
                                <a:gd name="T22" fmla="+- 0 2047 2045"/>
                                <a:gd name="T23" fmla="*/ 2047 h 61"/>
                                <a:gd name="T24" fmla="+- 0 3072 3021"/>
                                <a:gd name="T25" fmla="*/ T24 w 61"/>
                                <a:gd name="T26" fmla="+- 0 2054 2045"/>
                                <a:gd name="T27" fmla="*/ 2054 h 61"/>
                                <a:gd name="T28" fmla="+- 0 3079 3021"/>
                                <a:gd name="T29" fmla="*/ T28 w 61"/>
                                <a:gd name="T30" fmla="+- 0 2063 2045"/>
                                <a:gd name="T31" fmla="*/ 2063 h 61"/>
                                <a:gd name="T32" fmla="+- 0 3081 3021"/>
                                <a:gd name="T33" fmla="*/ T32 w 61"/>
                                <a:gd name="T34" fmla="+- 0 2075 2045"/>
                                <a:gd name="T35" fmla="*/ 2075 h 61"/>
                                <a:gd name="T36" fmla="+- 0 3079 3021"/>
                                <a:gd name="T37" fmla="*/ T36 w 61"/>
                                <a:gd name="T38" fmla="+- 0 2087 2045"/>
                                <a:gd name="T39" fmla="*/ 2087 h 61"/>
                                <a:gd name="T40" fmla="+- 0 3072 3021"/>
                                <a:gd name="T41" fmla="*/ T40 w 61"/>
                                <a:gd name="T42" fmla="+- 0 2096 2045"/>
                                <a:gd name="T43" fmla="*/ 2096 h 61"/>
                                <a:gd name="T44" fmla="+- 0 3063 3021"/>
                                <a:gd name="T45" fmla="*/ T44 w 61"/>
                                <a:gd name="T46" fmla="+- 0 2103 2045"/>
                                <a:gd name="T47" fmla="*/ 2103 h 61"/>
                                <a:gd name="T48" fmla="+- 0 3051 3021"/>
                                <a:gd name="T49" fmla="*/ T48 w 61"/>
                                <a:gd name="T50" fmla="+- 0 2105 2045"/>
                                <a:gd name="T51" fmla="*/ 2105 h 61"/>
                                <a:gd name="T52" fmla="+- 0 3039 3021"/>
                                <a:gd name="T53" fmla="*/ T52 w 61"/>
                                <a:gd name="T54" fmla="+- 0 2103 2045"/>
                                <a:gd name="T55" fmla="*/ 2103 h 61"/>
                                <a:gd name="T56" fmla="+- 0 3030 3021"/>
                                <a:gd name="T57" fmla="*/ T56 w 61"/>
                                <a:gd name="T58" fmla="+- 0 2096 2045"/>
                                <a:gd name="T59" fmla="*/ 2096 h 61"/>
                                <a:gd name="T60" fmla="+- 0 3023 3021"/>
                                <a:gd name="T61" fmla="*/ T60 w 61"/>
                                <a:gd name="T62" fmla="+- 0 2087 2045"/>
                                <a:gd name="T63" fmla="*/ 2087 h 61"/>
                                <a:gd name="T64" fmla="+- 0 3021 3021"/>
                                <a:gd name="T65" fmla="*/ T64 w 61"/>
                                <a:gd name="T66" fmla="+- 0 2075 2045"/>
                                <a:gd name="T67" fmla="*/ 207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docshape98"/>
                          <wps:cNvSpPr>
                            <a:spLocks/>
                          </wps:cNvSpPr>
                          <wps:spPr bwMode="auto">
                            <a:xfrm>
                              <a:off x="3042" y="2073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82 2073"/>
                                <a:gd name="T3" fmla="*/ 2082 h 17"/>
                                <a:gd name="T4" fmla="+- 0 3045 3043"/>
                                <a:gd name="T5" fmla="*/ T4 w 17"/>
                                <a:gd name="T6" fmla="+- 0 2076 2073"/>
                                <a:gd name="T7" fmla="*/ 2076 h 17"/>
                                <a:gd name="T8" fmla="+- 0 3051 3043"/>
                                <a:gd name="T9" fmla="*/ T8 w 17"/>
                                <a:gd name="T10" fmla="+- 0 2073 2073"/>
                                <a:gd name="T11" fmla="*/ 2073 h 17"/>
                                <a:gd name="T12" fmla="+- 0 3057 3043"/>
                                <a:gd name="T13" fmla="*/ T12 w 17"/>
                                <a:gd name="T14" fmla="+- 0 2076 2073"/>
                                <a:gd name="T15" fmla="*/ 2076 h 17"/>
                                <a:gd name="T16" fmla="+- 0 3059 3043"/>
                                <a:gd name="T17" fmla="*/ T16 w 17"/>
                                <a:gd name="T18" fmla="+- 0 2082 2073"/>
                                <a:gd name="T19" fmla="*/ 2082 h 17"/>
                                <a:gd name="T20" fmla="+- 0 3057 3043"/>
                                <a:gd name="T21" fmla="*/ T20 w 17"/>
                                <a:gd name="T22" fmla="+- 0 2087 2073"/>
                                <a:gd name="T23" fmla="*/ 2087 h 17"/>
                                <a:gd name="T24" fmla="+- 0 3051 3043"/>
                                <a:gd name="T25" fmla="*/ T24 w 17"/>
                                <a:gd name="T26" fmla="+- 0 2090 2073"/>
                                <a:gd name="T27" fmla="*/ 2090 h 17"/>
                                <a:gd name="T28" fmla="+- 0 3045 3043"/>
                                <a:gd name="T29" fmla="*/ T28 w 17"/>
                                <a:gd name="T30" fmla="+- 0 2087 2073"/>
                                <a:gd name="T31" fmla="*/ 2087 h 17"/>
                                <a:gd name="T32" fmla="+- 0 3043 3043"/>
                                <a:gd name="T33" fmla="*/ T32 w 17"/>
                                <a:gd name="T34" fmla="+- 0 2082 2073"/>
                                <a:gd name="T35" fmla="*/ 208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2082"/>
                              <a:ext cx="0" cy="182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docshape99"/>
                          <wps:cNvSpPr>
                            <a:spLocks/>
                          </wps:cNvSpPr>
                          <wps:spPr bwMode="auto">
                            <a:xfrm>
                              <a:off x="3042" y="2255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264 2256"/>
                                <a:gd name="T3" fmla="*/ 2264 h 17"/>
                                <a:gd name="T4" fmla="+- 0 3045 3043"/>
                                <a:gd name="T5" fmla="*/ T4 w 17"/>
                                <a:gd name="T6" fmla="+- 0 2258 2256"/>
                                <a:gd name="T7" fmla="*/ 2258 h 17"/>
                                <a:gd name="T8" fmla="+- 0 3051 3043"/>
                                <a:gd name="T9" fmla="*/ T8 w 17"/>
                                <a:gd name="T10" fmla="+- 0 2256 2256"/>
                                <a:gd name="T11" fmla="*/ 2256 h 17"/>
                                <a:gd name="T12" fmla="+- 0 3057 3043"/>
                                <a:gd name="T13" fmla="*/ T12 w 17"/>
                                <a:gd name="T14" fmla="+- 0 2258 2256"/>
                                <a:gd name="T15" fmla="*/ 2258 h 17"/>
                                <a:gd name="T16" fmla="+- 0 3059 3043"/>
                                <a:gd name="T17" fmla="*/ T16 w 17"/>
                                <a:gd name="T18" fmla="+- 0 2264 2256"/>
                                <a:gd name="T19" fmla="*/ 2264 h 17"/>
                                <a:gd name="T20" fmla="+- 0 3057 3043"/>
                                <a:gd name="T21" fmla="*/ T20 w 17"/>
                                <a:gd name="T22" fmla="+- 0 2270 2256"/>
                                <a:gd name="T23" fmla="*/ 2270 h 17"/>
                                <a:gd name="T24" fmla="+- 0 3051 3043"/>
                                <a:gd name="T25" fmla="*/ T24 w 17"/>
                                <a:gd name="T26" fmla="+- 0 2272 2256"/>
                                <a:gd name="T27" fmla="*/ 2272 h 17"/>
                                <a:gd name="T28" fmla="+- 0 3045 3043"/>
                                <a:gd name="T29" fmla="*/ T28 w 17"/>
                                <a:gd name="T30" fmla="+- 0 2270 2256"/>
                                <a:gd name="T31" fmla="*/ 2270 h 17"/>
                                <a:gd name="T32" fmla="+- 0 3043 3043"/>
                                <a:gd name="T33" fmla="*/ T32 w 17"/>
                                <a:gd name="T34" fmla="+- 0 2264 2256"/>
                                <a:gd name="T35" fmla="*/ 226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docshape100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51 3021"/>
                                <a:gd name="T1" fmla="*/ T0 w 61"/>
                                <a:gd name="T2" fmla="+- 0 1902 1902"/>
                                <a:gd name="T3" fmla="*/ 1902 h 61"/>
                                <a:gd name="T4" fmla="+- 0 3039 3021"/>
                                <a:gd name="T5" fmla="*/ T4 w 61"/>
                                <a:gd name="T6" fmla="+- 0 1904 1902"/>
                                <a:gd name="T7" fmla="*/ 1904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23 3021"/>
                                <a:gd name="T13" fmla="*/ T12 w 61"/>
                                <a:gd name="T14" fmla="+- 0 1920 1902"/>
                                <a:gd name="T15" fmla="*/ 1920 h 61"/>
                                <a:gd name="T16" fmla="+- 0 3021 3021"/>
                                <a:gd name="T17" fmla="*/ T16 w 61"/>
                                <a:gd name="T18" fmla="+- 0 1932 1902"/>
                                <a:gd name="T19" fmla="*/ 1932 h 61"/>
                                <a:gd name="T20" fmla="+- 0 3023 3021"/>
                                <a:gd name="T21" fmla="*/ T20 w 61"/>
                                <a:gd name="T22" fmla="+- 0 1944 1902"/>
                                <a:gd name="T23" fmla="*/ 1944 h 61"/>
                                <a:gd name="T24" fmla="+- 0 3030 3021"/>
                                <a:gd name="T25" fmla="*/ T24 w 61"/>
                                <a:gd name="T26" fmla="+- 0 1953 1902"/>
                                <a:gd name="T27" fmla="*/ 1953 h 61"/>
                                <a:gd name="T28" fmla="+- 0 3039 3021"/>
                                <a:gd name="T29" fmla="*/ T28 w 61"/>
                                <a:gd name="T30" fmla="+- 0 1960 1902"/>
                                <a:gd name="T31" fmla="*/ 1960 h 61"/>
                                <a:gd name="T32" fmla="+- 0 3051 3021"/>
                                <a:gd name="T33" fmla="*/ T32 w 61"/>
                                <a:gd name="T34" fmla="+- 0 1962 1902"/>
                                <a:gd name="T35" fmla="*/ 1962 h 61"/>
                                <a:gd name="T36" fmla="+- 0 3063 3021"/>
                                <a:gd name="T37" fmla="*/ T36 w 61"/>
                                <a:gd name="T38" fmla="+- 0 1960 1902"/>
                                <a:gd name="T39" fmla="*/ 1960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79 3021"/>
                                <a:gd name="T45" fmla="*/ T44 w 61"/>
                                <a:gd name="T46" fmla="+- 0 1944 1902"/>
                                <a:gd name="T47" fmla="*/ 1944 h 61"/>
                                <a:gd name="T48" fmla="+- 0 3081 3021"/>
                                <a:gd name="T49" fmla="*/ T48 w 61"/>
                                <a:gd name="T50" fmla="+- 0 1932 1902"/>
                                <a:gd name="T51" fmla="*/ 1932 h 61"/>
                                <a:gd name="T52" fmla="+- 0 3079 3021"/>
                                <a:gd name="T53" fmla="*/ T52 w 61"/>
                                <a:gd name="T54" fmla="+- 0 1920 1902"/>
                                <a:gd name="T55" fmla="*/ 1920 h 61"/>
                                <a:gd name="T56" fmla="+- 0 3072 3021"/>
                                <a:gd name="T57" fmla="*/ T56 w 61"/>
                                <a:gd name="T58" fmla="+- 0 1911 1902"/>
                                <a:gd name="T59" fmla="*/ 1911 h 61"/>
                                <a:gd name="T60" fmla="+- 0 3063 3021"/>
                                <a:gd name="T61" fmla="*/ T60 w 61"/>
                                <a:gd name="T62" fmla="+- 0 1904 1902"/>
                                <a:gd name="T63" fmla="*/ 1904 h 61"/>
                                <a:gd name="T64" fmla="+- 0 3051 3021"/>
                                <a:gd name="T65" fmla="*/ T64 w 61"/>
                                <a:gd name="T66" fmla="+- 0 1902 1902"/>
                                <a:gd name="T67" fmla="*/ 190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docshape101"/>
                          <wps:cNvSpPr>
                            <a:spLocks/>
                          </wps:cNvSpPr>
                          <wps:spPr bwMode="auto">
                            <a:xfrm>
                              <a:off x="3020" y="1901"/>
                              <a:ext cx="61" cy="61"/>
                            </a:xfrm>
                            <a:custGeom>
                              <a:avLst/>
                              <a:gdLst>
                                <a:gd name="T0" fmla="+- 0 3021 3021"/>
                                <a:gd name="T1" fmla="*/ T0 w 61"/>
                                <a:gd name="T2" fmla="+- 0 1932 1902"/>
                                <a:gd name="T3" fmla="*/ 1932 h 61"/>
                                <a:gd name="T4" fmla="+- 0 3023 3021"/>
                                <a:gd name="T5" fmla="*/ T4 w 61"/>
                                <a:gd name="T6" fmla="+- 0 1920 1902"/>
                                <a:gd name="T7" fmla="*/ 1920 h 61"/>
                                <a:gd name="T8" fmla="+- 0 3030 3021"/>
                                <a:gd name="T9" fmla="*/ T8 w 61"/>
                                <a:gd name="T10" fmla="+- 0 1911 1902"/>
                                <a:gd name="T11" fmla="*/ 1911 h 61"/>
                                <a:gd name="T12" fmla="+- 0 3039 3021"/>
                                <a:gd name="T13" fmla="*/ T12 w 61"/>
                                <a:gd name="T14" fmla="+- 0 1904 1902"/>
                                <a:gd name="T15" fmla="*/ 1904 h 61"/>
                                <a:gd name="T16" fmla="+- 0 3051 3021"/>
                                <a:gd name="T17" fmla="*/ T16 w 61"/>
                                <a:gd name="T18" fmla="+- 0 1902 1902"/>
                                <a:gd name="T19" fmla="*/ 1902 h 61"/>
                                <a:gd name="T20" fmla="+- 0 3063 3021"/>
                                <a:gd name="T21" fmla="*/ T20 w 61"/>
                                <a:gd name="T22" fmla="+- 0 1904 1902"/>
                                <a:gd name="T23" fmla="*/ 1904 h 61"/>
                                <a:gd name="T24" fmla="+- 0 3072 3021"/>
                                <a:gd name="T25" fmla="*/ T24 w 61"/>
                                <a:gd name="T26" fmla="+- 0 1911 1902"/>
                                <a:gd name="T27" fmla="*/ 1911 h 61"/>
                                <a:gd name="T28" fmla="+- 0 3079 3021"/>
                                <a:gd name="T29" fmla="*/ T28 w 61"/>
                                <a:gd name="T30" fmla="+- 0 1920 1902"/>
                                <a:gd name="T31" fmla="*/ 1920 h 61"/>
                                <a:gd name="T32" fmla="+- 0 3081 3021"/>
                                <a:gd name="T33" fmla="*/ T32 w 61"/>
                                <a:gd name="T34" fmla="+- 0 1932 1902"/>
                                <a:gd name="T35" fmla="*/ 1932 h 61"/>
                                <a:gd name="T36" fmla="+- 0 3079 3021"/>
                                <a:gd name="T37" fmla="*/ T36 w 61"/>
                                <a:gd name="T38" fmla="+- 0 1944 1902"/>
                                <a:gd name="T39" fmla="*/ 1944 h 61"/>
                                <a:gd name="T40" fmla="+- 0 3072 3021"/>
                                <a:gd name="T41" fmla="*/ T40 w 61"/>
                                <a:gd name="T42" fmla="+- 0 1953 1902"/>
                                <a:gd name="T43" fmla="*/ 1953 h 61"/>
                                <a:gd name="T44" fmla="+- 0 3063 3021"/>
                                <a:gd name="T45" fmla="*/ T44 w 61"/>
                                <a:gd name="T46" fmla="+- 0 1960 1902"/>
                                <a:gd name="T47" fmla="*/ 1960 h 61"/>
                                <a:gd name="T48" fmla="+- 0 3051 3021"/>
                                <a:gd name="T49" fmla="*/ T48 w 61"/>
                                <a:gd name="T50" fmla="+- 0 1962 1902"/>
                                <a:gd name="T51" fmla="*/ 1962 h 61"/>
                                <a:gd name="T52" fmla="+- 0 3039 3021"/>
                                <a:gd name="T53" fmla="*/ T52 w 61"/>
                                <a:gd name="T54" fmla="+- 0 1960 1902"/>
                                <a:gd name="T55" fmla="*/ 1960 h 61"/>
                                <a:gd name="T56" fmla="+- 0 3030 3021"/>
                                <a:gd name="T57" fmla="*/ T56 w 61"/>
                                <a:gd name="T58" fmla="+- 0 1953 1902"/>
                                <a:gd name="T59" fmla="*/ 1953 h 61"/>
                                <a:gd name="T60" fmla="+- 0 3023 3021"/>
                                <a:gd name="T61" fmla="*/ T60 w 61"/>
                                <a:gd name="T62" fmla="+- 0 1944 1902"/>
                                <a:gd name="T63" fmla="*/ 1944 h 61"/>
                                <a:gd name="T64" fmla="+- 0 3021 3021"/>
                                <a:gd name="T65" fmla="*/ T64 w 61"/>
                                <a:gd name="T66" fmla="+- 0 1932 1902"/>
                                <a:gd name="T67" fmla="*/ 193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docshape102"/>
                          <wps:cNvSpPr>
                            <a:spLocks/>
                          </wps:cNvSpPr>
                          <wps:spPr bwMode="auto">
                            <a:xfrm>
                              <a:off x="3042" y="1976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1985 1977"/>
                                <a:gd name="T3" fmla="*/ 1985 h 17"/>
                                <a:gd name="T4" fmla="+- 0 3045 3043"/>
                                <a:gd name="T5" fmla="*/ T4 w 17"/>
                                <a:gd name="T6" fmla="+- 0 1979 1977"/>
                                <a:gd name="T7" fmla="*/ 1979 h 17"/>
                                <a:gd name="T8" fmla="+- 0 3051 3043"/>
                                <a:gd name="T9" fmla="*/ T8 w 17"/>
                                <a:gd name="T10" fmla="+- 0 1977 1977"/>
                                <a:gd name="T11" fmla="*/ 1977 h 17"/>
                                <a:gd name="T12" fmla="+- 0 3057 3043"/>
                                <a:gd name="T13" fmla="*/ T12 w 17"/>
                                <a:gd name="T14" fmla="+- 0 1979 1977"/>
                                <a:gd name="T15" fmla="*/ 1979 h 17"/>
                                <a:gd name="T16" fmla="+- 0 3059 3043"/>
                                <a:gd name="T17" fmla="*/ T16 w 17"/>
                                <a:gd name="T18" fmla="+- 0 1985 1977"/>
                                <a:gd name="T19" fmla="*/ 1985 h 17"/>
                                <a:gd name="T20" fmla="+- 0 3057 3043"/>
                                <a:gd name="T21" fmla="*/ T20 w 17"/>
                                <a:gd name="T22" fmla="+- 0 1991 1977"/>
                                <a:gd name="T23" fmla="*/ 1991 h 17"/>
                                <a:gd name="T24" fmla="+- 0 3051 3043"/>
                                <a:gd name="T25" fmla="*/ T24 w 17"/>
                                <a:gd name="T26" fmla="+- 0 1993 1977"/>
                                <a:gd name="T27" fmla="*/ 1993 h 17"/>
                                <a:gd name="T28" fmla="+- 0 3045 3043"/>
                                <a:gd name="T29" fmla="*/ T28 w 17"/>
                                <a:gd name="T30" fmla="+- 0 1991 1977"/>
                                <a:gd name="T31" fmla="*/ 1991 h 17"/>
                                <a:gd name="T32" fmla="+- 0 3043 3043"/>
                                <a:gd name="T33" fmla="*/ T32 w 17"/>
                                <a:gd name="T34" fmla="+- 0 1985 1977"/>
                                <a:gd name="T35" fmla="*/ 19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985"/>
                              <a:ext cx="0" cy="18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" name="docshape103"/>
                          <wps:cNvSpPr>
                            <a:spLocks/>
                          </wps:cNvSpPr>
                          <wps:spPr bwMode="auto">
                            <a:xfrm>
                              <a:off x="3042" y="1827"/>
                              <a:ext cx="17" cy="352"/>
                            </a:xfrm>
                            <a:custGeom>
                              <a:avLst/>
                              <a:gdLst>
                                <a:gd name="T0" fmla="+- 0 3059 3043"/>
                                <a:gd name="T1" fmla="*/ T0 w 17"/>
                                <a:gd name="T2" fmla="+- 0 2171 1827"/>
                                <a:gd name="T3" fmla="*/ 2171 h 352"/>
                                <a:gd name="T4" fmla="+- 0 3057 3043"/>
                                <a:gd name="T5" fmla="*/ T4 w 17"/>
                                <a:gd name="T6" fmla="+- 0 2165 1827"/>
                                <a:gd name="T7" fmla="*/ 2165 h 352"/>
                                <a:gd name="T8" fmla="+- 0 3051 3043"/>
                                <a:gd name="T9" fmla="*/ T8 w 17"/>
                                <a:gd name="T10" fmla="+- 0 2162 1827"/>
                                <a:gd name="T11" fmla="*/ 2162 h 352"/>
                                <a:gd name="T12" fmla="+- 0 3045 3043"/>
                                <a:gd name="T13" fmla="*/ T12 w 17"/>
                                <a:gd name="T14" fmla="+- 0 2165 1827"/>
                                <a:gd name="T15" fmla="*/ 2165 h 352"/>
                                <a:gd name="T16" fmla="+- 0 3043 3043"/>
                                <a:gd name="T17" fmla="*/ T16 w 17"/>
                                <a:gd name="T18" fmla="+- 0 2171 1827"/>
                                <a:gd name="T19" fmla="*/ 2171 h 352"/>
                                <a:gd name="T20" fmla="+- 0 3045 3043"/>
                                <a:gd name="T21" fmla="*/ T20 w 17"/>
                                <a:gd name="T22" fmla="+- 0 2176 1827"/>
                                <a:gd name="T23" fmla="*/ 2176 h 352"/>
                                <a:gd name="T24" fmla="+- 0 3051 3043"/>
                                <a:gd name="T25" fmla="*/ T24 w 17"/>
                                <a:gd name="T26" fmla="+- 0 2179 1827"/>
                                <a:gd name="T27" fmla="*/ 2179 h 352"/>
                                <a:gd name="T28" fmla="+- 0 3057 3043"/>
                                <a:gd name="T29" fmla="*/ T28 w 17"/>
                                <a:gd name="T30" fmla="+- 0 2176 1827"/>
                                <a:gd name="T31" fmla="*/ 2176 h 352"/>
                                <a:gd name="T32" fmla="+- 0 3059 3043"/>
                                <a:gd name="T33" fmla="*/ T32 w 17"/>
                                <a:gd name="T34" fmla="+- 0 2171 1827"/>
                                <a:gd name="T35" fmla="*/ 2171 h 352"/>
                                <a:gd name="T36" fmla="+- 0 3059 3043"/>
                                <a:gd name="T37" fmla="*/ T36 w 17"/>
                                <a:gd name="T38" fmla="+- 0 1836 1827"/>
                                <a:gd name="T39" fmla="*/ 1836 h 352"/>
                                <a:gd name="T40" fmla="+- 0 3057 3043"/>
                                <a:gd name="T41" fmla="*/ T40 w 17"/>
                                <a:gd name="T42" fmla="+- 0 1830 1827"/>
                                <a:gd name="T43" fmla="*/ 1830 h 352"/>
                                <a:gd name="T44" fmla="+- 0 3051 3043"/>
                                <a:gd name="T45" fmla="*/ T44 w 17"/>
                                <a:gd name="T46" fmla="+- 0 1827 1827"/>
                                <a:gd name="T47" fmla="*/ 1827 h 352"/>
                                <a:gd name="T48" fmla="+- 0 3045 3043"/>
                                <a:gd name="T49" fmla="*/ T48 w 17"/>
                                <a:gd name="T50" fmla="+- 0 1830 1827"/>
                                <a:gd name="T51" fmla="*/ 1830 h 352"/>
                                <a:gd name="T52" fmla="+- 0 3043 3043"/>
                                <a:gd name="T53" fmla="*/ T52 w 17"/>
                                <a:gd name="T54" fmla="+- 0 1836 1827"/>
                                <a:gd name="T55" fmla="*/ 1836 h 352"/>
                                <a:gd name="T56" fmla="+- 0 3045 3043"/>
                                <a:gd name="T57" fmla="*/ T56 w 17"/>
                                <a:gd name="T58" fmla="+- 0 1841 1827"/>
                                <a:gd name="T59" fmla="*/ 1841 h 352"/>
                                <a:gd name="T60" fmla="+- 0 3051 3043"/>
                                <a:gd name="T61" fmla="*/ T60 w 17"/>
                                <a:gd name="T62" fmla="+- 0 1844 1827"/>
                                <a:gd name="T63" fmla="*/ 1844 h 352"/>
                                <a:gd name="T64" fmla="+- 0 3057 3043"/>
                                <a:gd name="T65" fmla="*/ T64 w 17"/>
                                <a:gd name="T66" fmla="+- 0 1841 1827"/>
                                <a:gd name="T67" fmla="*/ 1841 h 352"/>
                                <a:gd name="T68" fmla="+- 0 3059 3043"/>
                                <a:gd name="T69" fmla="*/ T68 w 17"/>
                                <a:gd name="T70" fmla="+- 0 1836 1827"/>
                                <a:gd name="T71" fmla="*/ 1836 h 3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52">
                                  <a:moveTo>
                                    <a:pt x="16" y="344"/>
                                  </a:moveTo>
                                  <a:lnTo>
                                    <a:pt x="14" y="338"/>
                                  </a:lnTo>
                                  <a:lnTo>
                                    <a:pt x="8" y="335"/>
                                  </a:lnTo>
                                  <a:lnTo>
                                    <a:pt x="2" y="338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2" y="349"/>
                                  </a:lnTo>
                                  <a:lnTo>
                                    <a:pt x="8" y="352"/>
                                  </a:lnTo>
                                  <a:lnTo>
                                    <a:pt x="14" y="349"/>
                                  </a:lnTo>
                                  <a:lnTo>
                                    <a:pt x="16" y="344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Line 4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51" y="1836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docshape104"/>
                          <wps:cNvSpPr>
                            <a:spLocks/>
                          </wps:cNvSpPr>
                          <wps:spPr bwMode="auto">
                            <a:xfrm>
                              <a:off x="3042" y="2017"/>
                              <a:ext cx="17" cy="17"/>
                            </a:xfrm>
                            <a:custGeom>
                              <a:avLst/>
                              <a:gdLst>
                                <a:gd name="T0" fmla="+- 0 3043 3043"/>
                                <a:gd name="T1" fmla="*/ T0 w 17"/>
                                <a:gd name="T2" fmla="+- 0 2026 2017"/>
                                <a:gd name="T3" fmla="*/ 2026 h 17"/>
                                <a:gd name="T4" fmla="+- 0 3045 3043"/>
                                <a:gd name="T5" fmla="*/ T4 w 17"/>
                                <a:gd name="T6" fmla="+- 0 2020 2017"/>
                                <a:gd name="T7" fmla="*/ 2020 h 17"/>
                                <a:gd name="T8" fmla="+- 0 3051 3043"/>
                                <a:gd name="T9" fmla="*/ T8 w 17"/>
                                <a:gd name="T10" fmla="+- 0 2017 2017"/>
                                <a:gd name="T11" fmla="*/ 2017 h 17"/>
                                <a:gd name="T12" fmla="+- 0 3057 3043"/>
                                <a:gd name="T13" fmla="*/ T12 w 17"/>
                                <a:gd name="T14" fmla="+- 0 2020 2017"/>
                                <a:gd name="T15" fmla="*/ 2020 h 17"/>
                                <a:gd name="T16" fmla="+- 0 3059 3043"/>
                                <a:gd name="T17" fmla="*/ T16 w 17"/>
                                <a:gd name="T18" fmla="+- 0 2026 2017"/>
                                <a:gd name="T19" fmla="*/ 2026 h 17"/>
                                <a:gd name="T20" fmla="+- 0 3057 3043"/>
                                <a:gd name="T21" fmla="*/ T20 w 17"/>
                                <a:gd name="T22" fmla="+- 0 2031 2017"/>
                                <a:gd name="T23" fmla="*/ 2031 h 17"/>
                                <a:gd name="T24" fmla="+- 0 3051 3043"/>
                                <a:gd name="T25" fmla="*/ T24 w 17"/>
                                <a:gd name="T26" fmla="+- 0 2034 2017"/>
                                <a:gd name="T27" fmla="*/ 2034 h 17"/>
                                <a:gd name="T28" fmla="+- 0 3045 3043"/>
                                <a:gd name="T29" fmla="*/ T28 w 17"/>
                                <a:gd name="T30" fmla="+- 0 2031 2017"/>
                                <a:gd name="T31" fmla="*/ 2031 h 17"/>
                                <a:gd name="T32" fmla="+- 0 3043 3043"/>
                                <a:gd name="T33" fmla="*/ T32 w 17"/>
                                <a:gd name="T34" fmla="+- 0 2026 2017"/>
                                <a:gd name="T35" fmla="*/ 20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docshape105"/>
                          <wps:cNvSpPr>
                            <a:spLocks/>
                          </wps:cNvSpPr>
                          <wps:spPr bwMode="auto">
                            <a:xfrm>
                              <a:off x="2907" y="1920"/>
                              <a:ext cx="314" cy="258"/>
                            </a:xfrm>
                            <a:custGeom>
                              <a:avLst/>
                              <a:gdLst>
                                <a:gd name="T0" fmla="+- 0 3221 2907"/>
                                <a:gd name="T1" fmla="*/ T0 w 314"/>
                                <a:gd name="T2" fmla="+- 0 2179 1921"/>
                                <a:gd name="T3" fmla="*/ 2179 h 258"/>
                                <a:gd name="T4" fmla="+- 0 3221 2907"/>
                                <a:gd name="T5" fmla="*/ T4 w 314"/>
                                <a:gd name="T6" fmla="+- 0 2157 1921"/>
                                <a:gd name="T7" fmla="*/ 2157 h 258"/>
                                <a:gd name="T8" fmla="+- 0 3221 2907"/>
                                <a:gd name="T9" fmla="*/ T8 w 314"/>
                                <a:gd name="T10" fmla="+- 0 2168 1921"/>
                                <a:gd name="T11" fmla="*/ 2168 h 258"/>
                                <a:gd name="T12" fmla="+- 0 2907 2907"/>
                                <a:gd name="T13" fmla="*/ T12 w 314"/>
                                <a:gd name="T14" fmla="+- 0 2168 1921"/>
                                <a:gd name="T15" fmla="*/ 2168 h 258"/>
                                <a:gd name="T16" fmla="+- 0 2907 2907"/>
                                <a:gd name="T17" fmla="*/ T16 w 314"/>
                                <a:gd name="T18" fmla="+- 0 2179 1921"/>
                                <a:gd name="T19" fmla="*/ 2179 h 258"/>
                                <a:gd name="T20" fmla="+- 0 2907 2907"/>
                                <a:gd name="T21" fmla="*/ T20 w 314"/>
                                <a:gd name="T22" fmla="+- 0 2157 1921"/>
                                <a:gd name="T23" fmla="*/ 2157 h 258"/>
                                <a:gd name="T24" fmla="+- 0 3221 2907"/>
                                <a:gd name="T25" fmla="*/ T24 w 314"/>
                                <a:gd name="T26" fmla="+- 0 2086 1921"/>
                                <a:gd name="T27" fmla="*/ 2086 h 258"/>
                                <a:gd name="T28" fmla="+- 0 3221 2907"/>
                                <a:gd name="T29" fmla="*/ T28 w 314"/>
                                <a:gd name="T30" fmla="+- 0 2064 1921"/>
                                <a:gd name="T31" fmla="*/ 2064 h 258"/>
                                <a:gd name="T32" fmla="+- 0 3221 2907"/>
                                <a:gd name="T33" fmla="*/ T32 w 314"/>
                                <a:gd name="T34" fmla="+- 0 2075 1921"/>
                                <a:gd name="T35" fmla="*/ 2075 h 258"/>
                                <a:gd name="T36" fmla="+- 0 2907 2907"/>
                                <a:gd name="T37" fmla="*/ T36 w 314"/>
                                <a:gd name="T38" fmla="+- 0 2075 1921"/>
                                <a:gd name="T39" fmla="*/ 2075 h 258"/>
                                <a:gd name="T40" fmla="+- 0 2907 2907"/>
                                <a:gd name="T41" fmla="*/ T40 w 314"/>
                                <a:gd name="T42" fmla="+- 0 2086 1921"/>
                                <a:gd name="T43" fmla="*/ 2086 h 258"/>
                                <a:gd name="T44" fmla="+- 0 2907 2907"/>
                                <a:gd name="T45" fmla="*/ T44 w 314"/>
                                <a:gd name="T46" fmla="+- 0 2064 1921"/>
                                <a:gd name="T47" fmla="*/ 2064 h 258"/>
                                <a:gd name="T48" fmla="+- 0 3221 2907"/>
                                <a:gd name="T49" fmla="*/ T48 w 314"/>
                                <a:gd name="T50" fmla="+- 0 1943 1921"/>
                                <a:gd name="T51" fmla="*/ 1943 h 258"/>
                                <a:gd name="T52" fmla="+- 0 3221 2907"/>
                                <a:gd name="T53" fmla="*/ T52 w 314"/>
                                <a:gd name="T54" fmla="+- 0 1921 1921"/>
                                <a:gd name="T55" fmla="*/ 1921 h 258"/>
                                <a:gd name="T56" fmla="+- 0 3221 2907"/>
                                <a:gd name="T57" fmla="*/ T56 w 314"/>
                                <a:gd name="T58" fmla="+- 0 1932 1921"/>
                                <a:gd name="T59" fmla="*/ 1932 h 258"/>
                                <a:gd name="T60" fmla="+- 0 2907 2907"/>
                                <a:gd name="T61" fmla="*/ T60 w 314"/>
                                <a:gd name="T62" fmla="+- 0 1932 1921"/>
                                <a:gd name="T63" fmla="*/ 1932 h 258"/>
                                <a:gd name="T64" fmla="+- 0 2907 2907"/>
                                <a:gd name="T65" fmla="*/ T64 w 314"/>
                                <a:gd name="T66" fmla="+- 0 1943 1921"/>
                                <a:gd name="T67" fmla="*/ 1943 h 258"/>
                                <a:gd name="T68" fmla="+- 0 2907 2907"/>
                                <a:gd name="T69" fmla="*/ T68 w 314"/>
                                <a:gd name="T70" fmla="+- 0 1921 1921"/>
                                <a:gd name="T71" fmla="*/ 1921 h 2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258">
                                  <a:moveTo>
                                    <a:pt x="314" y="258"/>
                                  </a:moveTo>
                                  <a:lnTo>
                                    <a:pt x="314" y="236"/>
                                  </a:lnTo>
                                  <a:moveTo>
                                    <a:pt x="314" y="247"/>
                                  </a:moveTo>
                                  <a:lnTo>
                                    <a:pt x="0" y="247"/>
                                  </a:lnTo>
                                  <a:moveTo>
                                    <a:pt x="0" y="258"/>
                                  </a:moveTo>
                                  <a:lnTo>
                                    <a:pt x="0" y="236"/>
                                  </a:lnTo>
                                  <a:moveTo>
                                    <a:pt x="314" y="165"/>
                                  </a:moveTo>
                                  <a:lnTo>
                                    <a:pt x="314" y="143"/>
                                  </a:lnTo>
                                  <a:moveTo>
                                    <a:pt x="314" y="154"/>
                                  </a:moveTo>
                                  <a:lnTo>
                                    <a:pt x="0" y="154"/>
                                  </a:lnTo>
                                  <a:moveTo>
                                    <a:pt x="0" y="165"/>
                                  </a:moveTo>
                                  <a:lnTo>
                                    <a:pt x="0" y="143"/>
                                  </a:lnTo>
                                  <a:moveTo>
                                    <a:pt x="314" y="22"/>
                                  </a:moveTo>
                                  <a:lnTo>
                                    <a:pt x="314" y="0"/>
                                  </a:lnTo>
                                  <a:moveTo>
                                    <a:pt x="314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12" y="2555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docshape106"/>
                          <wps:cNvSpPr>
                            <a:spLocks/>
                          </wps:cNvSpPr>
                          <wps:spPr bwMode="auto">
                            <a:xfrm>
                              <a:off x="2907" y="213"/>
                              <a:ext cx="1905" cy="2240"/>
                            </a:xfrm>
                            <a:custGeom>
                              <a:avLst/>
                              <a:gdLst>
                                <a:gd name="T0" fmla="+- 0 4812 2907"/>
                                <a:gd name="T1" fmla="*/ T0 w 1905"/>
                                <a:gd name="T2" fmla="+- 0 214 214"/>
                                <a:gd name="T3" fmla="*/ 214 h 2240"/>
                                <a:gd name="T4" fmla="+- 0 4739 2907"/>
                                <a:gd name="T5" fmla="*/ T4 w 1905"/>
                                <a:gd name="T6" fmla="+- 0 291 214"/>
                                <a:gd name="T7" fmla="*/ 291 h 2240"/>
                                <a:gd name="T8" fmla="+- 0 4619 2907"/>
                                <a:gd name="T9" fmla="*/ T8 w 1905"/>
                                <a:gd name="T10" fmla="+- 0 420 214"/>
                                <a:gd name="T11" fmla="*/ 420 h 2240"/>
                                <a:gd name="T12" fmla="+- 0 4402 2907"/>
                                <a:gd name="T13" fmla="*/ T12 w 1905"/>
                                <a:gd name="T14" fmla="+- 0 648 214"/>
                                <a:gd name="T15" fmla="*/ 648 h 2240"/>
                                <a:gd name="T16" fmla="+- 0 4281 2907"/>
                                <a:gd name="T17" fmla="*/ T16 w 1905"/>
                                <a:gd name="T18" fmla="+- 0 772 214"/>
                                <a:gd name="T19" fmla="*/ 772 h 2240"/>
                                <a:gd name="T20" fmla="+- 0 4161 2907"/>
                                <a:gd name="T21" fmla="*/ T20 w 1905"/>
                                <a:gd name="T22" fmla="+- 0 894 214"/>
                                <a:gd name="T23" fmla="*/ 894 h 2240"/>
                                <a:gd name="T24" fmla="+- 0 4088 2907"/>
                                <a:gd name="T25" fmla="*/ T24 w 1905"/>
                                <a:gd name="T26" fmla="+- 0 965 214"/>
                                <a:gd name="T27" fmla="*/ 965 h 2240"/>
                                <a:gd name="T28" fmla="+- 0 4016 2907"/>
                                <a:gd name="T29" fmla="*/ T28 w 1905"/>
                                <a:gd name="T30" fmla="+- 0 1036 214"/>
                                <a:gd name="T31" fmla="*/ 1036 h 2240"/>
                                <a:gd name="T32" fmla="+- 0 3944 2907"/>
                                <a:gd name="T33" fmla="*/ T32 w 1905"/>
                                <a:gd name="T34" fmla="+- 0 1105 214"/>
                                <a:gd name="T35" fmla="*/ 1105 h 2240"/>
                                <a:gd name="T36" fmla="+- 0 3872 2907"/>
                                <a:gd name="T37" fmla="*/ T36 w 1905"/>
                                <a:gd name="T38" fmla="+- 0 1172 214"/>
                                <a:gd name="T39" fmla="*/ 1172 h 2240"/>
                                <a:gd name="T40" fmla="+- 0 3799 2907"/>
                                <a:gd name="T41" fmla="*/ T40 w 1905"/>
                                <a:gd name="T42" fmla="+- 0 1237 214"/>
                                <a:gd name="T43" fmla="*/ 1237 h 2240"/>
                                <a:gd name="T44" fmla="+- 0 3727 2907"/>
                                <a:gd name="T45" fmla="*/ T44 w 1905"/>
                                <a:gd name="T46" fmla="+- 0 1301 214"/>
                                <a:gd name="T47" fmla="*/ 1301 h 2240"/>
                                <a:gd name="T48" fmla="+- 0 3655 2907"/>
                                <a:gd name="T49" fmla="*/ T48 w 1905"/>
                                <a:gd name="T50" fmla="+- 0 1362 214"/>
                                <a:gd name="T51" fmla="*/ 1362 h 2240"/>
                                <a:gd name="T52" fmla="+- 0 3582 2907"/>
                                <a:gd name="T53" fmla="*/ T52 w 1905"/>
                                <a:gd name="T54" fmla="+- 0 1421 214"/>
                                <a:gd name="T55" fmla="*/ 1421 h 2240"/>
                                <a:gd name="T56" fmla="+- 0 3534 2907"/>
                                <a:gd name="T57" fmla="*/ T56 w 1905"/>
                                <a:gd name="T58" fmla="+- 0 1460 214"/>
                                <a:gd name="T59" fmla="*/ 1460 h 2240"/>
                                <a:gd name="T60" fmla="+- 0 3486 2907"/>
                                <a:gd name="T61" fmla="*/ T60 w 1905"/>
                                <a:gd name="T62" fmla="+- 0 1497 214"/>
                                <a:gd name="T63" fmla="*/ 1497 h 2240"/>
                                <a:gd name="T64" fmla="+- 0 3413 2907"/>
                                <a:gd name="T65" fmla="*/ T64 w 1905"/>
                                <a:gd name="T66" fmla="+- 0 1552 214"/>
                                <a:gd name="T67" fmla="*/ 1552 h 2240"/>
                                <a:gd name="T68" fmla="+- 0 3317 2907"/>
                                <a:gd name="T69" fmla="*/ T68 w 1905"/>
                                <a:gd name="T70" fmla="+- 0 1622 214"/>
                                <a:gd name="T71" fmla="*/ 1622 h 2240"/>
                                <a:gd name="T72" fmla="+- 0 3172 2907"/>
                                <a:gd name="T73" fmla="*/ T72 w 1905"/>
                                <a:gd name="T74" fmla="+- 0 1723 214"/>
                                <a:gd name="T75" fmla="*/ 1723 h 2240"/>
                                <a:gd name="T76" fmla="+- 0 3004 2907"/>
                                <a:gd name="T77" fmla="*/ T76 w 1905"/>
                                <a:gd name="T78" fmla="+- 0 1835 214"/>
                                <a:gd name="T79" fmla="*/ 1835 h 2240"/>
                                <a:gd name="T80" fmla="+- 0 2907 2907"/>
                                <a:gd name="T81" fmla="*/ T80 w 1905"/>
                                <a:gd name="T82" fmla="+- 0 1897 214"/>
                                <a:gd name="T83" fmla="*/ 1897 h 2240"/>
                                <a:gd name="T84" fmla="+- 0 2907 2907"/>
                                <a:gd name="T85" fmla="*/ T84 w 1905"/>
                                <a:gd name="T86" fmla="+- 0 2453 214"/>
                                <a:gd name="T87" fmla="*/ 2453 h 2240"/>
                                <a:gd name="T88" fmla="+- 0 2955 2907"/>
                                <a:gd name="T89" fmla="*/ T88 w 1905"/>
                                <a:gd name="T90" fmla="+- 0 2403 214"/>
                                <a:gd name="T91" fmla="*/ 2403 h 2240"/>
                                <a:gd name="T92" fmla="+- 0 3028 2907"/>
                                <a:gd name="T93" fmla="*/ T92 w 1905"/>
                                <a:gd name="T94" fmla="+- 0 2328 214"/>
                                <a:gd name="T95" fmla="*/ 2328 h 2240"/>
                                <a:gd name="T96" fmla="+- 0 3124 2907"/>
                                <a:gd name="T97" fmla="*/ T96 w 1905"/>
                                <a:gd name="T98" fmla="+- 0 2230 214"/>
                                <a:gd name="T99" fmla="*/ 2230 h 2240"/>
                                <a:gd name="T100" fmla="+- 0 3221 2907"/>
                                <a:gd name="T101" fmla="*/ T100 w 1905"/>
                                <a:gd name="T102" fmla="+- 0 2133 214"/>
                                <a:gd name="T103" fmla="*/ 2133 h 2240"/>
                                <a:gd name="T104" fmla="+- 0 3269 2907"/>
                                <a:gd name="T105" fmla="*/ T104 w 1905"/>
                                <a:gd name="T106" fmla="+- 0 2086 214"/>
                                <a:gd name="T107" fmla="*/ 2086 h 2240"/>
                                <a:gd name="T108" fmla="+- 0 3365 2907"/>
                                <a:gd name="T109" fmla="*/ T108 w 1905"/>
                                <a:gd name="T110" fmla="+- 0 1992 214"/>
                                <a:gd name="T111" fmla="*/ 1992 h 2240"/>
                                <a:gd name="T112" fmla="+- 0 3437 2907"/>
                                <a:gd name="T113" fmla="*/ T112 w 1905"/>
                                <a:gd name="T114" fmla="+- 0 1924 214"/>
                                <a:gd name="T115" fmla="*/ 1924 h 2240"/>
                                <a:gd name="T116" fmla="+- 0 3486 2907"/>
                                <a:gd name="T117" fmla="*/ T116 w 1905"/>
                                <a:gd name="T118" fmla="+- 0 1880 214"/>
                                <a:gd name="T119" fmla="*/ 1880 h 2240"/>
                                <a:gd name="T120" fmla="+- 0 3558 2907"/>
                                <a:gd name="T121" fmla="*/ T120 w 1905"/>
                                <a:gd name="T122" fmla="+- 0 1815 214"/>
                                <a:gd name="T123" fmla="*/ 1815 h 2240"/>
                                <a:gd name="T124" fmla="+- 0 3606 2907"/>
                                <a:gd name="T125" fmla="*/ T124 w 1905"/>
                                <a:gd name="T126" fmla="+- 0 1773 214"/>
                                <a:gd name="T127" fmla="*/ 1773 h 2240"/>
                                <a:gd name="T128" fmla="+- 0 3655 2907"/>
                                <a:gd name="T129" fmla="*/ T128 w 1905"/>
                                <a:gd name="T130" fmla="+- 0 1731 214"/>
                                <a:gd name="T131" fmla="*/ 1731 h 2240"/>
                                <a:gd name="T132" fmla="+- 0 3703 2907"/>
                                <a:gd name="T133" fmla="*/ T132 w 1905"/>
                                <a:gd name="T134" fmla="+- 0 1691 214"/>
                                <a:gd name="T135" fmla="*/ 1691 h 2240"/>
                                <a:gd name="T136" fmla="+- 0 3751 2907"/>
                                <a:gd name="T137" fmla="*/ T136 w 1905"/>
                                <a:gd name="T138" fmla="+- 0 1652 214"/>
                                <a:gd name="T139" fmla="*/ 1652 h 2240"/>
                                <a:gd name="T140" fmla="+- 0 3823 2907"/>
                                <a:gd name="T141" fmla="*/ T140 w 1905"/>
                                <a:gd name="T142" fmla="+- 0 1594 214"/>
                                <a:gd name="T143" fmla="*/ 1594 h 2240"/>
                                <a:gd name="T144" fmla="+- 0 3896 2907"/>
                                <a:gd name="T145" fmla="*/ T144 w 1905"/>
                                <a:gd name="T146" fmla="+- 0 1539 214"/>
                                <a:gd name="T147" fmla="*/ 1539 h 2240"/>
                                <a:gd name="T148" fmla="+- 0 3968 2907"/>
                                <a:gd name="T149" fmla="*/ T148 w 1905"/>
                                <a:gd name="T150" fmla="+- 0 1485 214"/>
                                <a:gd name="T151" fmla="*/ 1485 h 2240"/>
                                <a:gd name="T152" fmla="+- 0 4113 2907"/>
                                <a:gd name="T153" fmla="*/ T152 w 1905"/>
                                <a:gd name="T154" fmla="+- 0 1382 214"/>
                                <a:gd name="T155" fmla="*/ 1382 h 2240"/>
                                <a:gd name="T156" fmla="+- 0 4185 2907"/>
                                <a:gd name="T157" fmla="*/ T156 w 1905"/>
                                <a:gd name="T158" fmla="+- 0 1332 214"/>
                                <a:gd name="T159" fmla="*/ 1332 h 2240"/>
                                <a:gd name="T160" fmla="+- 0 4378 2907"/>
                                <a:gd name="T161" fmla="*/ T160 w 1905"/>
                                <a:gd name="T162" fmla="+- 0 1205 214"/>
                                <a:gd name="T163" fmla="*/ 1205 h 2240"/>
                                <a:gd name="T164" fmla="+- 0 4498 2907"/>
                                <a:gd name="T165" fmla="*/ T164 w 1905"/>
                                <a:gd name="T166" fmla="+- 0 1128 214"/>
                                <a:gd name="T167" fmla="*/ 1128 h 2240"/>
                                <a:gd name="T168" fmla="+- 0 4643 2907"/>
                                <a:gd name="T169" fmla="*/ T168 w 1905"/>
                                <a:gd name="T170" fmla="+- 0 1038 214"/>
                                <a:gd name="T171" fmla="*/ 1038 h 2240"/>
                                <a:gd name="T172" fmla="+- 0 4812 2907"/>
                                <a:gd name="T173" fmla="*/ T172 w 1905"/>
                                <a:gd name="T174" fmla="+- 0 935 214"/>
                                <a:gd name="T175" fmla="*/ 935 h 2240"/>
                                <a:gd name="T176" fmla="+- 0 4812 2907"/>
                                <a:gd name="T177" fmla="*/ T176 w 1905"/>
                                <a:gd name="T178" fmla="+- 0 214 214"/>
                                <a:gd name="T179" fmla="*/ 214 h 2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1905" h="2240">
                                  <a:moveTo>
                                    <a:pt x="1905" y="0"/>
                                  </a:moveTo>
                                  <a:lnTo>
                                    <a:pt x="1832" y="77"/>
                                  </a:lnTo>
                                  <a:lnTo>
                                    <a:pt x="1712" y="206"/>
                                  </a:lnTo>
                                  <a:lnTo>
                                    <a:pt x="1495" y="434"/>
                                  </a:lnTo>
                                  <a:lnTo>
                                    <a:pt x="1374" y="558"/>
                                  </a:lnTo>
                                  <a:lnTo>
                                    <a:pt x="1254" y="680"/>
                                  </a:lnTo>
                                  <a:lnTo>
                                    <a:pt x="1181" y="751"/>
                                  </a:lnTo>
                                  <a:lnTo>
                                    <a:pt x="1109" y="822"/>
                                  </a:lnTo>
                                  <a:lnTo>
                                    <a:pt x="1037" y="891"/>
                                  </a:lnTo>
                                  <a:lnTo>
                                    <a:pt x="965" y="958"/>
                                  </a:lnTo>
                                  <a:lnTo>
                                    <a:pt x="892" y="1023"/>
                                  </a:lnTo>
                                  <a:lnTo>
                                    <a:pt x="820" y="1087"/>
                                  </a:lnTo>
                                  <a:lnTo>
                                    <a:pt x="748" y="1148"/>
                                  </a:lnTo>
                                  <a:lnTo>
                                    <a:pt x="675" y="1207"/>
                                  </a:lnTo>
                                  <a:lnTo>
                                    <a:pt x="627" y="1246"/>
                                  </a:lnTo>
                                  <a:lnTo>
                                    <a:pt x="579" y="1283"/>
                                  </a:lnTo>
                                  <a:lnTo>
                                    <a:pt x="506" y="1338"/>
                                  </a:lnTo>
                                  <a:lnTo>
                                    <a:pt x="410" y="1408"/>
                                  </a:lnTo>
                                  <a:lnTo>
                                    <a:pt x="265" y="1509"/>
                                  </a:lnTo>
                                  <a:lnTo>
                                    <a:pt x="97" y="1621"/>
                                  </a:lnTo>
                                  <a:lnTo>
                                    <a:pt x="0" y="1683"/>
                                  </a:lnTo>
                                  <a:lnTo>
                                    <a:pt x="0" y="2239"/>
                                  </a:lnTo>
                                  <a:lnTo>
                                    <a:pt x="48" y="2189"/>
                                  </a:lnTo>
                                  <a:lnTo>
                                    <a:pt x="121" y="2114"/>
                                  </a:lnTo>
                                  <a:lnTo>
                                    <a:pt x="217" y="2016"/>
                                  </a:lnTo>
                                  <a:lnTo>
                                    <a:pt x="314" y="1919"/>
                                  </a:lnTo>
                                  <a:lnTo>
                                    <a:pt x="362" y="1872"/>
                                  </a:lnTo>
                                  <a:lnTo>
                                    <a:pt x="458" y="1778"/>
                                  </a:lnTo>
                                  <a:lnTo>
                                    <a:pt x="530" y="1710"/>
                                  </a:lnTo>
                                  <a:lnTo>
                                    <a:pt x="579" y="1666"/>
                                  </a:lnTo>
                                  <a:lnTo>
                                    <a:pt x="651" y="1601"/>
                                  </a:lnTo>
                                  <a:lnTo>
                                    <a:pt x="699" y="1559"/>
                                  </a:lnTo>
                                  <a:lnTo>
                                    <a:pt x="748" y="1517"/>
                                  </a:lnTo>
                                  <a:lnTo>
                                    <a:pt x="796" y="1477"/>
                                  </a:lnTo>
                                  <a:lnTo>
                                    <a:pt x="844" y="1438"/>
                                  </a:lnTo>
                                  <a:lnTo>
                                    <a:pt x="916" y="1380"/>
                                  </a:lnTo>
                                  <a:lnTo>
                                    <a:pt x="989" y="1325"/>
                                  </a:lnTo>
                                  <a:lnTo>
                                    <a:pt x="1061" y="1271"/>
                                  </a:lnTo>
                                  <a:lnTo>
                                    <a:pt x="1206" y="1168"/>
                                  </a:lnTo>
                                  <a:lnTo>
                                    <a:pt x="1278" y="1118"/>
                                  </a:lnTo>
                                  <a:lnTo>
                                    <a:pt x="1471" y="991"/>
                                  </a:lnTo>
                                  <a:lnTo>
                                    <a:pt x="1591" y="914"/>
                                  </a:lnTo>
                                  <a:lnTo>
                                    <a:pt x="1736" y="824"/>
                                  </a:lnTo>
                                  <a:lnTo>
                                    <a:pt x="1905" y="721"/>
                                  </a:ln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docshape107"/>
                          <wps:cNvSpPr>
                            <a:spLocks/>
                          </wps:cNvSpPr>
                          <wps:spPr bwMode="auto">
                            <a:xfrm>
                              <a:off x="2907" y="574"/>
                              <a:ext cx="1905" cy="1601"/>
                            </a:xfrm>
                            <a:custGeom>
                              <a:avLst/>
                              <a:gdLst>
                                <a:gd name="T0" fmla="+- 0 2931 2907"/>
                                <a:gd name="T1" fmla="*/ T0 w 1905"/>
                                <a:gd name="T2" fmla="+- 0 2155 574"/>
                                <a:gd name="T3" fmla="*/ 2155 h 1601"/>
                                <a:gd name="T4" fmla="+- 0 2980 2907"/>
                                <a:gd name="T5" fmla="*/ T4 w 1905"/>
                                <a:gd name="T6" fmla="+- 0 2114 574"/>
                                <a:gd name="T7" fmla="*/ 2114 h 1601"/>
                                <a:gd name="T8" fmla="+- 0 3028 2907"/>
                                <a:gd name="T9" fmla="*/ T8 w 1905"/>
                                <a:gd name="T10" fmla="+- 0 2074 574"/>
                                <a:gd name="T11" fmla="*/ 2074 h 1601"/>
                                <a:gd name="T12" fmla="+- 0 3076 2907"/>
                                <a:gd name="T13" fmla="*/ T12 w 1905"/>
                                <a:gd name="T14" fmla="+- 0 2033 574"/>
                                <a:gd name="T15" fmla="*/ 2033 h 1601"/>
                                <a:gd name="T16" fmla="+- 0 3124 2907"/>
                                <a:gd name="T17" fmla="*/ T16 w 1905"/>
                                <a:gd name="T18" fmla="+- 0 1992 574"/>
                                <a:gd name="T19" fmla="*/ 1992 h 1601"/>
                                <a:gd name="T20" fmla="+- 0 3172 2907"/>
                                <a:gd name="T21" fmla="*/ T20 w 1905"/>
                                <a:gd name="T22" fmla="+- 0 1952 574"/>
                                <a:gd name="T23" fmla="*/ 1952 h 1601"/>
                                <a:gd name="T24" fmla="+- 0 3221 2907"/>
                                <a:gd name="T25" fmla="*/ T24 w 1905"/>
                                <a:gd name="T26" fmla="+- 0 1912 574"/>
                                <a:gd name="T27" fmla="*/ 1912 h 1601"/>
                                <a:gd name="T28" fmla="+- 0 3269 2907"/>
                                <a:gd name="T29" fmla="*/ T28 w 1905"/>
                                <a:gd name="T30" fmla="+- 0 1871 574"/>
                                <a:gd name="T31" fmla="*/ 1871 h 1601"/>
                                <a:gd name="T32" fmla="+- 0 3317 2907"/>
                                <a:gd name="T33" fmla="*/ T32 w 1905"/>
                                <a:gd name="T34" fmla="+- 0 1830 574"/>
                                <a:gd name="T35" fmla="*/ 1830 h 1601"/>
                                <a:gd name="T36" fmla="+- 0 3365 2907"/>
                                <a:gd name="T37" fmla="*/ T36 w 1905"/>
                                <a:gd name="T38" fmla="+- 0 1790 574"/>
                                <a:gd name="T39" fmla="*/ 1790 h 1601"/>
                                <a:gd name="T40" fmla="+- 0 3413 2907"/>
                                <a:gd name="T41" fmla="*/ T40 w 1905"/>
                                <a:gd name="T42" fmla="+- 0 1749 574"/>
                                <a:gd name="T43" fmla="*/ 1749 h 1601"/>
                                <a:gd name="T44" fmla="+- 0 3462 2907"/>
                                <a:gd name="T45" fmla="*/ T44 w 1905"/>
                                <a:gd name="T46" fmla="+- 0 1709 574"/>
                                <a:gd name="T47" fmla="*/ 1709 h 1601"/>
                                <a:gd name="T48" fmla="+- 0 3510 2907"/>
                                <a:gd name="T49" fmla="*/ T48 w 1905"/>
                                <a:gd name="T50" fmla="+- 0 1668 574"/>
                                <a:gd name="T51" fmla="*/ 1668 h 1601"/>
                                <a:gd name="T52" fmla="+- 0 3558 2907"/>
                                <a:gd name="T53" fmla="*/ T52 w 1905"/>
                                <a:gd name="T54" fmla="+- 0 1628 574"/>
                                <a:gd name="T55" fmla="*/ 1628 h 1601"/>
                                <a:gd name="T56" fmla="+- 0 3606 2907"/>
                                <a:gd name="T57" fmla="*/ T56 w 1905"/>
                                <a:gd name="T58" fmla="+- 0 1587 574"/>
                                <a:gd name="T59" fmla="*/ 1587 h 1601"/>
                                <a:gd name="T60" fmla="+- 0 3655 2907"/>
                                <a:gd name="T61" fmla="*/ T60 w 1905"/>
                                <a:gd name="T62" fmla="+- 0 1547 574"/>
                                <a:gd name="T63" fmla="*/ 1547 h 1601"/>
                                <a:gd name="T64" fmla="+- 0 3703 2907"/>
                                <a:gd name="T65" fmla="*/ T64 w 1905"/>
                                <a:gd name="T66" fmla="+- 0 1506 574"/>
                                <a:gd name="T67" fmla="*/ 1506 h 1601"/>
                                <a:gd name="T68" fmla="+- 0 3751 2907"/>
                                <a:gd name="T69" fmla="*/ T68 w 1905"/>
                                <a:gd name="T70" fmla="+- 0 1466 574"/>
                                <a:gd name="T71" fmla="*/ 1466 h 1601"/>
                                <a:gd name="T72" fmla="+- 0 3799 2907"/>
                                <a:gd name="T73" fmla="*/ T72 w 1905"/>
                                <a:gd name="T74" fmla="+- 0 1425 574"/>
                                <a:gd name="T75" fmla="*/ 1425 h 1601"/>
                                <a:gd name="T76" fmla="+- 0 3847 2907"/>
                                <a:gd name="T77" fmla="*/ T76 w 1905"/>
                                <a:gd name="T78" fmla="+- 0 1385 574"/>
                                <a:gd name="T79" fmla="*/ 1385 h 1601"/>
                                <a:gd name="T80" fmla="+- 0 3896 2907"/>
                                <a:gd name="T81" fmla="*/ T80 w 1905"/>
                                <a:gd name="T82" fmla="+- 0 1344 574"/>
                                <a:gd name="T83" fmla="*/ 1344 h 1601"/>
                                <a:gd name="T84" fmla="+- 0 3944 2907"/>
                                <a:gd name="T85" fmla="*/ T84 w 1905"/>
                                <a:gd name="T86" fmla="+- 0 1304 574"/>
                                <a:gd name="T87" fmla="*/ 1304 h 1601"/>
                                <a:gd name="T88" fmla="+- 0 3992 2907"/>
                                <a:gd name="T89" fmla="*/ T88 w 1905"/>
                                <a:gd name="T90" fmla="+- 0 1263 574"/>
                                <a:gd name="T91" fmla="*/ 1263 h 1601"/>
                                <a:gd name="T92" fmla="+- 0 4040 2907"/>
                                <a:gd name="T93" fmla="*/ T92 w 1905"/>
                                <a:gd name="T94" fmla="+- 0 1222 574"/>
                                <a:gd name="T95" fmla="*/ 1222 h 1601"/>
                                <a:gd name="T96" fmla="+- 0 4088 2907"/>
                                <a:gd name="T97" fmla="*/ T96 w 1905"/>
                                <a:gd name="T98" fmla="+- 0 1182 574"/>
                                <a:gd name="T99" fmla="*/ 1182 h 1601"/>
                                <a:gd name="T100" fmla="+- 0 4137 2907"/>
                                <a:gd name="T101" fmla="*/ T100 w 1905"/>
                                <a:gd name="T102" fmla="+- 0 1142 574"/>
                                <a:gd name="T103" fmla="*/ 1142 h 1601"/>
                                <a:gd name="T104" fmla="+- 0 4185 2907"/>
                                <a:gd name="T105" fmla="*/ T104 w 1905"/>
                                <a:gd name="T106" fmla="+- 0 1101 574"/>
                                <a:gd name="T107" fmla="*/ 1101 h 1601"/>
                                <a:gd name="T108" fmla="+- 0 4233 2907"/>
                                <a:gd name="T109" fmla="*/ T108 w 1905"/>
                                <a:gd name="T110" fmla="+- 0 1060 574"/>
                                <a:gd name="T111" fmla="*/ 1060 h 1601"/>
                                <a:gd name="T112" fmla="+- 0 4281 2907"/>
                                <a:gd name="T113" fmla="*/ T112 w 1905"/>
                                <a:gd name="T114" fmla="+- 0 1020 574"/>
                                <a:gd name="T115" fmla="*/ 1020 h 1601"/>
                                <a:gd name="T116" fmla="+- 0 4330 2907"/>
                                <a:gd name="T117" fmla="*/ T116 w 1905"/>
                                <a:gd name="T118" fmla="+- 0 979 574"/>
                                <a:gd name="T119" fmla="*/ 979 h 1601"/>
                                <a:gd name="T120" fmla="+- 0 4378 2907"/>
                                <a:gd name="T121" fmla="*/ T120 w 1905"/>
                                <a:gd name="T122" fmla="+- 0 939 574"/>
                                <a:gd name="T123" fmla="*/ 939 h 1601"/>
                                <a:gd name="T124" fmla="+- 0 4426 2907"/>
                                <a:gd name="T125" fmla="*/ T124 w 1905"/>
                                <a:gd name="T126" fmla="+- 0 898 574"/>
                                <a:gd name="T127" fmla="*/ 898 h 1601"/>
                                <a:gd name="T128" fmla="+- 0 4474 2907"/>
                                <a:gd name="T129" fmla="*/ T128 w 1905"/>
                                <a:gd name="T130" fmla="+- 0 858 574"/>
                                <a:gd name="T131" fmla="*/ 858 h 1601"/>
                                <a:gd name="T132" fmla="+- 0 4522 2907"/>
                                <a:gd name="T133" fmla="*/ T132 w 1905"/>
                                <a:gd name="T134" fmla="+- 0 817 574"/>
                                <a:gd name="T135" fmla="*/ 817 h 1601"/>
                                <a:gd name="T136" fmla="+- 0 4571 2907"/>
                                <a:gd name="T137" fmla="*/ T136 w 1905"/>
                                <a:gd name="T138" fmla="+- 0 777 574"/>
                                <a:gd name="T139" fmla="*/ 777 h 1601"/>
                                <a:gd name="T140" fmla="+- 0 4619 2907"/>
                                <a:gd name="T141" fmla="*/ T140 w 1905"/>
                                <a:gd name="T142" fmla="+- 0 736 574"/>
                                <a:gd name="T143" fmla="*/ 736 h 1601"/>
                                <a:gd name="T144" fmla="+- 0 4667 2907"/>
                                <a:gd name="T145" fmla="*/ T144 w 1905"/>
                                <a:gd name="T146" fmla="+- 0 696 574"/>
                                <a:gd name="T147" fmla="*/ 696 h 1601"/>
                                <a:gd name="T148" fmla="+- 0 4715 2907"/>
                                <a:gd name="T149" fmla="*/ T148 w 1905"/>
                                <a:gd name="T150" fmla="+- 0 655 574"/>
                                <a:gd name="T151" fmla="*/ 655 h 1601"/>
                                <a:gd name="T152" fmla="+- 0 4763 2907"/>
                                <a:gd name="T153" fmla="*/ T152 w 1905"/>
                                <a:gd name="T154" fmla="+- 0 615 574"/>
                                <a:gd name="T155" fmla="*/ 615 h 1601"/>
                                <a:gd name="T156" fmla="+- 0 4812 2907"/>
                                <a:gd name="T157" fmla="*/ T156 w 1905"/>
                                <a:gd name="T158" fmla="+- 0 574 574"/>
                                <a:gd name="T159" fmla="*/ 574 h 16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601">
                                  <a:moveTo>
                                    <a:pt x="0" y="1601"/>
                                  </a:moveTo>
                                  <a:lnTo>
                                    <a:pt x="24" y="1581"/>
                                  </a:lnTo>
                                  <a:lnTo>
                                    <a:pt x="48" y="1560"/>
                                  </a:lnTo>
                                  <a:lnTo>
                                    <a:pt x="73" y="1540"/>
                                  </a:lnTo>
                                  <a:lnTo>
                                    <a:pt x="97" y="1520"/>
                                  </a:lnTo>
                                  <a:lnTo>
                                    <a:pt x="121" y="1500"/>
                                  </a:lnTo>
                                  <a:lnTo>
                                    <a:pt x="145" y="1479"/>
                                  </a:lnTo>
                                  <a:lnTo>
                                    <a:pt x="169" y="1459"/>
                                  </a:lnTo>
                                  <a:lnTo>
                                    <a:pt x="193" y="1439"/>
                                  </a:lnTo>
                                  <a:lnTo>
                                    <a:pt x="217" y="1418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65" y="1378"/>
                                  </a:lnTo>
                                  <a:lnTo>
                                    <a:pt x="289" y="1358"/>
                                  </a:lnTo>
                                  <a:lnTo>
                                    <a:pt x="314" y="1338"/>
                                  </a:lnTo>
                                  <a:lnTo>
                                    <a:pt x="338" y="1317"/>
                                  </a:lnTo>
                                  <a:lnTo>
                                    <a:pt x="362" y="1297"/>
                                  </a:lnTo>
                                  <a:lnTo>
                                    <a:pt x="386" y="1277"/>
                                  </a:lnTo>
                                  <a:lnTo>
                                    <a:pt x="410" y="1256"/>
                                  </a:lnTo>
                                  <a:lnTo>
                                    <a:pt x="434" y="1236"/>
                                  </a:lnTo>
                                  <a:lnTo>
                                    <a:pt x="458" y="1216"/>
                                  </a:lnTo>
                                  <a:lnTo>
                                    <a:pt x="482" y="1196"/>
                                  </a:lnTo>
                                  <a:lnTo>
                                    <a:pt x="506" y="1175"/>
                                  </a:lnTo>
                                  <a:lnTo>
                                    <a:pt x="530" y="1155"/>
                                  </a:lnTo>
                                  <a:lnTo>
                                    <a:pt x="555" y="1135"/>
                                  </a:lnTo>
                                  <a:lnTo>
                                    <a:pt x="579" y="1115"/>
                                  </a:lnTo>
                                  <a:lnTo>
                                    <a:pt x="603" y="1094"/>
                                  </a:lnTo>
                                  <a:lnTo>
                                    <a:pt x="627" y="1074"/>
                                  </a:lnTo>
                                  <a:lnTo>
                                    <a:pt x="651" y="1054"/>
                                  </a:lnTo>
                                  <a:lnTo>
                                    <a:pt x="675" y="1033"/>
                                  </a:lnTo>
                                  <a:lnTo>
                                    <a:pt x="699" y="1013"/>
                                  </a:lnTo>
                                  <a:lnTo>
                                    <a:pt x="723" y="993"/>
                                  </a:lnTo>
                                  <a:lnTo>
                                    <a:pt x="748" y="973"/>
                                  </a:lnTo>
                                  <a:lnTo>
                                    <a:pt x="772" y="953"/>
                                  </a:lnTo>
                                  <a:lnTo>
                                    <a:pt x="796" y="932"/>
                                  </a:lnTo>
                                  <a:lnTo>
                                    <a:pt x="820" y="912"/>
                                  </a:lnTo>
                                  <a:lnTo>
                                    <a:pt x="844" y="892"/>
                                  </a:lnTo>
                                  <a:lnTo>
                                    <a:pt x="868" y="871"/>
                                  </a:lnTo>
                                  <a:lnTo>
                                    <a:pt x="892" y="851"/>
                                  </a:lnTo>
                                  <a:lnTo>
                                    <a:pt x="916" y="831"/>
                                  </a:lnTo>
                                  <a:lnTo>
                                    <a:pt x="940" y="811"/>
                                  </a:lnTo>
                                  <a:lnTo>
                                    <a:pt x="965" y="790"/>
                                  </a:lnTo>
                                  <a:lnTo>
                                    <a:pt x="989" y="770"/>
                                  </a:lnTo>
                                  <a:lnTo>
                                    <a:pt x="1013" y="750"/>
                                  </a:lnTo>
                                  <a:lnTo>
                                    <a:pt x="1037" y="730"/>
                                  </a:lnTo>
                                  <a:lnTo>
                                    <a:pt x="1061" y="709"/>
                                  </a:lnTo>
                                  <a:lnTo>
                                    <a:pt x="1085" y="689"/>
                                  </a:lnTo>
                                  <a:lnTo>
                                    <a:pt x="1109" y="669"/>
                                  </a:lnTo>
                                  <a:lnTo>
                                    <a:pt x="1133" y="648"/>
                                  </a:lnTo>
                                  <a:lnTo>
                                    <a:pt x="1157" y="628"/>
                                  </a:lnTo>
                                  <a:lnTo>
                                    <a:pt x="1181" y="608"/>
                                  </a:lnTo>
                                  <a:lnTo>
                                    <a:pt x="1206" y="588"/>
                                  </a:lnTo>
                                  <a:lnTo>
                                    <a:pt x="1230" y="568"/>
                                  </a:lnTo>
                                  <a:lnTo>
                                    <a:pt x="1254" y="547"/>
                                  </a:lnTo>
                                  <a:lnTo>
                                    <a:pt x="1278" y="527"/>
                                  </a:lnTo>
                                  <a:lnTo>
                                    <a:pt x="1302" y="507"/>
                                  </a:lnTo>
                                  <a:lnTo>
                                    <a:pt x="1326" y="486"/>
                                  </a:lnTo>
                                  <a:lnTo>
                                    <a:pt x="1350" y="466"/>
                                  </a:lnTo>
                                  <a:lnTo>
                                    <a:pt x="1374" y="446"/>
                                  </a:lnTo>
                                  <a:lnTo>
                                    <a:pt x="1398" y="426"/>
                                  </a:lnTo>
                                  <a:lnTo>
                                    <a:pt x="1423" y="405"/>
                                  </a:lnTo>
                                  <a:lnTo>
                                    <a:pt x="1447" y="385"/>
                                  </a:lnTo>
                                  <a:lnTo>
                                    <a:pt x="1471" y="365"/>
                                  </a:lnTo>
                                  <a:lnTo>
                                    <a:pt x="1495" y="345"/>
                                  </a:lnTo>
                                  <a:lnTo>
                                    <a:pt x="1519" y="324"/>
                                  </a:lnTo>
                                  <a:lnTo>
                                    <a:pt x="1543" y="304"/>
                                  </a:lnTo>
                                  <a:lnTo>
                                    <a:pt x="1567" y="284"/>
                                  </a:lnTo>
                                  <a:lnTo>
                                    <a:pt x="1591" y="263"/>
                                  </a:lnTo>
                                  <a:lnTo>
                                    <a:pt x="1615" y="243"/>
                                  </a:lnTo>
                                  <a:lnTo>
                                    <a:pt x="1640" y="223"/>
                                  </a:lnTo>
                                  <a:lnTo>
                                    <a:pt x="1664" y="203"/>
                                  </a:lnTo>
                                  <a:lnTo>
                                    <a:pt x="1688" y="182"/>
                                  </a:lnTo>
                                  <a:lnTo>
                                    <a:pt x="1712" y="162"/>
                                  </a:lnTo>
                                  <a:lnTo>
                                    <a:pt x="1736" y="142"/>
                                  </a:lnTo>
                                  <a:lnTo>
                                    <a:pt x="1760" y="122"/>
                                  </a:lnTo>
                                  <a:lnTo>
                                    <a:pt x="1784" y="101"/>
                                  </a:lnTo>
                                  <a:lnTo>
                                    <a:pt x="1808" y="81"/>
                                  </a:lnTo>
                                  <a:lnTo>
                                    <a:pt x="1832" y="61"/>
                                  </a:lnTo>
                                  <a:lnTo>
                                    <a:pt x="1856" y="41"/>
                                  </a:lnTo>
                                  <a:lnTo>
                                    <a:pt x="1881" y="20"/>
                                  </a:lnTo>
                                  <a:lnTo>
                                    <a:pt x="1905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docshape108"/>
                          <wps:cNvSpPr>
                            <a:spLocks/>
                          </wps:cNvSpPr>
                          <wps:spPr bwMode="auto">
                            <a:xfrm>
                              <a:off x="2769" y="611"/>
                              <a:ext cx="1785" cy="1999"/>
                            </a:xfrm>
                            <a:custGeom>
                              <a:avLst/>
                              <a:gdLst>
                                <a:gd name="T0" fmla="+- 0 2883 2770"/>
                                <a:gd name="T1" fmla="*/ T0 w 1785"/>
                                <a:gd name="T2" fmla="+- 0 2609 611"/>
                                <a:gd name="T3" fmla="*/ 2609 h 1999"/>
                                <a:gd name="T4" fmla="+- 0 2883 2770"/>
                                <a:gd name="T5" fmla="*/ T4 w 1785"/>
                                <a:gd name="T6" fmla="+- 0 2567 611"/>
                                <a:gd name="T7" fmla="*/ 2567 h 1999"/>
                                <a:gd name="T8" fmla="+- 0 3440 2770"/>
                                <a:gd name="T9" fmla="*/ T8 w 1785"/>
                                <a:gd name="T10" fmla="+- 0 2609 611"/>
                                <a:gd name="T11" fmla="*/ 2609 h 1999"/>
                                <a:gd name="T12" fmla="+- 0 3440 2770"/>
                                <a:gd name="T13" fmla="*/ T12 w 1785"/>
                                <a:gd name="T14" fmla="+- 0 2567 611"/>
                                <a:gd name="T15" fmla="*/ 2567 h 1999"/>
                                <a:gd name="T16" fmla="+- 0 3997 2770"/>
                                <a:gd name="T17" fmla="*/ T16 w 1785"/>
                                <a:gd name="T18" fmla="+- 0 2609 611"/>
                                <a:gd name="T19" fmla="*/ 2609 h 1999"/>
                                <a:gd name="T20" fmla="+- 0 3997 2770"/>
                                <a:gd name="T21" fmla="*/ T20 w 1785"/>
                                <a:gd name="T22" fmla="+- 0 2567 611"/>
                                <a:gd name="T23" fmla="*/ 2567 h 1999"/>
                                <a:gd name="T24" fmla="+- 0 4554 2770"/>
                                <a:gd name="T25" fmla="*/ T24 w 1785"/>
                                <a:gd name="T26" fmla="+- 0 2609 611"/>
                                <a:gd name="T27" fmla="*/ 2609 h 1999"/>
                                <a:gd name="T28" fmla="+- 0 4554 2770"/>
                                <a:gd name="T29" fmla="*/ T28 w 1785"/>
                                <a:gd name="T30" fmla="+- 0 2567 611"/>
                                <a:gd name="T31" fmla="*/ 2567 h 1999"/>
                                <a:gd name="T32" fmla="+- 0 2770 2770"/>
                                <a:gd name="T33" fmla="*/ T32 w 1785"/>
                                <a:gd name="T34" fmla="+- 0 2475 611"/>
                                <a:gd name="T35" fmla="*/ 2475 h 1999"/>
                                <a:gd name="T36" fmla="+- 0 2812 2770"/>
                                <a:gd name="T37" fmla="*/ T36 w 1785"/>
                                <a:gd name="T38" fmla="+- 0 2475 611"/>
                                <a:gd name="T39" fmla="*/ 2475 h 1999"/>
                                <a:gd name="T40" fmla="+- 0 2770 2770"/>
                                <a:gd name="T41" fmla="*/ T40 w 1785"/>
                                <a:gd name="T42" fmla="+- 0 1854 611"/>
                                <a:gd name="T43" fmla="*/ 1854 h 1999"/>
                                <a:gd name="T44" fmla="+- 0 2812 2770"/>
                                <a:gd name="T45" fmla="*/ T44 w 1785"/>
                                <a:gd name="T46" fmla="+- 0 1854 611"/>
                                <a:gd name="T47" fmla="*/ 1854 h 1999"/>
                                <a:gd name="T48" fmla="+- 0 2770 2770"/>
                                <a:gd name="T49" fmla="*/ T48 w 1785"/>
                                <a:gd name="T50" fmla="+- 0 1232 611"/>
                                <a:gd name="T51" fmla="*/ 1232 h 1999"/>
                                <a:gd name="T52" fmla="+- 0 2812 2770"/>
                                <a:gd name="T53" fmla="*/ T52 w 1785"/>
                                <a:gd name="T54" fmla="+- 0 1232 611"/>
                                <a:gd name="T55" fmla="*/ 1232 h 1999"/>
                                <a:gd name="T56" fmla="+- 0 2770 2770"/>
                                <a:gd name="T57" fmla="*/ T56 w 1785"/>
                                <a:gd name="T58" fmla="+- 0 611 611"/>
                                <a:gd name="T59" fmla="*/ 611 h 1999"/>
                                <a:gd name="T60" fmla="+- 0 2812 2770"/>
                                <a:gd name="T61" fmla="*/ T60 w 1785"/>
                                <a:gd name="T62" fmla="+- 0 611 611"/>
                                <a:gd name="T63" fmla="*/ 611 h 19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785" h="1999">
                                  <a:moveTo>
                                    <a:pt x="113" y="1998"/>
                                  </a:moveTo>
                                  <a:lnTo>
                                    <a:pt x="113" y="1956"/>
                                  </a:lnTo>
                                  <a:moveTo>
                                    <a:pt x="670" y="1998"/>
                                  </a:moveTo>
                                  <a:lnTo>
                                    <a:pt x="670" y="1956"/>
                                  </a:lnTo>
                                  <a:moveTo>
                                    <a:pt x="1227" y="1998"/>
                                  </a:moveTo>
                                  <a:lnTo>
                                    <a:pt x="1227" y="1956"/>
                                  </a:lnTo>
                                  <a:moveTo>
                                    <a:pt x="1784" y="1998"/>
                                  </a:moveTo>
                                  <a:lnTo>
                                    <a:pt x="1784" y="1956"/>
                                  </a:lnTo>
                                  <a:moveTo>
                                    <a:pt x="0" y="1864"/>
                                  </a:moveTo>
                                  <a:lnTo>
                                    <a:pt x="42" y="1864"/>
                                  </a:lnTo>
                                  <a:moveTo>
                                    <a:pt x="0" y="1243"/>
                                  </a:moveTo>
                                  <a:lnTo>
                                    <a:pt x="42" y="1243"/>
                                  </a:lnTo>
                                  <a:moveTo>
                                    <a:pt x="0" y="621"/>
                                  </a:moveTo>
                                  <a:lnTo>
                                    <a:pt x="42" y="621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E1907DD" id="docshapegroup72" o:spid="_x0000_s1026" style="position:absolute;margin-left:138.5pt;margin-top:8.35pt;width:107.3pt;height:122.15pt;z-index:-17371648;mso-position-horizontal-relative:page" coordorigin="2770,167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">
                  <v:shape id="docshape73" o:spid="_x0000_s1027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  <v:path arrowok="t" o:connecttype="custom" o:connectlocs="31,1038;19,1040;9,1047;3,1057;0,1068;3,1080;9,1089;19,1096;31,1098;42,1096;52,1089;58,1080;61,1068;58,1057;52,1047;42,1040;31,1038" o:connectangles="0,0,0,0,0,0,0,0,0,0,0,0,0,0,0,0,0"/>
                  </v:shape>
                  <v:shape id="docshape74" o:spid="_x0000_s1028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  <v:path arrowok="t" o:connecttype="custom" o:connectlocs="0,1068;3,1057;9,1047;19,1040;31,1038;42,1040;52,1047;58,1057;61,1068;58,1080;52,1089;42,1096;31,1098;19,1096;9,1089;3,1080;0,1068" o:connectangles="0,0,0,0,0,0,0,0,0,0,0,0,0,0,0,0,0"/>
                  </v:shape>
                  <v:shape id="docshape75" o:spid="_x0000_s1029" style="position:absolute;left:4618;top:938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  <v:path arrowok="t" o:connecttype="custom" o:connectlocs="0,938;0,938;0,938;0,1200;0,1200;0,1200" o:connectangles="0,0,0,0,0,0"/>
                  </v:shape>
                  <v:shape id="docshape76" o:spid="_x0000_s1030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786;19,788;9,795;3,804;0,816;3,828;9,837;19,844;31,846;42,844;52,837;58,828;61,816;58,804;52,795;42,788;31,786" o:connectangles="0,0,0,0,0,0,0,0,0,0,0,0,0,0,0,0,0"/>
                  </v:shape>
                  <v:shape id="docshape77" o:spid="_x0000_s1031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816;3,804;9,795;19,788;31,786;42,788;52,795;58,804;61,816;58,828;52,837;42,844;31,846;19,844;9,837;3,828;0,816" o:connectangles="0,0,0,0,0,0,0,0,0,0,0,0,0,0,0,0,0"/>
                  </v:shape>
                  <v:shape id="docshape78" o:spid="_x0000_s1032" style="position:absolute;left:4426;top:671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  <v:path arrowok="t" o:connecttype="custom" o:connectlocs="193,672;193,672;193,672;193,966;193,966;193,966;386,1079;386,1057;386,1068;0,1068;0,1079;0,1057;385,827;385,805;385,816;0,816;0,827;0,805" o:connectangles="0,0,0,0,0,0,0,0,0,0,0,0,0,0,0,0,0,0"/>
                  </v:shape>
                  <v:shape id="docshape79" o:spid="_x0000_s1033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  <v:path arrowok="t" o:connecttype="custom" o:connectlocs="31,298;19,300;9,307;3,316;0,328;3,340;9,349;19,356;31,358;42,356;52,349;58,340;61,328;58,316;52,307;42,300;31,298" o:connectangles="0,0,0,0,0,0,0,0,0,0,0,0,0,0,0,0,0"/>
                  </v:shape>
                  <v:shape id="docshape80" o:spid="_x0000_s1034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328;3,316;9,307;19,300;31,298;42,300;52,307;58,316;61,328;58,340;52,349;42,356;31,358;19,356;9,349;3,340;0,328" o:connectangles="0,0,0,0,0,0,0,0,0,0,0,0,0,0,0,0,0"/>
                  </v:shape>
                  <v:shape id="docshape81" o:spid="_x0000_s1035" style="position:absolute;left:4426;top:166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  <v:path arrowok="t" o:connecttype="custom" o:connectlocs="193,167;193,479;193,479;193,479;386,339;386,317;386,328;0,328;0,339;0,317" o:connectangles="0,0,0,0,0,0,0,0,0,0"/>
                  </v:shape>
                  <v:shape id="docshape82" o:spid="_x0000_s1036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1926;18,1929;9,1935;2,1945;0,1957;2,1968;9,1978;18,1984;30,1987;42,1984;51,1978;58,1968;60,1957;58,1945;51,1935;42,1929;30,1926" o:connectangles="0,0,0,0,0,0,0,0,0,0,0,0,0,0,0,0,0"/>
                  </v:shape>
                  <v:shape id="docshape83" o:spid="_x0000_s1037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1957;2,1945;9,1935;18,1929;30,1926;42,1929;51,1935;58,1945;60,1957;58,1968;51,1978;42,1984;30,1987;18,1984;9,1978;2,1968;0,1957" o:connectangles="0,0,0,0,0,0,0,0,0,0,0,0,0,0,0,0,0"/>
                  </v:shape>
                  <v:shape id="docshape84" o:spid="_x0000_s1038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828;18,1830;9,1837;2,1846;0,1858;2,1870;9,1879;18,1886;30,1888;42,1886;51,1879;58,1870;60,1858;58,1846;51,1837;42,1830;30,1828" o:connectangles="0,0,0,0,0,0,0,0,0,0,0,0,0,0,0,0,0"/>
                  </v:shape>
                  <v:shape id="docshape85" o:spid="_x0000_s1039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858;2,1846;9,1837;18,1830;30,1828;42,1830;51,1837;58,1846;60,1858;58,1870;51,1879;42,1886;30,1888;18,1886;9,1879;2,1870;0,1858" o:connectangles="0,0,0,0,0,0,0,0,0,0,0,0,0,0,0,0,0"/>
                  </v:shape>
                  <v:shape id="docshape86" o:spid="_x0000_s1040" style="position:absolute;left:3337;top:18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  <v:path arrowok="t" o:connecttype="custom" o:connectlocs="0,1855;2,1849;8,1847;14,1849;16,1855;14,1861;8,1863;2,1861;0,1855" o:connectangles="0,0,0,0,0,0,0,0,0"/>
                  </v:shape>
                  <v:line id="Line 441" o:spid="_x0000_s1041" style="position:absolute;visibility:visible;mso-wrap-style:square" from="3346,1855" to="3346,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  <v:shape id="docshape87" o:spid="_x0000_s1042" style="position:absolute;left:3337;top:1753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  <v:path arrowok="t" o:connecttype="custom" o:connectlocs="16,2061;14,2055;8,2053;2,2055;0,2061;2,2067;8,2069;14,2067;16,2061;16,1762;14,1756;8,1753;2,1756;0,1762;2,1767;8,1770;14,1767;16,1762" o:connectangles="0,0,0,0,0,0,0,0,0,0,0,0,0,0,0,0,0,0"/>
                  </v:shape>
                  <v:line id="Line 439" o:spid="_x0000_s1043" style="position:absolute;visibility:visible;mso-wrap-style:square" from="3346,1762" to="3346,1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  <v:shape id="docshape88" o:spid="_x0000_s1044" style="position:absolute;left:3337;top:19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  <v:path arrowok="t" o:connecttype="custom" o:connectlocs="0,1945;2,1939;8,1936;14,1939;16,1945;14,1951;8,1953;2,1951;0,1945" o:connectangles="0,0,0,0,0,0,0,0,0"/>
                  </v:shape>
                  <v:shape id="docshape89" o:spid="_x0000_s1045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1558;18,1560;9,1567;2,1576;0,1588;2,1600;9,1609;18,1616;30,1618;42,1616;51,1609;58,1600;60,1588;58,1576;51,1567;42,1560;30,1558" o:connectangles="0,0,0,0,0,0,0,0,0,0,0,0,0,0,0,0,0"/>
                  </v:shape>
                  <v:shape id="docshape90" o:spid="_x0000_s1046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588;2,1576;9,1567;18,1560;30,1558;42,1560;51,1567;58,1576;60,1588;58,1600;51,1609;42,1616;30,1618;18,1616;9,1609;2,1600;0,1588" o:connectangles="0,0,0,0,0,0,0,0,0,0,0,0,0,0,0,0,0"/>
                  </v:shape>
                  <v:shape id="docshape91" o:spid="_x0000_s1047" style="position:absolute;left:3337;top:14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  <v:path arrowok="t" o:connecttype="custom" o:connectlocs="0,1473;2,1467;8,1465;14,1467;16,1473;14,1479;8,1481;2,1479;0,1473" o:connectangles="0,0,0,0,0,0,0,0,0"/>
                  </v:shape>
                  <v:line id="Line 434" o:spid="_x0000_s1048" style="position:absolute;visibility:visible;mso-wrap-style:square" from="3346,1473" to="3346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  <v:shape id="docshape92" o:spid="_x0000_s1049" style="position:absolute;left:3337;top:16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  <v:path arrowok="t" o:connecttype="custom" o:connectlocs="0,1696;2,1691;8,1688;14,1691;16,1696;14,1702;8,1705;2,1702;0,1696" o:connectangles="0,0,0,0,0,0,0,0,0"/>
                  </v:shape>
                  <v:shape id="docshape93" o:spid="_x0000_s1050" style="position:absolute;left:3191;top:1576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  <v:path arrowok="t" o:connecttype="custom" o:connectlocs="323,1967;323,1945;323,1957;0,1957;0,1967;0,1945;323,1869;323,1847;323,1858;0,1858;0,1869;0,1847;323,1599;323,1577;323,1588;0,1588;0,1599;0,1577" o:connectangles="0,0,0,0,0,0,0,0,0,0,0,0,0,0,0,0,0,0"/>
                  </v:shape>
                  <v:shape id="docshape94" o:spid="_x0000_s1051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  <v:path arrowok="t" o:connecttype="custom" o:connectlocs="30,2138;18,2140;9,2146;2,2156;0,2168;2,2179;9,2189;18,2195;30,2198;42,2195;51,2189;58,2179;60,2168;58,2156;51,2146;42,2140;30,2138" o:connectangles="0,0,0,0,0,0,0,0,0,0,0,0,0,0,0,0,0"/>
                  </v:shape>
                  <v:shape id="docshape95" o:spid="_x0000_s1052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  <v:path arrowok="t" o:connecttype="custom" o:connectlocs="0,2168;2,2156;9,2146;18,2140;30,2138;42,2140;51,2146;58,2156;60,2168;58,2179;51,2189;42,2195;30,2198;18,2195;9,2189;2,2179;0,2168" o:connectangles="0,0,0,0,0,0,0,0,0,0,0,0,0,0,0,0,0"/>
                  </v:shape>
                  <v:shape id="docshape96" o:spid="_x0000_s1053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  <v:path arrowok="t" o:connecttype="custom" o:connectlocs="30,2045;18,2047;9,2054;2,2063;0,2075;2,2087;9,2096;18,2103;30,2105;42,2103;51,2096;58,2087;60,2075;58,2063;51,2054;42,2047;30,2045" o:connectangles="0,0,0,0,0,0,0,0,0,0,0,0,0,0,0,0,0"/>
                  </v:shape>
                  <v:shape id="docshape97" o:spid="_x0000_s1054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2075;2,2063;9,2054;18,2047;30,2045;42,2047;51,2054;58,2063;60,2075;58,2087;51,2096;42,2103;30,2105;18,2103;9,2096;2,2087;0,2075" o:connectangles="0,0,0,0,0,0,0,0,0,0,0,0,0,0,0,0,0"/>
                  </v:shape>
                  <v:shape id="docshape98" o:spid="_x0000_s1055" style="position:absolute;left:3042;top:207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  <v:path arrowok="t" o:connecttype="custom" o:connectlocs="0,2082;2,2076;8,2073;14,2076;16,2082;14,2087;8,2090;2,2087;0,2082" o:connectangles="0,0,0,0,0,0,0,0,0"/>
                  </v:shape>
                  <v:line id="Line 426" o:spid="_x0000_s1056" style="position:absolute;visibility:visible;mso-wrap-style:square" from="3051,2082" to="305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  <v:shape id="docshape99" o:spid="_x0000_s1057" style="position:absolute;left:3042;top:225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  <v:path arrowok="t" o:connecttype="custom" o:connectlocs="0,2264;2,2258;8,2256;14,2258;16,2264;14,2270;8,2272;2,2270;0,2264" o:connectangles="0,0,0,0,0,0,0,0,0"/>
                  </v:shape>
                  <v:shape id="docshape100" o:spid="_x0000_s1058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  <v:path arrowok="t" o:connecttype="custom" o:connectlocs="30,1902;18,1904;9,1911;2,1920;0,1932;2,1944;9,1953;18,1960;30,1962;42,1960;51,1953;58,1944;60,1932;58,1920;51,1911;42,1904;30,1902" o:connectangles="0,0,0,0,0,0,0,0,0,0,0,0,0,0,0,0,0"/>
                  </v:shape>
                  <v:shape id="docshape101" o:spid="_x0000_s1059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  <v:path arrowok="t" o:connecttype="custom" o:connectlocs="0,1932;2,1920;9,1911;18,1904;30,1902;42,1904;51,1911;58,1920;60,1932;58,1944;51,1953;42,1960;30,1962;18,1960;9,1953;2,1944;0,1932" o:connectangles="0,0,0,0,0,0,0,0,0,0,0,0,0,0,0,0,0"/>
                  </v:shape>
                  <v:shape id="docshape102" o:spid="_x0000_s1060" style="position:absolute;left:3042;top:19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  <v:path arrowok="t" o:connecttype="custom" o:connectlocs="0,1985;2,1979;8,1977;14,1979;16,1985;14,1991;8,1993;2,1991;0,1985" o:connectangles="0,0,0,0,0,0,0,0,0"/>
                  </v:shape>
                  <v:line id="Line 421" o:spid="_x0000_s1061" style="position:absolute;visibility:visible;mso-wrap-style:square" from="3051,1985" to="3051,2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  <v:shape id="docshape103" o:spid="_x0000_s1062" style="position:absolute;left:3042;top:1827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  <v:path arrowok="t" o:connecttype="custom" o:connectlocs="16,2171;14,2165;8,2162;2,2165;0,2171;2,2176;8,2179;14,2176;16,2171;16,1836;14,1830;8,1827;2,1830;0,1836;2,1841;8,1844;14,1841;16,1836" o:connectangles="0,0,0,0,0,0,0,0,0,0,0,0,0,0,0,0,0,0"/>
                  </v:shape>
                  <v:line id="Line 419" o:spid="_x0000_s1063" style="position:absolute;visibility:visible;mso-wrap-style:square" from="3051,1836" to="305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  <v:shape id="docshape104" o:spid="_x0000_s1064" style="position:absolute;left:3042;top:20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  <v:path arrowok="t" o:connecttype="custom" o:connectlocs="0,2026;2,2020;8,2017;14,2020;16,2026;14,2031;8,2034;2,2031;0,2026" o:connectangles="0,0,0,0,0,0,0,0,0"/>
                  </v:shape>
                  <v:shape id="docshape105" o:spid="_x0000_s1065" style="position:absolute;left:2907;top:1920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  <v:path arrowok="t" o:connecttype="custom" o:connectlocs="314,2179;314,2157;314,2168;0,2168;0,2179;0,2157;314,2086;314,2064;314,2075;0,2075;0,2086;0,2064;314,1943;314,1921;314,1932;0,1932;0,1943;0,1921" o:connectangles="0,0,0,0,0,0,0,0,0,0,0,0,0,0,0,0,0,0"/>
                  </v:shape>
                  <v:line id="Line 416" o:spid="_x0000_s1066" style="position:absolute;visibility:visible;mso-wrap-style:square" from="2812,2555" to="490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  <v:stroke dashstyle="dash"/>
                  </v:line>
                  <v:shape id="docshape106" o:spid="_x0000_s1067" style="position:absolute;left:2907;top:213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  <v:fill opacity="26214f"/>
                    <v:path arrowok="t" o:connecttype="custom" o:connectlocs="1905,214;1832,291;1712,420;1495,648;1374,772;1254,894;1181,965;1109,1036;1037,1105;965,1172;892,1237;820,1301;748,1362;675,1421;627,1460;579,1497;506,1552;410,1622;265,1723;97,1835;0,1897;0,2453;48,2403;121,2328;217,2230;314,2133;362,2086;458,1992;530,1924;579,1880;651,1815;699,1773;748,1731;796,1691;844,1652;916,1594;989,1539;1061,1485;1206,1382;1278,1332;1471,1205;1591,1128;1736,1038;1905,935;1905,214" o:connectangles="0,0,0,0,0,0,0,0,0,0,0,0,0,0,0,0,0,0,0,0,0,0,0,0,0,0,0,0,0,0,0,0,0,0,0,0,0,0,0,0,0,0,0,0,0"/>
                  </v:shape>
                  <v:shape id="docshape107" o:spid="_x0000_s1068" style="position:absolute;left:2907;top:574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  <v:path arrowok="t" o:connecttype="custom" o:connectlocs="24,2155;73,2114;121,2074;169,2033;217,1992;265,1952;314,1912;362,1871;410,1830;458,1790;506,1749;555,1709;603,1668;651,1628;699,1587;748,1547;796,1506;844,1466;892,1425;940,1385;989,1344;1037,1304;1085,1263;1133,1222;1181,1182;1230,1142;1278,1101;1326,1060;1374,1020;1423,979;1471,939;1519,898;1567,858;1615,817;1664,777;1712,736;1760,696;1808,655;1856,615;1905,574" o:connectangles="0,0,0,0,0,0,0,0,0,0,0,0,0,0,0,0,0,0,0,0,0,0,0,0,0,0,0,0,0,0,0,0,0,0,0,0,0,0,0,0"/>
                  </v:shape>
                  <v:shape id="docshape108" o:spid="_x0000_s1069" style="position:absolute;left:2769;top:611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  <v:path arrowok="t" o:connecttype="custom" o:connectlocs="113,2609;113,2567;670,2609;670,2567;1227,2609;1227,2567;1784,2609;1784,2567;0,2475;42,2475;0,1854;42,1854;0,1232;42,1232;0,611;42,611" o:connectangles="0,0,0,0,0,0,0,0,0,0,0,0,0,0,0,0"/>
                  </v:shape>
                  <w10:wrap anchorx="page"/>
                </v:group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45344" behindDoc="1" locked="0" layoutInCell="1" allowOverlap="1">
                  <wp:simplePos x="0" y="0"/>
                  <wp:positionH relativeFrom="page">
                    <wp:posOffset>3345180</wp:posOffset>
                  </wp:positionH>
                  <wp:positionV relativeFrom="paragraph">
                    <wp:posOffset>106045</wp:posOffset>
                  </wp:positionV>
                  <wp:extent cx="1362710" cy="1451610"/>
                  <wp:effectExtent l="0" t="0" r="0" b="0"/>
                  <wp:wrapNone/>
                  <wp:docPr id="372" name="docshapegroup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51610"/>
                            <a:chOff x="5268" y="167"/>
                            <a:chExt cx="2146" cy="2286"/>
                          </a:xfrm>
                        </wpg:grpSpPr>
                        <wps:wsp>
                          <wps:cNvPr id="373" name="docshape110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51 6921"/>
                                <a:gd name="T1" fmla="*/ T0 w 61"/>
                                <a:gd name="T2" fmla="+- 0 1011 1011"/>
                                <a:gd name="T3" fmla="*/ 1011 h 61"/>
                                <a:gd name="T4" fmla="+- 0 6939 6921"/>
                                <a:gd name="T5" fmla="*/ T4 w 61"/>
                                <a:gd name="T6" fmla="+- 0 1014 1011"/>
                                <a:gd name="T7" fmla="*/ 1014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23 6921"/>
                                <a:gd name="T13" fmla="*/ T12 w 61"/>
                                <a:gd name="T14" fmla="+- 0 1030 1011"/>
                                <a:gd name="T15" fmla="*/ 1030 h 61"/>
                                <a:gd name="T16" fmla="+- 0 6921 6921"/>
                                <a:gd name="T17" fmla="*/ T16 w 61"/>
                                <a:gd name="T18" fmla="+- 0 1041 1011"/>
                                <a:gd name="T19" fmla="*/ 1041 h 61"/>
                                <a:gd name="T20" fmla="+- 0 6923 6921"/>
                                <a:gd name="T21" fmla="*/ T20 w 61"/>
                                <a:gd name="T22" fmla="+- 0 1053 1011"/>
                                <a:gd name="T23" fmla="*/ 1053 h 61"/>
                                <a:gd name="T24" fmla="+- 0 6930 6921"/>
                                <a:gd name="T25" fmla="*/ T24 w 61"/>
                                <a:gd name="T26" fmla="+- 0 1063 1011"/>
                                <a:gd name="T27" fmla="*/ 1063 h 61"/>
                                <a:gd name="T28" fmla="+- 0 6939 6921"/>
                                <a:gd name="T29" fmla="*/ T28 w 61"/>
                                <a:gd name="T30" fmla="+- 0 1069 1011"/>
                                <a:gd name="T31" fmla="*/ 1069 h 61"/>
                                <a:gd name="T32" fmla="+- 0 6951 6921"/>
                                <a:gd name="T33" fmla="*/ T32 w 61"/>
                                <a:gd name="T34" fmla="+- 0 1072 1011"/>
                                <a:gd name="T35" fmla="*/ 1072 h 61"/>
                                <a:gd name="T36" fmla="+- 0 6963 6921"/>
                                <a:gd name="T37" fmla="*/ T36 w 61"/>
                                <a:gd name="T38" fmla="+- 0 1069 1011"/>
                                <a:gd name="T39" fmla="*/ 1069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79 6921"/>
                                <a:gd name="T45" fmla="*/ T44 w 61"/>
                                <a:gd name="T46" fmla="+- 0 1053 1011"/>
                                <a:gd name="T47" fmla="*/ 1053 h 61"/>
                                <a:gd name="T48" fmla="+- 0 6981 6921"/>
                                <a:gd name="T49" fmla="*/ T48 w 61"/>
                                <a:gd name="T50" fmla="+- 0 1041 1011"/>
                                <a:gd name="T51" fmla="*/ 1041 h 61"/>
                                <a:gd name="T52" fmla="+- 0 6979 6921"/>
                                <a:gd name="T53" fmla="*/ T52 w 61"/>
                                <a:gd name="T54" fmla="+- 0 1030 1011"/>
                                <a:gd name="T55" fmla="*/ 1030 h 61"/>
                                <a:gd name="T56" fmla="+- 0 6972 6921"/>
                                <a:gd name="T57" fmla="*/ T56 w 61"/>
                                <a:gd name="T58" fmla="+- 0 1020 1011"/>
                                <a:gd name="T59" fmla="*/ 1020 h 61"/>
                                <a:gd name="T60" fmla="+- 0 6963 6921"/>
                                <a:gd name="T61" fmla="*/ T60 w 61"/>
                                <a:gd name="T62" fmla="+- 0 1014 1011"/>
                                <a:gd name="T63" fmla="*/ 1014 h 61"/>
                                <a:gd name="T64" fmla="+- 0 6951 6921"/>
                                <a:gd name="T65" fmla="*/ T64 w 61"/>
                                <a:gd name="T66" fmla="+- 0 1011 1011"/>
                                <a:gd name="T67" fmla="*/ 101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docshape111"/>
                          <wps:cNvSpPr>
                            <a:spLocks/>
                          </wps:cNvSpPr>
                          <wps:spPr bwMode="auto">
                            <a:xfrm>
                              <a:off x="6920" y="1011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21 6921"/>
                                <a:gd name="T1" fmla="*/ T0 w 61"/>
                                <a:gd name="T2" fmla="+- 0 1041 1011"/>
                                <a:gd name="T3" fmla="*/ 1041 h 61"/>
                                <a:gd name="T4" fmla="+- 0 6923 6921"/>
                                <a:gd name="T5" fmla="*/ T4 w 61"/>
                                <a:gd name="T6" fmla="+- 0 1030 1011"/>
                                <a:gd name="T7" fmla="*/ 1030 h 61"/>
                                <a:gd name="T8" fmla="+- 0 6930 6921"/>
                                <a:gd name="T9" fmla="*/ T8 w 61"/>
                                <a:gd name="T10" fmla="+- 0 1020 1011"/>
                                <a:gd name="T11" fmla="*/ 1020 h 61"/>
                                <a:gd name="T12" fmla="+- 0 6939 6921"/>
                                <a:gd name="T13" fmla="*/ T12 w 61"/>
                                <a:gd name="T14" fmla="+- 0 1014 1011"/>
                                <a:gd name="T15" fmla="*/ 1014 h 61"/>
                                <a:gd name="T16" fmla="+- 0 6951 6921"/>
                                <a:gd name="T17" fmla="*/ T16 w 61"/>
                                <a:gd name="T18" fmla="+- 0 1011 1011"/>
                                <a:gd name="T19" fmla="*/ 1011 h 61"/>
                                <a:gd name="T20" fmla="+- 0 6963 6921"/>
                                <a:gd name="T21" fmla="*/ T20 w 61"/>
                                <a:gd name="T22" fmla="+- 0 1014 1011"/>
                                <a:gd name="T23" fmla="*/ 1014 h 61"/>
                                <a:gd name="T24" fmla="+- 0 6972 6921"/>
                                <a:gd name="T25" fmla="*/ T24 w 61"/>
                                <a:gd name="T26" fmla="+- 0 1020 1011"/>
                                <a:gd name="T27" fmla="*/ 1020 h 61"/>
                                <a:gd name="T28" fmla="+- 0 6979 6921"/>
                                <a:gd name="T29" fmla="*/ T28 w 61"/>
                                <a:gd name="T30" fmla="+- 0 1030 1011"/>
                                <a:gd name="T31" fmla="*/ 1030 h 61"/>
                                <a:gd name="T32" fmla="+- 0 6981 6921"/>
                                <a:gd name="T33" fmla="*/ T32 w 61"/>
                                <a:gd name="T34" fmla="+- 0 1041 1011"/>
                                <a:gd name="T35" fmla="*/ 1041 h 61"/>
                                <a:gd name="T36" fmla="+- 0 6979 6921"/>
                                <a:gd name="T37" fmla="*/ T36 w 61"/>
                                <a:gd name="T38" fmla="+- 0 1053 1011"/>
                                <a:gd name="T39" fmla="*/ 1053 h 61"/>
                                <a:gd name="T40" fmla="+- 0 6972 6921"/>
                                <a:gd name="T41" fmla="*/ T40 w 61"/>
                                <a:gd name="T42" fmla="+- 0 1063 1011"/>
                                <a:gd name="T43" fmla="*/ 1063 h 61"/>
                                <a:gd name="T44" fmla="+- 0 6963 6921"/>
                                <a:gd name="T45" fmla="*/ T44 w 61"/>
                                <a:gd name="T46" fmla="+- 0 1069 1011"/>
                                <a:gd name="T47" fmla="*/ 1069 h 61"/>
                                <a:gd name="T48" fmla="+- 0 6951 6921"/>
                                <a:gd name="T49" fmla="*/ T48 w 61"/>
                                <a:gd name="T50" fmla="+- 0 1072 1011"/>
                                <a:gd name="T51" fmla="*/ 1072 h 61"/>
                                <a:gd name="T52" fmla="+- 0 6939 6921"/>
                                <a:gd name="T53" fmla="*/ T52 w 61"/>
                                <a:gd name="T54" fmla="+- 0 1069 1011"/>
                                <a:gd name="T55" fmla="*/ 1069 h 61"/>
                                <a:gd name="T56" fmla="+- 0 6930 6921"/>
                                <a:gd name="T57" fmla="*/ T56 w 61"/>
                                <a:gd name="T58" fmla="+- 0 1063 1011"/>
                                <a:gd name="T59" fmla="*/ 1063 h 61"/>
                                <a:gd name="T60" fmla="+- 0 6923 6921"/>
                                <a:gd name="T61" fmla="*/ T60 w 61"/>
                                <a:gd name="T62" fmla="+- 0 1053 1011"/>
                                <a:gd name="T63" fmla="*/ 1053 h 61"/>
                                <a:gd name="T64" fmla="+- 0 6921 6921"/>
                                <a:gd name="T65" fmla="*/ T64 w 61"/>
                                <a:gd name="T66" fmla="+- 0 1041 1011"/>
                                <a:gd name="T67" fmla="*/ 104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docshape112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36 6905"/>
                                <a:gd name="T1" fmla="*/ T0 w 61"/>
                                <a:gd name="T2" fmla="+- 0 778 778"/>
                                <a:gd name="T3" fmla="*/ 778 h 61"/>
                                <a:gd name="T4" fmla="+- 0 6924 6905"/>
                                <a:gd name="T5" fmla="*/ T4 w 61"/>
                                <a:gd name="T6" fmla="+- 0 781 778"/>
                                <a:gd name="T7" fmla="*/ 781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08 6905"/>
                                <a:gd name="T13" fmla="*/ T12 w 61"/>
                                <a:gd name="T14" fmla="+- 0 797 778"/>
                                <a:gd name="T15" fmla="*/ 797 h 61"/>
                                <a:gd name="T16" fmla="+- 0 6905 6905"/>
                                <a:gd name="T17" fmla="*/ T16 w 61"/>
                                <a:gd name="T18" fmla="+- 0 808 778"/>
                                <a:gd name="T19" fmla="*/ 808 h 61"/>
                                <a:gd name="T20" fmla="+- 0 6908 6905"/>
                                <a:gd name="T21" fmla="*/ T20 w 61"/>
                                <a:gd name="T22" fmla="+- 0 820 778"/>
                                <a:gd name="T23" fmla="*/ 820 h 61"/>
                                <a:gd name="T24" fmla="+- 0 6914 6905"/>
                                <a:gd name="T25" fmla="*/ T24 w 61"/>
                                <a:gd name="T26" fmla="+- 0 830 778"/>
                                <a:gd name="T27" fmla="*/ 830 h 61"/>
                                <a:gd name="T28" fmla="+- 0 6924 6905"/>
                                <a:gd name="T29" fmla="*/ T28 w 61"/>
                                <a:gd name="T30" fmla="+- 0 836 778"/>
                                <a:gd name="T31" fmla="*/ 836 h 61"/>
                                <a:gd name="T32" fmla="+- 0 6936 6905"/>
                                <a:gd name="T33" fmla="*/ T32 w 61"/>
                                <a:gd name="T34" fmla="+- 0 839 778"/>
                                <a:gd name="T35" fmla="*/ 839 h 61"/>
                                <a:gd name="T36" fmla="+- 0 6947 6905"/>
                                <a:gd name="T37" fmla="*/ T36 w 61"/>
                                <a:gd name="T38" fmla="+- 0 836 778"/>
                                <a:gd name="T39" fmla="*/ 836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63 6905"/>
                                <a:gd name="T45" fmla="*/ T44 w 61"/>
                                <a:gd name="T46" fmla="+- 0 820 778"/>
                                <a:gd name="T47" fmla="*/ 820 h 61"/>
                                <a:gd name="T48" fmla="+- 0 6966 6905"/>
                                <a:gd name="T49" fmla="*/ T48 w 61"/>
                                <a:gd name="T50" fmla="+- 0 808 778"/>
                                <a:gd name="T51" fmla="*/ 808 h 61"/>
                                <a:gd name="T52" fmla="+- 0 6963 6905"/>
                                <a:gd name="T53" fmla="*/ T52 w 61"/>
                                <a:gd name="T54" fmla="+- 0 797 778"/>
                                <a:gd name="T55" fmla="*/ 797 h 61"/>
                                <a:gd name="T56" fmla="+- 0 6957 6905"/>
                                <a:gd name="T57" fmla="*/ T56 w 61"/>
                                <a:gd name="T58" fmla="+- 0 787 778"/>
                                <a:gd name="T59" fmla="*/ 787 h 61"/>
                                <a:gd name="T60" fmla="+- 0 6947 6905"/>
                                <a:gd name="T61" fmla="*/ T60 w 61"/>
                                <a:gd name="T62" fmla="+- 0 781 778"/>
                                <a:gd name="T63" fmla="*/ 781 h 61"/>
                                <a:gd name="T64" fmla="+- 0 6936 6905"/>
                                <a:gd name="T65" fmla="*/ T64 w 61"/>
                                <a:gd name="T66" fmla="+- 0 778 778"/>
                                <a:gd name="T67" fmla="*/ 77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docshape113"/>
                          <wps:cNvSpPr>
                            <a:spLocks/>
                          </wps:cNvSpPr>
                          <wps:spPr bwMode="auto">
                            <a:xfrm>
                              <a:off x="6905" y="778"/>
                              <a:ext cx="61" cy="61"/>
                            </a:xfrm>
                            <a:custGeom>
                              <a:avLst/>
                              <a:gdLst>
                                <a:gd name="T0" fmla="+- 0 6905 6905"/>
                                <a:gd name="T1" fmla="*/ T0 w 61"/>
                                <a:gd name="T2" fmla="+- 0 808 778"/>
                                <a:gd name="T3" fmla="*/ 808 h 61"/>
                                <a:gd name="T4" fmla="+- 0 6908 6905"/>
                                <a:gd name="T5" fmla="*/ T4 w 61"/>
                                <a:gd name="T6" fmla="+- 0 797 778"/>
                                <a:gd name="T7" fmla="*/ 797 h 61"/>
                                <a:gd name="T8" fmla="+- 0 6914 6905"/>
                                <a:gd name="T9" fmla="*/ T8 w 61"/>
                                <a:gd name="T10" fmla="+- 0 787 778"/>
                                <a:gd name="T11" fmla="*/ 787 h 61"/>
                                <a:gd name="T12" fmla="+- 0 6924 6905"/>
                                <a:gd name="T13" fmla="*/ T12 w 61"/>
                                <a:gd name="T14" fmla="+- 0 781 778"/>
                                <a:gd name="T15" fmla="*/ 781 h 61"/>
                                <a:gd name="T16" fmla="+- 0 6936 6905"/>
                                <a:gd name="T17" fmla="*/ T16 w 61"/>
                                <a:gd name="T18" fmla="+- 0 778 778"/>
                                <a:gd name="T19" fmla="*/ 778 h 61"/>
                                <a:gd name="T20" fmla="+- 0 6947 6905"/>
                                <a:gd name="T21" fmla="*/ T20 w 61"/>
                                <a:gd name="T22" fmla="+- 0 781 778"/>
                                <a:gd name="T23" fmla="*/ 781 h 61"/>
                                <a:gd name="T24" fmla="+- 0 6957 6905"/>
                                <a:gd name="T25" fmla="*/ T24 w 61"/>
                                <a:gd name="T26" fmla="+- 0 787 778"/>
                                <a:gd name="T27" fmla="*/ 787 h 61"/>
                                <a:gd name="T28" fmla="+- 0 6963 6905"/>
                                <a:gd name="T29" fmla="*/ T28 w 61"/>
                                <a:gd name="T30" fmla="+- 0 797 778"/>
                                <a:gd name="T31" fmla="*/ 797 h 61"/>
                                <a:gd name="T32" fmla="+- 0 6966 6905"/>
                                <a:gd name="T33" fmla="*/ T32 w 61"/>
                                <a:gd name="T34" fmla="+- 0 808 778"/>
                                <a:gd name="T35" fmla="*/ 808 h 61"/>
                                <a:gd name="T36" fmla="+- 0 6963 6905"/>
                                <a:gd name="T37" fmla="*/ T36 w 61"/>
                                <a:gd name="T38" fmla="+- 0 820 778"/>
                                <a:gd name="T39" fmla="*/ 820 h 61"/>
                                <a:gd name="T40" fmla="+- 0 6957 6905"/>
                                <a:gd name="T41" fmla="*/ T40 w 61"/>
                                <a:gd name="T42" fmla="+- 0 830 778"/>
                                <a:gd name="T43" fmla="*/ 830 h 61"/>
                                <a:gd name="T44" fmla="+- 0 6947 6905"/>
                                <a:gd name="T45" fmla="*/ T44 w 61"/>
                                <a:gd name="T46" fmla="+- 0 836 778"/>
                                <a:gd name="T47" fmla="*/ 836 h 61"/>
                                <a:gd name="T48" fmla="+- 0 6936 6905"/>
                                <a:gd name="T49" fmla="*/ T48 w 61"/>
                                <a:gd name="T50" fmla="+- 0 839 778"/>
                                <a:gd name="T51" fmla="*/ 839 h 61"/>
                                <a:gd name="T52" fmla="+- 0 6924 6905"/>
                                <a:gd name="T53" fmla="*/ T52 w 61"/>
                                <a:gd name="T54" fmla="+- 0 836 778"/>
                                <a:gd name="T55" fmla="*/ 836 h 61"/>
                                <a:gd name="T56" fmla="+- 0 6914 6905"/>
                                <a:gd name="T57" fmla="*/ T56 w 61"/>
                                <a:gd name="T58" fmla="+- 0 830 778"/>
                                <a:gd name="T59" fmla="*/ 830 h 61"/>
                                <a:gd name="T60" fmla="+- 0 6908 6905"/>
                                <a:gd name="T61" fmla="*/ T60 w 61"/>
                                <a:gd name="T62" fmla="+- 0 820 778"/>
                                <a:gd name="T63" fmla="*/ 820 h 61"/>
                                <a:gd name="T64" fmla="+- 0 6905 6905"/>
                                <a:gd name="T65" fmla="*/ T64 w 61"/>
                                <a:gd name="T66" fmla="+- 0 808 778"/>
                                <a:gd name="T67" fmla="*/ 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3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docshape114"/>
                          <wps:cNvSpPr>
                            <a:spLocks/>
                          </wps:cNvSpPr>
                          <wps:spPr bwMode="auto">
                            <a:xfrm>
                              <a:off x="6950" y="921"/>
                              <a:ext cx="2" cy="242"/>
                            </a:xfrm>
                            <a:custGeom>
                              <a:avLst/>
                              <a:gdLst>
                                <a:gd name="T0" fmla="+- 0 6951 6951"/>
                                <a:gd name="T1" fmla="*/ T0 w 1"/>
                                <a:gd name="T2" fmla="+- 0 921 921"/>
                                <a:gd name="T3" fmla="*/ 921 h 242"/>
                                <a:gd name="T4" fmla="+- 0 6951 6951"/>
                                <a:gd name="T5" fmla="*/ T4 w 1"/>
                                <a:gd name="T6" fmla="+- 0 921 921"/>
                                <a:gd name="T7" fmla="*/ 921 h 242"/>
                                <a:gd name="T8" fmla="+- 0 6951 6951"/>
                                <a:gd name="T9" fmla="*/ T8 w 1"/>
                                <a:gd name="T10" fmla="+- 0 921 921"/>
                                <a:gd name="T11" fmla="*/ 921 h 242"/>
                                <a:gd name="T12" fmla="+- 0 6951 6951"/>
                                <a:gd name="T13" fmla="*/ T12 w 1"/>
                                <a:gd name="T14" fmla="+- 0 1163 921"/>
                                <a:gd name="T15" fmla="*/ 1163 h 242"/>
                                <a:gd name="T16" fmla="+- 0 6951 6951"/>
                                <a:gd name="T17" fmla="*/ T16 w 1"/>
                                <a:gd name="T18" fmla="+- 0 1163 921"/>
                                <a:gd name="T19" fmla="*/ 1163 h 242"/>
                                <a:gd name="T20" fmla="+- 0 6951 6951"/>
                                <a:gd name="T21" fmla="*/ T20 w 1"/>
                                <a:gd name="T22" fmla="+- 0 1163 921"/>
                                <a:gd name="T23" fmla="*/ 1163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" h="24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0" y="242"/>
                                  </a:lnTo>
                                  <a:moveTo>
                                    <a:pt x="0" y="242"/>
                                  </a:moveTo>
                                  <a:lnTo>
                                    <a:pt x="0" y="242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docshape115"/>
                          <wps:cNvSpPr>
                            <a:spLocks/>
                          </wps:cNvSpPr>
                          <wps:spPr bwMode="auto">
                            <a:xfrm>
                              <a:off x="6927" y="667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676 667"/>
                                <a:gd name="T3" fmla="*/ 676 h 17"/>
                                <a:gd name="T4" fmla="+- 0 6930 6927"/>
                                <a:gd name="T5" fmla="*/ T4 w 17"/>
                                <a:gd name="T6" fmla="+- 0 670 667"/>
                                <a:gd name="T7" fmla="*/ 670 h 17"/>
                                <a:gd name="T8" fmla="+- 0 6936 6927"/>
                                <a:gd name="T9" fmla="*/ T8 w 17"/>
                                <a:gd name="T10" fmla="+- 0 667 667"/>
                                <a:gd name="T11" fmla="*/ 667 h 17"/>
                                <a:gd name="T12" fmla="+- 0 6942 6927"/>
                                <a:gd name="T13" fmla="*/ T12 w 17"/>
                                <a:gd name="T14" fmla="+- 0 670 667"/>
                                <a:gd name="T15" fmla="*/ 670 h 17"/>
                                <a:gd name="T16" fmla="+- 0 6944 6927"/>
                                <a:gd name="T17" fmla="*/ T16 w 17"/>
                                <a:gd name="T18" fmla="+- 0 676 667"/>
                                <a:gd name="T19" fmla="*/ 676 h 17"/>
                                <a:gd name="T20" fmla="+- 0 6942 6927"/>
                                <a:gd name="T21" fmla="*/ T20 w 17"/>
                                <a:gd name="T22" fmla="+- 0 682 667"/>
                                <a:gd name="T23" fmla="*/ 682 h 17"/>
                                <a:gd name="T24" fmla="+- 0 6936 6927"/>
                                <a:gd name="T25" fmla="*/ T24 w 17"/>
                                <a:gd name="T26" fmla="+- 0 684 667"/>
                                <a:gd name="T27" fmla="*/ 684 h 17"/>
                                <a:gd name="T28" fmla="+- 0 6930 6927"/>
                                <a:gd name="T29" fmla="*/ T28 w 17"/>
                                <a:gd name="T30" fmla="+- 0 682 667"/>
                                <a:gd name="T31" fmla="*/ 682 h 17"/>
                                <a:gd name="T32" fmla="+- 0 6927 6927"/>
                                <a:gd name="T33" fmla="*/ T32 w 17"/>
                                <a:gd name="T34" fmla="+- 0 676 667"/>
                                <a:gd name="T35" fmla="*/ 6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Line 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36" y="676"/>
                              <a:ext cx="0" cy="2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" name="docshape116"/>
                          <wps:cNvSpPr>
                            <a:spLocks/>
                          </wps:cNvSpPr>
                          <wps:spPr bwMode="auto">
                            <a:xfrm>
                              <a:off x="6927" y="938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27 6927"/>
                                <a:gd name="T1" fmla="*/ T0 w 17"/>
                                <a:gd name="T2" fmla="+- 0 947 939"/>
                                <a:gd name="T3" fmla="*/ 947 h 17"/>
                                <a:gd name="T4" fmla="+- 0 6930 6927"/>
                                <a:gd name="T5" fmla="*/ T4 w 17"/>
                                <a:gd name="T6" fmla="+- 0 941 939"/>
                                <a:gd name="T7" fmla="*/ 941 h 17"/>
                                <a:gd name="T8" fmla="+- 0 6936 6927"/>
                                <a:gd name="T9" fmla="*/ T8 w 17"/>
                                <a:gd name="T10" fmla="+- 0 939 939"/>
                                <a:gd name="T11" fmla="*/ 939 h 17"/>
                                <a:gd name="T12" fmla="+- 0 6942 6927"/>
                                <a:gd name="T13" fmla="*/ T12 w 17"/>
                                <a:gd name="T14" fmla="+- 0 941 939"/>
                                <a:gd name="T15" fmla="*/ 941 h 17"/>
                                <a:gd name="T16" fmla="+- 0 6944 6927"/>
                                <a:gd name="T17" fmla="*/ T16 w 17"/>
                                <a:gd name="T18" fmla="+- 0 947 939"/>
                                <a:gd name="T19" fmla="*/ 947 h 17"/>
                                <a:gd name="T20" fmla="+- 0 6942 6927"/>
                                <a:gd name="T21" fmla="*/ T20 w 17"/>
                                <a:gd name="T22" fmla="+- 0 953 939"/>
                                <a:gd name="T23" fmla="*/ 953 h 17"/>
                                <a:gd name="T24" fmla="+- 0 6936 6927"/>
                                <a:gd name="T25" fmla="*/ T24 w 17"/>
                                <a:gd name="T26" fmla="+- 0 955 939"/>
                                <a:gd name="T27" fmla="*/ 955 h 17"/>
                                <a:gd name="T28" fmla="+- 0 6930 6927"/>
                                <a:gd name="T29" fmla="*/ T28 w 17"/>
                                <a:gd name="T30" fmla="+- 0 953 939"/>
                                <a:gd name="T31" fmla="*/ 953 h 17"/>
                                <a:gd name="T32" fmla="+- 0 6927 6927"/>
                                <a:gd name="T33" fmla="*/ T32 w 17"/>
                                <a:gd name="T34" fmla="+- 0 947 939"/>
                                <a:gd name="T35" fmla="*/ 9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docshape117"/>
                          <wps:cNvSpPr>
                            <a:spLocks/>
                          </wps:cNvSpPr>
                          <wps:spPr bwMode="auto">
                            <a:xfrm>
                              <a:off x="6821" y="798"/>
                              <a:ext cx="250" cy="254"/>
                            </a:xfrm>
                            <a:custGeom>
                              <a:avLst/>
                              <a:gdLst>
                                <a:gd name="T0" fmla="+- 0 7071 6821"/>
                                <a:gd name="T1" fmla="*/ T0 w 250"/>
                                <a:gd name="T2" fmla="+- 0 1051 798"/>
                                <a:gd name="T3" fmla="*/ 1051 h 254"/>
                                <a:gd name="T4" fmla="+- 0 7071 6821"/>
                                <a:gd name="T5" fmla="*/ T4 w 250"/>
                                <a:gd name="T6" fmla="+- 0 1031 798"/>
                                <a:gd name="T7" fmla="*/ 1031 h 254"/>
                                <a:gd name="T8" fmla="+- 0 7071 6821"/>
                                <a:gd name="T9" fmla="*/ T8 w 250"/>
                                <a:gd name="T10" fmla="+- 0 1041 798"/>
                                <a:gd name="T11" fmla="*/ 1041 h 254"/>
                                <a:gd name="T12" fmla="+- 0 6829 6821"/>
                                <a:gd name="T13" fmla="*/ T12 w 250"/>
                                <a:gd name="T14" fmla="+- 0 1041 798"/>
                                <a:gd name="T15" fmla="*/ 1041 h 254"/>
                                <a:gd name="T16" fmla="+- 0 6829 6821"/>
                                <a:gd name="T17" fmla="*/ T16 w 250"/>
                                <a:gd name="T18" fmla="+- 0 1051 798"/>
                                <a:gd name="T19" fmla="*/ 1051 h 254"/>
                                <a:gd name="T20" fmla="+- 0 6829 6821"/>
                                <a:gd name="T21" fmla="*/ T20 w 250"/>
                                <a:gd name="T22" fmla="+- 0 1031 798"/>
                                <a:gd name="T23" fmla="*/ 1031 h 254"/>
                                <a:gd name="T24" fmla="+- 0 7070 6821"/>
                                <a:gd name="T25" fmla="*/ T24 w 250"/>
                                <a:gd name="T26" fmla="+- 0 819 798"/>
                                <a:gd name="T27" fmla="*/ 819 h 254"/>
                                <a:gd name="T28" fmla="+- 0 7070 6821"/>
                                <a:gd name="T29" fmla="*/ T28 w 250"/>
                                <a:gd name="T30" fmla="+- 0 798 798"/>
                                <a:gd name="T31" fmla="*/ 798 h 254"/>
                                <a:gd name="T32" fmla="+- 0 7070 6821"/>
                                <a:gd name="T33" fmla="*/ T32 w 250"/>
                                <a:gd name="T34" fmla="+- 0 808 798"/>
                                <a:gd name="T35" fmla="*/ 808 h 254"/>
                                <a:gd name="T36" fmla="+- 0 6821 6821"/>
                                <a:gd name="T37" fmla="*/ T36 w 250"/>
                                <a:gd name="T38" fmla="+- 0 808 798"/>
                                <a:gd name="T39" fmla="*/ 808 h 254"/>
                                <a:gd name="T40" fmla="+- 0 6821 6821"/>
                                <a:gd name="T41" fmla="*/ T40 w 250"/>
                                <a:gd name="T42" fmla="+- 0 819 798"/>
                                <a:gd name="T43" fmla="*/ 819 h 254"/>
                                <a:gd name="T44" fmla="+- 0 6821 6821"/>
                                <a:gd name="T45" fmla="*/ T44 w 250"/>
                                <a:gd name="T46" fmla="+- 0 798 798"/>
                                <a:gd name="T47" fmla="*/ 798 h 2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0" h="254">
                                  <a:moveTo>
                                    <a:pt x="250" y="253"/>
                                  </a:moveTo>
                                  <a:lnTo>
                                    <a:pt x="250" y="233"/>
                                  </a:lnTo>
                                  <a:moveTo>
                                    <a:pt x="250" y="243"/>
                                  </a:moveTo>
                                  <a:lnTo>
                                    <a:pt x="8" y="243"/>
                                  </a:lnTo>
                                  <a:moveTo>
                                    <a:pt x="8" y="253"/>
                                  </a:moveTo>
                                  <a:lnTo>
                                    <a:pt x="8" y="233"/>
                                  </a:lnTo>
                                  <a:moveTo>
                                    <a:pt x="249" y="21"/>
                                  </a:moveTo>
                                  <a:lnTo>
                                    <a:pt x="249" y="0"/>
                                  </a:lnTo>
                                  <a:moveTo>
                                    <a:pt x="249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docshape118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9 5968"/>
                                <a:gd name="T1" fmla="*/ T0 w 61"/>
                                <a:gd name="T2" fmla="+- 0 1831 1831"/>
                                <a:gd name="T3" fmla="*/ 1831 h 61"/>
                                <a:gd name="T4" fmla="+- 0 5987 5968"/>
                                <a:gd name="T5" fmla="*/ T4 w 61"/>
                                <a:gd name="T6" fmla="+- 0 1833 1831"/>
                                <a:gd name="T7" fmla="*/ 1833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71 5968"/>
                                <a:gd name="T13" fmla="*/ T12 w 61"/>
                                <a:gd name="T14" fmla="+- 0 1849 1831"/>
                                <a:gd name="T15" fmla="*/ 1849 h 61"/>
                                <a:gd name="T16" fmla="+- 0 5968 5968"/>
                                <a:gd name="T17" fmla="*/ T16 w 61"/>
                                <a:gd name="T18" fmla="+- 0 1861 1831"/>
                                <a:gd name="T19" fmla="*/ 1861 h 61"/>
                                <a:gd name="T20" fmla="+- 0 5971 5968"/>
                                <a:gd name="T21" fmla="*/ T20 w 61"/>
                                <a:gd name="T22" fmla="+- 0 1873 1831"/>
                                <a:gd name="T23" fmla="*/ 1873 h 61"/>
                                <a:gd name="T24" fmla="+- 0 5977 5968"/>
                                <a:gd name="T25" fmla="*/ T24 w 61"/>
                                <a:gd name="T26" fmla="+- 0 1882 1831"/>
                                <a:gd name="T27" fmla="*/ 1882 h 61"/>
                                <a:gd name="T28" fmla="+- 0 5987 5968"/>
                                <a:gd name="T29" fmla="*/ T28 w 61"/>
                                <a:gd name="T30" fmla="+- 0 1889 1831"/>
                                <a:gd name="T31" fmla="*/ 1889 h 61"/>
                                <a:gd name="T32" fmla="+- 0 5999 5968"/>
                                <a:gd name="T33" fmla="*/ T32 w 61"/>
                                <a:gd name="T34" fmla="+- 0 1891 1831"/>
                                <a:gd name="T35" fmla="*/ 1891 h 61"/>
                                <a:gd name="T36" fmla="+- 0 6010 5968"/>
                                <a:gd name="T37" fmla="*/ T36 w 61"/>
                                <a:gd name="T38" fmla="+- 0 1889 1831"/>
                                <a:gd name="T39" fmla="*/ 1889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26 5968"/>
                                <a:gd name="T45" fmla="*/ T44 w 61"/>
                                <a:gd name="T46" fmla="+- 0 1873 1831"/>
                                <a:gd name="T47" fmla="*/ 1873 h 61"/>
                                <a:gd name="T48" fmla="+- 0 6029 5968"/>
                                <a:gd name="T49" fmla="*/ T48 w 61"/>
                                <a:gd name="T50" fmla="+- 0 1861 1831"/>
                                <a:gd name="T51" fmla="*/ 1861 h 61"/>
                                <a:gd name="T52" fmla="+- 0 6026 5968"/>
                                <a:gd name="T53" fmla="*/ T52 w 61"/>
                                <a:gd name="T54" fmla="+- 0 1849 1831"/>
                                <a:gd name="T55" fmla="*/ 1849 h 61"/>
                                <a:gd name="T56" fmla="+- 0 6020 5968"/>
                                <a:gd name="T57" fmla="*/ T56 w 61"/>
                                <a:gd name="T58" fmla="+- 0 1840 1831"/>
                                <a:gd name="T59" fmla="*/ 1840 h 61"/>
                                <a:gd name="T60" fmla="+- 0 6010 5968"/>
                                <a:gd name="T61" fmla="*/ T60 w 61"/>
                                <a:gd name="T62" fmla="+- 0 1833 1831"/>
                                <a:gd name="T63" fmla="*/ 1833 h 61"/>
                                <a:gd name="T64" fmla="+- 0 5999 5968"/>
                                <a:gd name="T65" fmla="*/ T64 w 61"/>
                                <a:gd name="T66" fmla="+- 0 1831 1831"/>
                                <a:gd name="T67" fmla="*/ 183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docshape119"/>
                          <wps:cNvSpPr>
                            <a:spLocks/>
                          </wps:cNvSpPr>
                          <wps:spPr bwMode="auto">
                            <a:xfrm>
                              <a:off x="5968" y="183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8 5968"/>
                                <a:gd name="T1" fmla="*/ T0 w 61"/>
                                <a:gd name="T2" fmla="+- 0 1861 1831"/>
                                <a:gd name="T3" fmla="*/ 1861 h 61"/>
                                <a:gd name="T4" fmla="+- 0 5971 5968"/>
                                <a:gd name="T5" fmla="*/ T4 w 61"/>
                                <a:gd name="T6" fmla="+- 0 1849 1831"/>
                                <a:gd name="T7" fmla="*/ 1849 h 61"/>
                                <a:gd name="T8" fmla="+- 0 5977 5968"/>
                                <a:gd name="T9" fmla="*/ T8 w 61"/>
                                <a:gd name="T10" fmla="+- 0 1840 1831"/>
                                <a:gd name="T11" fmla="*/ 1840 h 61"/>
                                <a:gd name="T12" fmla="+- 0 5987 5968"/>
                                <a:gd name="T13" fmla="*/ T12 w 61"/>
                                <a:gd name="T14" fmla="+- 0 1833 1831"/>
                                <a:gd name="T15" fmla="*/ 1833 h 61"/>
                                <a:gd name="T16" fmla="+- 0 5999 5968"/>
                                <a:gd name="T17" fmla="*/ T16 w 61"/>
                                <a:gd name="T18" fmla="+- 0 1831 1831"/>
                                <a:gd name="T19" fmla="*/ 1831 h 61"/>
                                <a:gd name="T20" fmla="+- 0 6010 5968"/>
                                <a:gd name="T21" fmla="*/ T20 w 61"/>
                                <a:gd name="T22" fmla="+- 0 1833 1831"/>
                                <a:gd name="T23" fmla="*/ 1833 h 61"/>
                                <a:gd name="T24" fmla="+- 0 6020 5968"/>
                                <a:gd name="T25" fmla="*/ T24 w 61"/>
                                <a:gd name="T26" fmla="+- 0 1840 1831"/>
                                <a:gd name="T27" fmla="*/ 1840 h 61"/>
                                <a:gd name="T28" fmla="+- 0 6026 5968"/>
                                <a:gd name="T29" fmla="*/ T28 w 61"/>
                                <a:gd name="T30" fmla="+- 0 1849 1831"/>
                                <a:gd name="T31" fmla="*/ 1849 h 61"/>
                                <a:gd name="T32" fmla="+- 0 6029 5968"/>
                                <a:gd name="T33" fmla="*/ T32 w 61"/>
                                <a:gd name="T34" fmla="+- 0 1861 1831"/>
                                <a:gd name="T35" fmla="*/ 1861 h 61"/>
                                <a:gd name="T36" fmla="+- 0 6026 5968"/>
                                <a:gd name="T37" fmla="*/ T36 w 61"/>
                                <a:gd name="T38" fmla="+- 0 1873 1831"/>
                                <a:gd name="T39" fmla="*/ 1873 h 61"/>
                                <a:gd name="T40" fmla="+- 0 6020 5968"/>
                                <a:gd name="T41" fmla="*/ T40 w 61"/>
                                <a:gd name="T42" fmla="+- 0 1882 1831"/>
                                <a:gd name="T43" fmla="*/ 1882 h 61"/>
                                <a:gd name="T44" fmla="+- 0 6010 5968"/>
                                <a:gd name="T45" fmla="*/ T44 w 61"/>
                                <a:gd name="T46" fmla="+- 0 1889 1831"/>
                                <a:gd name="T47" fmla="*/ 1889 h 61"/>
                                <a:gd name="T48" fmla="+- 0 5999 5968"/>
                                <a:gd name="T49" fmla="*/ T48 w 61"/>
                                <a:gd name="T50" fmla="+- 0 1891 1831"/>
                                <a:gd name="T51" fmla="*/ 1891 h 61"/>
                                <a:gd name="T52" fmla="+- 0 5987 5968"/>
                                <a:gd name="T53" fmla="*/ T52 w 61"/>
                                <a:gd name="T54" fmla="+- 0 1889 1831"/>
                                <a:gd name="T55" fmla="*/ 1889 h 61"/>
                                <a:gd name="T56" fmla="+- 0 5977 5968"/>
                                <a:gd name="T57" fmla="*/ T56 w 61"/>
                                <a:gd name="T58" fmla="+- 0 1882 1831"/>
                                <a:gd name="T59" fmla="*/ 1882 h 61"/>
                                <a:gd name="T60" fmla="+- 0 5971 5968"/>
                                <a:gd name="T61" fmla="*/ T60 w 61"/>
                                <a:gd name="T62" fmla="+- 0 1873 1831"/>
                                <a:gd name="T63" fmla="*/ 1873 h 61"/>
                                <a:gd name="T64" fmla="+- 0 5968 5968"/>
                                <a:gd name="T65" fmla="*/ T64 w 61"/>
                                <a:gd name="T66" fmla="+- 0 1861 1831"/>
                                <a:gd name="T67" fmla="*/ 186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docshape120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67"/>
                                <a:gd name="T1" fmla="*/ T0 w 61"/>
                                <a:gd name="T2" fmla="+- 0 1740 1740"/>
                                <a:gd name="T3" fmla="*/ 1740 h 61"/>
                                <a:gd name="T4" fmla="+- 0 5985 5967"/>
                                <a:gd name="T5" fmla="*/ T4 w 61"/>
                                <a:gd name="T6" fmla="+- 0 1742 1740"/>
                                <a:gd name="T7" fmla="*/ 1742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69 5967"/>
                                <a:gd name="T13" fmla="*/ T12 w 61"/>
                                <a:gd name="T14" fmla="+- 0 1758 1740"/>
                                <a:gd name="T15" fmla="*/ 1758 h 61"/>
                                <a:gd name="T16" fmla="+- 0 5967 5967"/>
                                <a:gd name="T17" fmla="*/ T16 w 61"/>
                                <a:gd name="T18" fmla="+- 0 1770 1740"/>
                                <a:gd name="T19" fmla="*/ 1770 h 61"/>
                                <a:gd name="T20" fmla="+- 0 5969 5967"/>
                                <a:gd name="T21" fmla="*/ T20 w 61"/>
                                <a:gd name="T22" fmla="+- 0 1782 1740"/>
                                <a:gd name="T23" fmla="*/ 1782 h 61"/>
                                <a:gd name="T24" fmla="+- 0 5976 5967"/>
                                <a:gd name="T25" fmla="*/ T24 w 61"/>
                                <a:gd name="T26" fmla="+- 0 1791 1740"/>
                                <a:gd name="T27" fmla="*/ 1791 h 61"/>
                                <a:gd name="T28" fmla="+- 0 5985 5967"/>
                                <a:gd name="T29" fmla="*/ T28 w 61"/>
                                <a:gd name="T30" fmla="+- 0 1798 1740"/>
                                <a:gd name="T31" fmla="*/ 1798 h 61"/>
                                <a:gd name="T32" fmla="+- 0 5997 5967"/>
                                <a:gd name="T33" fmla="*/ T32 w 61"/>
                                <a:gd name="T34" fmla="+- 0 1800 1740"/>
                                <a:gd name="T35" fmla="*/ 1800 h 61"/>
                                <a:gd name="T36" fmla="+- 0 6009 5967"/>
                                <a:gd name="T37" fmla="*/ T36 w 61"/>
                                <a:gd name="T38" fmla="+- 0 1798 1740"/>
                                <a:gd name="T39" fmla="*/ 1798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25 5967"/>
                                <a:gd name="T45" fmla="*/ T44 w 61"/>
                                <a:gd name="T46" fmla="+- 0 1782 1740"/>
                                <a:gd name="T47" fmla="*/ 1782 h 61"/>
                                <a:gd name="T48" fmla="+- 0 6027 5967"/>
                                <a:gd name="T49" fmla="*/ T48 w 61"/>
                                <a:gd name="T50" fmla="+- 0 1770 1740"/>
                                <a:gd name="T51" fmla="*/ 1770 h 61"/>
                                <a:gd name="T52" fmla="+- 0 6025 5967"/>
                                <a:gd name="T53" fmla="*/ T52 w 61"/>
                                <a:gd name="T54" fmla="+- 0 1758 1740"/>
                                <a:gd name="T55" fmla="*/ 1758 h 61"/>
                                <a:gd name="T56" fmla="+- 0 6019 5967"/>
                                <a:gd name="T57" fmla="*/ T56 w 61"/>
                                <a:gd name="T58" fmla="+- 0 1749 1740"/>
                                <a:gd name="T59" fmla="*/ 1749 h 61"/>
                                <a:gd name="T60" fmla="+- 0 6009 5967"/>
                                <a:gd name="T61" fmla="*/ T60 w 61"/>
                                <a:gd name="T62" fmla="+- 0 1742 1740"/>
                                <a:gd name="T63" fmla="*/ 1742 h 61"/>
                                <a:gd name="T64" fmla="+- 0 5997 5967"/>
                                <a:gd name="T65" fmla="*/ T64 w 61"/>
                                <a:gd name="T66" fmla="+- 0 1740 1740"/>
                                <a:gd name="T67" fmla="*/ 17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docshape121"/>
                          <wps:cNvSpPr>
                            <a:spLocks/>
                          </wps:cNvSpPr>
                          <wps:spPr bwMode="auto">
                            <a:xfrm>
                              <a:off x="5967" y="1739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67 5967"/>
                                <a:gd name="T1" fmla="*/ T0 w 61"/>
                                <a:gd name="T2" fmla="+- 0 1770 1740"/>
                                <a:gd name="T3" fmla="*/ 1770 h 61"/>
                                <a:gd name="T4" fmla="+- 0 5969 5967"/>
                                <a:gd name="T5" fmla="*/ T4 w 61"/>
                                <a:gd name="T6" fmla="+- 0 1758 1740"/>
                                <a:gd name="T7" fmla="*/ 1758 h 61"/>
                                <a:gd name="T8" fmla="+- 0 5976 5967"/>
                                <a:gd name="T9" fmla="*/ T8 w 61"/>
                                <a:gd name="T10" fmla="+- 0 1749 1740"/>
                                <a:gd name="T11" fmla="*/ 1749 h 61"/>
                                <a:gd name="T12" fmla="+- 0 5985 5967"/>
                                <a:gd name="T13" fmla="*/ T12 w 61"/>
                                <a:gd name="T14" fmla="+- 0 1742 1740"/>
                                <a:gd name="T15" fmla="*/ 1742 h 61"/>
                                <a:gd name="T16" fmla="+- 0 5997 5967"/>
                                <a:gd name="T17" fmla="*/ T16 w 61"/>
                                <a:gd name="T18" fmla="+- 0 1740 1740"/>
                                <a:gd name="T19" fmla="*/ 1740 h 61"/>
                                <a:gd name="T20" fmla="+- 0 6009 5967"/>
                                <a:gd name="T21" fmla="*/ T20 w 61"/>
                                <a:gd name="T22" fmla="+- 0 1742 1740"/>
                                <a:gd name="T23" fmla="*/ 1742 h 61"/>
                                <a:gd name="T24" fmla="+- 0 6019 5967"/>
                                <a:gd name="T25" fmla="*/ T24 w 61"/>
                                <a:gd name="T26" fmla="+- 0 1749 1740"/>
                                <a:gd name="T27" fmla="*/ 1749 h 61"/>
                                <a:gd name="T28" fmla="+- 0 6025 5967"/>
                                <a:gd name="T29" fmla="*/ T28 w 61"/>
                                <a:gd name="T30" fmla="+- 0 1758 1740"/>
                                <a:gd name="T31" fmla="*/ 1758 h 61"/>
                                <a:gd name="T32" fmla="+- 0 6027 5967"/>
                                <a:gd name="T33" fmla="*/ T32 w 61"/>
                                <a:gd name="T34" fmla="+- 0 1770 1740"/>
                                <a:gd name="T35" fmla="*/ 1770 h 61"/>
                                <a:gd name="T36" fmla="+- 0 6025 5967"/>
                                <a:gd name="T37" fmla="*/ T36 w 61"/>
                                <a:gd name="T38" fmla="+- 0 1782 1740"/>
                                <a:gd name="T39" fmla="*/ 1782 h 61"/>
                                <a:gd name="T40" fmla="+- 0 6019 5967"/>
                                <a:gd name="T41" fmla="*/ T40 w 61"/>
                                <a:gd name="T42" fmla="+- 0 1791 1740"/>
                                <a:gd name="T43" fmla="*/ 1791 h 61"/>
                                <a:gd name="T44" fmla="+- 0 6009 5967"/>
                                <a:gd name="T45" fmla="*/ T44 w 61"/>
                                <a:gd name="T46" fmla="+- 0 1798 1740"/>
                                <a:gd name="T47" fmla="*/ 1798 h 61"/>
                                <a:gd name="T48" fmla="+- 0 5997 5967"/>
                                <a:gd name="T49" fmla="*/ T48 w 61"/>
                                <a:gd name="T50" fmla="+- 0 1800 1740"/>
                                <a:gd name="T51" fmla="*/ 1800 h 61"/>
                                <a:gd name="T52" fmla="+- 0 5985 5967"/>
                                <a:gd name="T53" fmla="*/ T52 w 61"/>
                                <a:gd name="T54" fmla="+- 0 1798 1740"/>
                                <a:gd name="T55" fmla="*/ 1798 h 61"/>
                                <a:gd name="T56" fmla="+- 0 5976 5967"/>
                                <a:gd name="T57" fmla="*/ T56 w 61"/>
                                <a:gd name="T58" fmla="+- 0 1791 1740"/>
                                <a:gd name="T59" fmla="*/ 1791 h 61"/>
                                <a:gd name="T60" fmla="+- 0 5969 5967"/>
                                <a:gd name="T61" fmla="*/ T60 w 61"/>
                                <a:gd name="T62" fmla="+- 0 1782 1740"/>
                                <a:gd name="T63" fmla="*/ 1782 h 61"/>
                                <a:gd name="T64" fmla="+- 0 5967 5967"/>
                                <a:gd name="T65" fmla="*/ T64 w 61"/>
                                <a:gd name="T66" fmla="+- 0 1770 1740"/>
                                <a:gd name="T67" fmla="*/ 17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docshape122"/>
                          <wps:cNvSpPr>
                            <a:spLocks/>
                          </wps:cNvSpPr>
                          <wps:spPr bwMode="auto">
                            <a:xfrm>
                              <a:off x="5990" y="175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90 5990"/>
                                <a:gd name="T1" fmla="*/ T0 w 17"/>
                                <a:gd name="T2" fmla="+- 0 1767 1759"/>
                                <a:gd name="T3" fmla="*/ 1767 h 17"/>
                                <a:gd name="T4" fmla="+- 0 5993 5990"/>
                                <a:gd name="T5" fmla="*/ T4 w 17"/>
                                <a:gd name="T6" fmla="+- 0 1762 1759"/>
                                <a:gd name="T7" fmla="*/ 1762 h 17"/>
                                <a:gd name="T8" fmla="+- 0 5999 5990"/>
                                <a:gd name="T9" fmla="*/ T8 w 17"/>
                                <a:gd name="T10" fmla="+- 0 1759 1759"/>
                                <a:gd name="T11" fmla="*/ 1759 h 17"/>
                                <a:gd name="T12" fmla="+- 0 6005 5990"/>
                                <a:gd name="T13" fmla="*/ T12 w 17"/>
                                <a:gd name="T14" fmla="+- 0 1762 1759"/>
                                <a:gd name="T15" fmla="*/ 1762 h 17"/>
                                <a:gd name="T16" fmla="+- 0 6007 5990"/>
                                <a:gd name="T17" fmla="*/ T16 w 17"/>
                                <a:gd name="T18" fmla="+- 0 1767 1759"/>
                                <a:gd name="T19" fmla="*/ 1767 h 17"/>
                                <a:gd name="T20" fmla="+- 0 6005 5990"/>
                                <a:gd name="T21" fmla="*/ T20 w 17"/>
                                <a:gd name="T22" fmla="+- 0 1773 1759"/>
                                <a:gd name="T23" fmla="*/ 1773 h 17"/>
                                <a:gd name="T24" fmla="+- 0 5999 5990"/>
                                <a:gd name="T25" fmla="*/ T24 w 17"/>
                                <a:gd name="T26" fmla="+- 0 1776 1759"/>
                                <a:gd name="T27" fmla="*/ 1776 h 17"/>
                                <a:gd name="T28" fmla="+- 0 5993 5990"/>
                                <a:gd name="T29" fmla="*/ T28 w 17"/>
                                <a:gd name="T30" fmla="+- 0 1773 1759"/>
                                <a:gd name="T31" fmla="*/ 1773 h 17"/>
                                <a:gd name="T32" fmla="+- 0 5990 5990"/>
                                <a:gd name="T33" fmla="*/ T32 w 17"/>
                                <a:gd name="T34" fmla="+- 0 1767 1759"/>
                                <a:gd name="T35" fmla="*/ 176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Line 3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9" y="1767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" name="docshape123"/>
                          <wps:cNvSpPr>
                            <a:spLocks/>
                          </wps:cNvSpPr>
                          <wps:spPr bwMode="auto">
                            <a:xfrm>
                              <a:off x="5988" y="1672"/>
                              <a:ext cx="19" cy="293"/>
                            </a:xfrm>
                            <a:custGeom>
                              <a:avLst/>
                              <a:gdLst>
                                <a:gd name="T0" fmla="+- 0 6005 5989"/>
                                <a:gd name="T1" fmla="*/ T0 w 19"/>
                                <a:gd name="T2" fmla="+- 0 1681 1673"/>
                                <a:gd name="T3" fmla="*/ 1681 h 293"/>
                                <a:gd name="T4" fmla="+- 0 6003 5989"/>
                                <a:gd name="T5" fmla="*/ T4 w 19"/>
                                <a:gd name="T6" fmla="+- 0 1675 1673"/>
                                <a:gd name="T7" fmla="*/ 1675 h 293"/>
                                <a:gd name="T8" fmla="+- 0 5997 5989"/>
                                <a:gd name="T9" fmla="*/ T8 w 19"/>
                                <a:gd name="T10" fmla="+- 0 1673 1673"/>
                                <a:gd name="T11" fmla="*/ 1673 h 293"/>
                                <a:gd name="T12" fmla="+- 0 5991 5989"/>
                                <a:gd name="T13" fmla="*/ T12 w 19"/>
                                <a:gd name="T14" fmla="+- 0 1675 1673"/>
                                <a:gd name="T15" fmla="*/ 1675 h 293"/>
                                <a:gd name="T16" fmla="+- 0 5989 5989"/>
                                <a:gd name="T17" fmla="*/ T16 w 19"/>
                                <a:gd name="T18" fmla="+- 0 1681 1673"/>
                                <a:gd name="T19" fmla="*/ 1681 h 293"/>
                                <a:gd name="T20" fmla="+- 0 5991 5989"/>
                                <a:gd name="T21" fmla="*/ T20 w 19"/>
                                <a:gd name="T22" fmla="+- 0 1687 1673"/>
                                <a:gd name="T23" fmla="*/ 1687 h 293"/>
                                <a:gd name="T24" fmla="+- 0 5997 5989"/>
                                <a:gd name="T25" fmla="*/ T24 w 19"/>
                                <a:gd name="T26" fmla="+- 0 1689 1673"/>
                                <a:gd name="T27" fmla="*/ 1689 h 293"/>
                                <a:gd name="T28" fmla="+- 0 6003 5989"/>
                                <a:gd name="T29" fmla="*/ T28 w 19"/>
                                <a:gd name="T30" fmla="+- 0 1687 1673"/>
                                <a:gd name="T31" fmla="*/ 1687 h 293"/>
                                <a:gd name="T32" fmla="+- 0 6005 5989"/>
                                <a:gd name="T33" fmla="*/ T32 w 19"/>
                                <a:gd name="T34" fmla="+- 0 1681 1673"/>
                                <a:gd name="T35" fmla="*/ 1681 h 293"/>
                                <a:gd name="T36" fmla="+- 0 6007 5989"/>
                                <a:gd name="T37" fmla="*/ T36 w 19"/>
                                <a:gd name="T38" fmla="+- 0 1957 1673"/>
                                <a:gd name="T39" fmla="*/ 1957 h 293"/>
                                <a:gd name="T40" fmla="+- 0 6005 5989"/>
                                <a:gd name="T41" fmla="*/ T40 w 19"/>
                                <a:gd name="T42" fmla="+- 0 1951 1673"/>
                                <a:gd name="T43" fmla="*/ 1951 h 293"/>
                                <a:gd name="T44" fmla="+- 0 5999 5989"/>
                                <a:gd name="T45" fmla="*/ T44 w 19"/>
                                <a:gd name="T46" fmla="+- 0 1949 1673"/>
                                <a:gd name="T47" fmla="*/ 1949 h 293"/>
                                <a:gd name="T48" fmla="+- 0 5993 5989"/>
                                <a:gd name="T49" fmla="*/ T48 w 19"/>
                                <a:gd name="T50" fmla="+- 0 1951 1673"/>
                                <a:gd name="T51" fmla="*/ 1951 h 293"/>
                                <a:gd name="T52" fmla="+- 0 5990 5989"/>
                                <a:gd name="T53" fmla="*/ T52 w 19"/>
                                <a:gd name="T54" fmla="+- 0 1957 1673"/>
                                <a:gd name="T55" fmla="*/ 1957 h 293"/>
                                <a:gd name="T56" fmla="+- 0 5993 5989"/>
                                <a:gd name="T57" fmla="*/ T56 w 19"/>
                                <a:gd name="T58" fmla="+- 0 1963 1673"/>
                                <a:gd name="T59" fmla="*/ 1963 h 293"/>
                                <a:gd name="T60" fmla="+- 0 5999 5989"/>
                                <a:gd name="T61" fmla="*/ T60 w 19"/>
                                <a:gd name="T62" fmla="+- 0 1966 1673"/>
                                <a:gd name="T63" fmla="*/ 1966 h 293"/>
                                <a:gd name="T64" fmla="+- 0 6005 5989"/>
                                <a:gd name="T65" fmla="*/ T64 w 19"/>
                                <a:gd name="T66" fmla="+- 0 1963 1673"/>
                                <a:gd name="T67" fmla="*/ 1963 h 293"/>
                                <a:gd name="T68" fmla="+- 0 6007 5989"/>
                                <a:gd name="T69" fmla="*/ T68 w 19"/>
                                <a:gd name="T70" fmla="+- 0 1957 1673"/>
                                <a:gd name="T71" fmla="*/ 1957 h 2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9" h="293"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8" y="284"/>
                                  </a:moveTo>
                                  <a:lnTo>
                                    <a:pt x="16" y="278"/>
                                  </a:lnTo>
                                  <a:lnTo>
                                    <a:pt x="10" y="276"/>
                                  </a:lnTo>
                                  <a:lnTo>
                                    <a:pt x="4" y="278"/>
                                  </a:lnTo>
                                  <a:lnTo>
                                    <a:pt x="1" y="284"/>
                                  </a:lnTo>
                                  <a:lnTo>
                                    <a:pt x="4" y="290"/>
                                  </a:lnTo>
                                  <a:lnTo>
                                    <a:pt x="10" y="293"/>
                                  </a:lnTo>
                                  <a:lnTo>
                                    <a:pt x="16" y="290"/>
                                  </a:lnTo>
                                  <a:lnTo>
                                    <a:pt x="18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Line 3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7" y="1681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docshape124"/>
                          <wps:cNvSpPr>
                            <a:spLocks/>
                          </wps:cNvSpPr>
                          <wps:spPr bwMode="auto">
                            <a:xfrm>
                              <a:off x="5988" y="18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5989 5989"/>
                                <a:gd name="T1" fmla="*/ T0 w 17"/>
                                <a:gd name="T2" fmla="+- 0 1850 1842"/>
                                <a:gd name="T3" fmla="*/ 1850 h 17"/>
                                <a:gd name="T4" fmla="+- 0 5991 5989"/>
                                <a:gd name="T5" fmla="*/ T4 w 17"/>
                                <a:gd name="T6" fmla="+- 0 1844 1842"/>
                                <a:gd name="T7" fmla="*/ 1844 h 17"/>
                                <a:gd name="T8" fmla="+- 0 5997 5989"/>
                                <a:gd name="T9" fmla="*/ T8 w 17"/>
                                <a:gd name="T10" fmla="+- 0 1842 1842"/>
                                <a:gd name="T11" fmla="*/ 1842 h 17"/>
                                <a:gd name="T12" fmla="+- 0 6003 5989"/>
                                <a:gd name="T13" fmla="*/ T12 w 17"/>
                                <a:gd name="T14" fmla="+- 0 1844 1842"/>
                                <a:gd name="T15" fmla="*/ 1844 h 17"/>
                                <a:gd name="T16" fmla="+- 0 6005 5989"/>
                                <a:gd name="T17" fmla="*/ T16 w 17"/>
                                <a:gd name="T18" fmla="+- 0 1850 1842"/>
                                <a:gd name="T19" fmla="*/ 1850 h 17"/>
                                <a:gd name="T20" fmla="+- 0 6003 5989"/>
                                <a:gd name="T21" fmla="*/ T20 w 17"/>
                                <a:gd name="T22" fmla="+- 0 1856 1842"/>
                                <a:gd name="T23" fmla="*/ 1856 h 17"/>
                                <a:gd name="T24" fmla="+- 0 5997 5989"/>
                                <a:gd name="T25" fmla="*/ T24 w 17"/>
                                <a:gd name="T26" fmla="+- 0 1858 1842"/>
                                <a:gd name="T27" fmla="*/ 1858 h 17"/>
                                <a:gd name="T28" fmla="+- 0 5991 5989"/>
                                <a:gd name="T29" fmla="*/ T28 w 17"/>
                                <a:gd name="T30" fmla="+- 0 1856 1842"/>
                                <a:gd name="T31" fmla="*/ 1856 h 17"/>
                                <a:gd name="T32" fmla="+- 0 5989 5989"/>
                                <a:gd name="T33" fmla="*/ T32 w 17"/>
                                <a:gd name="T34" fmla="+- 0 1850 1842"/>
                                <a:gd name="T35" fmla="*/ 18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docshape125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6027 5997"/>
                                <a:gd name="T1" fmla="*/ T0 w 61"/>
                                <a:gd name="T2" fmla="+- 0 1491 1491"/>
                                <a:gd name="T3" fmla="*/ 1491 h 61"/>
                                <a:gd name="T4" fmla="+- 0 6015 5997"/>
                                <a:gd name="T5" fmla="*/ T4 w 61"/>
                                <a:gd name="T6" fmla="+- 0 1493 1491"/>
                                <a:gd name="T7" fmla="*/ 1493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00 5997"/>
                                <a:gd name="T13" fmla="*/ T12 w 61"/>
                                <a:gd name="T14" fmla="+- 0 1509 1491"/>
                                <a:gd name="T15" fmla="*/ 1509 h 61"/>
                                <a:gd name="T16" fmla="+- 0 5997 5997"/>
                                <a:gd name="T17" fmla="*/ T16 w 61"/>
                                <a:gd name="T18" fmla="+- 0 1521 1491"/>
                                <a:gd name="T19" fmla="*/ 1521 h 61"/>
                                <a:gd name="T20" fmla="+- 0 6000 5997"/>
                                <a:gd name="T21" fmla="*/ T20 w 61"/>
                                <a:gd name="T22" fmla="+- 0 1532 1491"/>
                                <a:gd name="T23" fmla="*/ 1532 h 61"/>
                                <a:gd name="T24" fmla="+- 0 6006 5997"/>
                                <a:gd name="T25" fmla="*/ T24 w 61"/>
                                <a:gd name="T26" fmla="+- 0 1542 1491"/>
                                <a:gd name="T27" fmla="*/ 1542 h 61"/>
                                <a:gd name="T28" fmla="+- 0 6015 5997"/>
                                <a:gd name="T29" fmla="*/ T28 w 61"/>
                                <a:gd name="T30" fmla="+- 0 1548 1491"/>
                                <a:gd name="T31" fmla="*/ 1548 h 61"/>
                                <a:gd name="T32" fmla="+- 0 6027 5997"/>
                                <a:gd name="T33" fmla="*/ T32 w 61"/>
                                <a:gd name="T34" fmla="+- 0 1551 1491"/>
                                <a:gd name="T35" fmla="*/ 1551 h 61"/>
                                <a:gd name="T36" fmla="+- 0 6039 5997"/>
                                <a:gd name="T37" fmla="*/ T36 w 61"/>
                                <a:gd name="T38" fmla="+- 0 1548 1491"/>
                                <a:gd name="T39" fmla="*/ 1548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55 5997"/>
                                <a:gd name="T45" fmla="*/ T44 w 61"/>
                                <a:gd name="T46" fmla="+- 0 1532 1491"/>
                                <a:gd name="T47" fmla="*/ 1532 h 61"/>
                                <a:gd name="T48" fmla="+- 0 6057 5997"/>
                                <a:gd name="T49" fmla="*/ T48 w 61"/>
                                <a:gd name="T50" fmla="+- 0 1521 1491"/>
                                <a:gd name="T51" fmla="*/ 1521 h 61"/>
                                <a:gd name="T52" fmla="+- 0 6055 5997"/>
                                <a:gd name="T53" fmla="*/ T52 w 61"/>
                                <a:gd name="T54" fmla="+- 0 1509 1491"/>
                                <a:gd name="T55" fmla="*/ 1509 h 61"/>
                                <a:gd name="T56" fmla="+- 0 6048 5997"/>
                                <a:gd name="T57" fmla="*/ T56 w 61"/>
                                <a:gd name="T58" fmla="+- 0 1499 1491"/>
                                <a:gd name="T59" fmla="*/ 1499 h 61"/>
                                <a:gd name="T60" fmla="+- 0 6039 5997"/>
                                <a:gd name="T61" fmla="*/ T60 w 61"/>
                                <a:gd name="T62" fmla="+- 0 1493 1491"/>
                                <a:gd name="T63" fmla="*/ 1493 h 61"/>
                                <a:gd name="T64" fmla="+- 0 6027 5997"/>
                                <a:gd name="T65" fmla="*/ T64 w 61"/>
                                <a:gd name="T66" fmla="+- 0 1491 1491"/>
                                <a:gd name="T67" fmla="*/ 149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docshape126"/>
                          <wps:cNvSpPr>
                            <a:spLocks/>
                          </wps:cNvSpPr>
                          <wps:spPr bwMode="auto">
                            <a:xfrm>
                              <a:off x="5997" y="149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997 5997"/>
                                <a:gd name="T1" fmla="*/ T0 w 61"/>
                                <a:gd name="T2" fmla="+- 0 1521 1491"/>
                                <a:gd name="T3" fmla="*/ 1521 h 61"/>
                                <a:gd name="T4" fmla="+- 0 6000 5997"/>
                                <a:gd name="T5" fmla="*/ T4 w 61"/>
                                <a:gd name="T6" fmla="+- 0 1509 1491"/>
                                <a:gd name="T7" fmla="*/ 1509 h 61"/>
                                <a:gd name="T8" fmla="+- 0 6006 5997"/>
                                <a:gd name="T9" fmla="*/ T8 w 61"/>
                                <a:gd name="T10" fmla="+- 0 1499 1491"/>
                                <a:gd name="T11" fmla="*/ 1499 h 61"/>
                                <a:gd name="T12" fmla="+- 0 6015 5997"/>
                                <a:gd name="T13" fmla="*/ T12 w 61"/>
                                <a:gd name="T14" fmla="+- 0 1493 1491"/>
                                <a:gd name="T15" fmla="*/ 1493 h 61"/>
                                <a:gd name="T16" fmla="+- 0 6027 5997"/>
                                <a:gd name="T17" fmla="*/ T16 w 61"/>
                                <a:gd name="T18" fmla="+- 0 1491 1491"/>
                                <a:gd name="T19" fmla="*/ 1491 h 61"/>
                                <a:gd name="T20" fmla="+- 0 6039 5997"/>
                                <a:gd name="T21" fmla="*/ T20 w 61"/>
                                <a:gd name="T22" fmla="+- 0 1493 1491"/>
                                <a:gd name="T23" fmla="*/ 1493 h 61"/>
                                <a:gd name="T24" fmla="+- 0 6048 5997"/>
                                <a:gd name="T25" fmla="*/ T24 w 61"/>
                                <a:gd name="T26" fmla="+- 0 1499 1491"/>
                                <a:gd name="T27" fmla="*/ 1499 h 61"/>
                                <a:gd name="T28" fmla="+- 0 6055 5997"/>
                                <a:gd name="T29" fmla="*/ T28 w 61"/>
                                <a:gd name="T30" fmla="+- 0 1509 1491"/>
                                <a:gd name="T31" fmla="*/ 1509 h 61"/>
                                <a:gd name="T32" fmla="+- 0 6057 5997"/>
                                <a:gd name="T33" fmla="*/ T32 w 61"/>
                                <a:gd name="T34" fmla="+- 0 1521 1491"/>
                                <a:gd name="T35" fmla="*/ 1521 h 61"/>
                                <a:gd name="T36" fmla="+- 0 6055 5997"/>
                                <a:gd name="T37" fmla="*/ T36 w 61"/>
                                <a:gd name="T38" fmla="+- 0 1532 1491"/>
                                <a:gd name="T39" fmla="*/ 1532 h 61"/>
                                <a:gd name="T40" fmla="+- 0 6048 5997"/>
                                <a:gd name="T41" fmla="*/ T40 w 61"/>
                                <a:gd name="T42" fmla="+- 0 1542 1491"/>
                                <a:gd name="T43" fmla="*/ 1542 h 61"/>
                                <a:gd name="T44" fmla="+- 0 6039 5997"/>
                                <a:gd name="T45" fmla="*/ T44 w 61"/>
                                <a:gd name="T46" fmla="+- 0 1548 1491"/>
                                <a:gd name="T47" fmla="*/ 1548 h 61"/>
                                <a:gd name="T48" fmla="+- 0 6027 5997"/>
                                <a:gd name="T49" fmla="*/ T48 w 61"/>
                                <a:gd name="T50" fmla="+- 0 1551 1491"/>
                                <a:gd name="T51" fmla="*/ 1551 h 61"/>
                                <a:gd name="T52" fmla="+- 0 6015 5997"/>
                                <a:gd name="T53" fmla="*/ T52 w 61"/>
                                <a:gd name="T54" fmla="+- 0 1548 1491"/>
                                <a:gd name="T55" fmla="*/ 1548 h 61"/>
                                <a:gd name="T56" fmla="+- 0 6006 5997"/>
                                <a:gd name="T57" fmla="*/ T56 w 61"/>
                                <a:gd name="T58" fmla="+- 0 1542 1491"/>
                                <a:gd name="T59" fmla="*/ 1542 h 61"/>
                                <a:gd name="T60" fmla="+- 0 6000 5997"/>
                                <a:gd name="T61" fmla="*/ T60 w 61"/>
                                <a:gd name="T62" fmla="+- 0 1532 1491"/>
                                <a:gd name="T63" fmla="*/ 1532 h 61"/>
                                <a:gd name="T64" fmla="+- 0 5997 5997"/>
                                <a:gd name="T65" fmla="*/ T64 w 61"/>
                                <a:gd name="T66" fmla="+- 0 1521 1491"/>
                                <a:gd name="T67" fmla="*/ 152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docshape127"/>
                          <wps:cNvSpPr>
                            <a:spLocks/>
                          </wps:cNvSpPr>
                          <wps:spPr bwMode="auto">
                            <a:xfrm>
                              <a:off x="6018" y="140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415 1407"/>
                                <a:gd name="T3" fmla="*/ 1415 h 17"/>
                                <a:gd name="T4" fmla="+- 0 6021 6019"/>
                                <a:gd name="T5" fmla="*/ T4 w 17"/>
                                <a:gd name="T6" fmla="+- 0 1409 1407"/>
                                <a:gd name="T7" fmla="*/ 1409 h 17"/>
                                <a:gd name="T8" fmla="+- 0 6027 6019"/>
                                <a:gd name="T9" fmla="*/ T8 w 17"/>
                                <a:gd name="T10" fmla="+- 0 1407 1407"/>
                                <a:gd name="T11" fmla="*/ 1407 h 17"/>
                                <a:gd name="T12" fmla="+- 0 6033 6019"/>
                                <a:gd name="T13" fmla="*/ T12 w 17"/>
                                <a:gd name="T14" fmla="+- 0 1409 1407"/>
                                <a:gd name="T15" fmla="*/ 1409 h 17"/>
                                <a:gd name="T16" fmla="+- 0 6035 6019"/>
                                <a:gd name="T17" fmla="*/ T16 w 17"/>
                                <a:gd name="T18" fmla="+- 0 1415 1407"/>
                                <a:gd name="T19" fmla="*/ 1415 h 17"/>
                                <a:gd name="T20" fmla="+- 0 6033 6019"/>
                                <a:gd name="T21" fmla="*/ T20 w 17"/>
                                <a:gd name="T22" fmla="+- 0 1421 1407"/>
                                <a:gd name="T23" fmla="*/ 1421 h 17"/>
                                <a:gd name="T24" fmla="+- 0 6027 6019"/>
                                <a:gd name="T25" fmla="*/ T24 w 17"/>
                                <a:gd name="T26" fmla="+- 0 1423 1407"/>
                                <a:gd name="T27" fmla="*/ 1423 h 17"/>
                                <a:gd name="T28" fmla="+- 0 6021 6019"/>
                                <a:gd name="T29" fmla="*/ T28 w 17"/>
                                <a:gd name="T30" fmla="+- 0 1421 1407"/>
                                <a:gd name="T31" fmla="*/ 1421 h 17"/>
                                <a:gd name="T32" fmla="+- 0 6019 6019"/>
                                <a:gd name="T33" fmla="*/ T32 w 17"/>
                                <a:gd name="T34" fmla="+- 0 1415 1407"/>
                                <a:gd name="T35" fmla="*/ 141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Line 3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7" y="1415"/>
                              <a:ext cx="0" cy="20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5" name="docshape128"/>
                          <wps:cNvSpPr>
                            <a:spLocks/>
                          </wps:cNvSpPr>
                          <wps:spPr bwMode="auto">
                            <a:xfrm>
                              <a:off x="6018" y="1612"/>
                              <a:ext cx="17" cy="17"/>
                            </a:xfrm>
                            <a:custGeom>
                              <a:avLst/>
                              <a:gdLst>
                                <a:gd name="T0" fmla="+- 0 6019 6019"/>
                                <a:gd name="T1" fmla="*/ T0 w 17"/>
                                <a:gd name="T2" fmla="+- 0 1621 1613"/>
                                <a:gd name="T3" fmla="*/ 1621 h 17"/>
                                <a:gd name="T4" fmla="+- 0 6021 6019"/>
                                <a:gd name="T5" fmla="*/ T4 w 17"/>
                                <a:gd name="T6" fmla="+- 0 1615 1613"/>
                                <a:gd name="T7" fmla="*/ 1615 h 17"/>
                                <a:gd name="T8" fmla="+- 0 6027 6019"/>
                                <a:gd name="T9" fmla="*/ T8 w 17"/>
                                <a:gd name="T10" fmla="+- 0 1613 1613"/>
                                <a:gd name="T11" fmla="*/ 1613 h 17"/>
                                <a:gd name="T12" fmla="+- 0 6033 6019"/>
                                <a:gd name="T13" fmla="*/ T12 w 17"/>
                                <a:gd name="T14" fmla="+- 0 1615 1613"/>
                                <a:gd name="T15" fmla="*/ 1615 h 17"/>
                                <a:gd name="T16" fmla="+- 0 6035 6019"/>
                                <a:gd name="T17" fmla="*/ T16 w 17"/>
                                <a:gd name="T18" fmla="+- 0 1621 1613"/>
                                <a:gd name="T19" fmla="*/ 1621 h 17"/>
                                <a:gd name="T20" fmla="+- 0 6033 6019"/>
                                <a:gd name="T21" fmla="*/ T20 w 17"/>
                                <a:gd name="T22" fmla="+- 0 1627 1613"/>
                                <a:gd name="T23" fmla="*/ 1627 h 17"/>
                                <a:gd name="T24" fmla="+- 0 6027 6019"/>
                                <a:gd name="T25" fmla="*/ T24 w 17"/>
                                <a:gd name="T26" fmla="+- 0 1629 1613"/>
                                <a:gd name="T27" fmla="*/ 1629 h 17"/>
                                <a:gd name="T28" fmla="+- 0 6021 6019"/>
                                <a:gd name="T29" fmla="*/ T28 w 17"/>
                                <a:gd name="T30" fmla="+- 0 1627 1613"/>
                                <a:gd name="T31" fmla="*/ 1627 h 17"/>
                                <a:gd name="T32" fmla="+- 0 6019 6019"/>
                                <a:gd name="T33" fmla="*/ T32 w 17"/>
                                <a:gd name="T34" fmla="+- 0 1621 1613"/>
                                <a:gd name="T35" fmla="*/ 162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docshape129"/>
                          <wps:cNvSpPr>
                            <a:spLocks/>
                          </wps:cNvSpPr>
                          <wps:spPr bwMode="auto">
                            <a:xfrm>
                              <a:off x="5814" y="1510"/>
                              <a:ext cx="412" cy="361"/>
                            </a:xfrm>
                            <a:custGeom>
                              <a:avLst/>
                              <a:gdLst>
                                <a:gd name="T0" fmla="+- 0 6175 5814"/>
                                <a:gd name="T1" fmla="*/ T0 w 412"/>
                                <a:gd name="T2" fmla="+- 0 1871 1510"/>
                                <a:gd name="T3" fmla="*/ 1871 h 361"/>
                                <a:gd name="T4" fmla="+- 0 6175 5814"/>
                                <a:gd name="T5" fmla="*/ T4 w 412"/>
                                <a:gd name="T6" fmla="+- 0 1851 1510"/>
                                <a:gd name="T7" fmla="*/ 1851 h 361"/>
                                <a:gd name="T8" fmla="+- 0 6175 5814"/>
                                <a:gd name="T9" fmla="*/ T8 w 412"/>
                                <a:gd name="T10" fmla="+- 0 1861 1510"/>
                                <a:gd name="T11" fmla="*/ 1861 h 361"/>
                                <a:gd name="T12" fmla="+- 0 5818 5814"/>
                                <a:gd name="T13" fmla="*/ T12 w 412"/>
                                <a:gd name="T14" fmla="+- 0 1861 1510"/>
                                <a:gd name="T15" fmla="*/ 1861 h 361"/>
                                <a:gd name="T16" fmla="+- 0 5818 5814"/>
                                <a:gd name="T17" fmla="*/ T16 w 412"/>
                                <a:gd name="T18" fmla="+- 0 1871 1510"/>
                                <a:gd name="T19" fmla="*/ 1871 h 361"/>
                                <a:gd name="T20" fmla="+- 0 5818 5814"/>
                                <a:gd name="T21" fmla="*/ T20 w 412"/>
                                <a:gd name="T22" fmla="+- 0 1851 1510"/>
                                <a:gd name="T23" fmla="*/ 1851 h 361"/>
                                <a:gd name="T24" fmla="+- 0 6169 5814"/>
                                <a:gd name="T25" fmla="*/ T24 w 412"/>
                                <a:gd name="T26" fmla="+- 0 1780 1510"/>
                                <a:gd name="T27" fmla="*/ 1780 h 361"/>
                                <a:gd name="T28" fmla="+- 0 6169 5814"/>
                                <a:gd name="T29" fmla="*/ T28 w 412"/>
                                <a:gd name="T30" fmla="+- 0 1760 1510"/>
                                <a:gd name="T31" fmla="*/ 1760 h 361"/>
                                <a:gd name="T32" fmla="+- 0 6169 5814"/>
                                <a:gd name="T33" fmla="*/ T32 w 412"/>
                                <a:gd name="T34" fmla="+- 0 1770 1510"/>
                                <a:gd name="T35" fmla="*/ 1770 h 361"/>
                                <a:gd name="T36" fmla="+- 0 5814 5814"/>
                                <a:gd name="T37" fmla="*/ T36 w 412"/>
                                <a:gd name="T38" fmla="+- 0 1770 1510"/>
                                <a:gd name="T39" fmla="*/ 1770 h 361"/>
                                <a:gd name="T40" fmla="+- 0 5814 5814"/>
                                <a:gd name="T41" fmla="*/ T40 w 412"/>
                                <a:gd name="T42" fmla="+- 0 1780 1510"/>
                                <a:gd name="T43" fmla="*/ 1780 h 361"/>
                                <a:gd name="T44" fmla="+- 0 5814 5814"/>
                                <a:gd name="T45" fmla="*/ T44 w 412"/>
                                <a:gd name="T46" fmla="+- 0 1760 1510"/>
                                <a:gd name="T47" fmla="*/ 1760 h 361"/>
                                <a:gd name="T48" fmla="+- 0 6226 5814"/>
                                <a:gd name="T49" fmla="*/ T48 w 412"/>
                                <a:gd name="T50" fmla="+- 0 1531 1510"/>
                                <a:gd name="T51" fmla="*/ 1531 h 361"/>
                                <a:gd name="T52" fmla="+- 0 6226 5814"/>
                                <a:gd name="T53" fmla="*/ T52 w 412"/>
                                <a:gd name="T54" fmla="+- 0 1510 1510"/>
                                <a:gd name="T55" fmla="*/ 1510 h 361"/>
                                <a:gd name="T56" fmla="+- 0 6226 5814"/>
                                <a:gd name="T57" fmla="*/ T56 w 412"/>
                                <a:gd name="T58" fmla="+- 0 1521 1510"/>
                                <a:gd name="T59" fmla="*/ 1521 h 361"/>
                                <a:gd name="T60" fmla="+- 0 5830 5814"/>
                                <a:gd name="T61" fmla="*/ T60 w 412"/>
                                <a:gd name="T62" fmla="+- 0 1521 1510"/>
                                <a:gd name="T63" fmla="*/ 1521 h 361"/>
                                <a:gd name="T64" fmla="+- 0 5830 5814"/>
                                <a:gd name="T65" fmla="*/ T64 w 412"/>
                                <a:gd name="T66" fmla="+- 0 1531 1510"/>
                                <a:gd name="T67" fmla="*/ 1531 h 361"/>
                                <a:gd name="T68" fmla="+- 0 5830 5814"/>
                                <a:gd name="T69" fmla="*/ T68 w 412"/>
                                <a:gd name="T70" fmla="+- 0 1510 1510"/>
                                <a:gd name="T71" fmla="*/ 1510 h 3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12" h="361">
                                  <a:moveTo>
                                    <a:pt x="361" y="361"/>
                                  </a:moveTo>
                                  <a:lnTo>
                                    <a:pt x="361" y="341"/>
                                  </a:lnTo>
                                  <a:moveTo>
                                    <a:pt x="361" y="351"/>
                                  </a:moveTo>
                                  <a:lnTo>
                                    <a:pt x="4" y="351"/>
                                  </a:lnTo>
                                  <a:moveTo>
                                    <a:pt x="4" y="361"/>
                                  </a:moveTo>
                                  <a:lnTo>
                                    <a:pt x="4" y="341"/>
                                  </a:lnTo>
                                  <a:moveTo>
                                    <a:pt x="355" y="270"/>
                                  </a:moveTo>
                                  <a:lnTo>
                                    <a:pt x="355" y="250"/>
                                  </a:lnTo>
                                  <a:moveTo>
                                    <a:pt x="355" y="260"/>
                                  </a:moveTo>
                                  <a:lnTo>
                                    <a:pt x="0" y="260"/>
                                  </a:lnTo>
                                  <a:moveTo>
                                    <a:pt x="0" y="270"/>
                                  </a:moveTo>
                                  <a:lnTo>
                                    <a:pt x="0" y="250"/>
                                  </a:lnTo>
                                  <a:moveTo>
                                    <a:pt x="412" y="21"/>
                                  </a:moveTo>
                                  <a:lnTo>
                                    <a:pt x="412" y="0"/>
                                  </a:lnTo>
                                  <a:moveTo>
                                    <a:pt x="412" y="11"/>
                                  </a:moveTo>
                                  <a:lnTo>
                                    <a:pt x="16" y="11"/>
                                  </a:lnTo>
                                  <a:moveTo>
                                    <a:pt x="16" y="21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docshape130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2026 2026"/>
                                <a:gd name="T3" fmla="*/ 2026 h 61"/>
                                <a:gd name="T4" fmla="+- 0 5615 5597"/>
                                <a:gd name="T5" fmla="*/ T4 w 61"/>
                                <a:gd name="T6" fmla="+- 0 2028 2026"/>
                                <a:gd name="T7" fmla="*/ 2028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599 5597"/>
                                <a:gd name="T13" fmla="*/ T12 w 61"/>
                                <a:gd name="T14" fmla="+- 0 2044 2026"/>
                                <a:gd name="T15" fmla="*/ 2044 h 61"/>
                                <a:gd name="T16" fmla="+- 0 5597 5597"/>
                                <a:gd name="T17" fmla="*/ T16 w 61"/>
                                <a:gd name="T18" fmla="+- 0 2056 2026"/>
                                <a:gd name="T19" fmla="*/ 2056 h 61"/>
                                <a:gd name="T20" fmla="+- 0 5599 5597"/>
                                <a:gd name="T21" fmla="*/ T20 w 61"/>
                                <a:gd name="T22" fmla="+- 0 2067 2026"/>
                                <a:gd name="T23" fmla="*/ 2067 h 61"/>
                                <a:gd name="T24" fmla="+- 0 5606 5597"/>
                                <a:gd name="T25" fmla="*/ T24 w 61"/>
                                <a:gd name="T26" fmla="+- 0 2077 2026"/>
                                <a:gd name="T27" fmla="*/ 2077 h 61"/>
                                <a:gd name="T28" fmla="+- 0 5615 5597"/>
                                <a:gd name="T29" fmla="*/ T28 w 61"/>
                                <a:gd name="T30" fmla="+- 0 2084 2026"/>
                                <a:gd name="T31" fmla="*/ 2084 h 61"/>
                                <a:gd name="T32" fmla="+- 0 5627 5597"/>
                                <a:gd name="T33" fmla="*/ T32 w 61"/>
                                <a:gd name="T34" fmla="+- 0 2086 2026"/>
                                <a:gd name="T35" fmla="*/ 2086 h 61"/>
                                <a:gd name="T36" fmla="+- 0 5639 5597"/>
                                <a:gd name="T37" fmla="*/ T36 w 61"/>
                                <a:gd name="T38" fmla="+- 0 2084 2026"/>
                                <a:gd name="T39" fmla="*/ 2084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55 5597"/>
                                <a:gd name="T45" fmla="*/ T44 w 61"/>
                                <a:gd name="T46" fmla="+- 0 2067 2026"/>
                                <a:gd name="T47" fmla="*/ 2067 h 61"/>
                                <a:gd name="T48" fmla="+- 0 5657 5597"/>
                                <a:gd name="T49" fmla="*/ T48 w 61"/>
                                <a:gd name="T50" fmla="+- 0 2056 2026"/>
                                <a:gd name="T51" fmla="*/ 2056 h 61"/>
                                <a:gd name="T52" fmla="+- 0 5655 5597"/>
                                <a:gd name="T53" fmla="*/ T52 w 61"/>
                                <a:gd name="T54" fmla="+- 0 2044 2026"/>
                                <a:gd name="T55" fmla="*/ 2044 h 61"/>
                                <a:gd name="T56" fmla="+- 0 5648 5597"/>
                                <a:gd name="T57" fmla="*/ T56 w 61"/>
                                <a:gd name="T58" fmla="+- 0 2034 2026"/>
                                <a:gd name="T59" fmla="*/ 2034 h 61"/>
                                <a:gd name="T60" fmla="+- 0 5639 5597"/>
                                <a:gd name="T61" fmla="*/ T60 w 61"/>
                                <a:gd name="T62" fmla="+- 0 2028 2026"/>
                                <a:gd name="T63" fmla="*/ 2028 h 61"/>
                                <a:gd name="T64" fmla="+- 0 5627 5597"/>
                                <a:gd name="T65" fmla="*/ T64 w 61"/>
                                <a:gd name="T66" fmla="+- 0 2026 2026"/>
                                <a:gd name="T67" fmla="*/ 20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docshape131"/>
                          <wps:cNvSpPr>
                            <a:spLocks/>
                          </wps:cNvSpPr>
                          <wps:spPr bwMode="auto">
                            <a:xfrm>
                              <a:off x="5597" y="2025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2056 2026"/>
                                <a:gd name="T3" fmla="*/ 2056 h 61"/>
                                <a:gd name="T4" fmla="+- 0 5599 5597"/>
                                <a:gd name="T5" fmla="*/ T4 w 61"/>
                                <a:gd name="T6" fmla="+- 0 2044 2026"/>
                                <a:gd name="T7" fmla="*/ 2044 h 61"/>
                                <a:gd name="T8" fmla="+- 0 5606 5597"/>
                                <a:gd name="T9" fmla="*/ T8 w 61"/>
                                <a:gd name="T10" fmla="+- 0 2034 2026"/>
                                <a:gd name="T11" fmla="*/ 2034 h 61"/>
                                <a:gd name="T12" fmla="+- 0 5615 5597"/>
                                <a:gd name="T13" fmla="*/ T12 w 61"/>
                                <a:gd name="T14" fmla="+- 0 2028 2026"/>
                                <a:gd name="T15" fmla="*/ 2028 h 61"/>
                                <a:gd name="T16" fmla="+- 0 5627 5597"/>
                                <a:gd name="T17" fmla="*/ T16 w 61"/>
                                <a:gd name="T18" fmla="+- 0 2026 2026"/>
                                <a:gd name="T19" fmla="*/ 2026 h 61"/>
                                <a:gd name="T20" fmla="+- 0 5639 5597"/>
                                <a:gd name="T21" fmla="*/ T20 w 61"/>
                                <a:gd name="T22" fmla="+- 0 2028 2026"/>
                                <a:gd name="T23" fmla="*/ 2028 h 61"/>
                                <a:gd name="T24" fmla="+- 0 5648 5597"/>
                                <a:gd name="T25" fmla="*/ T24 w 61"/>
                                <a:gd name="T26" fmla="+- 0 2034 2026"/>
                                <a:gd name="T27" fmla="*/ 2034 h 61"/>
                                <a:gd name="T28" fmla="+- 0 5655 5597"/>
                                <a:gd name="T29" fmla="*/ T28 w 61"/>
                                <a:gd name="T30" fmla="+- 0 2044 2026"/>
                                <a:gd name="T31" fmla="*/ 2044 h 61"/>
                                <a:gd name="T32" fmla="+- 0 5657 5597"/>
                                <a:gd name="T33" fmla="*/ T32 w 61"/>
                                <a:gd name="T34" fmla="+- 0 2056 2026"/>
                                <a:gd name="T35" fmla="*/ 2056 h 61"/>
                                <a:gd name="T36" fmla="+- 0 5655 5597"/>
                                <a:gd name="T37" fmla="*/ T36 w 61"/>
                                <a:gd name="T38" fmla="+- 0 2067 2026"/>
                                <a:gd name="T39" fmla="*/ 2067 h 61"/>
                                <a:gd name="T40" fmla="+- 0 5648 5597"/>
                                <a:gd name="T41" fmla="*/ T40 w 61"/>
                                <a:gd name="T42" fmla="+- 0 2077 2026"/>
                                <a:gd name="T43" fmla="*/ 2077 h 61"/>
                                <a:gd name="T44" fmla="+- 0 5639 5597"/>
                                <a:gd name="T45" fmla="*/ T44 w 61"/>
                                <a:gd name="T46" fmla="+- 0 2084 2026"/>
                                <a:gd name="T47" fmla="*/ 2084 h 61"/>
                                <a:gd name="T48" fmla="+- 0 5627 5597"/>
                                <a:gd name="T49" fmla="*/ T48 w 61"/>
                                <a:gd name="T50" fmla="+- 0 2086 2026"/>
                                <a:gd name="T51" fmla="*/ 2086 h 61"/>
                                <a:gd name="T52" fmla="+- 0 5615 5597"/>
                                <a:gd name="T53" fmla="*/ T52 w 61"/>
                                <a:gd name="T54" fmla="+- 0 2084 2026"/>
                                <a:gd name="T55" fmla="*/ 2084 h 61"/>
                                <a:gd name="T56" fmla="+- 0 5606 5597"/>
                                <a:gd name="T57" fmla="*/ T56 w 61"/>
                                <a:gd name="T58" fmla="+- 0 2077 2026"/>
                                <a:gd name="T59" fmla="*/ 2077 h 61"/>
                                <a:gd name="T60" fmla="+- 0 5599 5597"/>
                                <a:gd name="T61" fmla="*/ T60 w 61"/>
                                <a:gd name="T62" fmla="+- 0 2067 2026"/>
                                <a:gd name="T63" fmla="*/ 2067 h 61"/>
                                <a:gd name="T64" fmla="+- 0 5597 5597"/>
                                <a:gd name="T65" fmla="*/ T64 w 61"/>
                                <a:gd name="T66" fmla="+- 0 2056 2026"/>
                                <a:gd name="T67" fmla="*/ 205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docshape132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27 5597"/>
                                <a:gd name="T1" fmla="*/ T0 w 61"/>
                                <a:gd name="T2" fmla="+- 0 1940 1940"/>
                                <a:gd name="T3" fmla="*/ 1940 h 61"/>
                                <a:gd name="T4" fmla="+- 0 5615 5597"/>
                                <a:gd name="T5" fmla="*/ T4 w 61"/>
                                <a:gd name="T6" fmla="+- 0 1942 1940"/>
                                <a:gd name="T7" fmla="*/ 1942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599 5597"/>
                                <a:gd name="T13" fmla="*/ T12 w 61"/>
                                <a:gd name="T14" fmla="+- 0 1958 1940"/>
                                <a:gd name="T15" fmla="*/ 1958 h 61"/>
                                <a:gd name="T16" fmla="+- 0 5597 5597"/>
                                <a:gd name="T17" fmla="*/ T16 w 61"/>
                                <a:gd name="T18" fmla="+- 0 1970 1940"/>
                                <a:gd name="T19" fmla="*/ 1970 h 61"/>
                                <a:gd name="T20" fmla="+- 0 5599 5597"/>
                                <a:gd name="T21" fmla="*/ T20 w 61"/>
                                <a:gd name="T22" fmla="+- 0 1982 1940"/>
                                <a:gd name="T23" fmla="*/ 1982 h 61"/>
                                <a:gd name="T24" fmla="+- 0 5606 5597"/>
                                <a:gd name="T25" fmla="*/ T24 w 61"/>
                                <a:gd name="T26" fmla="+- 0 1991 1940"/>
                                <a:gd name="T27" fmla="*/ 1991 h 61"/>
                                <a:gd name="T28" fmla="+- 0 5615 5597"/>
                                <a:gd name="T29" fmla="*/ T28 w 61"/>
                                <a:gd name="T30" fmla="+- 0 1998 1940"/>
                                <a:gd name="T31" fmla="*/ 1998 h 61"/>
                                <a:gd name="T32" fmla="+- 0 5627 5597"/>
                                <a:gd name="T33" fmla="*/ T32 w 61"/>
                                <a:gd name="T34" fmla="+- 0 2000 1940"/>
                                <a:gd name="T35" fmla="*/ 2000 h 61"/>
                                <a:gd name="T36" fmla="+- 0 5639 5597"/>
                                <a:gd name="T37" fmla="*/ T36 w 61"/>
                                <a:gd name="T38" fmla="+- 0 1998 1940"/>
                                <a:gd name="T39" fmla="*/ 1998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55 5597"/>
                                <a:gd name="T45" fmla="*/ T44 w 61"/>
                                <a:gd name="T46" fmla="+- 0 1982 1940"/>
                                <a:gd name="T47" fmla="*/ 1982 h 61"/>
                                <a:gd name="T48" fmla="+- 0 5657 5597"/>
                                <a:gd name="T49" fmla="*/ T48 w 61"/>
                                <a:gd name="T50" fmla="+- 0 1970 1940"/>
                                <a:gd name="T51" fmla="*/ 1970 h 61"/>
                                <a:gd name="T52" fmla="+- 0 5655 5597"/>
                                <a:gd name="T53" fmla="*/ T52 w 61"/>
                                <a:gd name="T54" fmla="+- 0 1958 1940"/>
                                <a:gd name="T55" fmla="*/ 1958 h 61"/>
                                <a:gd name="T56" fmla="+- 0 5648 5597"/>
                                <a:gd name="T57" fmla="*/ T56 w 61"/>
                                <a:gd name="T58" fmla="+- 0 1949 1940"/>
                                <a:gd name="T59" fmla="*/ 1949 h 61"/>
                                <a:gd name="T60" fmla="+- 0 5639 5597"/>
                                <a:gd name="T61" fmla="*/ T60 w 61"/>
                                <a:gd name="T62" fmla="+- 0 1942 1940"/>
                                <a:gd name="T63" fmla="*/ 1942 h 61"/>
                                <a:gd name="T64" fmla="+- 0 5627 5597"/>
                                <a:gd name="T65" fmla="*/ T64 w 61"/>
                                <a:gd name="T66" fmla="+- 0 1940 1940"/>
                                <a:gd name="T67" fmla="*/ 194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docshape133"/>
                          <wps:cNvSpPr>
                            <a:spLocks/>
                          </wps:cNvSpPr>
                          <wps:spPr bwMode="auto">
                            <a:xfrm>
                              <a:off x="5596" y="1940"/>
                              <a:ext cx="61" cy="61"/>
                            </a:xfrm>
                            <a:custGeom>
                              <a:avLst/>
                              <a:gdLst>
                                <a:gd name="T0" fmla="+- 0 5597 5597"/>
                                <a:gd name="T1" fmla="*/ T0 w 61"/>
                                <a:gd name="T2" fmla="+- 0 1970 1940"/>
                                <a:gd name="T3" fmla="*/ 1970 h 61"/>
                                <a:gd name="T4" fmla="+- 0 5599 5597"/>
                                <a:gd name="T5" fmla="*/ T4 w 61"/>
                                <a:gd name="T6" fmla="+- 0 1958 1940"/>
                                <a:gd name="T7" fmla="*/ 1958 h 61"/>
                                <a:gd name="T8" fmla="+- 0 5606 5597"/>
                                <a:gd name="T9" fmla="*/ T8 w 61"/>
                                <a:gd name="T10" fmla="+- 0 1949 1940"/>
                                <a:gd name="T11" fmla="*/ 1949 h 61"/>
                                <a:gd name="T12" fmla="+- 0 5615 5597"/>
                                <a:gd name="T13" fmla="*/ T12 w 61"/>
                                <a:gd name="T14" fmla="+- 0 1942 1940"/>
                                <a:gd name="T15" fmla="*/ 1942 h 61"/>
                                <a:gd name="T16" fmla="+- 0 5627 5597"/>
                                <a:gd name="T17" fmla="*/ T16 w 61"/>
                                <a:gd name="T18" fmla="+- 0 1940 1940"/>
                                <a:gd name="T19" fmla="*/ 1940 h 61"/>
                                <a:gd name="T20" fmla="+- 0 5639 5597"/>
                                <a:gd name="T21" fmla="*/ T20 w 61"/>
                                <a:gd name="T22" fmla="+- 0 1942 1940"/>
                                <a:gd name="T23" fmla="*/ 1942 h 61"/>
                                <a:gd name="T24" fmla="+- 0 5648 5597"/>
                                <a:gd name="T25" fmla="*/ T24 w 61"/>
                                <a:gd name="T26" fmla="+- 0 1949 1940"/>
                                <a:gd name="T27" fmla="*/ 1949 h 61"/>
                                <a:gd name="T28" fmla="+- 0 5655 5597"/>
                                <a:gd name="T29" fmla="*/ T28 w 61"/>
                                <a:gd name="T30" fmla="+- 0 1958 1940"/>
                                <a:gd name="T31" fmla="*/ 1958 h 61"/>
                                <a:gd name="T32" fmla="+- 0 5657 5597"/>
                                <a:gd name="T33" fmla="*/ T32 w 61"/>
                                <a:gd name="T34" fmla="+- 0 1970 1940"/>
                                <a:gd name="T35" fmla="*/ 1970 h 61"/>
                                <a:gd name="T36" fmla="+- 0 5655 5597"/>
                                <a:gd name="T37" fmla="*/ T36 w 61"/>
                                <a:gd name="T38" fmla="+- 0 1982 1940"/>
                                <a:gd name="T39" fmla="*/ 1982 h 61"/>
                                <a:gd name="T40" fmla="+- 0 5648 5597"/>
                                <a:gd name="T41" fmla="*/ T40 w 61"/>
                                <a:gd name="T42" fmla="+- 0 1991 1940"/>
                                <a:gd name="T43" fmla="*/ 1991 h 61"/>
                                <a:gd name="T44" fmla="+- 0 5639 5597"/>
                                <a:gd name="T45" fmla="*/ T44 w 61"/>
                                <a:gd name="T46" fmla="+- 0 1998 1940"/>
                                <a:gd name="T47" fmla="*/ 1998 h 61"/>
                                <a:gd name="T48" fmla="+- 0 5627 5597"/>
                                <a:gd name="T49" fmla="*/ T48 w 61"/>
                                <a:gd name="T50" fmla="+- 0 2000 1940"/>
                                <a:gd name="T51" fmla="*/ 2000 h 61"/>
                                <a:gd name="T52" fmla="+- 0 5615 5597"/>
                                <a:gd name="T53" fmla="*/ T52 w 61"/>
                                <a:gd name="T54" fmla="+- 0 1998 1940"/>
                                <a:gd name="T55" fmla="*/ 1998 h 61"/>
                                <a:gd name="T56" fmla="+- 0 5606 5597"/>
                                <a:gd name="T57" fmla="*/ T56 w 61"/>
                                <a:gd name="T58" fmla="+- 0 1991 1940"/>
                                <a:gd name="T59" fmla="*/ 1991 h 61"/>
                                <a:gd name="T60" fmla="+- 0 5599 5597"/>
                                <a:gd name="T61" fmla="*/ T60 w 61"/>
                                <a:gd name="T62" fmla="+- 0 1982 1940"/>
                                <a:gd name="T63" fmla="*/ 1982 h 61"/>
                                <a:gd name="T64" fmla="+- 0 5597 5597"/>
                                <a:gd name="T65" fmla="*/ T64 w 61"/>
                                <a:gd name="T66" fmla="+- 0 1970 1940"/>
                                <a:gd name="T67" fmla="*/ 19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docshape134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32 5601"/>
                                <a:gd name="T1" fmla="*/ T0 w 61"/>
                                <a:gd name="T2" fmla="+- 0 1808 1808"/>
                                <a:gd name="T3" fmla="*/ 1808 h 61"/>
                                <a:gd name="T4" fmla="+- 0 5620 5601"/>
                                <a:gd name="T5" fmla="*/ T4 w 61"/>
                                <a:gd name="T6" fmla="+- 0 1810 1808"/>
                                <a:gd name="T7" fmla="*/ 1810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04 5601"/>
                                <a:gd name="T13" fmla="*/ T12 w 61"/>
                                <a:gd name="T14" fmla="+- 0 1826 1808"/>
                                <a:gd name="T15" fmla="*/ 1826 h 61"/>
                                <a:gd name="T16" fmla="+- 0 5601 5601"/>
                                <a:gd name="T17" fmla="*/ T16 w 61"/>
                                <a:gd name="T18" fmla="+- 0 1838 1808"/>
                                <a:gd name="T19" fmla="*/ 1838 h 61"/>
                                <a:gd name="T20" fmla="+- 0 5604 5601"/>
                                <a:gd name="T21" fmla="*/ T20 w 61"/>
                                <a:gd name="T22" fmla="+- 0 1850 1808"/>
                                <a:gd name="T23" fmla="*/ 1850 h 61"/>
                                <a:gd name="T24" fmla="+- 0 5610 5601"/>
                                <a:gd name="T25" fmla="*/ T24 w 61"/>
                                <a:gd name="T26" fmla="+- 0 1859 1808"/>
                                <a:gd name="T27" fmla="*/ 1859 h 61"/>
                                <a:gd name="T28" fmla="+- 0 5620 5601"/>
                                <a:gd name="T29" fmla="*/ T28 w 61"/>
                                <a:gd name="T30" fmla="+- 0 1866 1808"/>
                                <a:gd name="T31" fmla="*/ 1866 h 61"/>
                                <a:gd name="T32" fmla="+- 0 5632 5601"/>
                                <a:gd name="T33" fmla="*/ T32 w 61"/>
                                <a:gd name="T34" fmla="+- 0 1868 1808"/>
                                <a:gd name="T35" fmla="*/ 1868 h 61"/>
                                <a:gd name="T36" fmla="+- 0 5643 5601"/>
                                <a:gd name="T37" fmla="*/ T36 w 61"/>
                                <a:gd name="T38" fmla="+- 0 1866 1808"/>
                                <a:gd name="T39" fmla="*/ 1866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59 5601"/>
                                <a:gd name="T45" fmla="*/ T44 w 61"/>
                                <a:gd name="T46" fmla="+- 0 1850 1808"/>
                                <a:gd name="T47" fmla="*/ 1850 h 61"/>
                                <a:gd name="T48" fmla="+- 0 5662 5601"/>
                                <a:gd name="T49" fmla="*/ T48 w 61"/>
                                <a:gd name="T50" fmla="+- 0 1838 1808"/>
                                <a:gd name="T51" fmla="*/ 1838 h 61"/>
                                <a:gd name="T52" fmla="+- 0 5659 5601"/>
                                <a:gd name="T53" fmla="*/ T52 w 61"/>
                                <a:gd name="T54" fmla="+- 0 1826 1808"/>
                                <a:gd name="T55" fmla="*/ 1826 h 61"/>
                                <a:gd name="T56" fmla="+- 0 5653 5601"/>
                                <a:gd name="T57" fmla="*/ T56 w 61"/>
                                <a:gd name="T58" fmla="+- 0 1817 1808"/>
                                <a:gd name="T59" fmla="*/ 1817 h 61"/>
                                <a:gd name="T60" fmla="+- 0 5643 5601"/>
                                <a:gd name="T61" fmla="*/ T60 w 61"/>
                                <a:gd name="T62" fmla="+- 0 1810 1808"/>
                                <a:gd name="T63" fmla="*/ 1810 h 61"/>
                                <a:gd name="T64" fmla="+- 0 5632 5601"/>
                                <a:gd name="T65" fmla="*/ T64 w 61"/>
                                <a:gd name="T66" fmla="+- 0 1808 1808"/>
                                <a:gd name="T67" fmla="*/ 18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docshape135"/>
                          <wps:cNvSpPr>
                            <a:spLocks/>
                          </wps:cNvSpPr>
                          <wps:spPr bwMode="auto">
                            <a:xfrm>
                              <a:off x="5601" y="18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5601 5601"/>
                                <a:gd name="T1" fmla="*/ T0 w 61"/>
                                <a:gd name="T2" fmla="+- 0 1838 1808"/>
                                <a:gd name="T3" fmla="*/ 1838 h 61"/>
                                <a:gd name="T4" fmla="+- 0 5604 5601"/>
                                <a:gd name="T5" fmla="*/ T4 w 61"/>
                                <a:gd name="T6" fmla="+- 0 1826 1808"/>
                                <a:gd name="T7" fmla="*/ 1826 h 61"/>
                                <a:gd name="T8" fmla="+- 0 5610 5601"/>
                                <a:gd name="T9" fmla="*/ T8 w 61"/>
                                <a:gd name="T10" fmla="+- 0 1817 1808"/>
                                <a:gd name="T11" fmla="*/ 1817 h 61"/>
                                <a:gd name="T12" fmla="+- 0 5620 5601"/>
                                <a:gd name="T13" fmla="*/ T12 w 61"/>
                                <a:gd name="T14" fmla="+- 0 1810 1808"/>
                                <a:gd name="T15" fmla="*/ 1810 h 61"/>
                                <a:gd name="T16" fmla="+- 0 5632 5601"/>
                                <a:gd name="T17" fmla="*/ T16 w 61"/>
                                <a:gd name="T18" fmla="+- 0 1808 1808"/>
                                <a:gd name="T19" fmla="*/ 1808 h 61"/>
                                <a:gd name="T20" fmla="+- 0 5643 5601"/>
                                <a:gd name="T21" fmla="*/ T20 w 61"/>
                                <a:gd name="T22" fmla="+- 0 1810 1808"/>
                                <a:gd name="T23" fmla="*/ 1810 h 61"/>
                                <a:gd name="T24" fmla="+- 0 5653 5601"/>
                                <a:gd name="T25" fmla="*/ T24 w 61"/>
                                <a:gd name="T26" fmla="+- 0 1817 1808"/>
                                <a:gd name="T27" fmla="*/ 1817 h 61"/>
                                <a:gd name="T28" fmla="+- 0 5659 5601"/>
                                <a:gd name="T29" fmla="*/ T28 w 61"/>
                                <a:gd name="T30" fmla="+- 0 1826 1808"/>
                                <a:gd name="T31" fmla="*/ 1826 h 61"/>
                                <a:gd name="T32" fmla="+- 0 5662 5601"/>
                                <a:gd name="T33" fmla="*/ T32 w 61"/>
                                <a:gd name="T34" fmla="+- 0 1838 1808"/>
                                <a:gd name="T35" fmla="*/ 1838 h 61"/>
                                <a:gd name="T36" fmla="+- 0 5659 5601"/>
                                <a:gd name="T37" fmla="*/ T36 w 61"/>
                                <a:gd name="T38" fmla="+- 0 1850 1808"/>
                                <a:gd name="T39" fmla="*/ 1850 h 61"/>
                                <a:gd name="T40" fmla="+- 0 5653 5601"/>
                                <a:gd name="T41" fmla="*/ T40 w 61"/>
                                <a:gd name="T42" fmla="+- 0 1859 1808"/>
                                <a:gd name="T43" fmla="*/ 1859 h 61"/>
                                <a:gd name="T44" fmla="+- 0 5643 5601"/>
                                <a:gd name="T45" fmla="*/ T44 w 61"/>
                                <a:gd name="T46" fmla="+- 0 1866 1808"/>
                                <a:gd name="T47" fmla="*/ 1866 h 61"/>
                                <a:gd name="T48" fmla="+- 0 5632 5601"/>
                                <a:gd name="T49" fmla="*/ T48 w 61"/>
                                <a:gd name="T50" fmla="+- 0 1868 1808"/>
                                <a:gd name="T51" fmla="*/ 1868 h 61"/>
                                <a:gd name="T52" fmla="+- 0 5620 5601"/>
                                <a:gd name="T53" fmla="*/ T52 w 61"/>
                                <a:gd name="T54" fmla="+- 0 1866 1808"/>
                                <a:gd name="T55" fmla="*/ 1866 h 61"/>
                                <a:gd name="T56" fmla="+- 0 5610 5601"/>
                                <a:gd name="T57" fmla="*/ T56 w 61"/>
                                <a:gd name="T58" fmla="+- 0 1859 1808"/>
                                <a:gd name="T59" fmla="*/ 1859 h 61"/>
                                <a:gd name="T60" fmla="+- 0 5604 5601"/>
                                <a:gd name="T61" fmla="*/ T60 w 61"/>
                                <a:gd name="T62" fmla="+- 0 1850 1808"/>
                                <a:gd name="T63" fmla="*/ 1850 h 61"/>
                                <a:gd name="T64" fmla="+- 0 5601 5601"/>
                                <a:gd name="T65" fmla="*/ T64 w 61"/>
                                <a:gd name="T66" fmla="+- 0 1838 1808"/>
                                <a:gd name="T67" fmla="*/ 18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docshape136"/>
                          <wps:cNvSpPr>
                            <a:spLocks/>
                          </wps:cNvSpPr>
                          <wps:spPr bwMode="auto">
                            <a:xfrm>
                              <a:off x="5618" y="1968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9 5619"/>
                                <a:gd name="T1" fmla="*/ T0 w 17"/>
                                <a:gd name="T2" fmla="+- 0 1976 1968"/>
                                <a:gd name="T3" fmla="*/ 1976 h 17"/>
                                <a:gd name="T4" fmla="+- 0 5621 5619"/>
                                <a:gd name="T5" fmla="*/ T4 w 17"/>
                                <a:gd name="T6" fmla="+- 0 1970 1968"/>
                                <a:gd name="T7" fmla="*/ 1970 h 17"/>
                                <a:gd name="T8" fmla="+- 0 5627 5619"/>
                                <a:gd name="T9" fmla="*/ T8 w 17"/>
                                <a:gd name="T10" fmla="+- 0 1968 1968"/>
                                <a:gd name="T11" fmla="*/ 1968 h 17"/>
                                <a:gd name="T12" fmla="+- 0 5633 5619"/>
                                <a:gd name="T13" fmla="*/ T12 w 17"/>
                                <a:gd name="T14" fmla="+- 0 1970 1968"/>
                                <a:gd name="T15" fmla="*/ 1970 h 17"/>
                                <a:gd name="T16" fmla="+- 0 5635 5619"/>
                                <a:gd name="T17" fmla="*/ T16 w 17"/>
                                <a:gd name="T18" fmla="+- 0 1976 1968"/>
                                <a:gd name="T19" fmla="*/ 1976 h 17"/>
                                <a:gd name="T20" fmla="+- 0 5633 5619"/>
                                <a:gd name="T21" fmla="*/ T20 w 17"/>
                                <a:gd name="T22" fmla="+- 0 1982 1968"/>
                                <a:gd name="T23" fmla="*/ 1982 h 17"/>
                                <a:gd name="T24" fmla="+- 0 5627 5619"/>
                                <a:gd name="T25" fmla="*/ T24 w 17"/>
                                <a:gd name="T26" fmla="+- 0 1985 1968"/>
                                <a:gd name="T27" fmla="*/ 1985 h 17"/>
                                <a:gd name="T28" fmla="+- 0 5621 5619"/>
                                <a:gd name="T29" fmla="*/ T28 w 17"/>
                                <a:gd name="T30" fmla="+- 0 1982 1968"/>
                                <a:gd name="T31" fmla="*/ 1982 h 17"/>
                                <a:gd name="T32" fmla="+- 0 5619 5619"/>
                                <a:gd name="T33" fmla="*/ T32 w 17"/>
                                <a:gd name="T34" fmla="+- 0 1976 1968"/>
                                <a:gd name="T35" fmla="*/ 19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976"/>
                              <a:ext cx="0" cy="16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docshape137"/>
                          <wps:cNvSpPr>
                            <a:spLocks/>
                          </wps:cNvSpPr>
                          <wps:spPr bwMode="auto">
                            <a:xfrm>
                              <a:off x="5618" y="1879"/>
                              <a:ext cx="17" cy="274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17"/>
                                <a:gd name="T2" fmla="+- 0 1887 1879"/>
                                <a:gd name="T3" fmla="*/ 1887 h 274"/>
                                <a:gd name="T4" fmla="+- 0 5633 5619"/>
                                <a:gd name="T5" fmla="*/ T4 w 17"/>
                                <a:gd name="T6" fmla="+- 0 1882 1879"/>
                                <a:gd name="T7" fmla="*/ 1882 h 274"/>
                                <a:gd name="T8" fmla="+- 0 5627 5619"/>
                                <a:gd name="T9" fmla="*/ T8 w 17"/>
                                <a:gd name="T10" fmla="+- 0 1879 1879"/>
                                <a:gd name="T11" fmla="*/ 1879 h 274"/>
                                <a:gd name="T12" fmla="+- 0 5621 5619"/>
                                <a:gd name="T13" fmla="*/ T12 w 17"/>
                                <a:gd name="T14" fmla="+- 0 1882 1879"/>
                                <a:gd name="T15" fmla="*/ 1882 h 274"/>
                                <a:gd name="T16" fmla="+- 0 5619 5619"/>
                                <a:gd name="T17" fmla="*/ T16 w 17"/>
                                <a:gd name="T18" fmla="+- 0 1887 1879"/>
                                <a:gd name="T19" fmla="*/ 1887 h 274"/>
                                <a:gd name="T20" fmla="+- 0 5621 5619"/>
                                <a:gd name="T21" fmla="*/ T20 w 17"/>
                                <a:gd name="T22" fmla="+- 0 1893 1879"/>
                                <a:gd name="T23" fmla="*/ 1893 h 274"/>
                                <a:gd name="T24" fmla="+- 0 5627 5619"/>
                                <a:gd name="T25" fmla="*/ T24 w 17"/>
                                <a:gd name="T26" fmla="+- 0 1896 1879"/>
                                <a:gd name="T27" fmla="*/ 1896 h 274"/>
                                <a:gd name="T28" fmla="+- 0 5633 5619"/>
                                <a:gd name="T29" fmla="*/ T28 w 17"/>
                                <a:gd name="T30" fmla="+- 0 1893 1879"/>
                                <a:gd name="T31" fmla="*/ 1893 h 274"/>
                                <a:gd name="T32" fmla="+- 0 5635 5619"/>
                                <a:gd name="T33" fmla="*/ T32 w 17"/>
                                <a:gd name="T34" fmla="+- 0 1887 1879"/>
                                <a:gd name="T35" fmla="*/ 1887 h 274"/>
                                <a:gd name="T36" fmla="+- 0 5635 5619"/>
                                <a:gd name="T37" fmla="*/ T36 w 17"/>
                                <a:gd name="T38" fmla="+- 0 2145 1879"/>
                                <a:gd name="T39" fmla="*/ 2145 h 274"/>
                                <a:gd name="T40" fmla="+- 0 5633 5619"/>
                                <a:gd name="T41" fmla="*/ T40 w 17"/>
                                <a:gd name="T42" fmla="+- 0 2139 1879"/>
                                <a:gd name="T43" fmla="*/ 2139 h 274"/>
                                <a:gd name="T44" fmla="+- 0 5627 5619"/>
                                <a:gd name="T45" fmla="*/ T44 w 17"/>
                                <a:gd name="T46" fmla="+- 0 2137 1879"/>
                                <a:gd name="T47" fmla="*/ 2137 h 274"/>
                                <a:gd name="T48" fmla="+- 0 5621 5619"/>
                                <a:gd name="T49" fmla="*/ T48 w 17"/>
                                <a:gd name="T50" fmla="+- 0 2139 1879"/>
                                <a:gd name="T51" fmla="*/ 2139 h 274"/>
                                <a:gd name="T52" fmla="+- 0 5619 5619"/>
                                <a:gd name="T53" fmla="*/ T52 w 17"/>
                                <a:gd name="T54" fmla="+- 0 2145 1879"/>
                                <a:gd name="T55" fmla="*/ 2145 h 274"/>
                                <a:gd name="T56" fmla="+- 0 5621 5619"/>
                                <a:gd name="T57" fmla="*/ T56 w 17"/>
                                <a:gd name="T58" fmla="+- 0 2151 1879"/>
                                <a:gd name="T59" fmla="*/ 2151 h 274"/>
                                <a:gd name="T60" fmla="+- 0 5627 5619"/>
                                <a:gd name="T61" fmla="*/ T60 w 17"/>
                                <a:gd name="T62" fmla="+- 0 2153 1879"/>
                                <a:gd name="T63" fmla="*/ 2153 h 274"/>
                                <a:gd name="T64" fmla="+- 0 5633 5619"/>
                                <a:gd name="T65" fmla="*/ T64 w 17"/>
                                <a:gd name="T66" fmla="+- 0 2151 1879"/>
                                <a:gd name="T67" fmla="*/ 2151 h 274"/>
                                <a:gd name="T68" fmla="+- 0 5635 5619"/>
                                <a:gd name="T69" fmla="*/ T68 w 17"/>
                                <a:gd name="T70" fmla="+- 0 2145 1879"/>
                                <a:gd name="T71" fmla="*/ 2145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74">
                                  <a:moveTo>
                                    <a:pt x="16" y="8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16" y="266"/>
                                  </a:moveTo>
                                  <a:lnTo>
                                    <a:pt x="14" y="260"/>
                                  </a:lnTo>
                                  <a:lnTo>
                                    <a:pt x="8" y="258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2" y="272"/>
                                  </a:lnTo>
                                  <a:lnTo>
                                    <a:pt x="8" y="274"/>
                                  </a:lnTo>
                                  <a:lnTo>
                                    <a:pt x="14" y="272"/>
                                  </a:lnTo>
                                  <a:lnTo>
                                    <a:pt x="16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Line 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27" y="1887"/>
                              <a:ext cx="0" cy="171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" name="docshape138"/>
                          <wps:cNvSpPr>
                            <a:spLocks/>
                          </wps:cNvSpPr>
                          <wps:spPr bwMode="auto">
                            <a:xfrm>
                              <a:off x="5618" y="1741"/>
                              <a:ext cx="22" cy="326"/>
                            </a:xfrm>
                            <a:custGeom>
                              <a:avLst/>
                              <a:gdLst>
                                <a:gd name="T0" fmla="+- 0 5635 5619"/>
                                <a:gd name="T1" fmla="*/ T0 w 22"/>
                                <a:gd name="T2" fmla="+- 0 2058 1741"/>
                                <a:gd name="T3" fmla="*/ 2058 h 326"/>
                                <a:gd name="T4" fmla="+- 0 5633 5619"/>
                                <a:gd name="T5" fmla="*/ T4 w 22"/>
                                <a:gd name="T6" fmla="+- 0 2053 1741"/>
                                <a:gd name="T7" fmla="*/ 2053 h 326"/>
                                <a:gd name="T8" fmla="+- 0 5627 5619"/>
                                <a:gd name="T9" fmla="*/ T8 w 22"/>
                                <a:gd name="T10" fmla="+- 0 2050 1741"/>
                                <a:gd name="T11" fmla="*/ 2050 h 326"/>
                                <a:gd name="T12" fmla="+- 0 5621 5619"/>
                                <a:gd name="T13" fmla="*/ T12 w 22"/>
                                <a:gd name="T14" fmla="+- 0 2053 1741"/>
                                <a:gd name="T15" fmla="*/ 2053 h 326"/>
                                <a:gd name="T16" fmla="+- 0 5619 5619"/>
                                <a:gd name="T17" fmla="*/ T16 w 22"/>
                                <a:gd name="T18" fmla="+- 0 2058 1741"/>
                                <a:gd name="T19" fmla="*/ 2058 h 326"/>
                                <a:gd name="T20" fmla="+- 0 5621 5619"/>
                                <a:gd name="T21" fmla="*/ T20 w 22"/>
                                <a:gd name="T22" fmla="+- 0 2064 1741"/>
                                <a:gd name="T23" fmla="*/ 2064 h 326"/>
                                <a:gd name="T24" fmla="+- 0 5627 5619"/>
                                <a:gd name="T25" fmla="*/ T24 w 22"/>
                                <a:gd name="T26" fmla="+- 0 2067 1741"/>
                                <a:gd name="T27" fmla="*/ 2067 h 326"/>
                                <a:gd name="T28" fmla="+- 0 5633 5619"/>
                                <a:gd name="T29" fmla="*/ T28 w 22"/>
                                <a:gd name="T30" fmla="+- 0 2064 1741"/>
                                <a:gd name="T31" fmla="*/ 2064 h 326"/>
                                <a:gd name="T32" fmla="+- 0 5635 5619"/>
                                <a:gd name="T33" fmla="*/ T32 w 22"/>
                                <a:gd name="T34" fmla="+- 0 2058 1741"/>
                                <a:gd name="T35" fmla="*/ 2058 h 326"/>
                                <a:gd name="T36" fmla="+- 0 5640 5619"/>
                                <a:gd name="T37" fmla="*/ T36 w 22"/>
                                <a:gd name="T38" fmla="+- 0 1749 1741"/>
                                <a:gd name="T39" fmla="*/ 1749 h 326"/>
                                <a:gd name="T40" fmla="+- 0 5637 5619"/>
                                <a:gd name="T41" fmla="*/ T40 w 22"/>
                                <a:gd name="T42" fmla="+- 0 1743 1741"/>
                                <a:gd name="T43" fmla="*/ 1743 h 326"/>
                                <a:gd name="T44" fmla="+- 0 5632 5619"/>
                                <a:gd name="T45" fmla="*/ T44 w 22"/>
                                <a:gd name="T46" fmla="+- 0 1741 1741"/>
                                <a:gd name="T47" fmla="*/ 1741 h 326"/>
                                <a:gd name="T48" fmla="+- 0 5626 5619"/>
                                <a:gd name="T49" fmla="*/ T48 w 22"/>
                                <a:gd name="T50" fmla="+- 0 1743 1741"/>
                                <a:gd name="T51" fmla="*/ 1743 h 326"/>
                                <a:gd name="T52" fmla="+- 0 5623 5619"/>
                                <a:gd name="T53" fmla="*/ T52 w 22"/>
                                <a:gd name="T54" fmla="+- 0 1749 1741"/>
                                <a:gd name="T55" fmla="*/ 1749 h 326"/>
                                <a:gd name="T56" fmla="+- 0 5626 5619"/>
                                <a:gd name="T57" fmla="*/ T56 w 22"/>
                                <a:gd name="T58" fmla="+- 0 1755 1741"/>
                                <a:gd name="T59" fmla="*/ 1755 h 326"/>
                                <a:gd name="T60" fmla="+- 0 5632 5619"/>
                                <a:gd name="T61" fmla="*/ T60 w 22"/>
                                <a:gd name="T62" fmla="+- 0 1758 1741"/>
                                <a:gd name="T63" fmla="*/ 1758 h 326"/>
                                <a:gd name="T64" fmla="+- 0 5637 5619"/>
                                <a:gd name="T65" fmla="*/ T64 w 22"/>
                                <a:gd name="T66" fmla="+- 0 1755 1741"/>
                                <a:gd name="T67" fmla="*/ 1755 h 326"/>
                                <a:gd name="T68" fmla="+- 0 5640 5619"/>
                                <a:gd name="T69" fmla="*/ T68 w 22"/>
                                <a:gd name="T70" fmla="+- 0 1749 1741"/>
                                <a:gd name="T71" fmla="*/ 1749 h 3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2" h="326">
                                  <a:moveTo>
                                    <a:pt x="16" y="317"/>
                                  </a:moveTo>
                                  <a:lnTo>
                                    <a:pt x="14" y="312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2" y="312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2" y="323"/>
                                  </a:lnTo>
                                  <a:lnTo>
                                    <a:pt x="8" y="326"/>
                                  </a:lnTo>
                                  <a:lnTo>
                                    <a:pt x="14" y="323"/>
                                  </a:lnTo>
                                  <a:lnTo>
                                    <a:pt x="16" y="317"/>
                                  </a:lnTo>
                                  <a:close/>
                                  <a:moveTo>
                                    <a:pt x="21" y="8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2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Line 3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32" y="1749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docshape139"/>
                          <wps:cNvSpPr>
                            <a:spLocks/>
                          </wps:cNvSpPr>
                          <wps:spPr bwMode="auto">
                            <a:xfrm>
                              <a:off x="5623" y="19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23 5623"/>
                                <a:gd name="T1" fmla="*/ T0 w 17"/>
                                <a:gd name="T2" fmla="+- 0 1925 1916"/>
                                <a:gd name="T3" fmla="*/ 1925 h 17"/>
                                <a:gd name="T4" fmla="+- 0 5626 5623"/>
                                <a:gd name="T5" fmla="*/ T4 w 17"/>
                                <a:gd name="T6" fmla="+- 0 1919 1916"/>
                                <a:gd name="T7" fmla="*/ 1919 h 17"/>
                                <a:gd name="T8" fmla="+- 0 5632 5623"/>
                                <a:gd name="T9" fmla="*/ T8 w 17"/>
                                <a:gd name="T10" fmla="+- 0 1916 1916"/>
                                <a:gd name="T11" fmla="*/ 1916 h 17"/>
                                <a:gd name="T12" fmla="+- 0 5637 5623"/>
                                <a:gd name="T13" fmla="*/ T12 w 17"/>
                                <a:gd name="T14" fmla="+- 0 1919 1916"/>
                                <a:gd name="T15" fmla="*/ 1919 h 17"/>
                                <a:gd name="T16" fmla="+- 0 5640 5623"/>
                                <a:gd name="T17" fmla="*/ T16 w 17"/>
                                <a:gd name="T18" fmla="+- 0 1925 1916"/>
                                <a:gd name="T19" fmla="*/ 1925 h 17"/>
                                <a:gd name="T20" fmla="+- 0 5637 5623"/>
                                <a:gd name="T21" fmla="*/ T20 w 17"/>
                                <a:gd name="T22" fmla="+- 0 1930 1916"/>
                                <a:gd name="T23" fmla="*/ 1930 h 17"/>
                                <a:gd name="T24" fmla="+- 0 5632 5623"/>
                                <a:gd name="T25" fmla="*/ T24 w 17"/>
                                <a:gd name="T26" fmla="+- 0 1933 1916"/>
                                <a:gd name="T27" fmla="*/ 1933 h 17"/>
                                <a:gd name="T28" fmla="+- 0 5626 5623"/>
                                <a:gd name="T29" fmla="*/ T28 w 17"/>
                                <a:gd name="T30" fmla="+- 0 1930 1916"/>
                                <a:gd name="T31" fmla="*/ 1930 h 17"/>
                                <a:gd name="T32" fmla="+- 0 5623 5623"/>
                                <a:gd name="T33" fmla="*/ T32 w 17"/>
                                <a:gd name="T34" fmla="+- 0 1925 1916"/>
                                <a:gd name="T35" fmla="*/ 19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docshape140"/>
                          <wps:cNvSpPr>
                            <a:spLocks/>
                          </wps:cNvSpPr>
                          <wps:spPr bwMode="auto">
                            <a:xfrm>
                              <a:off x="5405" y="1827"/>
                              <a:ext cx="468" cy="239"/>
                            </a:xfrm>
                            <a:custGeom>
                              <a:avLst/>
                              <a:gdLst>
                                <a:gd name="T0" fmla="+- 0 5849 5406"/>
                                <a:gd name="T1" fmla="*/ T0 w 468"/>
                                <a:gd name="T2" fmla="+- 0 2066 1828"/>
                                <a:gd name="T3" fmla="*/ 2066 h 239"/>
                                <a:gd name="T4" fmla="+- 0 5849 5406"/>
                                <a:gd name="T5" fmla="*/ T4 w 468"/>
                                <a:gd name="T6" fmla="+- 0 2046 1828"/>
                                <a:gd name="T7" fmla="*/ 2046 h 239"/>
                                <a:gd name="T8" fmla="+- 0 5849 5406"/>
                                <a:gd name="T9" fmla="*/ T8 w 468"/>
                                <a:gd name="T10" fmla="+- 0 2056 1828"/>
                                <a:gd name="T11" fmla="*/ 2056 h 239"/>
                                <a:gd name="T12" fmla="+- 0 5406 5406"/>
                                <a:gd name="T13" fmla="*/ T12 w 468"/>
                                <a:gd name="T14" fmla="+- 0 2056 1828"/>
                                <a:gd name="T15" fmla="*/ 2056 h 239"/>
                                <a:gd name="T16" fmla="+- 0 5406 5406"/>
                                <a:gd name="T17" fmla="*/ T16 w 468"/>
                                <a:gd name="T18" fmla="+- 0 2066 1828"/>
                                <a:gd name="T19" fmla="*/ 2066 h 239"/>
                                <a:gd name="T20" fmla="+- 0 5406 5406"/>
                                <a:gd name="T21" fmla="*/ T20 w 468"/>
                                <a:gd name="T22" fmla="+- 0 2046 1828"/>
                                <a:gd name="T23" fmla="*/ 2046 h 239"/>
                                <a:gd name="T24" fmla="+- 0 5853 5406"/>
                                <a:gd name="T25" fmla="*/ T24 w 468"/>
                                <a:gd name="T26" fmla="+- 0 1980 1828"/>
                                <a:gd name="T27" fmla="*/ 1980 h 239"/>
                                <a:gd name="T28" fmla="+- 0 5853 5406"/>
                                <a:gd name="T29" fmla="*/ T28 w 468"/>
                                <a:gd name="T30" fmla="+- 0 1960 1828"/>
                                <a:gd name="T31" fmla="*/ 1960 h 239"/>
                                <a:gd name="T32" fmla="+- 0 5853 5406"/>
                                <a:gd name="T33" fmla="*/ T32 w 468"/>
                                <a:gd name="T34" fmla="+- 0 1970 1828"/>
                                <a:gd name="T35" fmla="*/ 1970 h 239"/>
                                <a:gd name="T36" fmla="+- 0 5409 5406"/>
                                <a:gd name="T37" fmla="*/ T36 w 468"/>
                                <a:gd name="T38" fmla="+- 0 1970 1828"/>
                                <a:gd name="T39" fmla="*/ 1970 h 239"/>
                                <a:gd name="T40" fmla="+- 0 5409 5406"/>
                                <a:gd name="T41" fmla="*/ T40 w 468"/>
                                <a:gd name="T42" fmla="+- 0 1980 1828"/>
                                <a:gd name="T43" fmla="*/ 1980 h 239"/>
                                <a:gd name="T44" fmla="+- 0 5409 5406"/>
                                <a:gd name="T45" fmla="*/ T44 w 468"/>
                                <a:gd name="T46" fmla="+- 0 1960 1828"/>
                                <a:gd name="T47" fmla="*/ 1960 h 239"/>
                                <a:gd name="T48" fmla="+- 0 5873 5406"/>
                                <a:gd name="T49" fmla="*/ T48 w 468"/>
                                <a:gd name="T50" fmla="+- 0 1848 1828"/>
                                <a:gd name="T51" fmla="*/ 1848 h 239"/>
                                <a:gd name="T52" fmla="+- 0 5873 5406"/>
                                <a:gd name="T53" fmla="*/ T52 w 468"/>
                                <a:gd name="T54" fmla="+- 0 1828 1828"/>
                                <a:gd name="T55" fmla="*/ 1828 h 239"/>
                                <a:gd name="T56" fmla="+- 0 5873 5406"/>
                                <a:gd name="T57" fmla="*/ T56 w 468"/>
                                <a:gd name="T58" fmla="+- 0 1838 1828"/>
                                <a:gd name="T59" fmla="*/ 1838 h 239"/>
                                <a:gd name="T60" fmla="+- 0 5409 5406"/>
                                <a:gd name="T61" fmla="*/ T60 w 468"/>
                                <a:gd name="T62" fmla="+- 0 1838 1828"/>
                                <a:gd name="T63" fmla="*/ 1838 h 239"/>
                                <a:gd name="T64" fmla="+- 0 5409 5406"/>
                                <a:gd name="T65" fmla="*/ T64 w 468"/>
                                <a:gd name="T66" fmla="+- 0 1848 1828"/>
                                <a:gd name="T67" fmla="*/ 1848 h 239"/>
                                <a:gd name="T68" fmla="+- 0 5409 5406"/>
                                <a:gd name="T69" fmla="*/ T68 w 468"/>
                                <a:gd name="T70" fmla="+- 0 1828 1828"/>
                                <a:gd name="T71" fmla="*/ 1828 h 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68" h="239">
                                  <a:moveTo>
                                    <a:pt x="443" y="238"/>
                                  </a:moveTo>
                                  <a:lnTo>
                                    <a:pt x="443" y="218"/>
                                  </a:lnTo>
                                  <a:moveTo>
                                    <a:pt x="443" y="228"/>
                                  </a:moveTo>
                                  <a:lnTo>
                                    <a:pt x="0" y="228"/>
                                  </a:lnTo>
                                  <a:moveTo>
                                    <a:pt x="0" y="238"/>
                                  </a:moveTo>
                                  <a:lnTo>
                                    <a:pt x="0" y="218"/>
                                  </a:lnTo>
                                  <a:moveTo>
                                    <a:pt x="447" y="152"/>
                                  </a:moveTo>
                                  <a:lnTo>
                                    <a:pt x="447" y="132"/>
                                  </a:lnTo>
                                  <a:moveTo>
                                    <a:pt x="447" y="142"/>
                                  </a:moveTo>
                                  <a:lnTo>
                                    <a:pt x="3" y="142"/>
                                  </a:lnTo>
                                  <a:moveTo>
                                    <a:pt x="3" y="152"/>
                                  </a:moveTo>
                                  <a:lnTo>
                                    <a:pt x="3" y="132"/>
                                  </a:lnTo>
                                  <a:moveTo>
                                    <a:pt x="467" y="20"/>
                                  </a:moveTo>
                                  <a:lnTo>
                                    <a:pt x="467" y="0"/>
                                  </a:lnTo>
                                  <a:moveTo>
                                    <a:pt x="467" y="10"/>
                                  </a:moveTo>
                                  <a:lnTo>
                                    <a:pt x="3" y="10"/>
                                  </a:lnTo>
                                  <a:moveTo>
                                    <a:pt x="3" y="20"/>
                                  </a:moveTo>
                                  <a:lnTo>
                                    <a:pt x="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Line 3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10" y="237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2" name="docshape141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46 7116"/>
                                <a:gd name="T1" fmla="*/ T0 w 61"/>
                                <a:gd name="T2" fmla="+- 0 328 328"/>
                                <a:gd name="T3" fmla="*/ 328 h 61"/>
                                <a:gd name="T4" fmla="+- 0 7134 7116"/>
                                <a:gd name="T5" fmla="*/ T4 w 61"/>
                                <a:gd name="T6" fmla="+- 0 331 328"/>
                                <a:gd name="T7" fmla="*/ 331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18 7116"/>
                                <a:gd name="T13" fmla="*/ T12 w 61"/>
                                <a:gd name="T14" fmla="+- 0 347 328"/>
                                <a:gd name="T15" fmla="*/ 347 h 61"/>
                                <a:gd name="T16" fmla="+- 0 7116 7116"/>
                                <a:gd name="T17" fmla="*/ T16 w 61"/>
                                <a:gd name="T18" fmla="+- 0 358 328"/>
                                <a:gd name="T19" fmla="*/ 358 h 61"/>
                                <a:gd name="T20" fmla="+- 0 7118 7116"/>
                                <a:gd name="T21" fmla="*/ T20 w 61"/>
                                <a:gd name="T22" fmla="+- 0 370 328"/>
                                <a:gd name="T23" fmla="*/ 370 h 61"/>
                                <a:gd name="T24" fmla="+- 0 7125 7116"/>
                                <a:gd name="T25" fmla="*/ T24 w 61"/>
                                <a:gd name="T26" fmla="+- 0 380 328"/>
                                <a:gd name="T27" fmla="*/ 380 h 61"/>
                                <a:gd name="T28" fmla="+- 0 7134 7116"/>
                                <a:gd name="T29" fmla="*/ T28 w 61"/>
                                <a:gd name="T30" fmla="+- 0 386 328"/>
                                <a:gd name="T31" fmla="*/ 386 h 61"/>
                                <a:gd name="T32" fmla="+- 0 7146 7116"/>
                                <a:gd name="T33" fmla="*/ T32 w 61"/>
                                <a:gd name="T34" fmla="+- 0 388 328"/>
                                <a:gd name="T35" fmla="*/ 388 h 61"/>
                                <a:gd name="T36" fmla="+- 0 7158 7116"/>
                                <a:gd name="T37" fmla="*/ T36 w 61"/>
                                <a:gd name="T38" fmla="+- 0 386 328"/>
                                <a:gd name="T39" fmla="*/ 386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74 7116"/>
                                <a:gd name="T45" fmla="*/ T44 w 61"/>
                                <a:gd name="T46" fmla="+- 0 370 328"/>
                                <a:gd name="T47" fmla="*/ 370 h 61"/>
                                <a:gd name="T48" fmla="+- 0 7176 7116"/>
                                <a:gd name="T49" fmla="*/ T48 w 61"/>
                                <a:gd name="T50" fmla="+- 0 358 328"/>
                                <a:gd name="T51" fmla="*/ 358 h 61"/>
                                <a:gd name="T52" fmla="+- 0 7174 7116"/>
                                <a:gd name="T53" fmla="*/ T52 w 61"/>
                                <a:gd name="T54" fmla="+- 0 347 328"/>
                                <a:gd name="T55" fmla="*/ 347 h 61"/>
                                <a:gd name="T56" fmla="+- 0 7167 7116"/>
                                <a:gd name="T57" fmla="*/ T56 w 61"/>
                                <a:gd name="T58" fmla="+- 0 337 328"/>
                                <a:gd name="T59" fmla="*/ 337 h 61"/>
                                <a:gd name="T60" fmla="+- 0 7158 7116"/>
                                <a:gd name="T61" fmla="*/ T60 w 61"/>
                                <a:gd name="T62" fmla="+- 0 331 328"/>
                                <a:gd name="T63" fmla="*/ 331 h 61"/>
                                <a:gd name="T64" fmla="+- 0 7146 7116"/>
                                <a:gd name="T65" fmla="*/ T64 w 61"/>
                                <a:gd name="T66" fmla="+- 0 328 328"/>
                                <a:gd name="T67" fmla="*/ 3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docshape142"/>
                          <wps:cNvSpPr>
                            <a:spLocks/>
                          </wps:cNvSpPr>
                          <wps:spPr bwMode="auto">
                            <a:xfrm>
                              <a:off x="7115" y="328"/>
                              <a:ext cx="61" cy="61"/>
                            </a:xfrm>
                            <a:custGeom>
                              <a:avLst/>
                              <a:gdLst>
                                <a:gd name="T0" fmla="+- 0 7116 7116"/>
                                <a:gd name="T1" fmla="*/ T0 w 61"/>
                                <a:gd name="T2" fmla="+- 0 358 328"/>
                                <a:gd name="T3" fmla="*/ 358 h 61"/>
                                <a:gd name="T4" fmla="+- 0 7118 7116"/>
                                <a:gd name="T5" fmla="*/ T4 w 61"/>
                                <a:gd name="T6" fmla="+- 0 347 328"/>
                                <a:gd name="T7" fmla="*/ 347 h 61"/>
                                <a:gd name="T8" fmla="+- 0 7125 7116"/>
                                <a:gd name="T9" fmla="*/ T8 w 61"/>
                                <a:gd name="T10" fmla="+- 0 337 328"/>
                                <a:gd name="T11" fmla="*/ 337 h 61"/>
                                <a:gd name="T12" fmla="+- 0 7134 7116"/>
                                <a:gd name="T13" fmla="*/ T12 w 61"/>
                                <a:gd name="T14" fmla="+- 0 331 328"/>
                                <a:gd name="T15" fmla="*/ 331 h 61"/>
                                <a:gd name="T16" fmla="+- 0 7146 7116"/>
                                <a:gd name="T17" fmla="*/ T16 w 61"/>
                                <a:gd name="T18" fmla="+- 0 328 328"/>
                                <a:gd name="T19" fmla="*/ 328 h 61"/>
                                <a:gd name="T20" fmla="+- 0 7158 7116"/>
                                <a:gd name="T21" fmla="*/ T20 w 61"/>
                                <a:gd name="T22" fmla="+- 0 331 328"/>
                                <a:gd name="T23" fmla="*/ 331 h 61"/>
                                <a:gd name="T24" fmla="+- 0 7167 7116"/>
                                <a:gd name="T25" fmla="*/ T24 w 61"/>
                                <a:gd name="T26" fmla="+- 0 337 328"/>
                                <a:gd name="T27" fmla="*/ 337 h 61"/>
                                <a:gd name="T28" fmla="+- 0 7174 7116"/>
                                <a:gd name="T29" fmla="*/ T28 w 61"/>
                                <a:gd name="T30" fmla="+- 0 347 328"/>
                                <a:gd name="T31" fmla="*/ 347 h 61"/>
                                <a:gd name="T32" fmla="+- 0 7176 7116"/>
                                <a:gd name="T33" fmla="*/ T32 w 61"/>
                                <a:gd name="T34" fmla="+- 0 358 328"/>
                                <a:gd name="T35" fmla="*/ 358 h 61"/>
                                <a:gd name="T36" fmla="+- 0 7174 7116"/>
                                <a:gd name="T37" fmla="*/ T36 w 61"/>
                                <a:gd name="T38" fmla="+- 0 370 328"/>
                                <a:gd name="T39" fmla="*/ 370 h 61"/>
                                <a:gd name="T40" fmla="+- 0 7167 7116"/>
                                <a:gd name="T41" fmla="*/ T40 w 61"/>
                                <a:gd name="T42" fmla="+- 0 380 328"/>
                                <a:gd name="T43" fmla="*/ 380 h 61"/>
                                <a:gd name="T44" fmla="+- 0 7158 7116"/>
                                <a:gd name="T45" fmla="*/ T44 w 61"/>
                                <a:gd name="T46" fmla="+- 0 386 328"/>
                                <a:gd name="T47" fmla="*/ 386 h 61"/>
                                <a:gd name="T48" fmla="+- 0 7146 7116"/>
                                <a:gd name="T49" fmla="*/ T48 w 61"/>
                                <a:gd name="T50" fmla="+- 0 388 328"/>
                                <a:gd name="T51" fmla="*/ 388 h 61"/>
                                <a:gd name="T52" fmla="+- 0 7134 7116"/>
                                <a:gd name="T53" fmla="*/ T52 w 61"/>
                                <a:gd name="T54" fmla="+- 0 386 328"/>
                                <a:gd name="T55" fmla="*/ 386 h 61"/>
                                <a:gd name="T56" fmla="+- 0 7125 7116"/>
                                <a:gd name="T57" fmla="*/ T56 w 61"/>
                                <a:gd name="T58" fmla="+- 0 380 328"/>
                                <a:gd name="T59" fmla="*/ 380 h 61"/>
                                <a:gd name="T60" fmla="+- 0 7118 7116"/>
                                <a:gd name="T61" fmla="*/ T60 w 61"/>
                                <a:gd name="T62" fmla="+- 0 370 328"/>
                                <a:gd name="T63" fmla="*/ 370 h 61"/>
                                <a:gd name="T64" fmla="+- 0 7116 7116"/>
                                <a:gd name="T65" fmla="*/ T64 w 61"/>
                                <a:gd name="T66" fmla="+- 0 358 328"/>
                                <a:gd name="T67" fmla="*/ 3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docshape143"/>
                          <wps:cNvSpPr>
                            <a:spLocks/>
                          </wps:cNvSpPr>
                          <wps:spPr bwMode="auto">
                            <a:xfrm>
                              <a:off x="7137" y="20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210 201"/>
                                <a:gd name="T3" fmla="*/ 210 h 17"/>
                                <a:gd name="T4" fmla="+- 0 7140 7138"/>
                                <a:gd name="T5" fmla="*/ T4 w 17"/>
                                <a:gd name="T6" fmla="+- 0 204 201"/>
                                <a:gd name="T7" fmla="*/ 204 h 17"/>
                                <a:gd name="T8" fmla="+- 0 7146 7138"/>
                                <a:gd name="T9" fmla="*/ T8 w 17"/>
                                <a:gd name="T10" fmla="+- 0 201 201"/>
                                <a:gd name="T11" fmla="*/ 201 h 17"/>
                                <a:gd name="T12" fmla="+- 0 7152 7138"/>
                                <a:gd name="T13" fmla="*/ T12 w 17"/>
                                <a:gd name="T14" fmla="+- 0 204 201"/>
                                <a:gd name="T15" fmla="*/ 204 h 17"/>
                                <a:gd name="T16" fmla="+- 0 7154 7138"/>
                                <a:gd name="T17" fmla="*/ T16 w 17"/>
                                <a:gd name="T18" fmla="+- 0 210 201"/>
                                <a:gd name="T19" fmla="*/ 210 h 17"/>
                                <a:gd name="T20" fmla="+- 0 7152 7138"/>
                                <a:gd name="T21" fmla="*/ T20 w 17"/>
                                <a:gd name="T22" fmla="+- 0 216 201"/>
                                <a:gd name="T23" fmla="*/ 216 h 17"/>
                                <a:gd name="T24" fmla="+- 0 7146 7138"/>
                                <a:gd name="T25" fmla="*/ T24 w 17"/>
                                <a:gd name="T26" fmla="+- 0 218 201"/>
                                <a:gd name="T27" fmla="*/ 218 h 17"/>
                                <a:gd name="T28" fmla="+- 0 7140 7138"/>
                                <a:gd name="T29" fmla="*/ T28 w 17"/>
                                <a:gd name="T30" fmla="+- 0 216 201"/>
                                <a:gd name="T31" fmla="*/ 216 h 17"/>
                                <a:gd name="T32" fmla="+- 0 7138 7138"/>
                                <a:gd name="T33" fmla="*/ T32 w 17"/>
                                <a:gd name="T34" fmla="+- 0 210 201"/>
                                <a:gd name="T35" fmla="*/ 2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Lin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46" y="210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" name="docshape144"/>
                          <wps:cNvSpPr>
                            <a:spLocks/>
                          </wps:cNvSpPr>
                          <wps:spPr bwMode="auto">
                            <a:xfrm>
                              <a:off x="7137" y="4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38 7138"/>
                                <a:gd name="T1" fmla="*/ T0 w 17"/>
                                <a:gd name="T2" fmla="+- 0 498 490"/>
                                <a:gd name="T3" fmla="*/ 498 h 17"/>
                                <a:gd name="T4" fmla="+- 0 7140 7138"/>
                                <a:gd name="T5" fmla="*/ T4 w 17"/>
                                <a:gd name="T6" fmla="+- 0 492 490"/>
                                <a:gd name="T7" fmla="*/ 492 h 17"/>
                                <a:gd name="T8" fmla="+- 0 7146 7138"/>
                                <a:gd name="T9" fmla="*/ T8 w 17"/>
                                <a:gd name="T10" fmla="+- 0 490 490"/>
                                <a:gd name="T11" fmla="*/ 490 h 17"/>
                                <a:gd name="T12" fmla="+- 0 7152 7138"/>
                                <a:gd name="T13" fmla="*/ T12 w 17"/>
                                <a:gd name="T14" fmla="+- 0 492 490"/>
                                <a:gd name="T15" fmla="*/ 492 h 17"/>
                                <a:gd name="T16" fmla="+- 0 7154 7138"/>
                                <a:gd name="T17" fmla="*/ T16 w 17"/>
                                <a:gd name="T18" fmla="+- 0 498 490"/>
                                <a:gd name="T19" fmla="*/ 498 h 17"/>
                                <a:gd name="T20" fmla="+- 0 7152 7138"/>
                                <a:gd name="T21" fmla="*/ T20 w 17"/>
                                <a:gd name="T22" fmla="+- 0 504 490"/>
                                <a:gd name="T23" fmla="*/ 504 h 17"/>
                                <a:gd name="T24" fmla="+- 0 7146 7138"/>
                                <a:gd name="T25" fmla="*/ T24 w 17"/>
                                <a:gd name="T26" fmla="+- 0 506 490"/>
                                <a:gd name="T27" fmla="*/ 506 h 17"/>
                                <a:gd name="T28" fmla="+- 0 7140 7138"/>
                                <a:gd name="T29" fmla="*/ T28 w 17"/>
                                <a:gd name="T30" fmla="+- 0 504 490"/>
                                <a:gd name="T31" fmla="*/ 504 h 17"/>
                                <a:gd name="T32" fmla="+- 0 7138 7138"/>
                                <a:gd name="T33" fmla="*/ T32 w 17"/>
                                <a:gd name="T34" fmla="+- 0 498 490"/>
                                <a:gd name="T35" fmla="*/ 49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docshape145"/>
                          <wps:cNvSpPr>
                            <a:spLocks/>
                          </wps:cNvSpPr>
                          <wps:spPr bwMode="auto">
                            <a:xfrm>
                              <a:off x="7004" y="348"/>
                              <a:ext cx="306" cy="21"/>
                            </a:xfrm>
                            <a:custGeom>
                              <a:avLst/>
                              <a:gdLst>
                                <a:gd name="T0" fmla="+- 0 7310 7005"/>
                                <a:gd name="T1" fmla="*/ T0 w 306"/>
                                <a:gd name="T2" fmla="+- 0 369 348"/>
                                <a:gd name="T3" fmla="*/ 369 h 21"/>
                                <a:gd name="T4" fmla="+- 0 7310 7005"/>
                                <a:gd name="T5" fmla="*/ T4 w 306"/>
                                <a:gd name="T6" fmla="+- 0 348 348"/>
                                <a:gd name="T7" fmla="*/ 348 h 21"/>
                                <a:gd name="T8" fmla="+- 0 7310 7005"/>
                                <a:gd name="T9" fmla="*/ T8 w 306"/>
                                <a:gd name="T10" fmla="+- 0 358 348"/>
                                <a:gd name="T11" fmla="*/ 358 h 21"/>
                                <a:gd name="T12" fmla="+- 0 7005 7005"/>
                                <a:gd name="T13" fmla="*/ T12 w 306"/>
                                <a:gd name="T14" fmla="+- 0 358 348"/>
                                <a:gd name="T15" fmla="*/ 358 h 21"/>
                                <a:gd name="T16" fmla="+- 0 7005 7005"/>
                                <a:gd name="T17" fmla="*/ T16 w 306"/>
                                <a:gd name="T18" fmla="+- 0 369 348"/>
                                <a:gd name="T19" fmla="*/ 369 h 21"/>
                                <a:gd name="T20" fmla="+- 0 7005 7005"/>
                                <a:gd name="T21" fmla="*/ T20 w 306"/>
                                <a:gd name="T22" fmla="+- 0 348 348"/>
                                <a:gd name="T23" fmla="*/ 348 h 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6" h="21">
                                  <a:moveTo>
                                    <a:pt x="305" y="21"/>
                                  </a:moveTo>
                                  <a:lnTo>
                                    <a:pt x="305" y="0"/>
                                  </a:lnTo>
                                  <a:moveTo>
                                    <a:pt x="305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docshape146"/>
                          <wps:cNvSpPr>
                            <a:spLocks/>
                          </wps:cNvSpPr>
                          <wps:spPr bwMode="auto">
                            <a:xfrm>
                              <a:off x="5405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7310 5406"/>
                                <a:gd name="T1" fmla="*/ T0 w 1905"/>
                                <a:gd name="T2" fmla="+- 0 167 167"/>
                                <a:gd name="T3" fmla="*/ 167 h 2286"/>
                                <a:gd name="T4" fmla="+- 0 7021 5406"/>
                                <a:gd name="T5" fmla="*/ T4 w 1905"/>
                                <a:gd name="T6" fmla="+- 0 491 167"/>
                                <a:gd name="T7" fmla="*/ 491 h 2286"/>
                                <a:gd name="T8" fmla="+- 0 6828 5406"/>
                                <a:gd name="T9" fmla="*/ T8 w 1905"/>
                                <a:gd name="T10" fmla="+- 0 704 167"/>
                                <a:gd name="T11" fmla="*/ 704 h 2286"/>
                                <a:gd name="T12" fmla="+- 0 6683 5406"/>
                                <a:gd name="T13" fmla="*/ T12 w 1905"/>
                                <a:gd name="T14" fmla="+- 0 861 167"/>
                                <a:gd name="T15" fmla="*/ 861 h 2286"/>
                                <a:gd name="T16" fmla="+- 0 6611 5406"/>
                                <a:gd name="T17" fmla="*/ T16 w 1905"/>
                                <a:gd name="T18" fmla="+- 0 937 167"/>
                                <a:gd name="T19" fmla="*/ 937 h 2286"/>
                                <a:gd name="T20" fmla="+- 0 6539 5406"/>
                                <a:gd name="T21" fmla="*/ T20 w 1905"/>
                                <a:gd name="T22" fmla="+- 0 1013 167"/>
                                <a:gd name="T23" fmla="*/ 1013 h 2286"/>
                                <a:gd name="T24" fmla="+- 0 6466 5406"/>
                                <a:gd name="T25" fmla="*/ T24 w 1905"/>
                                <a:gd name="T26" fmla="+- 0 1087 167"/>
                                <a:gd name="T27" fmla="*/ 1087 h 2286"/>
                                <a:gd name="T28" fmla="+- 0 6394 5406"/>
                                <a:gd name="T29" fmla="*/ T28 w 1905"/>
                                <a:gd name="T30" fmla="+- 0 1159 167"/>
                                <a:gd name="T31" fmla="*/ 1159 h 2286"/>
                                <a:gd name="T32" fmla="+- 0 6322 5406"/>
                                <a:gd name="T33" fmla="*/ T32 w 1905"/>
                                <a:gd name="T34" fmla="+- 0 1230 167"/>
                                <a:gd name="T35" fmla="*/ 1230 h 2286"/>
                                <a:gd name="T36" fmla="+- 0 6273 5406"/>
                                <a:gd name="T37" fmla="*/ T36 w 1905"/>
                                <a:gd name="T38" fmla="+- 0 1276 167"/>
                                <a:gd name="T39" fmla="*/ 1276 h 2286"/>
                                <a:gd name="T40" fmla="+- 0 6225 5406"/>
                                <a:gd name="T41" fmla="*/ T40 w 1905"/>
                                <a:gd name="T42" fmla="+- 0 1321 167"/>
                                <a:gd name="T43" fmla="*/ 1321 h 2286"/>
                                <a:gd name="T44" fmla="+- 0 6177 5406"/>
                                <a:gd name="T45" fmla="*/ T44 w 1905"/>
                                <a:gd name="T46" fmla="+- 0 1365 167"/>
                                <a:gd name="T47" fmla="*/ 1365 h 2286"/>
                                <a:gd name="T48" fmla="+- 0 6105 5406"/>
                                <a:gd name="T49" fmla="*/ T48 w 1905"/>
                                <a:gd name="T50" fmla="+- 0 1429 167"/>
                                <a:gd name="T51" fmla="*/ 1429 h 2286"/>
                                <a:gd name="T52" fmla="+- 0 6057 5406"/>
                                <a:gd name="T53" fmla="*/ T52 w 1905"/>
                                <a:gd name="T54" fmla="+- 0 1471 167"/>
                                <a:gd name="T55" fmla="*/ 1471 h 2286"/>
                                <a:gd name="T56" fmla="+- 0 5984 5406"/>
                                <a:gd name="T57" fmla="*/ T56 w 1905"/>
                                <a:gd name="T58" fmla="+- 0 1532 167"/>
                                <a:gd name="T59" fmla="*/ 1532 h 2286"/>
                                <a:gd name="T60" fmla="+- 0 5936 5406"/>
                                <a:gd name="T61" fmla="*/ T60 w 1905"/>
                                <a:gd name="T62" fmla="+- 0 1572 167"/>
                                <a:gd name="T63" fmla="*/ 1572 h 2286"/>
                                <a:gd name="T64" fmla="+- 0 5864 5406"/>
                                <a:gd name="T65" fmla="*/ T64 w 1905"/>
                                <a:gd name="T66" fmla="+- 0 1630 167"/>
                                <a:gd name="T67" fmla="*/ 1630 h 2286"/>
                                <a:gd name="T68" fmla="+- 0 5767 5406"/>
                                <a:gd name="T69" fmla="*/ T68 w 1905"/>
                                <a:gd name="T70" fmla="+- 0 1706 167"/>
                                <a:gd name="T71" fmla="*/ 1706 h 2286"/>
                                <a:gd name="T72" fmla="+- 0 5671 5406"/>
                                <a:gd name="T73" fmla="*/ T72 w 1905"/>
                                <a:gd name="T74" fmla="+- 0 1779 167"/>
                                <a:gd name="T75" fmla="*/ 1779 h 2286"/>
                                <a:gd name="T76" fmla="+- 0 5574 5406"/>
                                <a:gd name="T77" fmla="*/ T76 w 1905"/>
                                <a:gd name="T78" fmla="+- 0 1852 167"/>
                                <a:gd name="T79" fmla="*/ 1852 h 2286"/>
                                <a:gd name="T80" fmla="+- 0 5406 5406"/>
                                <a:gd name="T81" fmla="*/ T80 w 1905"/>
                                <a:gd name="T82" fmla="+- 0 1975 167"/>
                                <a:gd name="T83" fmla="*/ 1975 h 2286"/>
                                <a:gd name="T84" fmla="+- 0 5406 5406"/>
                                <a:gd name="T85" fmla="*/ T84 w 1905"/>
                                <a:gd name="T86" fmla="+- 0 2453 167"/>
                                <a:gd name="T87" fmla="*/ 2453 h 2286"/>
                                <a:gd name="T88" fmla="+- 0 5550 5406"/>
                                <a:gd name="T89" fmla="*/ T88 w 1905"/>
                                <a:gd name="T90" fmla="+- 0 2293 167"/>
                                <a:gd name="T91" fmla="*/ 2293 h 2286"/>
                                <a:gd name="T92" fmla="+- 0 5671 5406"/>
                                <a:gd name="T93" fmla="*/ T92 w 1905"/>
                                <a:gd name="T94" fmla="+- 0 2161 167"/>
                                <a:gd name="T95" fmla="*/ 2161 h 2286"/>
                                <a:gd name="T96" fmla="+- 0 5767 5406"/>
                                <a:gd name="T97" fmla="*/ T96 w 1905"/>
                                <a:gd name="T98" fmla="+- 0 2058 167"/>
                                <a:gd name="T99" fmla="*/ 2058 h 2286"/>
                                <a:gd name="T100" fmla="+- 0 5839 5406"/>
                                <a:gd name="T101" fmla="*/ T100 w 1905"/>
                                <a:gd name="T102" fmla="+- 0 1981 167"/>
                                <a:gd name="T103" fmla="*/ 1981 h 2286"/>
                                <a:gd name="T104" fmla="+- 0 5888 5406"/>
                                <a:gd name="T105" fmla="*/ T104 w 1905"/>
                                <a:gd name="T106" fmla="+- 0 1931 167"/>
                                <a:gd name="T107" fmla="*/ 1931 h 2286"/>
                                <a:gd name="T108" fmla="+- 0 5960 5406"/>
                                <a:gd name="T109" fmla="*/ T108 w 1905"/>
                                <a:gd name="T110" fmla="+- 0 1857 167"/>
                                <a:gd name="T111" fmla="*/ 1857 h 2286"/>
                                <a:gd name="T112" fmla="+- 0 6032 5406"/>
                                <a:gd name="T113" fmla="*/ T112 w 1905"/>
                                <a:gd name="T114" fmla="+- 0 1784 167"/>
                                <a:gd name="T115" fmla="*/ 1784 h 2286"/>
                                <a:gd name="T116" fmla="+- 0 6105 5406"/>
                                <a:gd name="T117" fmla="*/ T116 w 1905"/>
                                <a:gd name="T118" fmla="+- 0 1714 167"/>
                                <a:gd name="T119" fmla="*/ 1714 h 2286"/>
                                <a:gd name="T120" fmla="+- 0 6177 5406"/>
                                <a:gd name="T121" fmla="*/ T120 w 1905"/>
                                <a:gd name="T122" fmla="+- 0 1645 167"/>
                                <a:gd name="T123" fmla="*/ 1645 h 2286"/>
                                <a:gd name="T124" fmla="+- 0 6249 5406"/>
                                <a:gd name="T125" fmla="*/ T124 w 1905"/>
                                <a:gd name="T126" fmla="+- 0 1578 167"/>
                                <a:gd name="T127" fmla="*/ 1578 h 2286"/>
                                <a:gd name="T128" fmla="+- 0 6298 5406"/>
                                <a:gd name="T129" fmla="*/ T128 w 1905"/>
                                <a:gd name="T130" fmla="+- 0 1535 167"/>
                                <a:gd name="T131" fmla="*/ 1535 h 2286"/>
                                <a:gd name="T132" fmla="+- 0 6370 5406"/>
                                <a:gd name="T133" fmla="*/ T132 w 1905"/>
                                <a:gd name="T134" fmla="+- 0 1472 167"/>
                                <a:gd name="T135" fmla="*/ 1472 h 2286"/>
                                <a:gd name="T136" fmla="+- 0 6442 5406"/>
                                <a:gd name="T137" fmla="*/ T136 w 1905"/>
                                <a:gd name="T138" fmla="+- 0 1411 167"/>
                                <a:gd name="T139" fmla="*/ 1411 h 2286"/>
                                <a:gd name="T140" fmla="+- 0 6514 5406"/>
                                <a:gd name="T141" fmla="*/ T140 w 1905"/>
                                <a:gd name="T142" fmla="+- 0 1352 167"/>
                                <a:gd name="T143" fmla="*/ 1352 h 2286"/>
                                <a:gd name="T144" fmla="+- 0 6587 5406"/>
                                <a:gd name="T145" fmla="*/ T144 w 1905"/>
                                <a:gd name="T146" fmla="+- 0 1294 167"/>
                                <a:gd name="T147" fmla="*/ 1294 h 2286"/>
                                <a:gd name="T148" fmla="+- 0 6683 5406"/>
                                <a:gd name="T149" fmla="*/ T148 w 1905"/>
                                <a:gd name="T150" fmla="+- 0 1218 167"/>
                                <a:gd name="T151" fmla="*/ 1218 h 2286"/>
                                <a:gd name="T152" fmla="+- 0 6780 5406"/>
                                <a:gd name="T153" fmla="*/ T152 w 1905"/>
                                <a:gd name="T154" fmla="+- 0 1145 167"/>
                                <a:gd name="T155" fmla="*/ 1145 h 2286"/>
                                <a:gd name="T156" fmla="+- 0 6924 5406"/>
                                <a:gd name="T157" fmla="*/ T156 w 1905"/>
                                <a:gd name="T158" fmla="+- 0 1037 167"/>
                                <a:gd name="T159" fmla="*/ 1037 h 2286"/>
                                <a:gd name="T160" fmla="+- 0 7117 5406"/>
                                <a:gd name="T161" fmla="*/ T160 w 1905"/>
                                <a:gd name="T162" fmla="+- 0 897 167"/>
                                <a:gd name="T163" fmla="*/ 897 h 2286"/>
                                <a:gd name="T164" fmla="+- 0 7310 5406"/>
                                <a:gd name="T165" fmla="*/ T164 w 1905"/>
                                <a:gd name="T166" fmla="+- 0 760 167"/>
                                <a:gd name="T167" fmla="*/ 760 h 2286"/>
                                <a:gd name="T168" fmla="+- 0 7310 5406"/>
                                <a:gd name="T169" fmla="*/ T168 w 1905"/>
                                <a:gd name="T170" fmla="+- 0 167 167"/>
                                <a:gd name="T171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615" y="324"/>
                                  </a:lnTo>
                                  <a:lnTo>
                                    <a:pt x="1422" y="537"/>
                                  </a:lnTo>
                                  <a:lnTo>
                                    <a:pt x="1277" y="694"/>
                                  </a:lnTo>
                                  <a:lnTo>
                                    <a:pt x="1205" y="770"/>
                                  </a:lnTo>
                                  <a:lnTo>
                                    <a:pt x="1133" y="846"/>
                                  </a:lnTo>
                                  <a:lnTo>
                                    <a:pt x="1060" y="920"/>
                                  </a:lnTo>
                                  <a:lnTo>
                                    <a:pt x="988" y="992"/>
                                  </a:lnTo>
                                  <a:lnTo>
                                    <a:pt x="916" y="1063"/>
                                  </a:lnTo>
                                  <a:lnTo>
                                    <a:pt x="867" y="1109"/>
                                  </a:lnTo>
                                  <a:lnTo>
                                    <a:pt x="819" y="1154"/>
                                  </a:lnTo>
                                  <a:lnTo>
                                    <a:pt x="771" y="1198"/>
                                  </a:lnTo>
                                  <a:lnTo>
                                    <a:pt x="699" y="1262"/>
                                  </a:lnTo>
                                  <a:lnTo>
                                    <a:pt x="651" y="1304"/>
                                  </a:lnTo>
                                  <a:lnTo>
                                    <a:pt x="578" y="1365"/>
                                  </a:lnTo>
                                  <a:lnTo>
                                    <a:pt x="530" y="1405"/>
                                  </a:lnTo>
                                  <a:lnTo>
                                    <a:pt x="458" y="1463"/>
                                  </a:lnTo>
                                  <a:lnTo>
                                    <a:pt x="361" y="1539"/>
                                  </a:lnTo>
                                  <a:lnTo>
                                    <a:pt x="265" y="1612"/>
                                  </a:lnTo>
                                  <a:lnTo>
                                    <a:pt x="168" y="1685"/>
                                  </a:lnTo>
                                  <a:lnTo>
                                    <a:pt x="0" y="1808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144" y="2126"/>
                                  </a:lnTo>
                                  <a:lnTo>
                                    <a:pt x="265" y="1994"/>
                                  </a:lnTo>
                                  <a:lnTo>
                                    <a:pt x="361" y="1891"/>
                                  </a:lnTo>
                                  <a:lnTo>
                                    <a:pt x="433" y="1814"/>
                                  </a:lnTo>
                                  <a:lnTo>
                                    <a:pt x="482" y="1764"/>
                                  </a:lnTo>
                                  <a:lnTo>
                                    <a:pt x="554" y="1690"/>
                                  </a:lnTo>
                                  <a:lnTo>
                                    <a:pt x="626" y="1617"/>
                                  </a:lnTo>
                                  <a:lnTo>
                                    <a:pt x="699" y="1547"/>
                                  </a:lnTo>
                                  <a:lnTo>
                                    <a:pt x="771" y="1478"/>
                                  </a:lnTo>
                                  <a:lnTo>
                                    <a:pt x="843" y="1411"/>
                                  </a:lnTo>
                                  <a:lnTo>
                                    <a:pt x="892" y="1368"/>
                                  </a:lnTo>
                                  <a:lnTo>
                                    <a:pt x="964" y="1305"/>
                                  </a:lnTo>
                                  <a:lnTo>
                                    <a:pt x="1036" y="1244"/>
                                  </a:lnTo>
                                  <a:lnTo>
                                    <a:pt x="1108" y="1185"/>
                                  </a:lnTo>
                                  <a:lnTo>
                                    <a:pt x="1181" y="1127"/>
                                  </a:lnTo>
                                  <a:lnTo>
                                    <a:pt x="1277" y="1051"/>
                                  </a:lnTo>
                                  <a:lnTo>
                                    <a:pt x="1374" y="978"/>
                                  </a:lnTo>
                                  <a:lnTo>
                                    <a:pt x="1518" y="870"/>
                                  </a:lnTo>
                                  <a:lnTo>
                                    <a:pt x="1711" y="730"/>
                                  </a:lnTo>
                                  <a:lnTo>
                                    <a:pt x="1904" y="593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docshape147"/>
                          <wps:cNvSpPr>
                            <a:spLocks/>
                          </wps:cNvSpPr>
                          <wps:spPr bwMode="auto">
                            <a:xfrm>
                              <a:off x="5405" y="463"/>
                              <a:ext cx="1905" cy="1751"/>
                            </a:xfrm>
                            <a:custGeom>
                              <a:avLst/>
                              <a:gdLst>
                                <a:gd name="T0" fmla="+- 0 5430 5406"/>
                                <a:gd name="T1" fmla="*/ T0 w 1905"/>
                                <a:gd name="T2" fmla="+- 0 2192 463"/>
                                <a:gd name="T3" fmla="*/ 2192 h 1751"/>
                                <a:gd name="T4" fmla="+- 0 5478 5406"/>
                                <a:gd name="T5" fmla="*/ T4 w 1905"/>
                                <a:gd name="T6" fmla="+- 0 2148 463"/>
                                <a:gd name="T7" fmla="*/ 2148 h 1751"/>
                                <a:gd name="T8" fmla="+- 0 5526 5406"/>
                                <a:gd name="T9" fmla="*/ T8 w 1905"/>
                                <a:gd name="T10" fmla="+- 0 2103 463"/>
                                <a:gd name="T11" fmla="*/ 2103 h 1751"/>
                                <a:gd name="T12" fmla="+- 0 5574 5406"/>
                                <a:gd name="T13" fmla="*/ T12 w 1905"/>
                                <a:gd name="T14" fmla="+- 0 2059 463"/>
                                <a:gd name="T15" fmla="*/ 2059 h 1751"/>
                                <a:gd name="T16" fmla="+- 0 5622 5406"/>
                                <a:gd name="T17" fmla="*/ T16 w 1905"/>
                                <a:gd name="T18" fmla="+- 0 2015 463"/>
                                <a:gd name="T19" fmla="*/ 2015 h 1751"/>
                                <a:gd name="T20" fmla="+- 0 5671 5406"/>
                                <a:gd name="T21" fmla="*/ T20 w 1905"/>
                                <a:gd name="T22" fmla="+- 0 1970 463"/>
                                <a:gd name="T23" fmla="*/ 1970 h 1751"/>
                                <a:gd name="T24" fmla="+- 0 5719 5406"/>
                                <a:gd name="T25" fmla="*/ T24 w 1905"/>
                                <a:gd name="T26" fmla="+- 0 1926 463"/>
                                <a:gd name="T27" fmla="*/ 1926 h 1751"/>
                                <a:gd name="T28" fmla="+- 0 5767 5406"/>
                                <a:gd name="T29" fmla="*/ T28 w 1905"/>
                                <a:gd name="T30" fmla="+- 0 1882 463"/>
                                <a:gd name="T31" fmla="*/ 1882 h 1751"/>
                                <a:gd name="T32" fmla="+- 0 5815 5406"/>
                                <a:gd name="T33" fmla="*/ T32 w 1905"/>
                                <a:gd name="T34" fmla="+- 0 1837 463"/>
                                <a:gd name="T35" fmla="*/ 1837 h 1751"/>
                                <a:gd name="T36" fmla="+- 0 5864 5406"/>
                                <a:gd name="T37" fmla="*/ T36 w 1905"/>
                                <a:gd name="T38" fmla="+- 0 1793 463"/>
                                <a:gd name="T39" fmla="*/ 1793 h 1751"/>
                                <a:gd name="T40" fmla="+- 0 5912 5406"/>
                                <a:gd name="T41" fmla="*/ T40 w 1905"/>
                                <a:gd name="T42" fmla="+- 0 1749 463"/>
                                <a:gd name="T43" fmla="*/ 1749 h 1751"/>
                                <a:gd name="T44" fmla="+- 0 5960 5406"/>
                                <a:gd name="T45" fmla="*/ T44 w 1905"/>
                                <a:gd name="T46" fmla="+- 0 1704 463"/>
                                <a:gd name="T47" fmla="*/ 1704 h 1751"/>
                                <a:gd name="T48" fmla="+- 0 6008 5406"/>
                                <a:gd name="T49" fmla="*/ T48 w 1905"/>
                                <a:gd name="T50" fmla="+- 0 1660 463"/>
                                <a:gd name="T51" fmla="*/ 1660 h 1751"/>
                                <a:gd name="T52" fmla="+- 0 6057 5406"/>
                                <a:gd name="T53" fmla="*/ T52 w 1905"/>
                                <a:gd name="T54" fmla="+- 0 1616 463"/>
                                <a:gd name="T55" fmla="*/ 1616 h 1751"/>
                                <a:gd name="T56" fmla="+- 0 6105 5406"/>
                                <a:gd name="T57" fmla="*/ T56 w 1905"/>
                                <a:gd name="T58" fmla="+- 0 1571 463"/>
                                <a:gd name="T59" fmla="*/ 1571 h 1751"/>
                                <a:gd name="T60" fmla="+- 0 6153 5406"/>
                                <a:gd name="T61" fmla="*/ T60 w 1905"/>
                                <a:gd name="T62" fmla="+- 0 1527 463"/>
                                <a:gd name="T63" fmla="*/ 1527 h 1751"/>
                                <a:gd name="T64" fmla="+- 0 6201 5406"/>
                                <a:gd name="T65" fmla="*/ T64 w 1905"/>
                                <a:gd name="T66" fmla="+- 0 1483 463"/>
                                <a:gd name="T67" fmla="*/ 1483 h 1751"/>
                                <a:gd name="T68" fmla="+- 0 6249 5406"/>
                                <a:gd name="T69" fmla="*/ T68 w 1905"/>
                                <a:gd name="T70" fmla="+- 0 1438 463"/>
                                <a:gd name="T71" fmla="*/ 1438 h 1751"/>
                                <a:gd name="T72" fmla="+- 0 6298 5406"/>
                                <a:gd name="T73" fmla="*/ T72 w 1905"/>
                                <a:gd name="T74" fmla="+- 0 1394 463"/>
                                <a:gd name="T75" fmla="*/ 1394 h 1751"/>
                                <a:gd name="T76" fmla="+- 0 6346 5406"/>
                                <a:gd name="T77" fmla="*/ T76 w 1905"/>
                                <a:gd name="T78" fmla="+- 0 1350 463"/>
                                <a:gd name="T79" fmla="*/ 1350 h 1751"/>
                                <a:gd name="T80" fmla="+- 0 6394 5406"/>
                                <a:gd name="T81" fmla="*/ T80 w 1905"/>
                                <a:gd name="T82" fmla="+- 0 1305 463"/>
                                <a:gd name="T83" fmla="*/ 1305 h 1751"/>
                                <a:gd name="T84" fmla="+- 0 6442 5406"/>
                                <a:gd name="T85" fmla="*/ T84 w 1905"/>
                                <a:gd name="T86" fmla="+- 0 1261 463"/>
                                <a:gd name="T87" fmla="*/ 1261 h 1751"/>
                                <a:gd name="T88" fmla="+- 0 6490 5406"/>
                                <a:gd name="T89" fmla="*/ T88 w 1905"/>
                                <a:gd name="T90" fmla="+- 0 1217 463"/>
                                <a:gd name="T91" fmla="*/ 1217 h 1751"/>
                                <a:gd name="T92" fmla="+- 0 6539 5406"/>
                                <a:gd name="T93" fmla="*/ T92 w 1905"/>
                                <a:gd name="T94" fmla="+- 0 1172 463"/>
                                <a:gd name="T95" fmla="*/ 1172 h 1751"/>
                                <a:gd name="T96" fmla="+- 0 6587 5406"/>
                                <a:gd name="T97" fmla="*/ T96 w 1905"/>
                                <a:gd name="T98" fmla="+- 0 1128 463"/>
                                <a:gd name="T99" fmla="*/ 1128 h 1751"/>
                                <a:gd name="T100" fmla="+- 0 6635 5406"/>
                                <a:gd name="T101" fmla="*/ T100 w 1905"/>
                                <a:gd name="T102" fmla="+- 0 1084 463"/>
                                <a:gd name="T103" fmla="*/ 1084 h 1751"/>
                                <a:gd name="T104" fmla="+- 0 6683 5406"/>
                                <a:gd name="T105" fmla="*/ T104 w 1905"/>
                                <a:gd name="T106" fmla="+- 0 1039 463"/>
                                <a:gd name="T107" fmla="*/ 1039 h 1751"/>
                                <a:gd name="T108" fmla="+- 0 6732 5406"/>
                                <a:gd name="T109" fmla="*/ T108 w 1905"/>
                                <a:gd name="T110" fmla="+- 0 995 463"/>
                                <a:gd name="T111" fmla="*/ 995 h 1751"/>
                                <a:gd name="T112" fmla="+- 0 6780 5406"/>
                                <a:gd name="T113" fmla="*/ T112 w 1905"/>
                                <a:gd name="T114" fmla="+- 0 951 463"/>
                                <a:gd name="T115" fmla="*/ 951 h 1751"/>
                                <a:gd name="T116" fmla="+- 0 6828 5406"/>
                                <a:gd name="T117" fmla="*/ T116 w 1905"/>
                                <a:gd name="T118" fmla="+- 0 907 463"/>
                                <a:gd name="T119" fmla="*/ 907 h 1751"/>
                                <a:gd name="T120" fmla="+- 0 6876 5406"/>
                                <a:gd name="T121" fmla="*/ T120 w 1905"/>
                                <a:gd name="T122" fmla="+- 0 862 463"/>
                                <a:gd name="T123" fmla="*/ 862 h 1751"/>
                                <a:gd name="T124" fmla="+- 0 6924 5406"/>
                                <a:gd name="T125" fmla="*/ T124 w 1905"/>
                                <a:gd name="T126" fmla="+- 0 818 463"/>
                                <a:gd name="T127" fmla="*/ 818 h 1751"/>
                                <a:gd name="T128" fmla="+- 0 6973 5406"/>
                                <a:gd name="T129" fmla="*/ T128 w 1905"/>
                                <a:gd name="T130" fmla="+- 0 774 463"/>
                                <a:gd name="T131" fmla="*/ 774 h 1751"/>
                                <a:gd name="T132" fmla="+- 0 7021 5406"/>
                                <a:gd name="T133" fmla="*/ T132 w 1905"/>
                                <a:gd name="T134" fmla="+- 0 729 463"/>
                                <a:gd name="T135" fmla="*/ 729 h 1751"/>
                                <a:gd name="T136" fmla="+- 0 7069 5406"/>
                                <a:gd name="T137" fmla="*/ T136 w 1905"/>
                                <a:gd name="T138" fmla="+- 0 685 463"/>
                                <a:gd name="T139" fmla="*/ 685 h 1751"/>
                                <a:gd name="T140" fmla="+- 0 7117 5406"/>
                                <a:gd name="T141" fmla="*/ T140 w 1905"/>
                                <a:gd name="T142" fmla="+- 0 641 463"/>
                                <a:gd name="T143" fmla="*/ 641 h 1751"/>
                                <a:gd name="T144" fmla="+- 0 7165 5406"/>
                                <a:gd name="T145" fmla="*/ T144 w 1905"/>
                                <a:gd name="T146" fmla="+- 0 596 463"/>
                                <a:gd name="T147" fmla="*/ 596 h 1751"/>
                                <a:gd name="T148" fmla="+- 0 7214 5406"/>
                                <a:gd name="T149" fmla="*/ T148 w 1905"/>
                                <a:gd name="T150" fmla="+- 0 552 463"/>
                                <a:gd name="T151" fmla="*/ 552 h 1751"/>
                                <a:gd name="T152" fmla="+- 0 7262 5406"/>
                                <a:gd name="T153" fmla="*/ T152 w 1905"/>
                                <a:gd name="T154" fmla="+- 0 508 463"/>
                                <a:gd name="T155" fmla="*/ 508 h 1751"/>
                                <a:gd name="T156" fmla="+- 0 7310 5406"/>
                                <a:gd name="T157" fmla="*/ T156 w 1905"/>
                                <a:gd name="T158" fmla="+- 0 463 463"/>
                                <a:gd name="T159" fmla="*/ 463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51">
                                  <a:moveTo>
                                    <a:pt x="0" y="1751"/>
                                  </a:moveTo>
                                  <a:lnTo>
                                    <a:pt x="24" y="1729"/>
                                  </a:lnTo>
                                  <a:lnTo>
                                    <a:pt x="48" y="1707"/>
                                  </a:lnTo>
                                  <a:lnTo>
                                    <a:pt x="72" y="1685"/>
                                  </a:lnTo>
                                  <a:lnTo>
                                    <a:pt x="96" y="1662"/>
                                  </a:lnTo>
                                  <a:lnTo>
                                    <a:pt x="120" y="1640"/>
                                  </a:lnTo>
                                  <a:lnTo>
                                    <a:pt x="144" y="1618"/>
                                  </a:lnTo>
                                  <a:lnTo>
                                    <a:pt x="168" y="1596"/>
                                  </a:lnTo>
                                  <a:lnTo>
                                    <a:pt x="192" y="1574"/>
                                  </a:lnTo>
                                  <a:lnTo>
                                    <a:pt x="216" y="1552"/>
                                  </a:lnTo>
                                  <a:lnTo>
                                    <a:pt x="241" y="1529"/>
                                  </a:lnTo>
                                  <a:lnTo>
                                    <a:pt x="265" y="1507"/>
                                  </a:lnTo>
                                  <a:lnTo>
                                    <a:pt x="289" y="1485"/>
                                  </a:lnTo>
                                  <a:lnTo>
                                    <a:pt x="313" y="1463"/>
                                  </a:lnTo>
                                  <a:lnTo>
                                    <a:pt x="337" y="1441"/>
                                  </a:lnTo>
                                  <a:lnTo>
                                    <a:pt x="361" y="1419"/>
                                  </a:lnTo>
                                  <a:lnTo>
                                    <a:pt x="385" y="1397"/>
                                  </a:lnTo>
                                  <a:lnTo>
                                    <a:pt x="409" y="1374"/>
                                  </a:lnTo>
                                  <a:lnTo>
                                    <a:pt x="433" y="1352"/>
                                  </a:lnTo>
                                  <a:lnTo>
                                    <a:pt x="458" y="1330"/>
                                  </a:lnTo>
                                  <a:lnTo>
                                    <a:pt x="482" y="1308"/>
                                  </a:lnTo>
                                  <a:lnTo>
                                    <a:pt x="506" y="1286"/>
                                  </a:lnTo>
                                  <a:lnTo>
                                    <a:pt x="530" y="1263"/>
                                  </a:lnTo>
                                  <a:lnTo>
                                    <a:pt x="554" y="1241"/>
                                  </a:lnTo>
                                  <a:lnTo>
                                    <a:pt x="578" y="1219"/>
                                  </a:lnTo>
                                  <a:lnTo>
                                    <a:pt x="602" y="1197"/>
                                  </a:lnTo>
                                  <a:lnTo>
                                    <a:pt x="626" y="1175"/>
                                  </a:lnTo>
                                  <a:lnTo>
                                    <a:pt x="651" y="1153"/>
                                  </a:lnTo>
                                  <a:lnTo>
                                    <a:pt x="675" y="1131"/>
                                  </a:lnTo>
                                  <a:lnTo>
                                    <a:pt x="699" y="1108"/>
                                  </a:lnTo>
                                  <a:lnTo>
                                    <a:pt x="723" y="1086"/>
                                  </a:lnTo>
                                  <a:lnTo>
                                    <a:pt x="747" y="1064"/>
                                  </a:lnTo>
                                  <a:lnTo>
                                    <a:pt x="771" y="1042"/>
                                  </a:lnTo>
                                  <a:lnTo>
                                    <a:pt x="795" y="1020"/>
                                  </a:lnTo>
                                  <a:lnTo>
                                    <a:pt x="819" y="998"/>
                                  </a:lnTo>
                                  <a:lnTo>
                                    <a:pt x="843" y="975"/>
                                  </a:lnTo>
                                  <a:lnTo>
                                    <a:pt x="867" y="953"/>
                                  </a:lnTo>
                                  <a:lnTo>
                                    <a:pt x="892" y="931"/>
                                  </a:lnTo>
                                  <a:lnTo>
                                    <a:pt x="916" y="909"/>
                                  </a:lnTo>
                                  <a:lnTo>
                                    <a:pt x="940" y="887"/>
                                  </a:lnTo>
                                  <a:lnTo>
                                    <a:pt x="964" y="865"/>
                                  </a:lnTo>
                                  <a:lnTo>
                                    <a:pt x="988" y="842"/>
                                  </a:lnTo>
                                  <a:lnTo>
                                    <a:pt x="1012" y="820"/>
                                  </a:lnTo>
                                  <a:lnTo>
                                    <a:pt x="1036" y="798"/>
                                  </a:lnTo>
                                  <a:lnTo>
                                    <a:pt x="1060" y="776"/>
                                  </a:lnTo>
                                  <a:lnTo>
                                    <a:pt x="1084" y="754"/>
                                  </a:lnTo>
                                  <a:lnTo>
                                    <a:pt x="1108" y="732"/>
                                  </a:lnTo>
                                  <a:lnTo>
                                    <a:pt x="1133" y="709"/>
                                  </a:lnTo>
                                  <a:lnTo>
                                    <a:pt x="1157" y="687"/>
                                  </a:lnTo>
                                  <a:lnTo>
                                    <a:pt x="1181" y="665"/>
                                  </a:lnTo>
                                  <a:lnTo>
                                    <a:pt x="1205" y="643"/>
                                  </a:lnTo>
                                  <a:lnTo>
                                    <a:pt x="1229" y="621"/>
                                  </a:lnTo>
                                  <a:lnTo>
                                    <a:pt x="1253" y="599"/>
                                  </a:lnTo>
                                  <a:lnTo>
                                    <a:pt x="1277" y="576"/>
                                  </a:lnTo>
                                  <a:lnTo>
                                    <a:pt x="1301" y="554"/>
                                  </a:lnTo>
                                  <a:lnTo>
                                    <a:pt x="1326" y="532"/>
                                  </a:lnTo>
                                  <a:lnTo>
                                    <a:pt x="1350" y="510"/>
                                  </a:lnTo>
                                  <a:lnTo>
                                    <a:pt x="1374" y="488"/>
                                  </a:lnTo>
                                  <a:lnTo>
                                    <a:pt x="1398" y="466"/>
                                  </a:lnTo>
                                  <a:lnTo>
                                    <a:pt x="1422" y="444"/>
                                  </a:lnTo>
                                  <a:lnTo>
                                    <a:pt x="1446" y="421"/>
                                  </a:lnTo>
                                  <a:lnTo>
                                    <a:pt x="1470" y="399"/>
                                  </a:lnTo>
                                  <a:lnTo>
                                    <a:pt x="1494" y="377"/>
                                  </a:lnTo>
                                  <a:lnTo>
                                    <a:pt x="1518" y="355"/>
                                  </a:lnTo>
                                  <a:lnTo>
                                    <a:pt x="1542" y="333"/>
                                  </a:lnTo>
                                  <a:lnTo>
                                    <a:pt x="1567" y="311"/>
                                  </a:lnTo>
                                  <a:lnTo>
                                    <a:pt x="1591" y="288"/>
                                  </a:lnTo>
                                  <a:lnTo>
                                    <a:pt x="1615" y="266"/>
                                  </a:lnTo>
                                  <a:lnTo>
                                    <a:pt x="1639" y="244"/>
                                  </a:lnTo>
                                  <a:lnTo>
                                    <a:pt x="1663" y="222"/>
                                  </a:lnTo>
                                  <a:lnTo>
                                    <a:pt x="1687" y="200"/>
                                  </a:lnTo>
                                  <a:lnTo>
                                    <a:pt x="1711" y="178"/>
                                  </a:lnTo>
                                  <a:lnTo>
                                    <a:pt x="1735" y="155"/>
                                  </a:lnTo>
                                  <a:lnTo>
                                    <a:pt x="1759" y="133"/>
                                  </a:lnTo>
                                  <a:lnTo>
                                    <a:pt x="1783" y="111"/>
                                  </a:lnTo>
                                  <a:lnTo>
                                    <a:pt x="1808" y="89"/>
                                  </a:lnTo>
                                  <a:lnTo>
                                    <a:pt x="1832" y="67"/>
                                  </a:lnTo>
                                  <a:lnTo>
                                    <a:pt x="1856" y="45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docshape148"/>
                          <wps:cNvSpPr>
                            <a:spLocks/>
                          </wps:cNvSpPr>
                          <wps:spPr bwMode="auto">
                            <a:xfrm>
                              <a:off x="5268" y="619"/>
                              <a:ext cx="43" cy="1720"/>
                            </a:xfrm>
                            <a:custGeom>
                              <a:avLst/>
                              <a:gdLst>
                                <a:gd name="T0" fmla="+- 0 5268 5268"/>
                                <a:gd name="T1" fmla="*/ T0 w 43"/>
                                <a:gd name="T2" fmla="+- 0 2339 620"/>
                                <a:gd name="T3" fmla="*/ 2339 h 1720"/>
                                <a:gd name="T4" fmla="+- 0 5310 5268"/>
                                <a:gd name="T5" fmla="*/ T4 w 43"/>
                                <a:gd name="T6" fmla="+- 0 2339 620"/>
                                <a:gd name="T7" fmla="*/ 2339 h 1720"/>
                                <a:gd name="T8" fmla="+- 0 5268 5268"/>
                                <a:gd name="T9" fmla="*/ T8 w 43"/>
                                <a:gd name="T10" fmla="+- 0 1766 620"/>
                                <a:gd name="T11" fmla="*/ 1766 h 1720"/>
                                <a:gd name="T12" fmla="+- 0 5310 5268"/>
                                <a:gd name="T13" fmla="*/ T12 w 43"/>
                                <a:gd name="T14" fmla="+- 0 1766 620"/>
                                <a:gd name="T15" fmla="*/ 1766 h 1720"/>
                                <a:gd name="T16" fmla="+- 0 5268 5268"/>
                                <a:gd name="T17" fmla="*/ T16 w 43"/>
                                <a:gd name="T18" fmla="+- 0 1193 620"/>
                                <a:gd name="T19" fmla="*/ 1193 h 1720"/>
                                <a:gd name="T20" fmla="+- 0 5310 5268"/>
                                <a:gd name="T21" fmla="*/ T20 w 43"/>
                                <a:gd name="T22" fmla="+- 0 1193 620"/>
                                <a:gd name="T23" fmla="*/ 1193 h 1720"/>
                                <a:gd name="T24" fmla="+- 0 5268 5268"/>
                                <a:gd name="T25" fmla="*/ T24 w 43"/>
                                <a:gd name="T26" fmla="+- 0 620 620"/>
                                <a:gd name="T27" fmla="*/ 620 h 1720"/>
                                <a:gd name="T28" fmla="+- 0 5310 5268"/>
                                <a:gd name="T29" fmla="*/ T28 w 43"/>
                                <a:gd name="T30" fmla="+- 0 620 620"/>
                                <a:gd name="T31" fmla="*/ 620 h 17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20">
                                  <a:moveTo>
                                    <a:pt x="0" y="1719"/>
                                  </a:moveTo>
                                  <a:lnTo>
                                    <a:pt x="42" y="1719"/>
                                  </a:lnTo>
                                  <a:moveTo>
                                    <a:pt x="0" y="1146"/>
                                  </a:moveTo>
                                  <a:lnTo>
                                    <a:pt x="42" y="1146"/>
                                  </a:lnTo>
                                  <a:moveTo>
                                    <a:pt x="0" y="573"/>
                                  </a:moveTo>
                                  <a:lnTo>
                                    <a:pt x="42" y="573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DDEF56" id="docshapegroup109" o:spid="_x0000_s1026" style="position:absolute;margin-left:263.4pt;margin-top:8.35pt;width:107.3pt;height:114.3pt;z-index:-17371136;mso-position-horizontal-relative:page" coordorigin="5268,167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">
                  <v:shape id="docshape110" o:spid="_x0000_s1027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  <v:path arrowok="t" o:connecttype="custom" o:connectlocs="30,1011;18,1014;9,1020;2,1030;0,1041;2,1053;9,1063;18,1069;30,1072;42,1069;51,1063;58,1053;60,1041;58,1030;51,1020;42,1014;30,1011" o:connectangles="0,0,0,0,0,0,0,0,0,0,0,0,0,0,0,0,0"/>
                  </v:shape>
                  <v:shape id="docshape111" o:spid="_x0000_s1028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  <v:path arrowok="t" o:connecttype="custom" o:connectlocs="0,1041;2,1030;9,1020;18,1014;30,1011;42,1014;51,1020;58,1030;60,1041;58,1053;51,1063;42,1069;30,1072;18,1069;9,1063;2,1053;0,1041" o:connectangles="0,0,0,0,0,0,0,0,0,0,0,0,0,0,0,0,0"/>
                  </v:shape>
                  <v:shape id="docshape112" o:spid="_x0000_s1029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  <v:path arrowok="t" o:connecttype="custom" o:connectlocs="31,778;19,781;9,787;3,797;0,808;3,820;9,830;19,836;31,839;42,836;52,830;58,820;61,808;58,797;52,787;42,781;31,778" o:connectangles="0,0,0,0,0,0,0,0,0,0,0,0,0,0,0,0,0"/>
                  </v:shape>
                  <v:shape id="docshape113" o:spid="_x0000_s1030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  <v:path arrowok="t" o:connecttype="custom" o:connectlocs="0,808;3,797;9,787;19,781;31,778;42,781;52,787;58,797;61,808;58,820;52,830;42,836;31,839;19,836;9,830;3,820;0,808" o:connectangles="0,0,0,0,0,0,0,0,0,0,0,0,0,0,0,0,0"/>
                  </v:shape>
                  <v:shape id="docshape114" o:spid="_x0000_s1031" style="position:absolute;left:6950;top:921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  <v:path arrowok="t" o:connecttype="custom" o:connectlocs="0,921;0,921;0,921;0,1163;0,1163;0,1163" o:connectangles="0,0,0,0,0,0"/>
                  </v:shape>
                  <v:shape id="docshape115" o:spid="_x0000_s1032" style="position:absolute;left:6927;top:6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  <v:path arrowok="t" o:connecttype="custom" o:connectlocs="0,676;3,670;9,667;15,670;17,676;15,682;9,684;3,682;0,676" o:connectangles="0,0,0,0,0,0,0,0,0"/>
                  </v:shape>
                  <v:line id="Line 405" o:spid="_x0000_s1033" style="position:absolute;visibility:visible;mso-wrap-style:square" from="6936,676" to="6936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  <v:shape id="docshape116" o:spid="_x0000_s1034" style="position:absolute;left:6927;top:93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  <v:path arrowok="t" o:connecttype="custom" o:connectlocs="0,947;3,941;9,939;15,941;17,947;15,953;9,955;3,953;0,947" o:connectangles="0,0,0,0,0,0,0,0,0"/>
                  </v:shape>
                  <v:shape id="docshape117" o:spid="_x0000_s1035" style="position:absolute;left:6821;top:798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  <v:path arrowok="t" o:connecttype="custom" o:connectlocs="250,1051;250,1031;250,1041;8,1041;8,1051;8,1031;249,819;249,798;249,808;0,808;0,819;0,798" o:connectangles="0,0,0,0,0,0,0,0,0,0,0,0"/>
                  </v:shape>
                  <v:shape id="docshape118" o:spid="_x0000_s1036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  <v:path arrowok="t" o:connecttype="custom" o:connectlocs="31,1831;19,1833;9,1840;3,1849;0,1861;3,1873;9,1882;19,1889;31,1891;42,1889;52,1882;58,1873;61,1861;58,1849;52,1840;42,1833;31,1831" o:connectangles="0,0,0,0,0,0,0,0,0,0,0,0,0,0,0,0,0"/>
                  </v:shape>
                  <v:shape id="docshape119" o:spid="_x0000_s1037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  <v:path arrowok="t" o:connecttype="custom" o:connectlocs="0,1861;3,1849;9,1840;19,1833;31,1831;42,1833;52,1840;58,1849;61,1861;58,1873;52,1882;42,1889;31,1891;19,1889;9,1882;3,1873;0,1861" o:connectangles="0,0,0,0,0,0,0,0,0,0,0,0,0,0,0,0,0"/>
                  </v:shape>
                  <v:shape id="docshape120" o:spid="_x0000_s1038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  <v:path arrowok="t" o:connecttype="custom" o:connectlocs="30,1740;18,1742;9,1749;2,1758;0,1770;2,1782;9,1791;18,1798;30,1800;42,1798;52,1791;58,1782;60,1770;58,1758;52,1749;42,1742;30,1740" o:connectangles="0,0,0,0,0,0,0,0,0,0,0,0,0,0,0,0,0"/>
                  </v:shape>
                  <v:shape id="docshape121" o:spid="_x0000_s1039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  <v:path arrowok="t" o:connecttype="custom" o:connectlocs="0,1770;2,1758;9,1749;18,1742;30,1740;42,1742;52,1749;58,1758;60,1770;58,1782;52,1791;42,1798;30,1800;18,1798;9,1791;2,1782;0,1770" o:connectangles="0,0,0,0,0,0,0,0,0,0,0,0,0,0,0,0,0"/>
                  </v:shape>
                  <v:shape id="docshape122" o:spid="_x0000_s1040" style="position:absolute;left:5990;top:17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  <v:path arrowok="t" o:connecttype="custom" o:connectlocs="0,1767;3,1762;9,1759;15,1762;17,1767;15,1773;9,1776;3,1773;0,1767" o:connectangles="0,0,0,0,0,0,0,0,0"/>
                  </v:shape>
                  <v:line id="Line 397" o:spid="_x0000_s1041" style="position:absolute;visibility:visible;mso-wrap-style:square" from="5999,1767" to="5999,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  <v:shape id="docshape123" o:spid="_x0000_s1042" style="position:absolute;left:5988;top:1672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  <v:path arrowok="t" o:connecttype="custom" o:connectlocs="16,1681;14,1675;8,1673;2,1675;0,1681;2,1687;8,1689;14,1687;16,1681;18,1957;16,1951;10,1949;4,1951;1,1957;4,1963;10,1966;16,1963;18,1957" o:connectangles="0,0,0,0,0,0,0,0,0,0,0,0,0,0,0,0,0,0"/>
                  </v:shape>
                  <v:line id="Line 395" o:spid="_x0000_s1043" style="position:absolute;visibility:visible;mso-wrap-style:square" from="5997,1681" to="5997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  <v:shape id="docshape124" o:spid="_x0000_s1044" style="position:absolute;left:5988;top:18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  <v:path arrowok="t" o:connecttype="custom" o:connectlocs="0,1850;2,1844;8,1842;14,1844;16,1850;14,1856;8,1858;2,1856;0,1850" o:connectangles="0,0,0,0,0,0,0,0,0"/>
                  </v:shape>
                  <v:shape id="docshape125" o:spid="_x0000_s1045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  <v:path arrowok="t" o:connecttype="custom" o:connectlocs="30,1491;18,1493;9,1499;3,1509;0,1521;3,1532;9,1542;18,1548;30,1551;42,1548;51,1542;58,1532;60,1521;58,1509;51,1499;42,1493;30,1491" o:connectangles="0,0,0,0,0,0,0,0,0,0,0,0,0,0,0,0,0"/>
                  </v:shape>
                  <v:shape id="docshape126" o:spid="_x0000_s1046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  <v:path arrowok="t" o:connecttype="custom" o:connectlocs="0,1521;3,1509;9,1499;18,1493;30,1491;42,1493;51,1499;58,1509;60,1521;58,1532;51,1542;42,1548;30,1551;18,1548;9,1542;3,1532;0,1521" o:connectangles="0,0,0,0,0,0,0,0,0,0,0,0,0,0,0,0,0"/>
                  </v:shape>
                  <v:shape id="docshape127" o:spid="_x0000_s1047" style="position:absolute;left:6018;top:140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  <v:path arrowok="t" o:connecttype="custom" o:connectlocs="0,1415;2,1409;8,1407;14,1409;16,1415;14,1421;8,1423;2,1421;0,1415" o:connectangles="0,0,0,0,0,0,0,0,0"/>
                  </v:shape>
                  <v:line id="Line 390" o:spid="_x0000_s1048" style="position:absolute;visibility:visible;mso-wrap-style:square" from="6027,1415" to="6027,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  <v:shape id="docshape128" o:spid="_x0000_s1049" style="position:absolute;left:6018;top:16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  <v:path arrowok="t" o:connecttype="custom" o:connectlocs="0,1621;2,1615;8,1613;14,1615;16,1621;14,1627;8,1629;2,1627;0,1621" o:connectangles="0,0,0,0,0,0,0,0,0"/>
                  </v:shape>
                  <v:shape id="docshape129" o:spid="_x0000_s1050" style="position:absolute;left:5814;top:1510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  <v:path arrowok="t" o:connecttype="custom" o:connectlocs="361,1871;361,1851;361,1861;4,1861;4,1871;4,1851;355,1780;355,1760;355,1770;0,1770;0,1780;0,1760;412,1531;412,1510;412,1521;16,1521;16,1531;16,1510" o:connectangles="0,0,0,0,0,0,0,0,0,0,0,0,0,0,0,0,0,0"/>
                  </v:shape>
                  <v:shape id="docshape130" o:spid="_x0000_s1051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  <v:path arrowok="t" o:connecttype="custom" o:connectlocs="30,2026;18,2028;9,2034;2,2044;0,2056;2,2067;9,2077;18,2084;30,2086;42,2084;51,2077;58,2067;60,2056;58,2044;51,2034;42,2028;30,2026" o:connectangles="0,0,0,0,0,0,0,0,0,0,0,0,0,0,0,0,0"/>
                  </v:shape>
                  <v:shape id="docshape131" o:spid="_x0000_s1052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  <v:path arrowok="t" o:connecttype="custom" o:connectlocs="0,2056;2,2044;9,2034;18,2028;30,2026;42,2028;51,2034;58,2044;60,2056;58,2067;51,2077;42,2084;30,2086;18,2084;9,2077;2,2067;0,2056" o:connectangles="0,0,0,0,0,0,0,0,0,0,0,0,0,0,0,0,0"/>
                  </v:shape>
                  <v:shape id="docshape132" o:spid="_x0000_s1053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940;18,1942;9,1949;2,1958;0,1970;2,1982;9,1991;18,1998;30,2000;42,1998;51,1991;58,1982;60,1970;58,1958;51,1949;42,1942;30,1940" o:connectangles="0,0,0,0,0,0,0,0,0,0,0,0,0,0,0,0,0"/>
                  </v:shape>
                  <v:shape id="docshape133" o:spid="_x0000_s1054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  <v:path arrowok="t" o:connecttype="custom" o:connectlocs="0,1970;2,1958;9,1949;18,1942;30,1940;42,1942;51,1949;58,1958;60,1970;58,1982;51,1991;42,1998;30,2000;18,1998;9,1991;2,1982;0,1970" o:connectangles="0,0,0,0,0,0,0,0,0,0,0,0,0,0,0,0,0"/>
                  </v:shape>
                  <v:shape id="docshape134" o:spid="_x0000_s1055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  <v:path arrowok="t" o:connecttype="custom" o:connectlocs="31,1808;19,1810;9,1817;3,1826;0,1838;3,1850;9,1859;19,1866;31,1868;42,1866;52,1859;58,1850;61,1838;58,1826;52,1817;42,1810;31,1808" o:connectangles="0,0,0,0,0,0,0,0,0,0,0,0,0,0,0,0,0"/>
                  </v:shape>
                  <v:shape id="docshape135" o:spid="_x0000_s1056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  <v:path arrowok="t" o:connecttype="custom" o:connectlocs="0,1838;3,1826;9,1817;19,1810;31,1808;42,1810;52,1817;58,1826;61,1838;58,1850;52,1859;42,1866;31,1868;19,1866;9,1859;3,1850;0,1838" o:connectangles="0,0,0,0,0,0,0,0,0,0,0,0,0,0,0,0,0"/>
                  </v:shape>
                  <v:shape id="docshape136" o:spid="_x0000_s1057" style="position:absolute;left:5618;top:196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  <v:path arrowok="t" o:connecttype="custom" o:connectlocs="0,1976;2,1970;8,1968;14,1970;16,1976;14,1982;8,1985;2,1982;0,1976" o:connectangles="0,0,0,0,0,0,0,0,0"/>
                  </v:shape>
                  <v:line id="Line 380" o:spid="_x0000_s1058" style="position:absolute;visibility:visible;mso-wrap-style:square" from="5627,1976" to="5627,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  <v:shape id="docshape137" o:spid="_x0000_s1059" style="position:absolute;left:5618;top:1879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  <v:path arrowok="t" o:connecttype="custom" o:connectlocs="16,1887;14,1882;8,1879;2,1882;0,1887;2,1893;8,1896;14,1893;16,1887;16,2145;14,2139;8,2137;2,2139;0,2145;2,2151;8,2153;14,2151;16,2145" o:connectangles="0,0,0,0,0,0,0,0,0,0,0,0,0,0,0,0,0,0"/>
                  </v:shape>
                  <v:line id="Line 378" o:spid="_x0000_s1060" style="position:absolute;visibility:visible;mso-wrap-style:square" from="5627,1887" to="5627,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  <v:shape id="docshape138" o:spid="_x0000_s1061" style="position:absolute;left:5618;top:1741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  <v:path arrowok="t" o:connecttype="custom" o:connectlocs="16,2058;14,2053;8,2050;2,2053;0,2058;2,2064;8,2067;14,2064;16,2058;21,1749;18,1743;13,1741;7,1743;4,1749;7,1755;13,1758;18,1755;21,1749" o:connectangles="0,0,0,0,0,0,0,0,0,0,0,0,0,0,0,0,0,0"/>
                  </v:shape>
                  <v:line id="Line 376" o:spid="_x0000_s1062" style="position:absolute;visibility:visible;mso-wrap-style:square" from="5632,1749" to="5632,1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  <v:shape id="docshape139" o:spid="_x0000_s1063" style="position:absolute;left:5623;top:19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  <v:path arrowok="t" o:connecttype="custom" o:connectlocs="0,1925;3,1919;9,1916;14,1919;17,1925;14,1930;9,1933;3,1930;0,1925" o:connectangles="0,0,0,0,0,0,0,0,0"/>
                  </v:shape>
                  <v:shape id="docshape140" o:spid="_x0000_s1064" style="position:absolute;left:5405;top:1827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  <v:path arrowok="t" o:connecttype="custom" o:connectlocs="443,2066;443,2046;443,2056;0,2056;0,2066;0,2046;447,1980;447,1960;447,1970;3,1970;3,1980;3,1960;467,1848;467,1828;467,1838;3,1838;3,1848;3,1828" o:connectangles="0,0,0,0,0,0,0,0,0,0,0,0,0,0,0,0,0,0"/>
                  </v:shape>
                  <v:line id="Line 373" o:spid="_x0000_s1065" style="position:absolute;visibility:visible;mso-wrap-style:square" from="5310,2376" to="740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  <v:stroke dashstyle="dash"/>
                  </v:line>
                  <v:shape id="docshape141" o:spid="_x0000_s1066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  <v:path arrowok="t" o:connecttype="custom" o:connectlocs="30,328;18,331;9,337;2,347;0,358;2,370;9,380;18,386;30,388;42,386;51,380;58,370;60,358;58,347;51,337;42,331;30,328" o:connectangles="0,0,0,0,0,0,0,0,0,0,0,0,0,0,0,0,0"/>
                  </v:shape>
                  <v:shape id="docshape142" o:spid="_x0000_s1067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  <v:path arrowok="t" o:connecttype="custom" o:connectlocs="0,358;2,347;9,337;18,331;30,328;42,331;51,337;58,347;60,358;58,370;51,380;42,386;30,388;18,386;9,380;2,370;0,358" o:connectangles="0,0,0,0,0,0,0,0,0,0,0,0,0,0,0,0,0"/>
                  </v:shape>
                  <v:shape id="docshape143" o:spid="_x0000_s1068" style="position:absolute;left:7137;top:20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  <v:path arrowok="t" o:connecttype="custom" o:connectlocs="0,210;2,204;8,201;14,204;16,210;14,216;8,218;2,216;0,210" o:connectangles="0,0,0,0,0,0,0,0,0"/>
                  </v:shape>
                  <v:line id="Line 369" o:spid="_x0000_s1069" style="position:absolute;visibility:visible;mso-wrap-style:square" from="7146,210" to="7146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  <v:shape id="docshape144" o:spid="_x0000_s1070" style="position:absolute;left:7137;top:4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  <v:path arrowok="t" o:connecttype="custom" o:connectlocs="0,498;2,492;8,490;14,492;16,498;14,504;8,506;2,504;0,498" o:connectangles="0,0,0,0,0,0,0,0,0"/>
                  </v:shape>
                  <v:shape id="docshape145" o:spid="_x0000_s1071" style="position:absolute;left:7004;top:348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  <v:path arrowok="t" o:connecttype="custom" o:connectlocs="305,369;305,348;305,358;0,358;0,369;0,348" o:connectangles="0,0,0,0,0,0"/>
                  </v:shape>
                  <v:shape id="docshape146" o:spid="_x0000_s1072" style="position:absolute;left:5405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  <v:fill opacity="26214f"/>
                    <v:path arrowok="t" o:connecttype="custom" o:connectlocs="1904,167;1615,491;1422,704;1277,861;1205,937;1133,1013;1060,1087;988,1159;916,1230;867,1276;819,1321;771,1365;699,1429;651,1471;578,1532;530,1572;458,1630;361,1706;265,1779;168,1852;0,1975;0,2453;144,2293;265,2161;361,2058;433,1981;482,1931;554,1857;626,1784;699,1714;771,1645;843,1578;892,1535;964,1472;1036,1411;1108,1352;1181,1294;1277,1218;1374,1145;1518,1037;1711,897;1904,760;1904,167" o:connectangles="0,0,0,0,0,0,0,0,0,0,0,0,0,0,0,0,0,0,0,0,0,0,0,0,0,0,0,0,0,0,0,0,0,0,0,0,0,0,0,0,0,0,0"/>
                  </v:shape>
                  <v:shape id="docshape147" o:spid="_x0000_s1073" style="position:absolute;left:5405;top:463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  <v:path arrowok="t" o:connecttype="custom" o:connectlocs="24,2192;72,2148;120,2103;168,2059;216,2015;265,1970;313,1926;361,1882;409,1837;458,1793;506,1749;554,1704;602,1660;651,1616;699,1571;747,1527;795,1483;843,1438;892,1394;940,1350;988,1305;1036,1261;1084,1217;1133,1172;1181,1128;1229,1084;1277,1039;1326,995;1374,951;1422,907;1470,862;1518,818;1567,774;1615,729;1663,685;1711,641;1759,596;1808,552;1856,508;1904,463" o:connectangles="0,0,0,0,0,0,0,0,0,0,0,0,0,0,0,0,0,0,0,0,0,0,0,0,0,0,0,0,0,0,0,0,0,0,0,0,0,0,0,0"/>
                  </v:shape>
                  <v:shape id="docshape148" o:spid="_x0000_s1074" style="position:absolute;left:5268;top:619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  <v:path arrowok="t" o:connecttype="custom" o:connectlocs="0,2339;42,2339;0,1766;42,1766;0,1193;42,1193;0,620;42,620" o:connectangles="0,0,0,0,0,0,0,0"/>
                  </v:shape>
                  <w10:wrap anchorx="page"/>
                </v:group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45856" behindDoc="1" locked="0" layoutInCell="1" allowOverlap="1">
                  <wp:simplePos x="0" y="0"/>
                  <wp:positionH relativeFrom="page">
                    <wp:posOffset>4931410</wp:posOffset>
                  </wp:positionH>
                  <wp:positionV relativeFrom="paragraph">
                    <wp:posOffset>106045</wp:posOffset>
                  </wp:positionV>
                  <wp:extent cx="1362710" cy="1478280"/>
                  <wp:effectExtent l="0" t="0" r="0" b="0"/>
                  <wp:wrapNone/>
                  <wp:docPr id="324" name="docshapegroup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62710" cy="1478280"/>
                            <a:chOff x="7766" y="167"/>
                            <a:chExt cx="2146" cy="2328"/>
                          </a:xfrm>
                        </wpg:grpSpPr>
                        <wps:wsp>
                          <wps:cNvPr id="325" name="docshape150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75 9445"/>
                                <a:gd name="T1" fmla="*/ T0 w 61"/>
                                <a:gd name="T2" fmla="+- 0 1037 1037"/>
                                <a:gd name="T3" fmla="*/ 1037 h 61"/>
                                <a:gd name="T4" fmla="+- 0 9463 9445"/>
                                <a:gd name="T5" fmla="*/ T4 w 61"/>
                                <a:gd name="T6" fmla="+- 0 1040 1037"/>
                                <a:gd name="T7" fmla="*/ 1040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47 9445"/>
                                <a:gd name="T13" fmla="*/ T12 w 61"/>
                                <a:gd name="T14" fmla="+- 0 1056 1037"/>
                                <a:gd name="T15" fmla="*/ 1056 h 61"/>
                                <a:gd name="T16" fmla="+- 0 9445 9445"/>
                                <a:gd name="T17" fmla="*/ T16 w 61"/>
                                <a:gd name="T18" fmla="+- 0 1067 1037"/>
                                <a:gd name="T19" fmla="*/ 1067 h 61"/>
                                <a:gd name="T20" fmla="+- 0 9447 9445"/>
                                <a:gd name="T21" fmla="*/ T20 w 61"/>
                                <a:gd name="T22" fmla="+- 0 1079 1037"/>
                                <a:gd name="T23" fmla="*/ 1079 h 61"/>
                                <a:gd name="T24" fmla="+- 0 9453 9445"/>
                                <a:gd name="T25" fmla="*/ T24 w 61"/>
                                <a:gd name="T26" fmla="+- 0 1089 1037"/>
                                <a:gd name="T27" fmla="*/ 1089 h 61"/>
                                <a:gd name="T28" fmla="+- 0 9463 9445"/>
                                <a:gd name="T29" fmla="*/ T28 w 61"/>
                                <a:gd name="T30" fmla="+- 0 1095 1037"/>
                                <a:gd name="T31" fmla="*/ 1095 h 61"/>
                                <a:gd name="T32" fmla="+- 0 9475 9445"/>
                                <a:gd name="T33" fmla="*/ T32 w 61"/>
                                <a:gd name="T34" fmla="+- 0 1098 1037"/>
                                <a:gd name="T35" fmla="*/ 1098 h 61"/>
                                <a:gd name="T36" fmla="+- 0 9486 9445"/>
                                <a:gd name="T37" fmla="*/ T36 w 61"/>
                                <a:gd name="T38" fmla="+- 0 1095 1037"/>
                                <a:gd name="T39" fmla="*/ 1095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503 9445"/>
                                <a:gd name="T45" fmla="*/ T44 w 61"/>
                                <a:gd name="T46" fmla="+- 0 1079 1037"/>
                                <a:gd name="T47" fmla="*/ 1079 h 61"/>
                                <a:gd name="T48" fmla="+- 0 9505 9445"/>
                                <a:gd name="T49" fmla="*/ T48 w 61"/>
                                <a:gd name="T50" fmla="+- 0 1067 1037"/>
                                <a:gd name="T51" fmla="*/ 1067 h 61"/>
                                <a:gd name="T52" fmla="+- 0 9503 9445"/>
                                <a:gd name="T53" fmla="*/ T52 w 61"/>
                                <a:gd name="T54" fmla="+- 0 1056 1037"/>
                                <a:gd name="T55" fmla="*/ 1056 h 61"/>
                                <a:gd name="T56" fmla="+- 0 9496 9445"/>
                                <a:gd name="T57" fmla="*/ T56 w 61"/>
                                <a:gd name="T58" fmla="+- 0 1046 1037"/>
                                <a:gd name="T59" fmla="*/ 1046 h 61"/>
                                <a:gd name="T60" fmla="+- 0 9486 9445"/>
                                <a:gd name="T61" fmla="*/ T60 w 61"/>
                                <a:gd name="T62" fmla="+- 0 1040 1037"/>
                                <a:gd name="T63" fmla="*/ 1040 h 61"/>
                                <a:gd name="T64" fmla="+- 0 9475 9445"/>
                                <a:gd name="T65" fmla="*/ T64 w 61"/>
                                <a:gd name="T66" fmla="+- 0 1037 1037"/>
                                <a:gd name="T67" fmla="*/ 103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docshape151"/>
                          <wps:cNvSpPr>
                            <a:spLocks/>
                          </wps:cNvSpPr>
                          <wps:spPr bwMode="auto">
                            <a:xfrm>
                              <a:off x="9444" y="1037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45 9445"/>
                                <a:gd name="T1" fmla="*/ T0 w 61"/>
                                <a:gd name="T2" fmla="+- 0 1067 1037"/>
                                <a:gd name="T3" fmla="*/ 1067 h 61"/>
                                <a:gd name="T4" fmla="+- 0 9447 9445"/>
                                <a:gd name="T5" fmla="*/ T4 w 61"/>
                                <a:gd name="T6" fmla="+- 0 1056 1037"/>
                                <a:gd name="T7" fmla="*/ 1056 h 61"/>
                                <a:gd name="T8" fmla="+- 0 9453 9445"/>
                                <a:gd name="T9" fmla="*/ T8 w 61"/>
                                <a:gd name="T10" fmla="+- 0 1046 1037"/>
                                <a:gd name="T11" fmla="*/ 1046 h 61"/>
                                <a:gd name="T12" fmla="+- 0 9463 9445"/>
                                <a:gd name="T13" fmla="*/ T12 w 61"/>
                                <a:gd name="T14" fmla="+- 0 1040 1037"/>
                                <a:gd name="T15" fmla="*/ 1040 h 61"/>
                                <a:gd name="T16" fmla="+- 0 9475 9445"/>
                                <a:gd name="T17" fmla="*/ T16 w 61"/>
                                <a:gd name="T18" fmla="+- 0 1037 1037"/>
                                <a:gd name="T19" fmla="*/ 1037 h 61"/>
                                <a:gd name="T20" fmla="+- 0 9486 9445"/>
                                <a:gd name="T21" fmla="*/ T20 w 61"/>
                                <a:gd name="T22" fmla="+- 0 1040 1037"/>
                                <a:gd name="T23" fmla="*/ 1040 h 61"/>
                                <a:gd name="T24" fmla="+- 0 9496 9445"/>
                                <a:gd name="T25" fmla="*/ T24 w 61"/>
                                <a:gd name="T26" fmla="+- 0 1046 1037"/>
                                <a:gd name="T27" fmla="*/ 1046 h 61"/>
                                <a:gd name="T28" fmla="+- 0 9503 9445"/>
                                <a:gd name="T29" fmla="*/ T28 w 61"/>
                                <a:gd name="T30" fmla="+- 0 1056 1037"/>
                                <a:gd name="T31" fmla="*/ 1056 h 61"/>
                                <a:gd name="T32" fmla="+- 0 9505 9445"/>
                                <a:gd name="T33" fmla="*/ T32 w 61"/>
                                <a:gd name="T34" fmla="+- 0 1067 1037"/>
                                <a:gd name="T35" fmla="*/ 1067 h 61"/>
                                <a:gd name="T36" fmla="+- 0 9503 9445"/>
                                <a:gd name="T37" fmla="*/ T36 w 61"/>
                                <a:gd name="T38" fmla="+- 0 1079 1037"/>
                                <a:gd name="T39" fmla="*/ 1079 h 61"/>
                                <a:gd name="T40" fmla="+- 0 9496 9445"/>
                                <a:gd name="T41" fmla="*/ T40 w 61"/>
                                <a:gd name="T42" fmla="+- 0 1089 1037"/>
                                <a:gd name="T43" fmla="*/ 1089 h 61"/>
                                <a:gd name="T44" fmla="+- 0 9486 9445"/>
                                <a:gd name="T45" fmla="*/ T44 w 61"/>
                                <a:gd name="T46" fmla="+- 0 1095 1037"/>
                                <a:gd name="T47" fmla="*/ 1095 h 61"/>
                                <a:gd name="T48" fmla="+- 0 9475 9445"/>
                                <a:gd name="T49" fmla="*/ T48 w 61"/>
                                <a:gd name="T50" fmla="+- 0 1098 1037"/>
                                <a:gd name="T51" fmla="*/ 1098 h 61"/>
                                <a:gd name="T52" fmla="+- 0 9463 9445"/>
                                <a:gd name="T53" fmla="*/ T52 w 61"/>
                                <a:gd name="T54" fmla="+- 0 1095 1037"/>
                                <a:gd name="T55" fmla="*/ 1095 h 61"/>
                                <a:gd name="T56" fmla="+- 0 9453 9445"/>
                                <a:gd name="T57" fmla="*/ T56 w 61"/>
                                <a:gd name="T58" fmla="+- 0 1089 1037"/>
                                <a:gd name="T59" fmla="*/ 1089 h 61"/>
                                <a:gd name="T60" fmla="+- 0 9447 9445"/>
                                <a:gd name="T61" fmla="*/ T60 w 61"/>
                                <a:gd name="T62" fmla="+- 0 1079 1037"/>
                                <a:gd name="T63" fmla="*/ 1079 h 61"/>
                                <a:gd name="T64" fmla="+- 0 9445 9445"/>
                                <a:gd name="T65" fmla="*/ T64 w 61"/>
                                <a:gd name="T66" fmla="+- 0 1067 1037"/>
                                <a:gd name="T67" fmla="*/ 106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docshape152"/>
                          <wps:cNvSpPr>
                            <a:spLocks/>
                          </wps:cNvSpPr>
                          <wps:spPr bwMode="auto">
                            <a:xfrm>
                              <a:off x="9466" y="933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942 934"/>
                                <a:gd name="T3" fmla="*/ 942 h 17"/>
                                <a:gd name="T4" fmla="+- 0 9469 9466"/>
                                <a:gd name="T5" fmla="*/ T4 w 17"/>
                                <a:gd name="T6" fmla="+- 0 936 934"/>
                                <a:gd name="T7" fmla="*/ 936 h 17"/>
                                <a:gd name="T8" fmla="+- 0 9475 9466"/>
                                <a:gd name="T9" fmla="*/ T8 w 17"/>
                                <a:gd name="T10" fmla="+- 0 934 934"/>
                                <a:gd name="T11" fmla="*/ 934 h 17"/>
                                <a:gd name="T12" fmla="+- 0 9481 9466"/>
                                <a:gd name="T13" fmla="*/ T12 w 17"/>
                                <a:gd name="T14" fmla="+- 0 936 934"/>
                                <a:gd name="T15" fmla="*/ 936 h 17"/>
                                <a:gd name="T16" fmla="+- 0 9483 9466"/>
                                <a:gd name="T17" fmla="*/ T16 w 17"/>
                                <a:gd name="T18" fmla="+- 0 942 934"/>
                                <a:gd name="T19" fmla="*/ 942 h 17"/>
                                <a:gd name="T20" fmla="+- 0 9481 9466"/>
                                <a:gd name="T21" fmla="*/ T20 w 17"/>
                                <a:gd name="T22" fmla="+- 0 948 934"/>
                                <a:gd name="T23" fmla="*/ 948 h 17"/>
                                <a:gd name="T24" fmla="+- 0 9475 9466"/>
                                <a:gd name="T25" fmla="*/ T24 w 17"/>
                                <a:gd name="T26" fmla="+- 0 950 934"/>
                                <a:gd name="T27" fmla="*/ 950 h 17"/>
                                <a:gd name="T28" fmla="+- 0 9469 9466"/>
                                <a:gd name="T29" fmla="*/ T28 w 17"/>
                                <a:gd name="T30" fmla="+- 0 948 934"/>
                                <a:gd name="T31" fmla="*/ 948 h 17"/>
                                <a:gd name="T32" fmla="+- 0 9466 9466"/>
                                <a:gd name="T33" fmla="*/ T32 w 17"/>
                                <a:gd name="T34" fmla="+- 0 942 934"/>
                                <a:gd name="T35" fmla="*/ 9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Lin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5" y="942"/>
                              <a:ext cx="0" cy="25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9" name="docshape153"/>
                          <wps:cNvSpPr>
                            <a:spLocks/>
                          </wps:cNvSpPr>
                          <wps:spPr bwMode="auto">
                            <a:xfrm>
                              <a:off x="9466" y="1186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66 9466"/>
                                <a:gd name="T1" fmla="*/ T0 w 17"/>
                                <a:gd name="T2" fmla="+- 0 1195 1187"/>
                                <a:gd name="T3" fmla="*/ 1195 h 17"/>
                                <a:gd name="T4" fmla="+- 0 9469 9466"/>
                                <a:gd name="T5" fmla="*/ T4 w 17"/>
                                <a:gd name="T6" fmla="+- 0 1189 1187"/>
                                <a:gd name="T7" fmla="*/ 1189 h 17"/>
                                <a:gd name="T8" fmla="+- 0 9475 9466"/>
                                <a:gd name="T9" fmla="*/ T8 w 17"/>
                                <a:gd name="T10" fmla="+- 0 1187 1187"/>
                                <a:gd name="T11" fmla="*/ 1187 h 17"/>
                                <a:gd name="T12" fmla="+- 0 9481 9466"/>
                                <a:gd name="T13" fmla="*/ T12 w 17"/>
                                <a:gd name="T14" fmla="+- 0 1189 1187"/>
                                <a:gd name="T15" fmla="*/ 1189 h 17"/>
                                <a:gd name="T16" fmla="+- 0 9483 9466"/>
                                <a:gd name="T17" fmla="*/ T16 w 17"/>
                                <a:gd name="T18" fmla="+- 0 1195 1187"/>
                                <a:gd name="T19" fmla="*/ 1195 h 17"/>
                                <a:gd name="T20" fmla="+- 0 9481 9466"/>
                                <a:gd name="T21" fmla="*/ T20 w 17"/>
                                <a:gd name="T22" fmla="+- 0 1201 1187"/>
                                <a:gd name="T23" fmla="*/ 1201 h 17"/>
                                <a:gd name="T24" fmla="+- 0 9475 9466"/>
                                <a:gd name="T25" fmla="*/ T24 w 17"/>
                                <a:gd name="T26" fmla="+- 0 1203 1187"/>
                                <a:gd name="T27" fmla="*/ 1203 h 17"/>
                                <a:gd name="T28" fmla="+- 0 9469 9466"/>
                                <a:gd name="T29" fmla="*/ T28 w 17"/>
                                <a:gd name="T30" fmla="+- 0 1201 1187"/>
                                <a:gd name="T31" fmla="*/ 1201 h 17"/>
                                <a:gd name="T32" fmla="+- 0 9466 9466"/>
                                <a:gd name="T33" fmla="*/ T32 w 17"/>
                                <a:gd name="T34" fmla="+- 0 1195 1187"/>
                                <a:gd name="T35" fmla="*/ 119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docshape154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60 9430"/>
                                <a:gd name="T1" fmla="*/ T0 w 61"/>
                                <a:gd name="T2" fmla="+- 0 794 794"/>
                                <a:gd name="T3" fmla="*/ 794 h 61"/>
                                <a:gd name="T4" fmla="+- 0 9448 9430"/>
                                <a:gd name="T5" fmla="*/ T4 w 61"/>
                                <a:gd name="T6" fmla="+- 0 796 794"/>
                                <a:gd name="T7" fmla="*/ 796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32 9430"/>
                                <a:gd name="T13" fmla="*/ T12 w 61"/>
                                <a:gd name="T14" fmla="+- 0 812 794"/>
                                <a:gd name="T15" fmla="*/ 812 h 61"/>
                                <a:gd name="T16" fmla="+- 0 9430 9430"/>
                                <a:gd name="T17" fmla="*/ T16 w 61"/>
                                <a:gd name="T18" fmla="+- 0 824 794"/>
                                <a:gd name="T19" fmla="*/ 824 h 61"/>
                                <a:gd name="T20" fmla="+- 0 9432 9430"/>
                                <a:gd name="T21" fmla="*/ T20 w 61"/>
                                <a:gd name="T22" fmla="+- 0 836 794"/>
                                <a:gd name="T23" fmla="*/ 836 h 61"/>
                                <a:gd name="T24" fmla="+- 0 9438 9430"/>
                                <a:gd name="T25" fmla="*/ T24 w 61"/>
                                <a:gd name="T26" fmla="+- 0 845 794"/>
                                <a:gd name="T27" fmla="*/ 845 h 61"/>
                                <a:gd name="T28" fmla="+- 0 9448 9430"/>
                                <a:gd name="T29" fmla="*/ T28 w 61"/>
                                <a:gd name="T30" fmla="+- 0 852 794"/>
                                <a:gd name="T31" fmla="*/ 852 h 61"/>
                                <a:gd name="T32" fmla="+- 0 9460 9430"/>
                                <a:gd name="T33" fmla="*/ T32 w 61"/>
                                <a:gd name="T34" fmla="+- 0 854 794"/>
                                <a:gd name="T35" fmla="*/ 854 h 61"/>
                                <a:gd name="T36" fmla="+- 0 9471 9430"/>
                                <a:gd name="T37" fmla="*/ T36 w 61"/>
                                <a:gd name="T38" fmla="+- 0 852 794"/>
                                <a:gd name="T39" fmla="*/ 852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87 9430"/>
                                <a:gd name="T45" fmla="*/ T44 w 61"/>
                                <a:gd name="T46" fmla="+- 0 836 794"/>
                                <a:gd name="T47" fmla="*/ 836 h 61"/>
                                <a:gd name="T48" fmla="+- 0 9490 9430"/>
                                <a:gd name="T49" fmla="*/ T48 w 61"/>
                                <a:gd name="T50" fmla="+- 0 824 794"/>
                                <a:gd name="T51" fmla="*/ 824 h 61"/>
                                <a:gd name="T52" fmla="+- 0 9487 9430"/>
                                <a:gd name="T53" fmla="*/ T52 w 61"/>
                                <a:gd name="T54" fmla="+- 0 812 794"/>
                                <a:gd name="T55" fmla="*/ 812 h 61"/>
                                <a:gd name="T56" fmla="+- 0 9481 9430"/>
                                <a:gd name="T57" fmla="*/ T56 w 61"/>
                                <a:gd name="T58" fmla="+- 0 803 794"/>
                                <a:gd name="T59" fmla="*/ 803 h 61"/>
                                <a:gd name="T60" fmla="+- 0 9471 9430"/>
                                <a:gd name="T61" fmla="*/ T60 w 61"/>
                                <a:gd name="T62" fmla="+- 0 796 794"/>
                                <a:gd name="T63" fmla="*/ 796 h 61"/>
                                <a:gd name="T64" fmla="+- 0 9460 9430"/>
                                <a:gd name="T65" fmla="*/ T64 w 61"/>
                                <a:gd name="T66" fmla="+- 0 794 794"/>
                                <a:gd name="T67" fmla="*/ 7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docshape155"/>
                          <wps:cNvSpPr>
                            <a:spLocks/>
                          </wps:cNvSpPr>
                          <wps:spPr bwMode="auto">
                            <a:xfrm>
                              <a:off x="9429" y="7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430 9430"/>
                                <a:gd name="T1" fmla="*/ T0 w 61"/>
                                <a:gd name="T2" fmla="+- 0 824 794"/>
                                <a:gd name="T3" fmla="*/ 824 h 61"/>
                                <a:gd name="T4" fmla="+- 0 9432 9430"/>
                                <a:gd name="T5" fmla="*/ T4 w 61"/>
                                <a:gd name="T6" fmla="+- 0 812 794"/>
                                <a:gd name="T7" fmla="*/ 812 h 61"/>
                                <a:gd name="T8" fmla="+- 0 9438 9430"/>
                                <a:gd name="T9" fmla="*/ T8 w 61"/>
                                <a:gd name="T10" fmla="+- 0 803 794"/>
                                <a:gd name="T11" fmla="*/ 803 h 61"/>
                                <a:gd name="T12" fmla="+- 0 9448 9430"/>
                                <a:gd name="T13" fmla="*/ T12 w 61"/>
                                <a:gd name="T14" fmla="+- 0 796 794"/>
                                <a:gd name="T15" fmla="*/ 796 h 61"/>
                                <a:gd name="T16" fmla="+- 0 9460 9430"/>
                                <a:gd name="T17" fmla="*/ T16 w 61"/>
                                <a:gd name="T18" fmla="+- 0 794 794"/>
                                <a:gd name="T19" fmla="*/ 794 h 61"/>
                                <a:gd name="T20" fmla="+- 0 9471 9430"/>
                                <a:gd name="T21" fmla="*/ T20 w 61"/>
                                <a:gd name="T22" fmla="+- 0 796 794"/>
                                <a:gd name="T23" fmla="*/ 796 h 61"/>
                                <a:gd name="T24" fmla="+- 0 9481 9430"/>
                                <a:gd name="T25" fmla="*/ T24 w 61"/>
                                <a:gd name="T26" fmla="+- 0 803 794"/>
                                <a:gd name="T27" fmla="*/ 803 h 61"/>
                                <a:gd name="T28" fmla="+- 0 9487 9430"/>
                                <a:gd name="T29" fmla="*/ T28 w 61"/>
                                <a:gd name="T30" fmla="+- 0 812 794"/>
                                <a:gd name="T31" fmla="*/ 812 h 61"/>
                                <a:gd name="T32" fmla="+- 0 9490 9430"/>
                                <a:gd name="T33" fmla="*/ T32 w 61"/>
                                <a:gd name="T34" fmla="+- 0 824 794"/>
                                <a:gd name="T35" fmla="*/ 824 h 61"/>
                                <a:gd name="T36" fmla="+- 0 9487 9430"/>
                                <a:gd name="T37" fmla="*/ T36 w 61"/>
                                <a:gd name="T38" fmla="+- 0 836 794"/>
                                <a:gd name="T39" fmla="*/ 836 h 61"/>
                                <a:gd name="T40" fmla="+- 0 9481 9430"/>
                                <a:gd name="T41" fmla="*/ T40 w 61"/>
                                <a:gd name="T42" fmla="+- 0 845 794"/>
                                <a:gd name="T43" fmla="*/ 845 h 61"/>
                                <a:gd name="T44" fmla="+- 0 9471 9430"/>
                                <a:gd name="T45" fmla="*/ T44 w 61"/>
                                <a:gd name="T46" fmla="+- 0 852 794"/>
                                <a:gd name="T47" fmla="*/ 852 h 61"/>
                                <a:gd name="T48" fmla="+- 0 9460 9430"/>
                                <a:gd name="T49" fmla="*/ T48 w 61"/>
                                <a:gd name="T50" fmla="+- 0 854 794"/>
                                <a:gd name="T51" fmla="*/ 854 h 61"/>
                                <a:gd name="T52" fmla="+- 0 9448 9430"/>
                                <a:gd name="T53" fmla="*/ T52 w 61"/>
                                <a:gd name="T54" fmla="+- 0 852 794"/>
                                <a:gd name="T55" fmla="*/ 852 h 61"/>
                                <a:gd name="T56" fmla="+- 0 9438 9430"/>
                                <a:gd name="T57" fmla="*/ T56 w 61"/>
                                <a:gd name="T58" fmla="+- 0 845 794"/>
                                <a:gd name="T59" fmla="*/ 845 h 61"/>
                                <a:gd name="T60" fmla="+- 0 9432 9430"/>
                                <a:gd name="T61" fmla="*/ T60 w 61"/>
                                <a:gd name="T62" fmla="+- 0 836 794"/>
                                <a:gd name="T63" fmla="*/ 836 h 61"/>
                                <a:gd name="T64" fmla="+- 0 9430 9430"/>
                                <a:gd name="T65" fmla="*/ T64 w 61"/>
                                <a:gd name="T66" fmla="+- 0 824 794"/>
                                <a:gd name="T67" fmla="*/ 8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docshape156"/>
                          <wps:cNvSpPr>
                            <a:spLocks/>
                          </wps:cNvSpPr>
                          <wps:spPr bwMode="auto">
                            <a:xfrm>
                              <a:off x="9451" y="677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685 677"/>
                                <a:gd name="T3" fmla="*/ 685 h 17"/>
                                <a:gd name="T4" fmla="+- 0 9454 9451"/>
                                <a:gd name="T5" fmla="*/ T4 w 17"/>
                                <a:gd name="T6" fmla="+- 0 679 677"/>
                                <a:gd name="T7" fmla="*/ 679 h 17"/>
                                <a:gd name="T8" fmla="+- 0 9460 9451"/>
                                <a:gd name="T9" fmla="*/ T8 w 17"/>
                                <a:gd name="T10" fmla="+- 0 677 677"/>
                                <a:gd name="T11" fmla="*/ 677 h 17"/>
                                <a:gd name="T12" fmla="+- 0 9465 9451"/>
                                <a:gd name="T13" fmla="*/ T12 w 17"/>
                                <a:gd name="T14" fmla="+- 0 679 677"/>
                                <a:gd name="T15" fmla="*/ 679 h 17"/>
                                <a:gd name="T16" fmla="+- 0 9468 9451"/>
                                <a:gd name="T17" fmla="*/ T16 w 17"/>
                                <a:gd name="T18" fmla="+- 0 685 677"/>
                                <a:gd name="T19" fmla="*/ 685 h 17"/>
                                <a:gd name="T20" fmla="+- 0 9465 9451"/>
                                <a:gd name="T21" fmla="*/ T20 w 17"/>
                                <a:gd name="T22" fmla="+- 0 691 677"/>
                                <a:gd name="T23" fmla="*/ 691 h 17"/>
                                <a:gd name="T24" fmla="+- 0 9460 9451"/>
                                <a:gd name="T25" fmla="*/ T24 w 17"/>
                                <a:gd name="T26" fmla="+- 0 694 677"/>
                                <a:gd name="T27" fmla="*/ 694 h 17"/>
                                <a:gd name="T28" fmla="+- 0 9454 9451"/>
                                <a:gd name="T29" fmla="*/ T28 w 17"/>
                                <a:gd name="T30" fmla="+- 0 691 677"/>
                                <a:gd name="T31" fmla="*/ 691 h 17"/>
                                <a:gd name="T32" fmla="+- 0 9451 9451"/>
                                <a:gd name="T33" fmla="*/ T32 w 17"/>
                                <a:gd name="T34" fmla="+- 0 685 677"/>
                                <a:gd name="T35" fmla="*/ 68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Line 3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60" y="685"/>
                              <a:ext cx="0" cy="284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docshape157"/>
                          <wps:cNvSpPr>
                            <a:spLocks/>
                          </wps:cNvSpPr>
                          <wps:spPr bwMode="auto">
                            <a:xfrm>
                              <a:off x="9451" y="9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451 9451"/>
                                <a:gd name="T1" fmla="*/ T0 w 17"/>
                                <a:gd name="T2" fmla="+- 0 969 960"/>
                                <a:gd name="T3" fmla="*/ 969 h 17"/>
                                <a:gd name="T4" fmla="+- 0 9454 9451"/>
                                <a:gd name="T5" fmla="*/ T4 w 17"/>
                                <a:gd name="T6" fmla="+- 0 963 960"/>
                                <a:gd name="T7" fmla="*/ 963 h 17"/>
                                <a:gd name="T8" fmla="+- 0 9460 9451"/>
                                <a:gd name="T9" fmla="*/ T8 w 17"/>
                                <a:gd name="T10" fmla="+- 0 960 960"/>
                                <a:gd name="T11" fmla="*/ 960 h 17"/>
                                <a:gd name="T12" fmla="+- 0 9465 9451"/>
                                <a:gd name="T13" fmla="*/ T12 w 17"/>
                                <a:gd name="T14" fmla="+- 0 963 960"/>
                                <a:gd name="T15" fmla="*/ 963 h 17"/>
                                <a:gd name="T16" fmla="+- 0 9468 9451"/>
                                <a:gd name="T17" fmla="*/ T16 w 17"/>
                                <a:gd name="T18" fmla="+- 0 969 960"/>
                                <a:gd name="T19" fmla="*/ 969 h 17"/>
                                <a:gd name="T20" fmla="+- 0 9465 9451"/>
                                <a:gd name="T21" fmla="*/ T20 w 17"/>
                                <a:gd name="T22" fmla="+- 0 974 960"/>
                                <a:gd name="T23" fmla="*/ 974 h 17"/>
                                <a:gd name="T24" fmla="+- 0 9460 9451"/>
                                <a:gd name="T25" fmla="*/ T24 w 17"/>
                                <a:gd name="T26" fmla="+- 0 977 960"/>
                                <a:gd name="T27" fmla="*/ 977 h 17"/>
                                <a:gd name="T28" fmla="+- 0 9454 9451"/>
                                <a:gd name="T29" fmla="*/ T28 w 17"/>
                                <a:gd name="T30" fmla="+- 0 974 960"/>
                                <a:gd name="T31" fmla="*/ 974 h 17"/>
                                <a:gd name="T32" fmla="+- 0 9451 9451"/>
                                <a:gd name="T33" fmla="*/ T32 w 17"/>
                                <a:gd name="T34" fmla="+- 0 969 960"/>
                                <a:gd name="T35" fmla="*/ 96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docshape158"/>
                          <wps:cNvSpPr>
                            <a:spLocks/>
                          </wps:cNvSpPr>
                          <wps:spPr bwMode="auto">
                            <a:xfrm>
                              <a:off x="9336" y="813"/>
                              <a:ext cx="268" cy="265"/>
                            </a:xfrm>
                            <a:custGeom>
                              <a:avLst/>
                              <a:gdLst>
                                <a:gd name="T0" fmla="+- 0 9605 9337"/>
                                <a:gd name="T1" fmla="*/ T0 w 268"/>
                                <a:gd name="T2" fmla="+- 0 1078 813"/>
                                <a:gd name="T3" fmla="*/ 1078 h 265"/>
                                <a:gd name="T4" fmla="+- 0 9605 9337"/>
                                <a:gd name="T5" fmla="*/ T4 w 268"/>
                                <a:gd name="T6" fmla="+- 0 1057 813"/>
                                <a:gd name="T7" fmla="*/ 1057 h 265"/>
                                <a:gd name="T8" fmla="+- 0 9605 9337"/>
                                <a:gd name="T9" fmla="*/ T8 w 268"/>
                                <a:gd name="T10" fmla="+- 0 1067 813"/>
                                <a:gd name="T11" fmla="*/ 1067 h 265"/>
                                <a:gd name="T12" fmla="+- 0 9350 9337"/>
                                <a:gd name="T13" fmla="*/ T12 w 268"/>
                                <a:gd name="T14" fmla="+- 0 1067 813"/>
                                <a:gd name="T15" fmla="*/ 1067 h 265"/>
                                <a:gd name="T16" fmla="+- 0 9350 9337"/>
                                <a:gd name="T17" fmla="*/ T16 w 268"/>
                                <a:gd name="T18" fmla="+- 0 1078 813"/>
                                <a:gd name="T19" fmla="*/ 1078 h 265"/>
                                <a:gd name="T20" fmla="+- 0 9350 9337"/>
                                <a:gd name="T21" fmla="*/ T20 w 268"/>
                                <a:gd name="T22" fmla="+- 0 1057 813"/>
                                <a:gd name="T23" fmla="*/ 1057 h 265"/>
                                <a:gd name="T24" fmla="+- 0 9595 9337"/>
                                <a:gd name="T25" fmla="*/ T24 w 268"/>
                                <a:gd name="T26" fmla="+- 0 835 813"/>
                                <a:gd name="T27" fmla="*/ 835 h 265"/>
                                <a:gd name="T28" fmla="+- 0 9595 9337"/>
                                <a:gd name="T29" fmla="*/ T28 w 268"/>
                                <a:gd name="T30" fmla="+- 0 813 813"/>
                                <a:gd name="T31" fmla="*/ 813 h 265"/>
                                <a:gd name="T32" fmla="+- 0 9595 9337"/>
                                <a:gd name="T33" fmla="*/ T32 w 268"/>
                                <a:gd name="T34" fmla="+- 0 824 813"/>
                                <a:gd name="T35" fmla="*/ 824 h 265"/>
                                <a:gd name="T36" fmla="+- 0 9337 9337"/>
                                <a:gd name="T37" fmla="*/ T36 w 268"/>
                                <a:gd name="T38" fmla="+- 0 824 813"/>
                                <a:gd name="T39" fmla="*/ 824 h 265"/>
                                <a:gd name="T40" fmla="+- 0 9337 9337"/>
                                <a:gd name="T41" fmla="*/ T40 w 268"/>
                                <a:gd name="T42" fmla="+- 0 835 813"/>
                                <a:gd name="T43" fmla="*/ 835 h 265"/>
                                <a:gd name="T44" fmla="+- 0 9337 9337"/>
                                <a:gd name="T45" fmla="*/ T44 w 268"/>
                                <a:gd name="T46" fmla="+- 0 813 813"/>
                                <a:gd name="T47" fmla="*/ 813 h 2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8" h="265">
                                  <a:moveTo>
                                    <a:pt x="268" y="265"/>
                                  </a:moveTo>
                                  <a:lnTo>
                                    <a:pt x="268" y="244"/>
                                  </a:lnTo>
                                  <a:moveTo>
                                    <a:pt x="268" y="254"/>
                                  </a:moveTo>
                                  <a:lnTo>
                                    <a:pt x="13" y="254"/>
                                  </a:lnTo>
                                  <a:moveTo>
                                    <a:pt x="13" y="265"/>
                                  </a:moveTo>
                                  <a:lnTo>
                                    <a:pt x="13" y="244"/>
                                  </a:lnTo>
                                  <a:moveTo>
                                    <a:pt x="258" y="22"/>
                                  </a:moveTo>
                                  <a:lnTo>
                                    <a:pt x="258" y="0"/>
                                  </a:lnTo>
                                  <a:moveTo>
                                    <a:pt x="258" y="11"/>
                                  </a:moveTo>
                                  <a:lnTo>
                                    <a:pt x="0" y="11"/>
                                  </a:lnTo>
                                  <a:moveTo>
                                    <a:pt x="0" y="2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docshape159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894 1894"/>
                                <a:gd name="T3" fmla="*/ 1894 h 61"/>
                                <a:gd name="T4" fmla="+- 0 8403 8385"/>
                                <a:gd name="T5" fmla="*/ T4 w 61"/>
                                <a:gd name="T6" fmla="+- 0 1896 1894"/>
                                <a:gd name="T7" fmla="*/ 1896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387 8385"/>
                                <a:gd name="T13" fmla="*/ T12 w 61"/>
                                <a:gd name="T14" fmla="+- 0 1912 1894"/>
                                <a:gd name="T15" fmla="*/ 1912 h 61"/>
                                <a:gd name="T16" fmla="+- 0 8385 8385"/>
                                <a:gd name="T17" fmla="*/ T16 w 61"/>
                                <a:gd name="T18" fmla="+- 0 1924 1894"/>
                                <a:gd name="T19" fmla="*/ 1924 h 61"/>
                                <a:gd name="T20" fmla="+- 0 8387 8385"/>
                                <a:gd name="T21" fmla="*/ T20 w 61"/>
                                <a:gd name="T22" fmla="+- 0 1936 1894"/>
                                <a:gd name="T23" fmla="*/ 1936 h 61"/>
                                <a:gd name="T24" fmla="+- 0 8394 8385"/>
                                <a:gd name="T25" fmla="*/ T24 w 61"/>
                                <a:gd name="T26" fmla="+- 0 1945 1894"/>
                                <a:gd name="T27" fmla="*/ 1945 h 61"/>
                                <a:gd name="T28" fmla="+- 0 8403 8385"/>
                                <a:gd name="T29" fmla="*/ T28 w 61"/>
                                <a:gd name="T30" fmla="+- 0 1952 1894"/>
                                <a:gd name="T31" fmla="*/ 1952 h 61"/>
                                <a:gd name="T32" fmla="+- 0 8415 8385"/>
                                <a:gd name="T33" fmla="*/ T32 w 61"/>
                                <a:gd name="T34" fmla="+- 0 1954 1894"/>
                                <a:gd name="T35" fmla="*/ 1954 h 61"/>
                                <a:gd name="T36" fmla="+- 0 8427 8385"/>
                                <a:gd name="T37" fmla="*/ T36 w 61"/>
                                <a:gd name="T38" fmla="+- 0 1952 1894"/>
                                <a:gd name="T39" fmla="*/ 1952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43 8385"/>
                                <a:gd name="T45" fmla="*/ T44 w 61"/>
                                <a:gd name="T46" fmla="+- 0 1936 1894"/>
                                <a:gd name="T47" fmla="*/ 1936 h 61"/>
                                <a:gd name="T48" fmla="+- 0 8445 8385"/>
                                <a:gd name="T49" fmla="*/ T48 w 61"/>
                                <a:gd name="T50" fmla="+- 0 1924 1894"/>
                                <a:gd name="T51" fmla="*/ 1924 h 61"/>
                                <a:gd name="T52" fmla="+- 0 8443 8385"/>
                                <a:gd name="T53" fmla="*/ T52 w 61"/>
                                <a:gd name="T54" fmla="+- 0 1912 1894"/>
                                <a:gd name="T55" fmla="*/ 1912 h 61"/>
                                <a:gd name="T56" fmla="+- 0 8436 8385"/>
                                <a:gd name="T57" fmla="*/ T56 w 61"/>
                                <a:gd name="T58" fmla="+- 0 1903 1894"/>
                                <a:gd name="T59" fmla="*/ 1903 h 61"/>
                                <a:gd name="T60" fmla="+- 0 8427 8385"/>
                                <a:gd name="T61" fmla="*/ T60 w 61"/>
                                <a:gd name="T62" fmla="+- 0 1896 1894"/>
                                <a:gd name="T63" fmla="*/ 1896 h 61"/>
                                <a:gd name="T64" fmla="+- 0 8415 8385"/>
                                <a:gd name="T65" fmla="*/ T64 w 61"/>
                                <a:gd name="T66" fmla="+- 0 1894 1894"/>
                                <a:gd name="T67" fmla="*/ 18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docshape160"/>
                          <wps:cNvSpPr>
                            <a:spLocks/>
                          </wps:cNvSpPr>
                          <wps:spPr bwMode="auto">
                            <a:xfrm>
                              <a:off x="8384" y="1893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924 1894"/>
                                <a:gd name="T3" fmla="*/ 1924 h 61"/>
                                <a:gd name="T4" fmla="+- 0 8387 8385"/>
                                <a:gd name="T5" fmla="*/ T4 w 61"/>
                                <a:gd name="T6" fmla="+- 0 1912 1894"/>
                                <a:gd name="T7" fmla="*/ 1912 h 61"/>
                                <a:gd name="T8" fmla="+- 0 8394 8385"/>
                                <a:gd name="T9" fmla="*/ T8 w 61"/>
                                <a:gd name="T10" fmla="+- 0 1903 1894"/>
                                <a:gd name="T11" fmla="*/ 1903 h 61"/>
                                <a:gd name="T12" fmla="+- 0 8403 8385"/>
                                <a:gd name="T13" fmla="*/ T12 w 61"/>
                                <a:gd name="T14" fmla="+- 0 1896 1894"/>
                                <a:gd name="T15" fmla="*/ 1896 h 61"/>
                                <a:gd name="T16" fmla="+- 0 8415 8385"/>
                                <a:gd name="T17" fmla="*/ T16 w 61"/>
                                <a:gd name="T18" fmla="+- 0 1894 1894"/>
                                <a:gd name="T19" fmla="*/ 1894 h 61"/>
                                <a:gd name="T20" fmla="+- 0 8427 8385"/>
                                <a:gd name="T21" fmla="*/ T20 w 61"/>
                                <a:gd name="T22" fmla="+- 0 1896 1894"/>
                                <a:gd name="T23" fmla="*/ 1896 h 61"/>
                                <a:gd name="T24" fmla="+- 0 8436 8385"/>
                                <a:gd name="T25" fmla="*/ T24 w 61"/>
                                <a:gd name="T26" fmla="+- 0 1903 1894"/>
                                <a:gd name="T27" fmla="*/ 1903 h 61"/>
                                <a:gd name="T28" fmla="+- 0 8443 8385"/>
                                <a:gd name="T29" fmla="*/ T28 w 61"/>
                                <a:gd name="T30" fmla="+- 0 1912 1894"/>
                                <a:gd name="T31" fmla="*/ 1912 h 61"/>
                                <a:gd name="T32" fmla="+- 0 8445 8385"/>
                                <a:gd name="T33" fmla="*/ T32 w 61"/>
                                <a:gd name="T34" fmla="+- 0 1924 1894"/>
                                <a:gd name="T35" fmla="*/ 1924 h 61"/>
                                <a:gd name="T36" fmla="+- 0 8443 8385"/>
                                <a:gd name="T37" fmla="*/ T36 w 61"/>
                                <a:gd name="T38" fmla="+- 0 1936 1894"/>
                                <a:gd name="T39" fmla="*/ 1936 h 61"/>
                                <a:gd name="T40" fmla="+- 0 8436 8385"/>
                                <a:gd name="T41" fmla="*/ T40 w 61"/>
                                <a:gd name="T42" fmla="+- 0 1945 1894"/>
                                <a:gd name="T43" fmla="*/ 1945 h 61"/>
                                <a:gd name="T44" fmla="+- 0 8427 8385"/>
                                <a:gd name="T45" fmla="*/ T44 w 61"/>
                                <a:gd name="T46" fmla="+- 0 1952 1894"/>
                                <a:gd name="T47" fmla="*/ 1952 h 61"/>
                                <a:gd name="T48" fmla="+- 0 8415 8385"/>
                                <a:gd name="T49" fmla="*/ T48 w 61"/>
                                <a:gd name="T50" fmla="+- 0 1954 1894"/>
                                <a:gd name="T51" fmla="*/ 1954 h 61"/>
                                <a:gd name="T52" fmla="+- 0 8403 8385"/>
                                <a:gd name="T53" fmla="*/ T52 w 61"/>
                                <a:gd name="T54" fmla="+- 0 1952 1894"/>
                                <a:gd name="T55" fmla="*/ 1952 h 61"/>
                                <a:gd name="T56" fmla="+- 0 8394 8385"/>
                                <a:gd name="T57" fmla="*/ T56 w 61"/>
                                <a:gd name="T58" fmla="+- 0 1945 1894"/>
                                <a:gd name="T59" fmla="*/ 1945 h 61"/>
                                <a:gd name="T60" fmla="+- 0 8387 8385"/>
                                <a:gd name="T61" fmla="*/ T60 w 61"/>
                                <a:gd name="T62" fmla="+- 0 1936 1894"/>
                                <a:gd name="T63" fmla="*/ 1936 h 61"/>
                                <a:gd name="T64" fmla="+- 0 8385 8385"/>
                                <a:gd name="T65" fmla="*/ T64 w 61"/>
                                <a:gd name="T66" fmla="+- 0 1924 1894"/>
                                <a:gd name="T67" fmla="*/ 19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docshape161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15 8385"/>
                                <a:gd name="T1" fmla="*/ T0 w 61"/>
                                <a:gd name="T2" fmla="+- 0 1799 1799"/>
                                <a:gd name="T3" fmla="*/ 1799 h 61"/>
                                <a:gd name="T4" fmla="+- 0 8403 8385"/>
                                <a:gd name="T5" fmla="*/ T4 w 61"/>
                                <a:gd name="T6" fmla="+- 0 1801 1799"/>
                                <a:gd name="T7" fmla="*/ 1801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387 8385"/>
                                <a:gd name="T13" fmla="*/ T12 w 61"/>
                                <a:gd name="T14" fmla="+- 0 1817 1799"/>
                                <a:gd name="T15" fmla="*/ 1817 h 61"/>
                                <a:gd name="T16" fmla="+- 0 8385 8385"/>
                                <a:gd name="T17" fmla="*/ T16 w 61"/>
                                <a:gd name="T18" fmla="+- 0 1829 1799"/>
                                <a:gd name="T19" fmla="*/ 1829 h 61"/>
                                <a:gd name="T20" fmla="+- 0 8387 8385"/>
                                <a:gd name="T21" fmla="*/ T20 w 61"/>
                                <a:gd name="T22" fmla="+- 0 1841 1799"/>
                                <a:gd name="T23" fmla="*/ 1841 h 61"/>
                                <a:gd name="T24" fmla="+- 0 8393 8385"/>
                                <a:gd name="T25" fmla="*/ T24 w 61"/>
                                <a:gd name="T26" fmla="+- 0 1850 1799"/>
                                <a:gd name="T27" fmla="*/ 1850 h 61"/>
                                <a:gd name="T28" fmla="+- 0 8403 8385"/>
                                <a:gd name="T29" fmla="*/ T28 w 61"/>
                                <a:gd name="T30" fmla="+- 0 1857 1799"/>
                                <a:gd name="T31" fmla="*/ 1857 h 61"/>
                                <a:gd name="T32" fmla="+- 0 8415 8385"/>
                                <a:gd name="T33" fmla="*/ T32 w 61"/>
                                <a:gd name="T34" fmla="+- 0 1859 1799"/>
                                <a:gd name="T35" fmla="*/ 1859 h 61"/>
                                <a:gd name="T36" fmla="+- 0 8426 8385"/>
                                <a:gd name="T37" fmla="*/ T36 w 61"/>
                                <a:gd name="T38" fmla="+- 0 1857 1799"/>
                                <a:gd name="T39" fmla="*/ 1857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43 8385"/>
                                <a:gd name="T45" fmla="*/ T44 w 61"/>
                                <a:gd name="T46" fmla="+- 0 1841 1799"/>
                                <a:gd name="T47" fmla="*/ 1841 h 61"/>
                                <a:gd name="T48" fmla="+- 0 8445 8385"/>
                                <a:gd name="T49" fmla="*/ T48 w 61"/>
                                <a:gd name="T50" fmla="+- 0 1829 1799"/>
                                <a:gd name="T51" fmla="*/ 1829 h 61"/>
                                <a:gd name="T52" fmla="+- 0 8443 8385"/>
                                <a:gd name="T53" fmla="*/ T52 w 61"/>
                                <a:gd name="T54" fmla="+- 0 1817 1799"/>
                                <a:gd name="T55" fmla="*/ 1817 h 61"/>
                                <a:gd name="T56" fmla="+- 0 8436 8385"/>
                                <a:gd name="T57" fmla="*/ T56 w 61"/>
                                <a:gd name="T58" fmla="+- 0 1808 1799"/>
                                <a:gd name="T59" fmla="*/ 1808 h 61"/>
                                <a:gd name="T60" fmla="+- 0 8426 8385"/>
                                <a:gd name="T61" fmla="*/ T60 w 61"/>
                                <a:gd name="T62" fmla="+- 0 1801 1799"/>
                                <a:gd name="T63" fmla="*/ 1801 h 61"/>
                                <a:gd name="T64" fmla="+- 0 8415 8385"/>
                                <a:gd name="T65" fmla="*/ T64 w 61"/>
                                <a:gd name="T66" fmla="+- 0 1799 1799"/>
                                <a:gd name="T67" fmla="*/ 179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docshape162"/>
                          <wps:cNvSpPr>
                            <a:spLocks/>
                          </wps:cNvSpPr>
                          <wps:spPr bwMode="auto">
                            <a:xfrm>
                              <a:off x="8384" y="179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85 8385"/>
                                <a:gd name="T1" fmla="*/ T0 w 61"/>
                                <a:gd name="T2" fmla="+- 0 1829 1799"/>
                                <a:gd name="T3" fmla="*/ 1829 h 61"/>
                                <a:gd name="T4" fmla="+- 0 8387 8385"/>
                                <a:gd name="T5" fmla="*/ T4 w 61"/>
                                <a:gd name="T6" fmla="+- 0 1817 1799"/>
                                <a:gd name="T7" fmla="*/ 1817 h 61"/>
                                <a:gd name="T8" fmla="+- 0 8393 8385"/>
                                <a:gd name="T9" fmla="*/ T8 w 61"/>
                                <a:gd name="T10" fmla="+- 0 1808 1799"/>
                                <a:gd name="T11" fmla="*/ 1808 h 61"/>
                                <a:gd name="T12" fmla="+- 0 8403 8385"/>
                                <a:gd name="T13" fmla="*/ T12 w 61"/>
                                <a:gd name="T14" fmla="+- 0 1801 1799"/>
                                <a:gd name="T15" fmla="*/ 1801 h 61"/>
                                <a:gd name="T16" fmla="+- 0 8415 8385"/>
                                <a:gd name="T17" fmla="*/ T16 w 61"/>
                                <a:gd name="T18" fmla="+- 0 1799 1799"/>
                                <a:gd name="T19" fmla="*/ 1799 h 61"/>
                                <a:gd name="T20" fmla="+- 0 8426 8385"/>
                                <a:gd name="T21" fmla="*/ T20 w 61"/>
                                <a:gd name="T22" fmla="+- 0 1801 1799"/>
                                <a:gd name="T23" fmla="*/ 1801 h 61"/>
                                <a:gd name="T24" fmla="+- 0 8436 8385"/>
                                <a:gd name="T25" fmla="*/ T24 w 61"/>
                                <a:gd name="T26" fmla="+- 0 1808 1799"/>
                                <a:gd name="T27" fmla="*/ 1808 h 61"/>
                                <a:gd name="T28" fmla="+- 0 8443 8385"/>
                                <a:gd name="T29" fmla="*/ T28 w 61"/>
                                <a:gd name="T30" fmla="+- 0 1817 1799"/>
                                <a:gd name="T31" fmla="*/ 1817 h 61"/>
                                <a:gd name="T32" fmla="+- 0 8445 8385"/>
                                <a:gd name="T33" fmla="*/ T32 w 61"/>
                                <a:gd name="T34" fmla="+- 0 1829 1799"/>
                                <a:gd name="T35" fmla="*/ 1829 h 61"/>
                                <a:gd name="T36" fmla="+- 0 8443 8385"/>
                                <a:gd name="T37" fmla="*/ T36 w 61"/>
                                <a:gd name="T38" fmla="+- 0 1841 1799"/>
                                <a:gd name="T39" fmla="*/ 1841 h 61"/>
                                <a:gd name="T40" fmla="+- 0 8436 8385"/>
                                <a:gd name="T41" fmla="*/ T40 w 61"/>
                                <a:gd name="T42" fmla="+- 0 1850 1799"/>
                                <a:gd name="T43" fmla="*/ 1850 h 61"/>
                                <a:gd name="T44" fmla="+- 0 8426 8385"/>
                                <a:gd name="T45" fmla="*/ T44 w 61"/>
                                <a:gd name="T46" fmla="+- 0 1857 1799"/>
                                <a:gd name="T47" fmla="*/ 1857 h 61"/>
                                <a:gd name="T48" fmla="+- 0 8415 8385"/>
                                <a:gd name="T49" fmla="*/ T48 w 61"/>
                                <a:gd name="T50" fmla="+- 0 1859 1799"/>
                                <a:gd name="T51" fmla="*/ 1859 h 61"/>
                                <a:gd name="T52" fmla="+- 0 8403 8385"/>
                                <a:gd name="T53" fmla="*/ T52 w 61"/>
                                <a:gd name="T54" fmla="+- 0 1857 1799"/>
                                <a:gd name="T55" fmla="*/ 1857 h 61"/>
                                <a:gd name="T56" fmla="+- 0 8393 8385"/>
                                <a:gd name="T57" fmla="*/ T56 w 61"/>
                                <a:gd name="T58" fmla="+- 0 1850 1799"/>
                                <a:gd name="T59" fmla="*/ 1850 h 61"/>
                                <a:gd name="T60" fmla="+- 0 8387 8385"/>
                                <a:gd name="T61" fmla="*/ T60 w 61"/>
                                <a:gd name="T62" fmla="+- 0 1841 1799"/>
                                <a:gd name="T63" fmla="*/ 1841 h 61"/>
                                <a:gd name="T64" fmla="+- 0 8385 8385"/>
                                <a:gd name="T65" fmla="*/ T64 w 61"/>
                                <a:gd name="T66" fmla="+- 0 1829 1799"/>
                                <a:gd name="T67" fmla="*/ 182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docshape163"/>
                          <wps:cNvSpPr>
                            <a:spLocks/>
                          </wps:cNvSpPr>
                          <wps:spPr bwMode="auto">
                            <a:xfrm>
                              <a:off x="8406" y="1818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826 1818"/>
                                <a:gd name="T3" fmla="*/ 1826 h 17"/>
                                <a:gd name="T4" fmla="+- 0 8409 8407"/>
                                <a:gd name="T5" fmla="*/ T4 w 17"/>
                                <a:gd name="T6" fmla="+- 0 1821 1818"/>
                                <a:gd name="T7" fmla="*/ 1821 h 17"/>
                                <a:gd name="T8" fmla="+- 0 8415 8407"/>
                                <a:gd name="T9" fmla="*/ T8 w 17"/>
                                <a:gd name="T10" fmla="+- 0 1818 1818"/>
                                <a:gd name="T11" fmla="*/ 1818 h 17"/>
                                <a:gd name="T12" fmla="+- 0 8421 8407"/>
                                <a:gd name="T13" fmla="*/ T12 w 17"/>
                                <a:gd name="T14" fmla="+- 0 1821 1818"/>
                                <a:gd name="T15" fmla="*/ 1821 h 17"/>
                                <a:gd name="T16" fmla="+- 0 8423 8407"/>
                                <a:gd name="T17" fmla="*/ T16 w 17"/>
                                <a:gd name="T18" fmla="+- 0 1826 1818"/>
                                <a:gd name="T19" fmla="*/ 1826 h 17"/>
                                <a:gd name="T20" fmla="+- 0 8421 8407"/>
                                <a:gd name="T21" fmla="*/ T20 w 17"/>
                                <a:gd name="T22" fmla="+- 0 1832 1818"/>
                                <a:gd name="T23" fmla="*/ 1832 h 17"/>
                                <a:gd name="T24" fmla="+- 0 8415 8407"/>
                                <a:gd name="T25" fmla="*/ T24 w 17"/>
                                <a:gd name="T26" fmla="+- 0 1835 1818"/>
                                <a:gd name="T27" fmla="*/ 1835 h 17"/>
                                <a:gd name="T28" fmla="+- 0 8409 8407"/>
                                <a:gd name="T29" fmla="*/ T28 w 17"/>
                                <a:gd name="T30" fmla="+- 0 1832 1818"/>
                                <a:gd name="T31" fmla="*/ 1832 h 17"/>
                                <a:gd name="T32" fmla="+- 0 8407 8407"/>
                                <a:gd name="T33" fmla="*/ T32 w 17"/>
                                <a:gd name="T34" fmla="+- 0 1826 1818"/>
                                <a:gd name="T35" fmla="*/ 182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826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docshape164"/>
                          <wps:cNvSpPr>
                            <a:spLocks/>
                          </wps:cNvSpPr>
                          <wps:spPr bwMode="auto">
                            <a:xfrm>
                              <a:off x="8406" y="1727"/>
                              <a:ext cx="17" cy="306"/>
                            </a:xfrm>
                            <a:custGeom>
                              <a:avLst/>
                              <a:gdLst>
                                <a:gd name="T0" fmla="+- 0 8423 8407"/>
                                <a:gd name="T1" fmla="*/ T0 w 17"/>
                                <a:gd name="T2" fmla="+- 0 2025 1728"/>
                                <a:gd name="T3" fmla="*/ 2025 h 306"/>
                                <a:gd name="T4" fmla="+- 0 8421 8407"/>
                                <a:gd name="T5" fmla="*/ T4 w 17"/>
                                <a:gd name="T6" fmla="+- 0 2019 1728"/>
                                <a:gd name="T7" fmla="*/ 2019 h 306"/>
                                <a:gd name="T8" fmla="+- 0 8415 8407"/>
                                <a:gd name="T9" fmla="*/ T8 w 17"/>
                                <a:gd name="T10" fmla="+- 0 2017 1728"/>
                                <a:gd name="T11" fmla="*/ 2017 h 306"/>
                                <a:gd name="T12" fmla="+- 0 8409 8407"/>
                                <a:gd name="T13" fmla="*/ T12 w 17"/>
                                <a:gd name="T14" fmla="+- 0 2019 1728"/>
                                <a:gd name="T15" fmla="*/ 2019 h 306"/>
                                <a:gd name="T16" fmla="+- 0 8407 8407"/>
                                <a:gd name="T17" fmla="*/ T16 w 17"/>
                                <a:gd name="T18" fmla="+- 0 2025 1728"/>
                                <a:gd name="T19" fmla="*/ 2025 h 306"/>
                                <a:gd name="T20" fmla="+- 0 8409 8407"/>
                                <a:gd name="T21" fmla="*/ T20 w 17"/>
                                <a:gd name="T22" fmla="+- 0 2031 1728"/>
                                <a:gd name="T23" fmla="*/ 2031 h 306"/>
                                <a:gd name="T24" fmla="+- 0 8415 8407"/>
                                <a:gd name="T25" fmla="*/ T24 w 17"/>
                                <a:gd name="T26" fmla="+- 0 2033 1728"/>
                                <a:gd name="T27" fmla="*/ 2033 h 306"/>
                                <a:gd name="T28" fmla="+- 0 8421 8407"/>
                                <a:gd name="T29" fmla="*/ T28 w 17"/>
                                <a:gd name="T30" fmla="+- 0 2031 1728"/>
                                <a:gd name="T31" fmla="*/ 2031 h 306"/>
                                <a:gd name="T32" fmla="+- 0 8423 8407"/>
                                <a:gd name="T33" fmla="*/ T32 w 17"/>
                                <a:gd name="T34" fmla="+- 0 2025 1728"/>
                                <a:gd name="T35" fmla="*/ 2025 h 306"/>
                                <a:gd name="T36" fmla="+- 0 8423 8407"/>
                                <a:gd name="T37" fmla="*/ T36 w 17"/>
                                <a:gd name="T38" fmla="+- 0 1736 1728"/>
                                <a:gd name="T39" fmla="*/ 1736 h 306"/>
                                <a:gd name="T40" fmla="+- 0 8421 8407"/>
                                <a:gd name="T41" fmla="*/ T40 w 17"/>
                                <a:gd name="T42" fmla="+- 0 1730 1728"/>
                                <a:gd name="T43" fmla="*/ 1730 h 306"/>
                                <a:gd name="T44" fmla="+- 0 8415 8407"/>
                                <a:gd name="T45" fmla="*/ T44 w 17"/>
                                <a:gd name="T46" fmla="+- 0 1728 1728"/>
                                <a:gd name="T47" fmla="*/ 1728 h 306"/>
                                <a:gd name="T48" fmla="+- 0 8409 8407"/>
                                <a:gd name="T49" fmla="*/ T48 w 17"/>
                                <a:gd name="T50" fmla="+- 0 1730 1728"/>
                                <a:gd name="T51" fmla="*/ 1730 h 306"/>
                                <a:gd name="T52" fmla="+- 0 8407 8407"/>
                                <a:gd name="T53" fmla="*/ T52 w 17"/>
                                <a:gd name="T54" fmla="+- 0 1736 1728"/>
                                <a:gd name="T55" fmla="*/ 1736 h 306"/>
                                <a:gd name="T56" fmla="+- 0 8409 8407"/>
                                <a:gd name="T57" fmla="*/ T56 w 17"/>
                                <a:gd name="T58" fmla="+- 0 1742 1728"/>
                                <a:gd name="T59" fmla="*/ 1742 h 306"/>
                                <a:gd name="T60" fmla="+- 0 8415 8407"/>
                                <a:gd name="T61" fmla="*/ T60 w 17"/>
                                <a:gd name="T62" fmla="+- 0 1744 1728"/>
                                <a:gd name="T63" fmla="*/ 1744 h 306"/>
                                <a:gd name="T64" fmla="+- 0 8421 8407"/>
                                <a:gd name="T65" fmla="*/ T64 w 17"/>
                                <a:gd name="T66" fmla="+- 0 1742 1728"/>
                                <a:gd name="T67" fmla="*/ 1742 h 306"/>
                                <a:gd name="T68" fmla="+- 0 8423 8407"/>
                                <a:gd name="T69" fmla="*/ T68 w 17"/>
                                <a:gd name="T70" fmla="+- 0 1736 1728"/>
                                <a:gd name="T71" fmla="*/ 1736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06">
                                  <a:moveTo>
                                    <a:pt x="16" y="297"/>
                                  </a:moveTo>
                                  <a:lnTo>
                                    <a:pt x="14" y="291"/>
                                  </a:lnTo>
                                  <a:lnTo>
                                    <a:pt x="8" y="289"/>
                                  </a:lnTo>
                                  <a:lnTo>
                                    <a:pt x="2" y="291"/>
                                  </a:lnTo>
                                  <a:lnTo>
                                    <a:pt x="0" y="297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8" y="305"/>
                                  </a:lnTo>
                                  <a:lnTo>
                                    <a:pt x="14" y="303"/>
                                  </a:lnTo>
                                  <a:lnTo>
                                    <a:pt x="16" y="29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Lin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15" y="1736"/>
                              <a:ext cx="0" cy="177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4" name="docshape165"/>
                          <wps:cNvSpPr>
                            <a:spLocks/>
                          </wps:cNvSpPr>
                          <wps:spPr bwMode="auto">
                            <a:xfrm>
                              <a:off x="8406" y="1904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07 8407"/>
                                <a:gd name="T1" fmla="*/ T0 w 17"/>
                                <a:gd name="T2" fmla="+- 0 1913 1904"/>
                                <a:gd name="T3" fmla="*/ 1913 h 17"/>
                                <a:gd name="T4" fmla="+- 0 8409 8407"/>
                                <a:gd name="T5" fmla="*/ T4 w 17"/>
                                <a:gd name="T6" fmla="+- 0 1907 1904"/>
                                <a:gd name="T7" fmla="*/ 1907 h 17"/>
                                <a:gd name="T8" fmla="+- 0 8415 8407"/>
                                <a:gd name="T9" fmla="*/ T8 w 17"/>
                                <a:gd name="T10" fmla="+- 0 1904 1904"/>
                                <a:gd name="T11" fmla="*/ 1904 h 17"/>
                                <a:gd name="T12" fmla="+- 0 8421 8407"/>
                                <a:gd name="T13" fmla="*/ T12 w 17"/>
                                <a:gd name="T14" fmla="+- 0 1907 1904"/>
                                <a:gd name="T15" fmla="*/ 1907 h 17"/>
                                <a:gd name="T16" fmla="+- 0 8423 8407"/>
                                <a:gd name="T17" fmla="*/ T16 w 17"/>
                                <a:gd name="T18" fmla="+- 0 1913 1904"/>
                                <a:gd name="T19" fmla="*/ 1913 h 17"/>
                                <a:gd name="T20" fmla="+- 0 8421 8407"/>
                                <a:gd name="T21" fmla="*/ T20 w 17"/>
                                <a:gd name="T22" fmla="+- 0 1918 1904"/>
                                <a:gd name="T23" fmla="*/ 1918 h 17"/>
                                <a:gd name="T24" fmla="+- 0 8415 8407"/>
                                <a:gd name="T25" fmla="*/ T24 w 17"/>
                                <a:gd name="T26" fmla="+- 0 1921 1904"/>
                                <a:gd name="T27" fmla="*/ 1921 h 17"/>
                                <a:gd name="T28" fmla="+- 0 8409 8407"/>
                                <a:gd name="T29" fmla="*/ T28 w 17"/>
                                <a:gd name="T30" fmla="+- 0 1918 1904"/>
                                <a:gd name="T31" fmla="*/ 1918 h 17"/>
                                <a:gd name="T32" fmla="+- 0 8407 8407"/>
                                <a:gd name="T33" fmla="*/ T32 w 17"/>
                                <a:gd name="T34" fmla="+- 0 1913 1904"/>
                                <a:gd name="T35" fmla="*/ 191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docshape166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421 8390"/>
                                <a:gd name="T1" fmla="*/ T0 w 61"/>
                                <a:gd name="T2" fmla="+- 0 1539 1539"/>
                                <a:gd name="T3" fmla="*/ 1539 h 61"/>
                                <a:gd name="T4" fmla="+- 0 8409 8390"/>
                                <a:gd name="T5" fmla="*/ T4 w 61"/>
                                <a:gd name="T6" fmla="+- 0 1541 1539"/>
                                <a:gd name="T7" fmla="*/ 1541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393 8390"/>
                                <a:gd name="T13" fmla="*/ T12 w 61"/>
                                <a:gd name="T14" fmla="+- 0 1557 1539"/>
                                <a:gd name="T15" fmla="*/ 1557 h 61"/>
                                <a:gd name="T16" fmla="+- 0 8390 8390"/>
                                <a:gd name="T17" fmla="*/ T16 w 61"/>
                                <a:gd name="T18" fmla="+- 0 1569 1539"/>
                                <a:gd name="T19" fmla="*/ 1569 h 61"/>
                                <a:gd name="T20" fmla="+- 0 8393 8390"/>
                                <a:gd name="T21" fmla="*/ T20 w 61"/>
                                <a:gd name="T22" fmla="+- 0 1580 1539"/>
                                <a:gd name="T23" fmla="*/ 1580 h 61"/>
                                <a:gd name="T24" fmla="+- 0 8399 8390"/>
                                <a:gd name="T25" fmla="*/ T24 w 61"/>
                                <a:gd name="T26" fmla="+- 0 1590 1539"/>
                                <a:gd name="T27" fmla="*/ 1590 h 61"/>
                                <a:gd name="T28" fmla="+- 0 8409 8390"/>
                                <a:gd name="T29" fmla="*/ T28 w 61"/>
                                <a:gd name="T30" fmla="+- 0 1596 1539"/>
                                <a:gd name="T31" fmla="*/ 1596 h 61"/>
                                <a:gd name="T32" fmla="+- 0 8421 8390"/>
                                <a:gd name="T33" fmla="*/ T32 w 61"/>
                                <a:gd name="T34" fmla="+- 0 1599 1539"/>
                                <a:gd name="T35" fmla="*/ 1599 h 61"/>
                                <a:gd name="T36" fmla="+- 0 8432 8390"/>
                                <a:gd name="T37" fmla="*/ T36 w 61"/>
                                <a:gd name="T38" fmla="+- 0 1596 1539"/>
                                <a:gd name="T39" fmla="*/ 1596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48 8390"/>
                                <a:gd name="T45" fmla="*/ T44 w 61"/>
                                <a:gd name="T46" fmla="+- 0 1580 1539"/>
                                <a:gd name="T47" fmla="*/ 1580 h 61"/>
                                <a:gd name="T48" fmla="+- 0 8451 8390"/>
                                <a:gd name="T49" fmla="*/ T48 w 61"/>
                                <a:gd name="T50" fmla="+- 0 1569 1539"/>
                                <a:gd name="T51" fmla="*/ 1569 h 61"/>
                                <a:gd name="T52" fmla="+- 0 8448 8390"/>
                                <a:gd name="T53" fmla="*/ T52 w 61"/>
                                <a:gd name="T54" fmla="+- 0 1557 1539"/>
                                <a:gd name="T55" fmla="*/ 1557 h 61"/>
                                <a:gd name="T56" fmla="+- 0 8442 8390"/>
                                <a:gd name="T57" fmla="*/ T56 w 61"/>
                                <a:gd name="T58" fmla="+- 0 1547 1539"/>
                                <a:gd name="T59" fmla="*/ 1547 h 61"/>
                                <a:gd name="T60" fmla="+- 0 8432 8390"/>
                                <a:gd name="T61" fmla="*/ T60 w 61"/>
                                <a:gd name="T62" fmla="+- 0 1541 1539"/>
                                <a:gd name="T63" fmla="*/ 1541 h 61"/>
                                <a:gd name="T64" fmla="+- 0 8421 8390"/>
                                <a:gd name="T65" fmla="*/ T64 w 61"/>
                                <a:gd name="T66" fmla="+- 0 1539 1539"/>
                                <a:gd name="T67" fmla="*/ 153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1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docshape167"/>
                          <wps:cNvSpPr>
                            <a:spLocks/>
                          </wps:cNvSpPr>
                          <wps:spPr bwMode="auto">
                            <a:xfrm>
                              <a:off x="8390" y="153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390 8390"/>
                                <a:gd name="T1" fmla="*/ T0 w 61"/>
                                <a:gd name="T2" fmla="+- 0 1569 1539"/>
                                <a:gd name="T3" fmla="*/ 1569 h 61"/>
                                <a:gd name="T4" fmla="+- 0 8393 8390"/>
                                <a:gd name="T5" fmla="*/ T4 w 61"/>
                                <a:gd name="T6" fmla="+- 0 1557 1539"/>
                                <a:gd name="T7" fmla="*/ 1557 h 61"/>
                                <a:gd name="T8" fmla="+- 0 8399 8390"/>
                                <a:gd name="T9" fmla="*/ T8 w 61"/>
                                <a:gd name="T10" fmla="+- 0 1547 1539"/>
                                <a:gd name="T11" fmla="*/ 1547 h 61"/>
                                <a:gd name="T12" fmla="+- 0 8409 8390"/>
                                <a:gd name="T13" fmla="*/ T12 w 61"/>
                                <a:gd name="T14" fmla="+- 0 1541 1539"/>
                                <a:gd name="T15" fmla="*/ 1541 h 61"/>
                                <a:gd name="T16" fmla="+- 0 8421 8390"/>
                                <a:gd name="T17" fmla="*/ T16 w 61"/>
                                <a:gd name="T18" fmla="+- 0 1539 1539"/>
                                <a:gd name="T19" fmla="*/ 1539 h 61"/>
                                <a:gd name="T20" fmla="+- 0 8432 8390"/>
                                <a:gd name="T21" fmla="*/ T20 w 61"/>
                                <a:gd name="T22" fmla="+- 0 1541 1539"/>
                                <a:gd name="T23" fmla="*/ 1541 h 61"/>
                                <a:gd name="T24" fmla="+- 0 8442 8390"/>
                                <a:gd name="T25" fmla="*/ T24 w 61"/>
                                <a:gd name="T26" fmla="+- 0 1547 1539"/>
                                <a:gd name="T27" fmla="*/ 1547 h 61"/>
                                <a:gd name="T28" fmla="+- 0 8448 8390"/>
                                <a:gd name="T29" fmla="*/ T28 w 61"/>
                                <a:gd name="T30" fmla="+- 0 1557 1539"/>
                                <a:gd name="T31" fmla="*/ 1557 h 61"/>
                                <a:gd name="T32" fmla="+- 0 8451 8390"/>
                                <a:gd name="T33" fmla="*/ T32 w 61"/>
                                <a:gd name="T34" fmla="+- 0 1569 1539"/>
                                <a:gd name="T35" fmla="*/ 1569 h 61"/>
                                <a:gd name="T36" fmla="+- 0 8448 8390"/>
                                <a:gd name="T37" fmla="*/ T36 w 61"/>
                                <a:gd name="T38" fmla="+- 0 1580 1539"/>
                                <a:gd name="T39" fmla="*/ 1580 h 61"/>
                                <a:gd name="T40" fmla="+- 0 8442 8390"/>
                                <a:gd name="T41" fmla="*/ T40 w 61"/>
                                <a:gd name="T42" fmla="+- 0 1590 1539"/>
                                <a:gd name="T43" fmla="*/ 1590 h 61"/>
                                <a:gd name="T44" fmla="+- 0 8432 8390"/>
                                <a:gd name="T45" fmla="*/ T44 w 61"/>
                                <a:gd name="T46" fmla="+- 0 1596 1539"/>
                                <a:gd name="T47" fmla="*/ 1596 h 61"/>
                                <a:gd name="T48" fmla="+- 0 8421 8390"/>
                                <a:gd name="T49" fmla="*/ T48 w 61"/>
                                <a:gd name="T50" fmla="+- 0 1599 1539"/>
                                <a:gd name="T51" fmla="*/ 1599 h 61"/>
                                <a:gd name="T52" fmla="+- 0 8409 8390"/>
                                <a:gd name="T53" fmla="*/ T52 w 61"/>
                                <a:gd name="T54" fmla="+- 0 1596 1539"/>
                                <a:gd name="T55" fmla="*/ 1596 h 61"/>
                                <a:gd name="T56" fmla="+- 0 8399 8390"/>
                                <a:gd name="T57" fmla="*/ T56 w 61"/>
                                <a:gd name="T58" fmla="+- 0 1590 1539"/>
                                <a:gd name="T59" fmla="*/ 1590 h 61"/>
                                <a:gd name="T60" fmla="+- 0 8393 8390"/>
                                <a:gd name="T61" fmla="*/ T60 w 61"/>
                                <a:gd name="T62" fmla="+- 0 1580 1539"/>
                                <a:gd name="T63" fmla="*/ 1580 h 61"/>
                                <a:gd name="T64" fmla="+- 0 8390 8390"/>
                                <a:gd name="T65" fmla="*/ T64 w 61"/>
                                <a:gd name="T66" fmla="+- 0 1569 1539"/>
                                <a:gd name="T67" fmla="*/ 1569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3" y="1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61" y="30"/>
                                  </a:lnTo>
                                  <a:lnTo>
                                    <a:pt x="58" y="41"/>
                                  </a:lnTo>
                                  <a:lnTo>
                                    <a:pt x="52" y="51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docshape168"/>
                          <wps:cNvSpPr>
                            <a:spLocks/>
                          </wps:cNvSpPr>
                          <wps:spPr bwMode="auto">
                            <a:xfrm>
                              <a:off x="8412" y="1449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458 1450"/>
                                <a:gd name="T3" fmla="*/ 1458 h 17"/>
                                <a:gd name="T4" fmla="+- 0 8415 8412"/>
                                <a:gd name="T5" fmla="*/ T4 w 17"/>
                                <a:gd name="T6" fmla="+- 0 1452 1450"/>
                                <a:gd name="T7" fmla="*/ 1452 h 17"/>
                                <a:gd name="T8" fmla="+- 0 8421 8412"/>
                                <a:gd name="T9" fmla="*/ T8 w 17"/>
                                <a:gd name="T10" fmla="+- 0 1450 1450"/>
                                <a:gd name="T11" fmla="*/ 1450 h 17"/>
                                <a:gd name="T12" fmla="+- 0 8426 8412"/>
                                <a:gd name="T13" fmla="*/ T12 w 17"/>
                                <a:gd name="T14" fmla="+- 0 1452 1450"/>
                                <a:gd name="T15" fmla="*/ 1452 h 17"/>
                                <a:gd name="T16" fmla="+- 0 8429 8412"/>
                                <a:gd name="T17" fmla="*/ T16 w 17"/>
                                <a:gd name="T18" fmla="+- 0 1458 1450"/>
                                <a:gd name="T19" fmla="*/ 1458 h 17"/>
                                <a:gd name="T20" fmla="+- 0 8426 8412"/>
                                <a:gd name="T21" fmla="*/ T20 w 17"/>
                                <a:gd name="T22" fmla="+- 0 1464 1450"/>
                                <a:gd name="T23" fmla="*/ 1464 h 17"/>
                                <a:gd name="T24" fmla="+- 0 8421 8412"/>
                                <a:gd name="T25" fmla="*/ T24 w 17"/>
                                <a:gd name="T26" fmla="+- 0 1466 1450"/>
                                <a:gd name="T27" fmla="*/ 1466 h 17"/>
                                <a:gd name="T28" fmla="+- 0 8415 8412"/>
                                <a:gd name="T29" fmla="*/ T28 w 17"/>
                                <a:gd name="T30" fmla="+- 0 1464 1450"/>
                                <a:gd name="T31" fmla="*/ 1464 h 17"/>
                                <a:gd name="T32" fmla="+- 0 8412 8412"/>
                                <a:gd name="T33" fmla="*/ T32 w 17"/>
                                <a:gd name="T34" fmla="+- 0 1458 1450"/>
                                <a:gd name="T35" fmla="*/ 145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Line 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1" y="1458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" name="docshape169"/>
                          <wps:cNvSpPr>
                            <a:spLocks/>
                          </wps:cNvSpPr>
                          <wps:spPr bwMode="auto">
                            <a:xfrm>
                              <a:off x="8412" y="166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17"/>
                                <a:gd name="T2" fmla="+- 0 1673 1665"/>
                                <a:gd name="T3" fmla="*/ 1673 h 17"/>
                                <a:gd name="T4" fmla="+- 0 8415 8412"/>
                                <a:gd name="T5" fmla="*/ T4 w 17"/>
                                <a:gd name="T6" fmla="+- 0 1668 1665"/>
                                <a:gd name="T7" fmla="*/ 1668 h 17"/>
                                <a:gd name="T8" fmla="+- 0 8421 8412"/>
                                <a:gd name="T9" fmla="*/ T8 w 17"/>
                                <a:gd name="T10" fmla="+- 0 1665 1665"/>
                                <a:gd name="T11" fmla="*/ 1665 h 17"/>
                                <a:gd name="T12" fmla="+- 0 8426 8412"/>
                                <a:gd name="T13" fmla="*/ T12 w 17"/>
                                <a:gd name="T14" fmla="+- 0 1668 1665"/>
                                <a:gd name="T15" fmla="*/ 1668 h 17"/>
                                <a:gd name="T16" fmla="+- 0 8429 8412"/>
                                <a:gd name="T17" fmla="*/ T16 w 17"/>
                                <a:gd name="T18" fmla="+- 0 1673 1665"/>
                                <a:gd name="T19" fmla="*/ 1673 h 17"/>
                                <a:gd name="T20" fmla="+- 0 8426 8412"/>
                                <a:gd name="T21" fmla="*/ T20 w 17"/>
                                <a:gd name="T22" fmla="+- 0 1679 1665"/>
                                <a:gd name="T23" fmla="*/ 1679 h 17"/>
                                <a:gd name="T24" fmla="+- 0 8421 8412"/>
                                <a:gd name="T25" fmla="*/ T24 w 17"/>
                                <a:gd name="T26" fmla="+- 0 1682 1665"/>
                                <a:gd name="T27" fmla="*/ 1682 h 17"/>
                                <a:gd name="T28" fmla="+- 0 8415 8412"/>
                                <a:gd name="T29" fmla="*/ T28 w 17"/>
                                <a:gd name="T30" fmla="+- 0 1679 1665"/>
                                <a:gd name="T31" fmla="*/ 1679 h 17"/>
                                <a:gd name="T32" fmla="+- 0 8412 8412"/>
                                <a:gd name="T33" fmla="*/ T32 w 17"/>
                                <a:gd name="T34" fmla="+- 0 1673 1665"/>
                                <a:gd name="T35" fmla="*/ 167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3" y="3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docshape170"/>
                          <wps:cNvSpPr>
                            <a:spLocks/>
                          </wps:cNvSpPr>
                          <wps:spPr bwMode="auto">
                            <a:xfrm>
                              <a:off x="8240" y="1557"/>
                              <a:ext cx="372" cy="377"/>
                            </a:xfrm>
                            <a:custGeom>
                              <a:avLst/>
                              <a:gdLst>
                                <a:gd name="T0" fmla="+- 0 8597 8240"/>
                                <a:gd name="T1" fmla="*/ T0 w 372"/>
                                <a:gd name="T2" fmla="+- 0 1935 1558"/>
                                <a:gd name="T3" fmla="*/ 1935 h 377"/>
                                <a:gd name="T4" fmla="+- 0 8597 8240"/>
                                <a:gd name="T5" fmla="*/ T4 w 372"/>
                                <a:gd name="T6" fmla="+- 0 1914 1558"/>
                                <a:gd name="T7" fmla="*/ 1914 h 377"/>
                                <a:gd name="T8" fmla="+- 0 8597 8240"/>
                                <a:gd name="T9" fmla="*/ T8 w 372"/>
                                <a:gd name="T10" fmla="+- 0 1924 1558"/>
                                <a:gd name="T11" fmla="*/ 1924 h 377"/>
                                <a:gd name="T12" fmla="+- 0 8240 8240"/>
                                <a:gd name="T13" fmla="*/ T12 w 372"/>
                                <a:gd name="T14" fmla="+- 0 1924 1558"/>
                                <a:gd name="T15" fmla="*/ 1924 h 377"/>
                                <a:gd name="T16" fmla="+- 0 8240 8240"/>
                                <a:gd name="T17" fmla="*/ T16 w 372"/>
                                <a:gd name="T18" fmla="+- 0 1935 1558"/>
                                <a:gd name="T19" fmla="*/ 1935 h 377"/>
                                <a:gd name="T20" fmla="+- 0 8240 8240"/>
                                <a:gd name="T21" fmla="*/ T20 w 372"/>
                                <a:gd name="T22" fmla="+- 0 1914 1558"/>
                                <a:gd name="T23" fmla="*/ 1914 h 377"/>
                                <a:gd name="T24" fmla="+- 0 8599 8240"/>
                                <a:gd name="T25" fmla="*/ T24 w 372"/>
                                <a:gd name="T26" fmla="+- 0 1840 1558"/>
                                <a:gd name="T27" fmla="*/ 1840 h 377"/>
                                <a:gd name="T28" fmla="+- 0 8599 8240"/>
                                <a:gd name="T29" fmla="*/ T28 w 372"/>
                                <a:gd name="T30" fmla="+- 0 1818 1558"/>
                                <a:gd name="T31" fmla="*/ 1818 h 377"/>
                                <a:gd name="T32" fmla="+- 0 8599 8240"/>
                                <a:gd name="T33" fmla="*/ T32 w 372"/>
                                <a:gd name="T34" fmla="+- 0 1829 1558"/>
                                <a:gd name="T35" fmla="*/ 1829 h 377"/>
                                <a:gd name="T36" fmla="+- 0 8242 8240"/>
                                <a:gd name="T37" fmla="*/ T36 w 372"/>
                                <a:gd name="T38" fmla="+- 0 1829 1558"/>
                                <a:gd name="T39" fmla="*/ 1829 h 377"/>
                                <a:gd name="T40" fmla="+- 0 8242 8240"/>
                                <a:gd name="T41" fmla="*/ T40 w 372"/>
                                <a:gd name="T42" fmla="+- 0 1840 1558"/>
                                <a:gd name="T43" fmla="*/ 1840 h 377"/>
                                <a:gd name="T44" fmla="+- 0 8242 8240"/>
                                <a:gd name="T45" fmla="*/ T44 w 372"/>
                                <a:gd name="T46" fmla="+- 0 1818 1558"/>
                                <a:gd name="T47" fmla="*/ 1818 h 377"/>
                                <a:gd name="T48" fmla="+- 0 8612 8240"/>
                                <a:gd name="T49" fmla="*/ T48 w 372"/>
                                <a:gd name="T50" fmla="+- 0 1579 1558"/>
                                <a:gd name="T51" fmla="*/ 1579 h 377"/>
                                <a:gd name="T52" fmla="+- 0 8612 8240"/>
                                <a:gd name="T53" fmla="*/ T52 w 372"/>
                                <a:gd name="T54" fmla="+- 0 1558 1558"/>
                                <a:gd name="T55" fmla="*/ 1558 h 377"/>
                                <a:gd name="T56" fmla="+- 0 8612 8240"/>
                                <a:gd name="T57" fmla="*/ T56 w 372"/>
                                <a:gd name="T58" fmla="+- 0 1569 1558"/>
                                <a:gd name="T59" fmla="*/ 1569 h 377"/>
                                <a:gd name="T60" fmla="+- 0 8242 8240"/>
                                <a:gd name="T61" fmla="*/ T60 w 372"/>
                                <a:gd name="T62" fmla="+- 0 1569 1558"/>
                                <a:gd name="T63" fmla="*/ 1569 h 377"/>
                                <a:gd name="T64" fmla="+- 0 8242 8240"/>
                                <a:gd name="T65" fmla="*/ T64 w 372"/>
                                <a:gd name="T66" fmla="+- 0 1579 1558"/>
                                <a:gd name="T67" fmla="*/ 1579 h 377"/>
                                <a:gd name="T68" fmla="+- 0 8242 8240"/>
                                <a:gd name="T69" fmla="*/ T68 w 372"/>
                                <a:gd name="T70" fmla="+- 0 1558 1558"/>
                                <a:gd name="T71" fmla="*/ 1558 h 3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72" h="377">
                                  <a:moveTo>
                                    <a:pt x="357" y="377"/>
                                  </a:moveTo>
                                  <a:lnTo>
                                    <a:pt x="357" y="356"/>
                                  </a:lnTo>
                                  <a:moveTo>
                                    <a:pt x="357" y="366"/>
                                  </a:moveTo>
                                  <a:lnTo>
                                    <a:pt x="0" y="366"/>
                                  </a:lnTo>
                                  <a:moveTo>
                                    <a:pt x="0" y="377"/>
                                  </a:moveTo>
                                  <a:lnTo>
                                    <a:pt x="0" y="356"/>
                                  </a:lnTo>
                                  <a:moveTo>
                                    <a:pt x="359" y="282"/>
                                  </a:moveTo>
                                  <a:lnTo>
                                    <a:pt x="359" y="260"/>
                                  </a:lnTo>
                                  <a:moveTo>
                                    <a:pt x="359" y="271"/>
                                  </a:moveTo>
                                  <a:lnTo>
                                    <a:pt x="2" y="271"/>
                                  </a:lnTo>
                                  <a:moveTo>
                                    <a:pt x="2" y="282"/>
                                  </a:moveTo>
                                  <a:lnTo>
                                    <a:pt x="2" y="260"/>
                                  </a:lnTo>
                                  <a:moveTo>
                                    <a:pt x="372" y="21"/>
                                  </a:moveTo>
                                  <a:lnTo>
                                    <a:pt x="372" y="0"/>
                                  </a:lnTo>
                                  <a:moveTo>
                                    <a:pt x="372" y="11"/>
                                  </a:moveTo>
                                  <a:lnTo>
                                    <a:pt x="2" y="11"/>
                                  </a:lnTo>
                                  <a:moveTo>
                                    <a:pt x="2" y="21"/>
                                  </a:move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docshape171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98 2098"/>
                                <a:gd name="T3" fmla="*/ 2098 h 61"/>
                                <a:gd name="T4" fmla="+- 0 8064 8046"/>
                                <a:gd name="T5" fmla="*/ T4 w 61"/>
                                <a:gd name="T6" fmla="+- 0 2100 2098"/>
                                <a:gd name="T7" fmla="*/ 2100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48 8046"/>
                                <a:gd name="T13" fmla="*/ T12 w 61"/>
                                <a:gd name="T14" fmla="+- 0 2116 2098"/>
                                <a:gd name="T15" fmla="*/ 2116 h 61"/>
                                <a:gd name="T16" fmla="+- 0 8046 8046"/>
                                <a:gd name="T17" fmla="*/ T16 w 61"/>
                                <a:gd name="T18" fmla="+- 0 2128 2098"/>
                                <a:gd name="T19" fmla="*/ 2128 h 61"/>
                                <a:gd name="T20" fmla="+- 0 8048 8046"/>
                                <a:gd name="T21" fmla="*/ T20 w 61"/>
                                <a:gd name="T22" fmla="+- 0 2140 2098"/>
                                <a:gd name="T23" fmla="*/ 2140 h 61"/>
                                <a:gd name="T24" fmla="+- 0 8054 8046"/>
                                <a:gd name="T25" fmla="*/ T24 w 61"/>
                                <a:gd name="T26" fmla="+- 0 2149 2098"/>
                                <a:gd name="T27" fmla="*/ 2149 h 61"/>
                                <a:gd name="T28" fmla="+- 0 8064 8046"/>
                                <a:gd name="T29" fmla="*/ T28 w 61"/>
                                <a:gd name="T30" fmla="+- 0 2156 2098"/>
                                <a:gd name="T31" fmla="*/ 2156 h 61"/>
                                <a:gd name="T32" fmla="+- 0 8076 8046"/>
                                <a:gd name="T33" fmla="*/ T32 w 61"/>
                                <a:gd name="T34" fmla="+- 0 2158 2098"/>
                                <a:gd name="T35" fmla="*/ 2158 h 61"/>
                                <a:gd name="T36" fmla="+- 0 8087 8046"/>
                                <a:gd name="T37" fmla="*/ T36 w 61"/>
                                <a:gd name="T38" fmla="+- 0 2156 2098"/>
                                <a:gd name="T39" fmla="*/ 2156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103 8046"/>
                                <a:gd name="T45" fmla="*/ T44 w 61"/>
                                <a:gd name="T46" fmla="+- 0 2140 2098"/>
                                <a:gd name="T47" fmla="*/ 2140 h 61"/>
                                <a:gd name="T48" fmla="+- 0 8106 8046"/>
                                <a:gd name="T49" fmla="*/ T48 w 61"/>
                                <a:gd name="T50" fmla="+- 0 2128 2098"/>
                                <a:gd name="T51" fmla="*/ 2128 h 61"/>
                                <a:gd name="T52" fmla="+- 0 8103 8046"/>
                                <a:gd name="T53" fmla="*/ T52 w 61"/>
                                <a:gd name="T54" fmla="+- 0 2116 2098"/>
                                <a:gd name="T55" fmla="*/ 2116 h 61"/>
                                <a:gd name="T56" fmla="+- 0 8097 8046"/>
                                <a:gd name="T57" fmla="*/ T56 w 61"/>
                                <a:gd name="T58" fmla="+- 0 2107 2098"/>
                                <a:gd name="T59" fmla="*/ 2107 h 61"/>
                                <a:gd name="T60" fmla="+- 0 8087 8046"/>
                                <a:gd name="T61" fmla="*/ T60 w 61"/>
                                <a:gd name="T62" fmla="+- 0 2100 2098"/>
                                <a:gd name="T63" fmla="*/ 2100 h 61"/>
                                <a:gd name="T64" fmla="+- 0 8076 8046"/>
                                <a:gd name="T65" fmla="*/ T64 w 61"/>
                                <a:gd name="T66" fmla="+- 0 2098 2098"/>
                                <a:gd name="T67" fmla="*/ 209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docshape172"/>
                          <wps:cNvSpPr>
                            <a:spLocks/>
                          </wps:cNvSpPr>
                          <wps:spPr bwMode="auto">
                            <a:xfrm>
                              <a:off x="8045" y="2097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128 2098"/>
                                <a:gd name="T3" fmla="*/ 2128 h 61"/>
                                <a:gd name="T4" fmla="+- 0 8048 8046"/>
                                <a:gd name="T5" fmla="*/ T4 w 61"/>
                                <a:gd name="T6" fmla="+- 0 2116 2098"/>
                                <a:gd name="T7" fmla="*/ 2116 h 61"/>
                                <a:gd name="T8" fmla="+- 0 8054 8046"/>
                                <a:gd name="T9" fmla="*/ T8 w 61"/>
                                <a:gd name="T10" fmla="+- 0 2107 2098"/>
                                <a:gd name="T11" fmla="*/ 2107 h 61"/>
                                <a:gd name="T12" fmla="+- 0 8064 8046"/>
                                <a:gd name="T13" fmla="*/ T12 w 61"/>
                                <a:gd name="T14" fmla="+- 0 2100 2098"/>
                                <a:gd name="T15" fmla="*/ 2100 h 61"/>
                                <a:gd name="T16" fmla="+- 0 8076 8046"/>
                                <a:gd name="T17" fmla="*/ T16 w 61"/>
                                <a:gd name="T18" fmla="+- 0 2098 2098"/>
                                <a:gd name="T19" fmla="*/ 2098 h 61"/>
                                <a:gd name="T20" fmla="+- 0 8087 8046"/>
                                <a:gd name="T21" fmla="*/ T20 w 61"/>
                                <a:gd name="T22" fmla="+- 0 2100 2098"/>
                                <a:gd name="T23" fmla="*/ 2100 h 61"/>
                                <a:gd name="T24" fmla="+- 0 8097 8046"/>
                                <a:gd name="T25" fmla="*/ T24 w 61"/>
                                <a:gd name="T26" fmla="+- 0 2107 2098"/>
                                <a:gd name="T27" fmla="*/ 2107 h 61"/>
                                <a:gd name="T28" fmla="+- 0 8103 8046"/>
                                <a:gd name="T29" fmla="*/ T28 w 61"/>
                                <a:gd name="T30" fmla="+- 0 2116 2098"/>
                                <a:gd name="T31" fmla="*/ 2116 h 61"/>
                                <a:gd name="T32" fmla="+- 0 8106 8046"/>
                                <a:gd name="T33" fmla="*/ T32 w 61"/>
                                <a:gd name="T34" fmla="+- 0 2128 2098"/>
                                <a:gd name="T35" fmla="*/ 2128 h 61"/>
                                <a:gd name="T36" fmla="+- 0 8103 8046"/>
                                <a:gd name="T37" fmla="*/ T36 w 61"/>
                                <a:gd name="T38" fmla="+- 0 2140 2098"/>
                                <a:gd name="T39" fmla="*/ 2140 h 61"/>
                                <a:gd name="T40" fmla="+- 0 8097 8046"/>
                                <a:gd name="T41" fmla="*/ T40 w 61"/>
                                <a:gd name="T42" fmla="+- 0 2149 2098"/>
                                <a:gd name="T43" fmla="*/ 2149 h 61"/>
                                <a:gd name="T44" fmla="+- 0 8087 8046"/>
                                <a:gd name="T45" fmla="*/ T44 w 61"/>
                                <a:gd name="T46" fmla="+- 0 2156 2098"/>
                                <a:gd name="T47" fmla="*/ 2156 h 61"/>
                                <a:gd name="T48" fmla="+- 0 8076 8046"/>
                                <a:gd name="T49" fmla="*/ T48 w 61"/>
                                <a:gd name="T50" fmla="+- 0 2158 2098"/>
                                <a:gd name="T51" fmla="*/ 2158 h 61"/>
                                <a:gd name="T52" fmla="+- 0 8064 8046"/>
                                <a:gd name="T53" fmla="*/ T52 w 61"/>
                                <a:gd name="T54" fmla="+- 0 2156 2098"/>
                                <a:gd name="T55" fmla="*/ 2156 h 61"/>
                                <a:gd name="T56" fmla="+- 0 8054 8046"/>
                                <a:gd name="T57" fmla="*/ T56 w 61"/>
                                <a:gd name="T58" fmla="+- 0 2149 2098"/>
                                <a:gd name="T59" fmla="*/ 2149 h 61"/>
                                <a:gd name="T60" fmla="+- 0 8048 8046"/>
                                <a:gd name="T61" fmla="*/ T60 w 61"/>
                                <a:gd name="T62" fmla="+- 0 2140 2098"/>
                                <a:gd name="T63" fmla="*/ 2140 h 61"/>
                                <a:gd name="T64" fmla="+- 0 8046 8046"/>
                                <a:gd name="T65" fmla="*/ T64 w 61"/>
                                <a:gd name="T66" fmla="+- 0 2128 2098"/>
                                <a:gd name="T67" fmla="*/ 212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8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docshape173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2008 2008"/>
                                <a:gd name="T3" fmla="*/ 2008 h 61"/>
                                <a:gd name="T4" fmla="+- 0 8064 8046"/>
                                <a:gd name="T5" fmla="*/ T4 w 61"/>
                                <a:gd name="T6" fmla="+- 0 2011 2008"/>
                                <a:gd name="T7" fmla="*/ 2011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48 8046"/>
                                <a:gd name="T13" fmla="*/ T12 w 61"/>
                                <a:gd name="T14" fmla="+- 0 2027 2008"/>
                                <a:gd name="T15" fmla="*/ 2027 h 61"/>
                                <a:gd name="T16" fmla="+- 0 8046 8046"/>
                                <a:gd name="T17" fmla="*/ T16 w 61"/>
                                <a:gd name="T18" fmla="+- 0 2038 2008"/>
                                <a:gd name="T19" fmla="*/ 2038 h 61"/>
                                <a:gd name="T20" fmla="+- 0 8048 8046"/>
                                <a:gd name="T21" fmla="*/ T20 w 61"/>
                                <a:gd name="T22" fmla="+- 0 2050 2008"/>
                                <a:gd name="T23" fmla="*/ 2050 h 61"/>
                                <a:gd name="T24" fmla="+- 0 8054 8046"/>
                                <a:gd name="T25" fmla="*/ T24 w 61"/>
                                <a:gd name="T26" fmla="+- 0 2060 2008"/>
                                <a:gd name="T27" fmla="*/ 2060 h 61"/>
                                <a:gd name="T28" fmla="+- 0 8064 8046"/>
                                <a:gd name="T29" fmla="*/ T28 w 61"/>
                                <a:gd name="T30" fmla="+- 0 2066 2008"/>
                                <a:gd name="T31" fmla="*/ 2066 h 61"/>
                                <a:gd name="T32" fmla="+- 0 8076 8046"/>
                                <a:gd name="T33" fmla="*/ T32 w 61"/>
                                <a:gd name="T34" fmla="+- 0 2068 2008"/>
                                <a:gd name="T35" fmla="*/ 2068 h 61"/>
                                <a:gd name="T36" fmla="+- 0 8087 8046"/>
                                <a:gd name="T37" fmla="*/ T36 w 61"/>
                                <a:gd name="T38" fmla="+- 0 2066 2008"/>
                                <a:gd name="T39" fmla="*/ 2066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103 8046"/>
                                <a:gd name="T45" fmla="*/ T44 w 61"/>
                                <a:gd name="T46" fmla="+- 0 2050 2008"/>
                                <a:gd name="T47" fmla="*/ 2050 h 61"/>
                                <a:gd name="T48" fmla="+- 0 8106 8046"/>
                                <a:gd name="T49" fmla="*/ T48 w 61"/>
                                <a:gd name="T50" fmla="+- 0 2038 2008"/>
                                <a:gd name="T51" fmla="*/ 2038 h 61"/>
                                <a:gd name="T52" fmla="+- 0 8103 8046"/>
                                <a:gd name="T53" fmla="*/ T52 w 61"/>
                                <a:gd name="T54" fmla="+- 0 2027 2008"/>
                                <a:gd name="T55" fmla="*/ 2027 h 61"/>
                                <a:gd name="T56" fmla="+- 0 8097 8046"/>
                                <a:gd name="T57" fmla="*/ T56 w 61"/>
                                <a:gd name="T58" fmla="+- 0 2017 2008"/>
                                <a:gd name="T59" fmla="*/ 2017 h 61"/>
                                <a:gd name="T60" fmla="+- 0 8087 8046"/>
                                <a:gd name="T61" fmla="*/ T60 w 61"/>
                                <a:gd name="T62" fmla="+- 0 2011 2008"/>
                                <a:gd name="T63" fmla="*/ 2011 h 61"/>
                                <a:gd name="T64" fmla="+- 0 8076 8046"/>
                                <a:gd name="T65" fmla="*/ T64 w 61"/>
                                <a:gd name="T66" fmla="+- 0 2008 2008"/>
                                <a:gd name="T67" fmla="*/ 20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8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docshape174"/>
                          <wps:cNvSpPr>
                            <a:spLocks/>
                          </wps:cNvSpPr>
                          <wps:spPr bwMode="auto">
                            <a:xfrm>
                              <a:off x="8045" y="2008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2038 2008"/>
                                <a:gd name="T3" fmla="*/ 2038 h 61"/>
                                <a:gd name="T4" fmla="+- 0 8048 8046"/>
                                <a:gd name="T5" fmla="*/ T4 w 61"/>
                                <a:gd name="T6" fmla="+- 0 2027 2008"/>
                                <a:gd name="T7" fmla="*/ 2027 h 61"/>
                                <a:gd name="T8" fmla="+- 0 8054 8046"/>
                                <a:gd name="T9" fmla="*/ T8 w 61"/>
                                <a:gd name="T10" fmla="+- 0 2017 2008"/>
                                <a:gd name="T11" fmla="*/ 2017 h 61"/>
                                <a:gd name="T12" fmla="+- 0 8064 8046"/>
                                <a:gd name="T13" fmla="*/ T12 w 61"/>
                                <a:gd name="T14" fmla="+- 0 2011 2008"/>
                                <a:gd name="T15" fmla="*/ 2011 h 61"/>
                                <a:gd name="T16" fmla="+- 0 8076 8046"/>
                                <a:gd name="T17" fmla="*/ T16 w 61"/>
                                <a:gd name="T18" fmla="+- 0 2008 2008"/>
                                <a:gd name="T19" fmla="*/ 2008 h 61"/>
                                <a:gd name="T20" fmla="+- 0 8087 8046"/>
                                <a:gd name="T21" fmla="*/ T20 w 61"/>
                                <a:gd name="T22" fmla="+- 0 2011 2008"/>
                                <a:gd name="T23" fmla="*/ 2011 h 61"/>
                                <a:gd name="T24" fmla="+- 0 8097 8046"/>
                                <a:gd name="T25" fmla="*/ T24 w 61"/>
                                <a:gd name="T26" fmla="+- 0 2017 2008"/>
                                <a:gd name="T27" fmla="*/ 2017 h 61"/>
                                <a:gd name="T28" fmla="+- 0 8103 8046"/>
                                <a:gd name="T29" fmla="*/ T28 w 61"/>
                                <a:gd name="T30" fmla="+- 0 2027 2008"/>
                                <a:gd name="T31" fmla="*/ 2027 h 61"/>
                                <a:gd name="T32" fmla="+- 0 8106 8046"/>
                                <a:gd name="T33" fmla="*/ T32 w 61"/>
                                <a:gd name="T34" fmla="+- 0 2038 2008"/>
                                <a:gd name="T35" fmla="*/ 2038 h 61"/>
                                <a:gd name="T36" fmla="+- 0 8103 8046"/>
                                <a:gd name="T37" fmla="*/ T36 w 61"/>
                                <a:gd name="T38" fmla="+- 0 2050 2008"/>
                                <a:gd name="T39" fmla="*/ 2050 h 61"/>
                                <a:gd name="T40" fmla="+- 0 8097 8046"/>
                                <a:gd name="T41" fmla="*/ T40 w 61"/>
                                <a:gd name="T42" fmla="+- 0 2060 2008"/>
                                <a:gd name="T43" fmla="*/ 2060 h 61"/>
                                <a:gd name="T44" fmla="+- 0 8087 8046"/>
                                <a:gd name="T45" fmla="*/ T44 w 61"/>
                                <a:gd name="T46" fmla="+- 0 2066 2008"/>
                                <a:gd name="T47" fmla="*/ 2066 h 61"/>
                                <a:gd name="T48" fmla="+- 0 8076 8046"/>
                                <a:gd name="T49" fmla="*/ T48 w 61"/>
                                <a:gd name="T50" fmla="+- 0 2068 2008"/>
                                <a:gd name="T51" fmla="*/ 2068 h 61"/>
                                <a:gd name="T52" fmla="+- 0 8064 8046"/>
                                <a:gd name="T53" fmla="*/ T52 w 61"/>
                                <a:gd name="T54" fmla="+- 0 2066 2008"/>
                                <a:gd name="T55" fmla="*/ 2066 h 61"/>
                                <a:gd name="T56" fmla="+- 0 8054 8046"/>
                                <a:gd name="T57" fmla="*/ T56 w 61"/>
                                <a:gd name="T58" fmla="+- 0 2060 2008"/>
                                <a:gd name="T59" fmla="*/ 2060 h 61"/>
                                <a:gd name="T60" fmla="+- 0 8048 8046"/>
                                <a:gd name="T61" fmla="*/ T60 w 61"/>
                                <a:gd name="T62" fmla="+- 0 2050 2008"/>
                                <a:gd name="T63" fmla="*/ 2050 h 61"/>
                                <a:gd name="T64" fmla="+- 0 8046 8046"/>
                                <a:gd name="T65" fmla="*/ T64 w 61"/>
                                <a:gd name="T66" fmla="+- 0 2038 2008"/>
                                <a:gd name="T67" fmla="*/ 20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7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1" y="58"/>
                                  </a:lnTo>
                                  <a:lnTo>
                                    <a:pt x="30" y="60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docshape175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76 8046"/>
                                <a:gd name="T1" fmla="*/ T0 w 61"/>
                                <a:gd name="T2" fmla="+- 0 1870 1870"/>
                                <a:gd name="T3" fmla="*/ 1870 h 61"/>
                                <a:gd name="T4" fmla="+- 0 8064 8046"/>
                                <a:gd name="T5" fmla="*/ T4 w 61"/>
                                <a:gd name="T6" fmla="+- 0 1873 1870"/>
                                <a:gd name="T7" fmla="*/ 1873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48 8046"/>
                                <a:gd name="T13" fmla="*/ T12 w 61"/>
                                <a:gd name="T14" fmla="+- 0 1889 1870"/>
                                <a:gd name="T15" fmla="*/ 1889 h 61"/>
                                <a:gd name="T16" fmla="+- 0 8046 8046"/>
                                <a:gd name="T17" fmla="*/ T16 w 61"/>
                                <a:gd name="T18" fmla="+- 0 1900 1870"/>
                                <a:gd name="T19" fmla="*/ 1900 h 61"/>
                                <a:gd name="T20" fmla="+- 0 8048 8046"/>
                                <a:gd name="T21" fmla="*/ T20 w 61"/>
                                <a:gd name="T22" fmla="+- 0 1912 1870"/>
                                <a:gd name="T23" fmla="*/ 1912 h 61"/>
                                <a:gd name="T24" fmla="+- 0 8055 8046"/>
                                <a:gd name="T25" fmla="*/ T24 w 61"/>
                                <a:gd name="T26" fmla="+- 0 1922 1870"/>
                                <a:gd name="T27" fmla="*/ 1922 h 61"/>
                                <a:gd name="T28" fmla="+- 0 8064 8046"/>
                                <a:gd name="T29" fmla="*/ T28 w 61"/>
                                <a:gd name="T30" fmla="+- 0 1928 1870"/>
                                <a:gd name="T31" fmla="*/ 1928 h 61"/>
                                <a:gd name="T32" fmla="+- 0 8076 8046"/>
                                <a:gd name="T33" fmla="*/ T32 w 61"/>
                                <a:gd name="T34" fmla="+- 0 1931 1870"/>
                                <a:gd name="T35" fmla="*/ 1931 h 61"/>
                                <a:gd name="T36" fmla="+- 0 8088 8046"/>
                                <a:gd name="T37" fmla="*/ T36 w 61"/>
                                <a:gd name="T38" fmla="+- 0 1928 1870"/>
                                <a:gd name="T39" fmla="*/ 1928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104 8046"/>
                                <a:gd name="T45" fmla="*/ T44 w 61"/>
                                <a:gd name="T46" fmla="+- 0 1912 1870"/>
                                <a:gd name="T47" fmla="*/ 1912 h 61"/>
                                <a:gd name="T48" fmla="+- 0 8106 8046"/>
                                <a:gd name="T49" fmla="*/ T48 w 61"/>
                                <a:gd name="T50" fmla="+- 0 1900 1870"/>
                                <a:gd name="T51" fmla="*/ 1900 h 61"/>
                                <a:gd name="T52" fmla="+- 0 8104 8046"/>
                                <a:gd name="T53" fmla="*/ T52 w 61"/>
                                <a:gd name="T54" fmla="+- 0 1889 1870"/>
                                <a:gd name="T55" fmla="*/ 1889 h 61"/>
                                <a:gd name="T56" fmla="+- 0 8097 8046"/>
                                <a:gd name="T57" fmla="*/ T56 w 61"/>
                                <a:gd name="T58" fmla="+- 0 1879 1870"/>
                                <a:gd name="T59" fmla="*/ 1879 h 61"/>
                                <a:gd name="T60" fmla="+- 0 8088 8046"/>
                                <a:gd name="T61" fmla="*/ T60 w 61"/>
                                <a:gd name="T62" fmla="+- 0 1873 1870"/>
                                <a:gd name="T63" fmla="*/ 1873 h 61"/>
                                <a:gd name="T64" fmla="+- 0 8076 8046"/>
                                <a:gd name="T65" fmla="*/ T64 w 61"/>
                                <a:gd name="T66" fmla="+- 0 1870 1870"/>
                                <a:gd name="T67" fmla="*/ 18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docshape176"/>
                          <wps:cNvSpPr>
                            <a:spLocks/>
                          </wps:cNvSpPr>
                          <wps:spPr bwMode="auto">
                            <a:xfrm>
                              <a:off x="8045" y="1870"/>
                              <a:ext cx="61" cy="61"/>
                            </a:xfrm>
                            <a:custGeom>
                              <a:avLst/>
                              <a:gdLst>
                                <a:gd name="T0" fmla="+- 0 8046 8046"/>
                                <a:gd name="T1" fmla="*/ T0 w 61"/>
                                <a:gd name="T2" fmla="+- 0 1900 1870"/>
                                <a:gd name="T3" fmla="*/ 1900 h 61"/>
                                <a:gd name="T4" fmla="+- 0 8048 8046"/>
                                <a:gd name="T5" fmla="*/ T4 w 61"/>
                                <a:gd name="T6" fmla="+- 0 1889 1870"/>
                                <a:gd name="T7" fmla="*/ 1889 h 61"/>
                                <a:gd name="T8" fmla="+- 0 8055 8046"/>
                                <a:gd name="T9" fmla="*/ T8 w 61"/>
                                <a:gd name="T10" fmla="+- 0 1879 1870"/>
                                <a:gd name="T11" fmla="*/ 1879 h 61"/>
                                <a:gd name="T12" fmla="+- 0 8064 8046"/>
                                <a:gd name="T13" fmla="*/ T12 w 61"/>
                                <a:gd name="T14" fmla="+- 0 1873 1870"/>
                                <a:gd name="T15" fmla="*/ 1873 h 61"/>
                                <a:gd name="T16" fmla="+- 0 8076 8046"/>
                                <a:gd name="T17" fmla="*/ T16 w 61"/>
                                <a:gd name="T18" fmla="+- 0 1870 1870"/>
                                <a:gd name="T19" fmla="*/ 1870 h 61"/>
                                <a:gd name="T20" fmla="+- 0 8088 8046"/>
                                <a:gd name="T21" fmla="*/ T20 w 61"/>
                                <a:gd name="T22" fmla="+- 0 1873 1870"/>
                                <a:gd name="T23" fmla="*/ 1873 h 61"/>
                                <a:gd name="T24" fmla="+- 0 8097 8046"/>
                                <a:gd name="T25" fmla="*/ T24 w 61"/>
                                <a:gd name="T26" fmla="+- 0 1879 1870"/>
                                <a:gd name="T27" fmla="*/ 1879 h 61"/>
                                <a:gd name="T28" fmla="+- 0 8104 8046"/>
                                <a:gd name="T29" fmla="*/ T28 w 61"/>
                                <a:gd name="T30" fmla="+- 0 1889 1870"/>
                                <a:gd name="T31" fmla="*/ 1889 h 61"/>
                                <a:gd name="T32" fmla="+- 0 8106 8046"/>
                                <a:gd name="T33" fmla="*/ T32 w 61"/>
                                <a:gd name="T34" fmla="+- 0 1900 1870"/>
                                <a:gd name="T35" fmla="*/ 1900 h 61"/>
                                <a:gd name="T36" fmla="+- 0 8104 8046"/>
                                <a:gd name="T37" fmla="*/ T36 w 61"/>
                                <a:gd name="T38" fmla="+- 0 1912 1870"/>
                                <a:gd name="T39" fmla="*/ 1912 h 61"/>
                                <a:gd name="T40" fmla="+- 0 8097 8046"/>
                                <a:gd name="T41" fmla="*/ T40 w 61"/>
                                <a:gd name="T42" fmla="+- 0 1922 1870"/>
                                <a:gd name="T43" fmla="*/ 1922 h 61"/>
                                <a:gd name="T44" fmla="+- 0 8088 8046"/>
                                <a:gd name="T45" fmla="*/ T44 w 61"/>
                                <a:gd name="T46" fmla="+- 0 1928 1870"/>
                                <a:gd name="T47" fmla="*/ 1928 h 61"/>
                                <a:gd name="T48" fmla="+- 0 8076 8046"/>
                                <a:gd name="T49" fmla="*/ T48 w 61"/>
                                <a:gd name="T50" fmla="+- 0 1931 1870"/>
                                <a:gd name="T51" fmla="*/ 1931 h 61"/>
                                <a:gd name="T52" fmla="+- 0 8064 8046"/>
                                <a:gd name="T53" fmla="*/ T52 w 61"/>
                                <a:gd name="T54" fmla="+- 0 1928 1870"/>
                                <a:gd name="T55" fmla="*/ 1928 h 61"/>
                                <a:gd name="T56" fmla="+- 0 8055 8046"/>
                                <a:gd name="T57" fmla="*/ T56 w 61"/>
                                <a:gd name="T58" fmla="+- 0 1922 1870"/>
                                <a:gd name="T59" fmla="*/ 1922 h 61"/>
                                <a:gd name="T60" fmla="+- 0 8048 8046"/>
                                <a:gd name="T61" fmla="*/ T60 w 61"/>
                                <a:gd name="T62" fmla="+- 0 1912 1870"/>
                                <a:gd name="T63" fmla="*/ 1912 h 61"/>
                                <a:gd name="T64" fmla="+- 0 8046 8046"/>
                                <a:gd name="T65" fmla="*/ T64 w 61"/>
                                <a:gd name="T66" fmla="+- 0 1900 1870"/>
                                <a:gd name="T67" fmla="*/ 190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0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0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docshape177"/>
                          <wps:cNvSpPr>
                            <a:spLocks/>
                          </wps:cNvSpPr>
                          <wps:spPr bwMode="auto">
                            <a:xfrm>
                              <a:off x="8067" y="203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2045 2036"/>
                                <a:gd name="T3" fmla="*/ 2045 h 17"/>
                                <a:gd name="T4" fmla="+- 0 8070 8068"/>
                                <a:gd name="T5" fmla="*/ T4 w 17"/>
                                <a:gd name="T6" fmla="+- 0 2039 2036"/>
                                <a:gd name="T7" fmla="*/ 2039 h 17"/>
                                <a:gd name="T8" fmla="+- 0 8076 8068"/>
                                <a:gd name="T9" fmla="*/ T8 w 17"/>
                                <a:gd name="T10" fmla="+- 0 2036 2036"/>
                                <a:gd name="T11" fmla="*/ 2036 h 17"/>
                                <a:gd name="T12" fmla="+- 0 8082 8068"/>
                                <a:gd name="T13" fmla="*/ T12 w 17"/>
                                <a:gd name="T14" fmla="+- 0 2039 2036"/>
                                <a:gd name="T15" fmla="*/ 2039 h 17"/>
                                <a:gd name="T16" fmla="+- 0 8084 8068"/>
                                <a:gd name="T17" fmla="*/ T16 w 17"/>
                                <a:gd name="T18" fmla="+- 0 2045 2036"/>
                                <a:gd name="T19" fmla="*/ 2045 h 17"/>
                                <a:gd name="T20" fmla="+- 0 8082 8068"/>
                                <a:gd name="T21" fmla="*/ T20 w 17"/>
                                <a:gd name="T22" fmla="+- 0 2051 2036"/>
                                <a:gd name="T23" fmla="*/ 2051 h 17"/>
                                <a:gd name="T24" fmla="+- 0 8076 8068"/>
                                <a:gd name="T25" fmla="*/ T24 w 17"/>
                                <a:gd name="T26" fmla="+- 0 2053 2036"/>
                                <a:gd name="T27" fmla="*/ 2053 h 17"/>
                                <a:gd name="T28" fmla="+- 0 8070 8068"/>
                                <a:gd name="T29" fmla="*/ T28 w 17"/>
                                <a:gd name="T30" fmla="+- 0 2051 2036"/>
                                <a:gd name="T31" fmla="*/ 2051 h 17"/>
                                <a:gd name="T32" fmla="+- 0 8068 8068"/>
                                <a:gd name="T33" fmla="*/ T32 w 17"/>
                                <a:gd name="T34" fmla="+- 0 2045 2036"/>
                                <a:gd name="T35" fmla="*/ 204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Line 3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2045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" name="docshape178"/>
                          <wps:cNvSpPr>
                            <a:spLocks/>
                          </wps:cNvSpPr>
                          <wps:spPr bwMode="auto">
                            <a:xfrm>
                              <a:off x="8067" y="1943"/>
                              <a:ext cx="17" cy="286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221 1944"/>
                                <a:gd name="T3" fmla="*/ 2221 h 286"/>
                                <a:gd name="T4" fmla="+- 0 8082 8068"/>
                                <a:gd name="T5" fmla="*/ T4 w 17"/>
                                <a:gd name="T6" fmla="+- 0 2215 1944"/>
                                <a:gd name="T7" fmla="*/ 2215 h 286"/>
                                <a:gd name="T8" fmla="+- 0 8076 8068"/>
                                <a:gd name="T9" fmla="*/ T8 w 17"/>
                                <a:gd name="T10" fmla="+- 0 2213 1944"/>
                                <a:gd name="T11" fmla="*/ 2213 h 286"/>
                                <a:gd name="T12" fmla="+- 0 8070 8068"/>
                                <a:gd name="T13" fmla="*/ T12 w 17"/>
                                <a:gd name="T14" fmla="+- 0 2215 1944"/>
                                <a:gd name="T15" fmla="*/ 2215 h 286"/>
                                <a:gd name="T16" fmla="+- 0 8068 8068"/>
                                <a:gd name="T17" fmla="*/ T16 w 17"/>
                                <a:gd name="T18" fmla="+- 0 2221 1944"/>
                                <a:gd name="T19" fmla="*/ 2221 h 286"/>
                                <a:gd name="T20" fmla="+- 0 8070 8068"/>
                                <a:gd name="T21" fmla="*/ T20 w 17"/>
                                <a:gd name="T22" fmla="+- 0 2227 1944"/>
                                <a:gd name="T23" fmla="*/ 2227 h 286"/>
                                <a:gd name="T24" fmla="+- 0 8076 8068"/>
                                <a:gd name="T25" fmla="*/ T24 w 17"/>
                                <a:gd name="T26" fmla="+- 0 2229 1944"/>
                                <a:gd name="T27" fmla="*/ 2229 h 286"/>
                                <a:gd name="T28" fmla="+- 0 8082 8068"/>
                                <a:gd name="T29" fmla="*/ T28 w 17"/>
                                <a:gd name="T30" fmla="+- 0 2227 1944"/>
                                <a:gd name="T31" fmla="*/ 2227 h 286"/>
                                <a:gd name="T32" fmla="+- 0 8084 8068"/>
                                <a:gd name="T33" fmla="*/ T32 w 17"/>
                                <a:gd name="T34" fmla="+- 0 2221 1944"/>
                                <a:gd name="T35" fmla="*/ 2221 h 286"/>
                                <a:gd name="T36" fmla="+- 0 8084 8068"/>
                                <a:gd name="T37" fmla="*/ T36 w 17"/>
                                <a:gd name="T38" fmla="+- 0 1952 1944"/>
                                <a:gd name="T39" fmla="*/ 1952 h 286"/>
                                <a:gd name="T40" fmla="+- 0 8082 8068"/>
                                <a:gd name="T41" fmla="*/ T40 w 17"/>
                                <a:gd name="T42" fmla="+- 0 1946 1944"/>
                                <a:gd name="T43" fmla="*/ 1946 h 286"/>
                                <a:gd name="T44" fmla="+- 0 8076 8068"/>
                                <a:gd name="T45" fmla="*/ T44 w 17"/>
                                <a:gd name="T46" fmla="+- 0 1944 1944"/>
                                <a:gd name="T47" fmla="*/ 1944 h 286"/>
                                <a:gd name="T48" fmla="+- 0 8070 8068"/>
                                <a:gd name="T49" fmla="*/ T48 w 17"/>
                                <a:gd name="T50" fmla="+- 0 1946 1944"/>
                                <a:gd name="T51" fmla="*/ 1946 h 286"/>
                                <a:gd name="T52" fmla="+- 0 8068 8068"/>
                                <a:gd name="T53" fmla="*/ T52 w 17"/>
                                <a:gd name="T54" fmla="+- 0 1952 1944"/>
                                <a:gd name="T55" fmla="*/ 1952 h 286"/>
                                <a:gd name="T56" fmla="+- 0 8070 8068"/>
                                <a:gd name="T57" fmla="*/ T56 w 17"/>
                                <a:gd name="T58" fmla="+- 0 1958 1944"/>
                                <a:gd name="T59" fmla="*/ 1958 h 286"/>
                                <a:gd name="T60" fmla="+- 0 8076 8068"/>
                                <a:gd name="T61" fmla="*/ T60 w 17"/>
                                <a:gd name="T62" fmla="+- 0 1960 1944"/>
                                <a:gd name="T63" fmla="*/ 1960 h 286"/>
                                <a:gd name="T64" fmla="+- 0 8082 8068"/>
                                <a:gd name="T65" fmla="*/ T64 w 17"/>
                                <a:gd name="T66" fmla="+- 0 1958 1944"/>
                                <a:gd name="T67" fmla="*/ 1958 h 286"/>
                                <a:gd name="T68" fmla="+- 0 8084 8068"/>
                                <a:gd name="T69" fmla="*/ T68 w 17"/>
                                <a:gd name="T70" fmla="+- 0 1952 1944"/>
                                <a:gd name="T71" fmla="*/ 1952 h 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286">
                                  <a:moveTo>
                                    <a:pt x="16" y="277"/>
                                  </a:moveTo>
                                  <a:lnTo>
                                    <a:pt x="14" y="271"/>
                                  </a:lnTo>
                                  <a:lnTo>
                                    <a:pt x="8" y="269"/>
                                  </a:lnTo>
                                  <a:lnTo>
                                    <a:pt x="2" y="271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2" y="283"/>
                                  </a:lnTo>
                                  <a:lnTo>
                                    <a:pt x="8" y="285"/>
                                  </a:lnTo>
                                  <a:lnTo>
                                    <a:pt x="14" y="283"/>
                                  </a:lnTo>
                                  <a:lnTo>
                                    <a:pt x="16" y="277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952"/>
                              <a:ext cx="0" cy="179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" name="docshape179"/>
                          <wps:cNvSpPr>
                            <a:spLocks/>
                          </wps:cNvSpPr>
                          <wps:spPr bwMode="auto">
                            <a:xfrm>
                              <a:off x="8067" y="1799"/>
                              <a:ext cx="17" cy="340"/>
                            </a:xfrm>
                            <a:custGeom>
                              <a:avLst/>
                              <a:gdLst>
                                <a:gd name="T0" fmla="+- 0 8084 8068"/>
                                <a:gd name="T1" fmla="*/ T0 w 17"/>
                                <a:gd name="T2" fmla="+- 0 2131 1799"/>
                                <a:gd name="T3" fmla="*/ 2131 h 340"/>
                                <a:gd name="T4" fmla="+- 0 8082 8068"/>
                                <a:gd name="T5" fmla="*/ T4 w 17"/>
                                <a:gd name="T6" fmla="+- 0 2125 1799"/>
                                <a:gd name="T7" fmla="*/ 2125 h 340"/>
                                <a:gd name="T8" fmla="+- 0 8076 8068"/>
                                <a:gd name="T9" fmla="*/ T8 w 17"/>
                                <a:gd name="T10" fmla="+- 0 2122 1799"/>
                                <a:gd name="T11" fmla="*/ 2122 h 340"/>
                                <a:gd name="T12" fmla="+- 0 8070 8068"/>
                                <a:gd name="T13" fmla="*/ T12 w 17"/>
                                <a:gd name="T14" fmla="+- 0 2125 1799"/>
                                <a:gd name="T15" fmla="*/ 2125 h 340"/>
                                <a:gd name="T16" fmla="+- 0 8068 8068"/>
                                <a:gd name="T17" fmla="*/ T16 w 17"/>
                                <a:gd name="T18" fmla="+- 0 2131 1799"/>
                                <a:gd name="T19" fmla="*/ 2131 h 340"/>
                                <a:gd name="T20" fmla="+- 0 8070 8068"/>
                                <a:gd name="T21" fmla="*/ T20 w 17"/>
                                <a:gd name="T22" fmla="+- 0 2136 1799"/>
                                <a:gd name="T23" fmla="*/ 2136 h 340"/>
                                <a:gd name="T24" fmla="+- 0 8076 8068"/>
                                <a:gd name="T25" fmla="*/ T24 w 17"/>
                                <a:gd name="T26" fmla="+- 0 2139 1799"/>
                                <a:gd name="T27" fmla="*/ 2139 h 340"/>
                                <a:gd name="T28" fmla="+- 0 8082 8068"/>
                                <a:gd name="T29" fmla="*/ T28 w 17"/>
                                <a:gd name="T30" fmla="+- 0 2136 1799"/>
                                <a:gd name="T31" fmla="*/ 2136 h 340"/>
                                <a:gd name="T32" fmla="+- 0 8084 8068"/>
                                <a:gd name="T33" fmla="*/ T32 w 17"/>
                                <a:gd name="T34" fmla="+- 0 2131 1799"/>
                                <a:gd name="T35" fmla="*/ 2131 h 340"/>
                                <a:gd name="T36" fmla="+- 0 8084 8068"/>
                                <a:gd name="T37" fmla="*/ T36 w 17"/>
                                <a:gd name="T38" fmla="+- 0 1808 1799"/>
                                <a:gd name="T39" fmla="*/ 1808 h 340"/>
                                <a:gd name="T40" fmla="+- 0 8082 8068"/>
                                <a:gd name="T41" fmla="*/ T40 w 17"/>
                                <a:gd name="T42" fmla="+- 0 1802 1799"/>
                                <a:gd name="T43" fmla="*/ 1802 h 340"/>
                                <a:gd name="T44" fmla="+- 0 8076 8068"/>
                                <a:gd name="T45" fmla="*/ T44 w 17"/>
                                <a:gd name="T46" fmla="+- 0 1799 1799"/>
                                <a:gd name="T47" fmla="*/ 1799 h 340"/>
                                <a:gd name="T48" fmla="+- 0 8070 8068"/>
                                <a:gd name="T49" fmla="*/ T48 w 17"/>
                                <a:gd name="T50" fmla="+- 0 1802 1799"/>
                                <a:gd name="T51" fmla="*/ 1802 h 340"/>
                                <a:gd name="T52" fmla="+- 0 8068 8068"/>
                                <a:gd name="T53" fmla="*/ T52 w 17"/>
                                <a:gd name="T54" fmla="+- 0 1808 1799"/>
                                <a:gd name="T55" fmla="*/ 1808 h 340"/>
                                <a:gd name="T56" fmla="+- 0 8070 8068"/>
                                <a:gd name="T57" fmla="*/ T56 w 17"/>
                                <a:gd name="T58" fmla="+- 0 1813 1799"/>
                                <a:gd name="T59" fmla="*/ 1813 h 340"/>
                                <a:gd name="T60" fmla="+- 0 8076 8068"/>
                                <a:gd name="T61" fmla="*/ T60 w 17"/>
                                <a:gd name="T62" fmla="+- 0 1816 1799"/>
                                <a:gd name="T63" fmla="*/ 1816 h 340"/>
                                <a:gd name="T64" fmla="+- 0 8082 8068"/>
                                <a:gd name="T65" fmla="*/ T64 w 17"/>
                                <a:gd name="T66" fmla="+- 0 1813 1799"/>
                                <a:gd name="T67" fmla="*/ 1813 h 340"/>
                                <a:gd name="T68" fmla="+- 0 8084 8068"/>
                                <a:gd name="T69" fmla="*/ T68 w 17"/>
                                <a:gd name="T70" fmla="+- 0 1808 1799"/>
                                <a:gd name="T71" fmla="*/ 1808 h 3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7" h="340">
                                  <a:moveTo>
                                    <a:pt x="16" y="332"/>
                                  </a:moveTo>
                                  <a:lnTo>
                                    <a:pt x="14" y="326"/>
                                  </a:lnTo>
                                  <a:lnTo>
                                    <a:pt x="8" y="323"/>
                                  </a:lnTo>
                                  <a:lnTo>
                                    <a:pt x="2" y="326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8" y="340"/>
                                  </a:lnTo>
                                  <a:lnTo>
                                    <a:pt x="14" y="337"/>
                                  </a:lnTo>
                                  <a:lnTo>
                                    <a:pt x="16" y="332"/>
                                  </a:lnTo>
                                  <a:close/>
                                  <a:moveTo>
                                    <a:pt x="16" y="9"/>
                                  </a:moveTo>
                                  <a:lnTo>
                                    <a:pt x="14" y="3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Line 3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76" y="1808"/>
                              <a:ext cx="0" cy="183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docshape180"/>
                          <wps:cNvSpPr>
                            <a:spLocks/>
                          </wps:cNvSpPr>
                          <wps:spPr bwMode="auto">
                            <a:xfrm>
                              <a:off x="8067" y="1982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68 8068"/>
                                <a:gd name="T1" fmla="*/ T0 w 17"/>
                                <a:gd name="T2" fmla="+- 0 1991 1983"/>
                                <a:gd name="T3" fmla="*/ 1991 h 17"/>
                                <a:gd name="T4" fmla="+- 0 8070 8068"/>
                                <a:gd name="T5" fmla="*/ T4 w 17"/>
                                <a:gd name="T6" fmla="+- 0 1985 1983"/>
                                <a:gd name="T7" fmla="*/ 1985 h 17"/>
                                <a:gd name="T8" fmla="+- 0 8076 8068"/>
                                <a:gd name="T9" fmla="*/ T8 w 17"/>
                                <a:gd name="T10" fmla="+- 0 1983 1983"/>
                                <a:gd name="T11" fmla="*/ 1983 h 17"/>
                                <a:gd name="T12" fmla="+- 0 8082 8068"/>
                                <a:gd name="T13" fmla="*/ T12 w 17"/>
                                <a:gd name="T14" fmla="+- 0 1985 1983"/>
                                <a:gd name="T15" fmla="*/ 1985 h 17"/>
                                <a:gd name="T16" fmla="+- 0 8084 8068"/>
                                <a:gd name="T17" fmla="*/ T16 w 17"/>
                                <a:gd name="T18" fmla="+- 0 1991 1983"/>
                                <a:gd name="T19" fmla="*/ 1991 h 17"/>
                                <a:gd name="T20" fmla="+- 0 8082 8068"/>
                                <a:gd name="T21" fmla="*/ T20 w 17"/>
                                <a:gd name="T22" fmla="+- 0 1997 1983"/>
                                <a:gd name="T23" fmla="*/ 1997 h 17"/>
                                <a:gd name="T24" fmla="+- 0 8076 8068"/>
                                <a:gd name="T25" fmla="*/ T24 w 17"/>
                                <a:gd name="T26" fmla="+- 0 1999 1983"/>
                                <a:gd name="T27" fmla="*/ 1999 h 17"/>
                                <a:gd name="T28" fmla="+- 0 8070 8068"/>
                                <a:gd name="T29" fmla="*/ T28 w 17"/>
                                <a:gd name="T30" fmla="+- 0 1997 1983"/>
                                <a:gd name="T31" fmla="*/ 1997 h 17"/>
                                <a:gd name="T32" fmla="+- 0 8068 8068"/>
                                <a:gd name="T33" fmla="*/ T32 w 17"/>
                                <a:gd name="T34" fmla="+- 0 1991 1983"/>
                                <a:gd name="T35" fmla="*/ 19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2" y="2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docshape181"/>
                          <wps:cNvSpPr>
                            <a:spLocks/>
                          </wps:cNvSpPr>
                          <wps:spPr bwMode="auto">
                            <a:xfrm>
                              <a:off x="7903" y="1889"/>
                              <a:ext cx="359" cy="249"/>
                            </a:xfrm>
                            <a:custGeom>
                              <a:avLst/>
                              <a:gdLst>
                                <a:gd name="T0" fmla="+- 0 8260 7904"/>
                                <a:gd name="T1" fmla="*/ T0 w 359"/>
                                <a:gd name="T2" fmla="+- 0 2138 1890"/>
                                <a:gd name="T3" fmla="*/ 2138 h 249"/>
                                <a:gd name="T4" fmla="+- 0 8260 7904"/>
                                <a:gd name="T5" fmla="*/ T4 w 359"/>
                                <a:gd name="T6" fmla="+- 0 2117 1890"/>
                                <a:gd name="T7" fmla="*/ 2117 h 249"/>
                                <a:gd name="T8" fmla="+- 0 8260 7904"/>
                                <a:gd name="T9" fmla="*/ T8 w 359"/>
                                <a:gd name="T10" fmla="+- 0 2128 1890"/>
                                <a:gd name="T11" fmla="*/ 2128 h 249"/>
                                <a:gd name="T12" fmla="+- 0 7904 7904"/>
                                <a:gd name="T13" fmla="*/ T12 w 359"/>
                                <a:gd name="T14" fmla="+- 0 2128 1890"/>
                                <a:gd name="T15" fmla="*/ 2128 h 249"/>
                                <a:gd name="T16" fmla="+- 0 7904 7904"/>
                                <a:gd name="T17" fmla="*/ T16 w 359"/>
                                <a:gd name="T18" fmla="+- 0 2138 1890"/>
                                <a:gd name="T19" fmla="*/ 2138 h 249"/>
                                <a:gd name="T20" fmla="+- 0 7904 7904"/>
                                <a:gd name="T21" fmla="*/ T20 w 359"/>
                                <a:gd name="T22" fmla="+- 0 2117 1890"/>
                                <a:gd name="T23" fmla="*/ 2117 h 249"/>
                                <a:gd name="T24" fmla="+- 0 8260 7904"/>
                                <a:gd name="T25" fmla="*/ T24 w 359"/>
                                <a:gd name="T26" fmla="+- 0 2049 1890"/>
                                <a:gd name="T27" fmla="*/ 2049 h 249"/>
                                <a:gd name="T28" fmla="+- 0 8260 7904"/>
                                <a:gd name="T29" fmla="*/ T28 w 359"/>
                                <a:gd name="T30" fmla="+- 0 2028 1890"/>
                                <a:gd name="T31" fmla="*/ 2028 h 249"/>
                                <a:gd name="T32" fmla="+- 0 8260 7904"/>
                                <a:gd name="T33" fmla="*/ T32 w 359"/>
                                <a:gd name="T34" fmla="+- 0 2038 1890"/>
                                <a:gd name="T35" fmla="*/ 2038 h 249"/>
                                <a:gd name="T36" fmla="+- 0 7904 7904"/>
                                <a:gd name="T37" fmla="*/ T36 w 359"/>
                                <a:gd name="T38" fmla="+- 0 2038 1890"/>
                                <a:gd name="T39" fmla="*/ 2038 h 249"/>
                                <a:gd name="T40" fmla="+- 0 7904 7904"/>
                                <a:gd name="T41" fmla="*/ T40 w 359"/>
                                <a:gd name="T42" fmla="+- 0 2049 1890"/>
                                <a:gd name="T43" fmla="*/ 2049 h 249"/>
                                <a:gd name="T44" fmla="+- 0 7904 7904"/>
                                <a:gd name="T45" fmla="*/ T44 w 359"/>
                                <a:gd name="T46" fmla="+- 0 2028 1890"/>
                                <a:gd name="T47" fmla="*/ 2028 h 249"/>
                                <a:gd name="T48" fmla="+- 0 8262 7904"/>
                                <a:gd name="T49" fmla="*/ T48 w 359"/>
                                <a:gd name="T50" fmla="+- 0 1911 1890"/>
                                <a:gd name="T51" fmla="*/ 1911 h 249"/>
                                <a:gd name="T52" fmla="+- 0 8262 7904"/>
                                <a:gd name="T53" fmla="*/ T52 w 359"/>
                                <a:gd name="T54" fmla="+- 0 1890 1890"/>
                                <a:gd name="T55" fmla="*/ 1890 h 249"/>
                                <a:gd name="T56" fmla="+- 0 8262 7904"/>
                                <a:gd name="T57" fmla="*/ T56 w 359"/>
                                <a:gd name="T58" fmla="+- 0 1900 1890"/>
                                <a:gd name="T59" fmla="*/ 1900 h 249"/>
                                <a:gd name="T60" fmla="+- 0 7904 7904"/>
                                <a:gd name="T61" fmla="*/ T60 w 359"/>
                                <a:gd name="T62" fmla="+- 0 1900 1890"/>
                                <a:gd name="T63" fmla="*/ 1900 h 249"/>
                                <a:gd name="T64" fmla="+- 0 7904 7904"/>
                                <a:gd name="T65" fmla="*/ T64 w 359"/>
                                <a:gd name="T66" fmla="+- 0 1911 1890"/>
                                <a:gd name="T67" fmla="*/ 1911 h 249"/>
                                <a:gd name="T68" fmla="+- 0 7904 7904"/>
                                <a:gd name="T69" fmla="*/ T68 w 359"/>
                                <a:gd name="T70" fmla="+- 0 1890 1890"/>
                                <a:gd name="T71" fmla="*/ 1890 h 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59" h="249">
                                  <a:moveTo>
                                    <a:pt x="356" y="248"/>
                                  </a:moveTo>
                                  <a:lnTo>
                                    <a:pt x="356" y="227"/>
                                  </a:lnTo>
                                  <a:moveTo>
                                    <a:pt x="356" y="238"/>
                                  </a:moveTo>
                                  <a:lnTo>
                                    <a:pt x="0" y="238"/>
                                  </a:lnTo>
                                  <a:moveTo>
                                    <a:pt x="0" y="248"/>
                                  </a:moveTo>
                                  <a:lnTo>
                                    <a:pt x="0" y="227"/>
                                  </a:lnTo>
                                  <a:moveTo>
                                    <a:pt x="356" y="159"/>
                                  </a:moveTo>
                                  <a:lnTo>
                                    <a:pt x="356" y="138"/>
                                  </a:lnTo>
                                  <a:moveTo>
                                    <a:pt x="356" y="148"/>
                                  </a:moveTo>
                                  <a:lnTo>
                                    <a:pt x="0" y="148"/>
                                  </a:lnTo>
                                  <a:moveTo>
                                    <a:pt x="0" y="159"/>
                                  </a:moveTo>
                                  <a:lnTo>
                                    <a:pt x="0" y="138"/>
                                  </a:lnTo>
                                  <a:moveTo>
                                    <a:pt x="358" y="21"/>
                                  </a:moveTo>
                                  <a:lnTo>
                                    <a:pt x="358" y="0"/>
                                  </a:lnTo>
                                  <a:moveTo>
                                    <a:pt x="358" y="10"/>
                                  </a:moveTo>
                                  <a:lnTo>
                                    <a:pt x="0" y="10"/>
                                  </a:lnTo>
                                  <a:moveTo>
                                    <a:pt x="0" y="2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09" y="2486"/>
                              <a:ext cx="2095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docshape182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33 9603"/>
                                <a:gd name="T1" fmla="*/ T0 w 61"/>
                                <a:gd name="T2" fmla="+- 0 323 323"/>
                                <a:gd name="T3" fmla="*/ 323 h 61"/>
                                <a:gd name="T4" fmla="+- 0 9621 9603"/>
                                <a:gd name="T5" fmla="*/ T4 w 61"/>
                                <a:gd name="T6" fmla="+- 0 326 323"/>
                                <a:gd name="T7" fmla="*/ 326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05 9603"/>
                                <a:gd name="T13" fmla="*/ T12 w 61"/>
                                <a:gd name="T14" fmla="+- 0 342 323"/>
                                <a:gd name="T15" fmla="*/ 342 h 61"/>
                                <a:gd name="T16" fmla="+- 0 9603 9603"/>
                                <a:gd name="T17" fmla="*/ T16 w 61"/>
                                <a:gd name="T18" fmla="+- 0 354 323"/>
                                <a:gd name="T19" fmla="*/ 354 h 61"/>
                                <a:gd name="T20" fmla="+- 0 9605 9603"/>
                                <a:gd name="T21" fmla="*/ T20 w 61"/>
                                <a:gd name="T22" fmla="+- 0 365 323"/>
                                <a:gd name="T23" fmla="*/ 365 h 61"/>
                                <a:gd name="T24" fmla="+- 0 9612 9603"/>
                                <a:gd name="T25" fmla="*/ T24 w 61"/>
                                <a:gd name="T26" fmla="+- 0 375 323"/>
                                <a:gd name="T27" fmla="*/ 375 h 61"/>
                                <a:gd name="T28" fmla="+- 0 9621 9603"/>
                                <a:gd name="T29" fmla="*/ T28 w 61"/>
                                <a:gd name="T30" fmla="+- 0 381 323"/>
                                <a:gd name="T31" fmla="*/ 381 h 61"/>
                                <a:gd name="T32" fmla="+- 0 9633 9603"/>
                                <a:gd name="T33" fmla="*/ T32 w 61"/>
                                <a:gd name="T34" fmla="+- 0 384 323"/>
                                <a:gd name="T35" fmla="*/ 384 h 61"/>
                                <a:gd name="T36" fmla="+- 0 9645 9603"/>
                                <a:gd name="T37" fmla="*/ T36 w 61"/>
                                <a:gd name="T38" fmla="+- 0 381 323"/>
                                <a:gd name="T39" fmla="*/ 381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61 9603"/>
                                <a:gd name="T45" fmla="*/ T44 w 61"/>
                                <a:gd name="T46" fmla="+- 0 365 323"/>
                                <a:gd name="T47" fmla="*/ 365 h 61"/>
                                <a:gd name="T48" fmla="+- 0 9663 9603"/>
                                <a:gd name="T49" fmla="*/ T48 w 61"/>
                                <a:gd name="T50" fmla="+- 0 354 323"/>
                                <a:gd name="T51" fmla="*/ 354 h 61"/>
                                <a:gd name="T52" fmla="+- 0 9661 9603"/>
                                <a:gd name="T53" fmla="*/ T52 w 61"/>
                                <a:gd name="T54" fmla="+- 0 342 323"/>
                                <a:gd name="T55" fmla="*/ 342 h 61"/>
                                <a:gd name="T56" fmla="+- 0 9654 9603"/>
                                <a:gd name="T57" fmla="*/ T56 w 61"/>
                                <a:gd name="T58" fmla="+- 0 332 323"/>
                                <a:gd name="T59" fmla="*/ 332 h 61"/>
                                <a:gd name="T60" fmla="+- 0 9645 9603"/>
                                <a:gd name="T61" fmla="*/ T60 w 61"/>
                                <a:gd name="T62" fmla="+- 0 326 323"/>
                                <a:gd name="T63" fmla="*/ 326 h 61"/>
                                <a:gd name="T64" fmla="+- 0 9633 9603"/>
                                <a:gd name="T65" fmla="*/ T64 w 61"/>
                                <a:gd name="T66" fmla="+- 0 323 323"/>
                                <a:gd name="T67" fmla="*/ 323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30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docshape183"/>
                          <wps:cNvSpPr>
                            <a:spLocks/>
                          </wps:cNvSpPr>
                          <wps:spPr bwMode="auto">
                            <a:xfrm>
                              <a:off x="9603" y="323"/>
                              <a:ext cx="61" cy="61"/>
                            </a:xfrm>
                            <a:custGeom>
                              <a:avLst/>
                              <a:gdLst>
                                <a:gd name="T0" fmla="+- 0 9603 9603"/>
                                <a:gd name="T1" fmla="*/ T0 w 61"/>
                                <a:gd name="T2" fmla="+- 0 354 323"/>
                                <a:gd name="T3" fmla="*/ 354 h 61"/>
                                <a:gd name="T4" fmla="+- 0 9605 9603"/>
                                <a:gd name="T5" fmla="*/ T4 w 61"/>
                                <a:gd name="T6" fmla="+- 0 342 323"/>
                                <a:gd name="T7" fmla="*/ 342 h 61"/>
                                <a:gd name="T8" fmla="+- 0 9612 9603"/>
                                <a:gd name="T9" fmla="*/ T8 w 61"/>
                                <a:gd name="T10" fmla="+- 0 332 323"/>
                                <a:gd name="T11" fmla="*/ 332 h 61"/>
                                <a:gd name="T12" fmla="+- 0 9621 9603"/>
                                <a:gd name="T13" fmla="*/ T12 w 61"/>
                                <a:gd name="T14" fmla="+- 0 326 323"/>
                                <a:gd name="T15" fmla="*/ 326 h 61"/>
                                <a:gd name="T16" fmla="+- 0 9633 9603"/>
                                <a:gd name="T17" fmla="*/ T16 w 61"/>
                                <a:gd name="T18" fmla="+- 0 323 323"/>
                                <a:gd name="T19" fmla="*/ 323 h 61"/>
                                <a:gd name="T20" fmla="+- 0 9645 9603"/>
                                <a:gd name="T21" fmla="*/ T20 w 61"/>
                                <a:gd name="T22" fmla="+- 0 326 323"/>
                                <a:gd name="T23" fmla="*/ 326 h 61"/>
                                <a:gd name="T24" fmla="+- 0 9654 9603"/>
                                <a:gd name="T25" fmla="*/ T24 w 61"/>
                                <a:gd name="T26" fmla="+- 0 332 323"/>
                                <a:gd name="T27" fmla="*/ 332 h 61"/>
                                <a:gd name="T28" fmla="+- 0 9661 9603"/>
                                <a:gd name="T29" fmla="*/ T28 w 61"/>
                                <a:gd name="T30" fmla="+- 0 342 323"/>
                                <a:gd name="T31" fmla="*/ 342 h 61"/>
                                <a:gd name="T32" fmla="+- 0 9663 9603"/>
                                <a:gd name="T33" fmla="*/ T32 w 61"/>
                                <a:gd name="T34" fmla="+- 0 354 323"/>
                                <a:gd name="T35" fmla="*/ 354 h 61"/>
                                <a:gd name="T36" fmla="+- 0 9661 9603"/>
                                <a:gd name="T37" fmla="*/ T36 w 61"/>
                                <a:gd name="T38" fmla="+- 0 365 323"/>
                                <a:gd name="T39" fmla="*/ 365 h 61"/>
                                <a:gd name="T40" fmla="+- 0 9654 9603"/>
                                <a:gd name="T41" fmla="*/ T40 w 61"/>
                                <a:gd name="T42" fmla="+- 0 375 323"/>
                                <a:gd name="T43" fmla="*/ 375 h 61"/>
                                <a:gd name="T44" fmla="+- 0 9645 9603"/>
                                <a:gd name="T45" fmla="*/ T44 w 61"/>
                                <a:gd name="T46" fmla="+- 0 381 323"/>
                                <a:gd name="T47" fmla="*/ 381 h 61"/>
                                <a:gd name="T48" fmla="+- 0 9633 9603"/>
                                <a:gd name="T49" fmla="*/ T48 w 61"/>
                                <a:gd name="T50" fmla="+- 0 384 323"/>
                                <a:gd name="T51" fmla="*/ 384 h 61"/>
                                <a:gd name="T52" fmla="+- 0 9621 9603"/>
                                <a:gd name="T53" fmla="*/ T52 w 61"/>
                                <a:gd name="T54" fmla="+- 0 381 323"/>
                                <a:gd name="T55" fmla="*/ 381 h 61"/>
                                <a:gd name="T56" fmla="+- 0 9612 9603"/>
                                <a:gd name="T57" fmla="*/ T56 w 61"/>
                                <a:gd name="T58" fmla="+- 0 375 323"/>
                                <a:gd name="T59" fmla="*/ 375 h 61"/>
                                <a:gd name="T60" fmla="+- 0 9605 9603"/>
                                <a:gd name="T61" fmla="*/ T60 w 61"/>
                                <a:gd name="T62" fmla="+- 0 365 323"/>
                                <a:gd name="T63" fmla="*/ 365 h 61"/>
                                <a:gd name="T64" fmla="+- 0 9603 9603"/>
                                <a:gd name="T65" fmla="*/ T64 w 61"/>
                                <a:gd name="T66" fmla="+- 0 354 323"/>
                                <a:gd name="T67" fmla="*/ 3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1" h="61">
                                  <a:moveTo>
                                    <a:pt x="0" y="31"/>
                                  </a:moveTo>
                                  <a:lnTo>
                                    <a:pt x="2" y="19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8" y="3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1" y="5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0" y="61"/>
                                  </a:lnTo>
                                  <a:lnTo>
                                    <a:pt x="18" y="58"/>
                                  </a:lnTo>
                                  <a:lnTo>
                                    <a:pt x="9" y="52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1"/>
                                  </a:lnTo>
                                </a:path>
                              </a:pathLst>
                            </a:custGeom>
                            <a:noFill/>
                            <a:ln w="695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docshape184"/>
                          <wps:cNvSpPr>
                            <a:spLocks/>
                          </wps:cNvSpPr>
                          <wps:spPr bwMode="auto">
                            <a:xfrm>
                              <a:off x="9486" y="198"/>
                              <a:ext cx="322" cy="302"/>
                            </a:xfrm>
                            <a:custGeom>
                              <a:avLst/>
                              <a:gdLst>
                                <a:gd name="T0" fmla="+- 0 9633 9487"/>
                                <a:gd name="T1" fmla="*/ T0 w 322"/>
                                <a:gd name="T2" fmla="+- 0 198 198"/>
                                <a:gd name="T3" fmla="*/ 198 h 302"/>
                                <a:gd name="T4" fmla="+- 0 9633 9487"/>
                                <a:gd name="T5" fmla="*/ T4 w 322"/>
                                <a:gd name="T6" fmla="+- 0 198 198"/>
                                <a:gd name="T7" fmla="*/ 198 h 302"/>
                                <a:gd name="T8" fmla="+- 0 9633 9487"/>
                                <a:gd name="T9" fmla="*/ T8 w 322"/>
                                <a:gd name="T10" fmla="+- 0 198 198"/>
                                <a:gd name="T11" fmla="*/ 198 h 302"/>
                                <a:gd name="T12" fmla="+- 0 9633 9487"/>
                                <a:gd name="T13" fmla="*/ T12 w 322"/>
                                <a:gd name="T14" fmla="+- 0 499 198"/>
                                <a:gd name="T15" fmla="*/ 499 h 302"/>
                                <a:gd name="T16" fmla="+- 0 9633 9487"/>
                                <a:gd name="T17" fmla="*/ T16 w 322"/>
                                <a:gd name="T18" fmla="+- 0 499 198"/>
                                <a:gd name="T19" fmla="*/ 499 h 302"/>
                                <a:gd name="T20" fmla="+- 0 9633 9487"/>
                                <a:gd name="T21" fmla="*/ T20 w 322"/>
                                <a:gd name="T22" fmla="+- 0 499 198"/>
                                <a:gd name="T23" fmla="*/ 499 h 302"/>
                                <a:gd name="T24" fmla="+- 0 9808 9487"/>
                                <a:gd name="T25" fmla="*/ T24 w 322"/>
                                <a:gd name="T26" fmla="+- 0 364 198"/>
                                <a:gd name="T27" fmla="*/ 364 h 302"/>
                                <a:gd name="T28" fmla="+- 0 9808 9487"/>
                                <a:gd name="T29" fmla="*/ T28 w 322"/>
                                <a:gd name="T30" fmla="+- 0 343 198"/>
                                <a:gd name="T31" fmla="*/ 343 h 302"/>
                                <a:gd name="T32" fmla="+- 0 9808 9487"/>
                                <a:gd name="T33" fmla="*/ T32 w 322"/>
                                <a:gd name="T34" fmla="+- 0 354 198"/>
                                <a:gd name="T35" fmla="*/ 354 h 302"/>
                                <a:gd name="T36" fmla="+- 0 9487 9487"/>
                                <a:gd name="T37" fmla="*/ T36 w 322"/>
                                <a:gd name="T38" fmla="+- 0 354 198"/>
                                <a:gd name="T39" fmla="*/ 354 h 302"/>
                                <a:gd name="T40" fmla="+- 0 9487 9487"/>
                                <a:gd name="T41" fmla="*/ T40 w 322"/>
                                <a:gd name="T42" fmla="+- 0 364 198"/>
                                <a:gd name="T43" fmla="*/ 364 h 302"/>
                                <a:gd name="T44" fmla="+- 0 9487 9487"/>
                                <a:gd name="T45" fmla="*/ T44 w 322"/>
                                <a:gd name="T46" fmla="+- 0 343 198"/>
                                <a:gd name="T47" fmla="*/ 343 h 3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22" h="302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moveTo>
                                    <a:pt x="146" y="0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146" y="301"/>
                                  </a:moveTo>
                                  <a:lnTo>
                                    <a:pt x="146" y="301"/>
                                  </a:lnTo>
                                  <a:moveTo>
                                    <a:pt x="321" y="166"/>
                                  </a:moveTo>
                                  <a:lnTo>
                                    <a:pt x="321" y="145"/>
                                  </a:lnTo>
                                  <a:moveTo>
                                    <a:pt x="321" y="156"/>
                                  </a:moveTo>
                                  <a:lnTo>
                                    <a:pt x="0" y="156"/>
                                  </a:lnTo>
                                  <a:moveTo>
                                    <a:pt x="0" y="166"/>
                                  </a:moveTo>
                                  <a:lnTo>
                                    <a:pt x="0" y="145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docshape185"/>
                          <wps:cNvSpPr>
                            <a:spLocks/>
                          </wps:cNvSpPr>
                          <wps:spPr bwMode="auto">
                            <a:xfrm>
                              <a:off x="7903" y="166"/>
                              <a:ext cx="1905" cy="2286"/>
                            </a:xfrm>
                            <a:custGeom>
                              <a:avLst/>
                              <a:gdLst>
                                <a:gd name="T0" fmla="+- 0 9808 7904"/>
                                <a:gd name="T1" fmla="*/ T0 w 1905"/>
                                <a:gd name="T2" fmla="+- 0 167 167"/>
                                <a:gd name="T3" fmla="*/ 167 h 2286"/>
                                <a:gd name="T4" fmla="+- 0 9688 7904"/>
                                <a:gd name="T5" fmla="*/ T4 w 1905"/>
                                <a:gd name="T6" fmla="+- 0 302 167"/>
                                <a:gd name="T7" fmla="*/ 302 h 2286"/>
                                <a:gd name="T8" fmla="+- 0 9495 7904"/>
                                <a:gd name="T9" fmla="*/ T8 w 1905"/>
                                <a:gd name="T10" fmla="+- 0 516 167"/>
                                <a:gd name="T11" fmla="*/ 516 h 2286"/>
                                <a:gd name="T12" fmla="+- 0 9350 7904"/>
                                <a:gd name="T13" fmla="*/ T12 w 1905"/>
                                <a:gd name="T14" fmla="+- 0 674 167"/>
                                <a:gd name="T15" fmla="*/ 674 h 2286"/>
                                <a:gd name="T16" fmla="+- 0 9206 7904"/>
                                <a:gd name="T17" fmla="*/ T16 w 1905"/>
                                <a:gd name="T18" fmla="+- 0 830 167"/>
                                <a:gd name="T19" fmla="*/ 830 h 2286"/>
                                <a:gd name="T20" fmla="+- 0 9109 7904"/>
                                <a:gd name="T21" fmla="*/ T20 w 1905"/>
                                <a:gd name="T22" fmla="+- 0 932 167"/>
                                <a:gd name="T23" fmla="*/ 932 h 2286"/>
                                <a:gd name="T24" fmla="+- 0 9013 7904"/>
                                <a:gd name="T25" fmla="*/ T24 w 1905"/>
                                <a:gd name="T26" fmla="+- 0 1032 167"/>
                                <a:gd name="T27" fmla="*/ 1032 h 2286"/>
                                <a:gd name="T28" fmla="+- 0 8941 7904"/>
                                <a:gd name="T29" fmla="*/ T28 w 1905"/>
                                <a:gd name="T30" fmla="+- 0 1105 167"/>
                                <a:gd name="T31" fmla="*/ 1105 h 2286"/>
                                <a:gd name="T32" fmla="+- 0 8892 7904"/>
                                <a:gd name="T33" fmla="*/ T32 w 1905"/>
                                <a:gd name="T34" fmla="+- 0 1154 167"/>
                                <a:gd name="T35" fmla="*/ 1154 h 2286"/>
                                <a:gd name="T36" fmla="+- 0 8796 7904"/>
                                <a:gd name="T37" fmla="*/ T36 w 1905"/>
                                <a:gd name="T38" fmla="+- 0 1247 167"/>
                                <a:gd name="T39" fmla="*/ 1247 h 2286"/>
                                <a:gd name="T40" fmla="+- 0 8724 7904"/>
                                <a:gd name="T41" fmla="*/ T40 w 1905"/>
                                <a:gd name="T42" fmla="+- 0 1315 167"/>
                                <a:gd name="T43" fmla="*/ 1315 h 2286"/>
                                <a:gd name="T44" fmla="+- 0 8675 7904"/>
                                <a:gd name="T45" fmla="*/ T44 w 1905"/>
                                <a:gd name="T46" fmla="+- 0 1359 167"/>
                                <a:gd name="T47" fmla="*/ 1359 h 2286"/>
                                <a:gd name="T48" fmla="+- 0 8603 7904"/>
                                <a:gd name="T49" fmla="*/ T48 w 1905"/>
                                <a:gd name="T50" fmla="+- 0 1424 167"/>
                                <a:gd name="T51" fmla="*/ 1424 h 2286"/>
                                <a:gd name="T52" fmla="+- 0 8531 7904"/>
                                <a:gd name="T53" fmla="*/ T52 w 1905"/>
                                <a:gd name="T54" fmla="+- 0 1487 167"/>
                                <a:gd name="T55" fmla="*/ 1487 h 2286"/>
                                <a:gd name="T56" fmla="+- 0 8483 7904"/>
                                <a:gd name="T57" fmla="*/ T56 w 1905"/>
                                <a:gd name="T58" fmla="+- 0 1527 167"/>
                                <a:gd name="T59" fmla="*/ 1527 h 2286"/>
                                <a:gd name="T60" fmla="+- 0 8434 7904"/>
                                <a:gd name="T61" fmla="*/ T60 w 1905"/>
                                <a:gd name="T62" fmla="+- 0 1567 167"/>
                                <a:gd name="T63" fmla="*/ 1567 h 2286"/>
                                <a:gd name="T64" fmla="+- 0 8362 7904"/>
                                <a:gd name="T65" fmla="*/ T64 w 1905"/>
                                <a:gd name="T66" fmla="+- 0 1625 167"/>
                                <a:gd name="T67" fmla="*/ 1625 h 2286"/>
                                <a:gd name="T68" fmla="+- 0 8290 7904"/>
                                <a:gd name="T69" fmla="*/ T68 w 1905"/>
                                <a:gd name="T70" fmla="+- 0 1682 167"/>
                                <a:gd name="T71" fmla="*/ 1682 h 2286"/>
                                <a:gd name="T72" fmla="+- 0 8193 7904"/>
                                <a:gd name="T73" fmla="*/ T72 w 1905"/>
                                <a:gd name="T74" fmla="+- 0 1756 167"/>
                                <a:gd name="T75" fmla="*/ 1756 h 2286"/>
                                <a:gd name="T76" fmla="+- 0 8121 7904"/>
                                <a:gd name="T77" fmla="*/ T76 w 1905"/>
                                <a:gd name="T78" fmla="+- 0 1810 167"/>
                                <a:gd name="T79" fmla="*/ 1810 h 2286"/>
                                <a:gd name="T80" fmla="+- 0 8000 7904"/>
                                <a:gd name="T81" fmla="*/ T80 w 1905"/>
                                <a:gd name="T82" fmla="+- 0 1899 167"/>
                                <a:gd name="T83" fmla="*/ 1899 h 2286"/>
                                <a:gd name="T84" fmla="+- 0 7904 7904"/>
                                <a:gd name="T85" fmla="*/ T84 w 1905"/>
                                <a:gd name="T86" fmla="+- 0 1968 167"/>
                                <a:gd name="T87" fmla="*/ 1968 h 2286"/>
                                <a:gd name="T88" fmla="+- 0 7904 7904"/>
                                <a:gd name="T89" fmla="*/ T88 w 1905"/>
                                <a:gd name="T90" fmla="+- 0 2453 167"/>
                                <a:gd name="T91" fmla="*/ 2453 h 2286"/>
                                <a:gd name="T92" fmla="+- 0 7952 7904"/>
                                <a:gd name="T93" fmla="*/ T92 w 1905"/>
                                <a:gd name="T94" fmla="+- 0 2400 167"/>
                                <a:gd name="T95" fmla="*/ 2400 h 2286"/>
                                <a:gd name="T96" fmla="+- 0 8073 7904"/>
                                <a:gd name="T97" fmla="*/ T96 w 1905"/>
                                <a:gd name="T98" fmla="+- 0 2269 167"/>
                                <a:gd name="T99" fmla="*/ 2269 h 2286"/>
                                <a:gd name="T100" fmla="+- 0 8169 7904"/>
                                <a:gd name="T101" fmla="*/ T100 w 1905"/>
                                <a:gd name="T102" fmla="+- 0 2166 167"/>
                                <a:gd name="T103" fmla="*/ 2166 h 2286"/>
                                <a:gd name="T104" fmla="+- 0 8241 7904"/>
                                <a:gd name="T105" fmla="*/ T104 w 1905"/>
                                <a:gd name="T106" fmla="+- 0 2090 167"/>
                                <a:gd name="T107" fmla="*/ 2090 h 2286"/>
                                <a:gd name="T108" fmla="+- 0 8314 7904"/>
                                <a:gd name="T109" fmla="*/ T108 w 1905"/>
                                <a:gd name="T110" fmla="+- 0 2015 167"/>
                                <a:gd name="T111" fmla="*/ 2015 h 2286"/>
                                <a:gd name="T112" fmla="+- 0 8362 7904"/>
                                <a:gd name="T113" fmla="*/ T112 w 1905"/>
                                <a:gd name="T114" fmla="+- 0 1965 167"/>
                                <a:gd name="T115" fmla="*/ 1965 h 2286"/>
                                <a:gd name="T116" fmla="+- 0 8434 7904"/>
                                <a:gd name="T117" fmla="*/ T116 w 1905"/>
                                <a:gd name="T118" fmla="+- 0 1893 167"/>
                                <a:gd name="T119" fmla="*/ 1893 h 2286"/>
                                <a:gd name="T120" fmla="+- 0 8507 7904"/>
                                <a:gd name="T121" fmla="*/ T120 w 1905"/>
                                <a:gd name="T122" fmla="+- 0 1822 167"/>
                                <a:gd name="T123" fmla="*/ 1822 h 2286"/>
                                <a:gd name="T124" fmla="+- 0 8579 7904"/>
                                <a:gd name="T125" fmla="*/ T124 w 1905"/>
                                <a:gd name="T126" fmla="+- 0 1753 167"/>
                                <a:gd name="T127" fmla="*/ 1753 h 2286"/>
                                <a:gd name="T128" fmla="+- 0 8651 7904"/>
                                <a:gd name="T129" fmla="*/ T128 w 1905"/>
                                <a:gd name="T130" fmla="+- 0 1685 167"/>
                                <a:gd name="T131" fmla="*/ 1685 h 2286"/>
                                <a:gd name="T132" fmla="+- 0 8724 7904"/>
                                <a:gd name="T133" fmla="*/ T132 w 1905"/>
                                <a:gd name="T134" fmla="+- 0 1620 167"/>
                                <a:gd name="T135" fmla="*/ 1620 h 2286"/>
                                <a:gd name="T136" fmla="+- 0 8772 7904"/>
                                <a:gd name="T137" fmla="*/ T136 w 1905"/>
                                <a:gd name="T138" fmla="+- 0 1578 167"/>
                                <a:gd name="T139" fmla="*/ 1578 h 2286"/>
                                <a:gd name="T140" fmla="+- 0 8844 7904"/>
                                <a:gd name="T141" fmla="*/ T140 w 1905"/>
                                <a:gd name="T142" fmla="+- 0 1516 167"/>
                                <a:gd name="T143" fmla="*/ 1516 h 2286"/>
                                <a:gd name="T144" fmla="+- 0 8916 7904"/>
                                <a:gd name="T145" fmla="*/ T144 w 1905"/>
                                <a:gd name="T146" fmla="+- 0 1457 167"/>
                                <a:gd name="T147" fmla="*/ 1457 h 2286"/>
                                <a:gd name="T148" fmla="+- 0 8989 7904"/>
                                <a:gd name="T149" fmla="*/ T148 w 1905"/>
                                <a:gd name="T150" fmla="+- 0 1398 167"/>
                                <a:gd name="T151" fmla="*/ 1398 h 2286"/>
                                <a:gd name="T152" fmla="+- 0 9061 7904"/>
                                <a:gd name="T153" fmla="*/ T152 w 1905"/>
                                <a:gd name="T154" fmla="+- 0 1342 167"/>
                                <a:gd name="T155" fmla="*/ 1342 h 2286"/>
                                <a:gd name="T156" fmla="+- 0 9133 7904"/>
                                <a:gd name="T157" fmla="*/ T156 w 1905"/>
                                <a:gd name="T158" fmla="+- 0 1286 167"/>
                                <a:gd name="T159" fmla="*/ 1286 h 2286"/>
                                <a:gd name="T160" fmla="+- 0 9230 7904"/>
                                <a:gd name="T161" fmla="*/ T160 w 1905"/>
                                <a:gd name="T162" fmla="+- 0 1214 167"/>
                                <a:gd name="T163" fmla="*/ 1214 h 2286"/>
                                <a:gd name="T164" fmla="+- 0 9374 7904"/>
                                <a:gd name="T165" fmla="*/ T164 w 1905"/>
                                <a:gd name="T166" fmla="+- 0 1108 167"/>
                                <a:gd name="T167" fmla="*/ 1108 h 2286"/>
                                <a:gd name="T168" fmla="+- 0 9471 7904"/>
                                <a:gd name="T169" fmla="*/ T168 w 1905"/>
                                <a:gd name="T170" fmla="+- 0 1039 167"/>
                                <a:gd name="T171" fmla="*/ 1039 h 2286"/>
                                <a:gd name="T172" fmla="+- 0 9664 7904"/>
                                <a:gd name="T173" fmla="*/ T172 w 1905"/>
                                <a:gd name="T174" fmla="+- 0 903 167"/>
                                <a:gd name="T175" fmla="*/ 903 h 2286"/>
                                <a:gd name="T176" fmla="+- 0 9808 7904"/>
                                <a:gd name="T177" fmla="*/ T176 w 1905"/>
                                <a:gd name="T178" fmla="+- 0 803 167"/>
                                <a:gd name="T179" fmla="*/ 803 h 2286"/>
                                <a:gd name="T180" fmla="+- 0 9808 7904"/>
                                <a:gd name="T181" fmla="*/ T180 w 1905"/>
                                <a:gd name="T182" fmla="+- 0 167 167"/>
                                <a:gd name="T183" fmla="*/ 167 h 2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905" h="2286">
                                  <a:moveTo>
                                    <a:pt x="1904" y="0"/>
                                  </a:moveTo>
                                  <a:lnTo>
                                    <a:pt x="1784" y="135"/>
                                  </a:lnTo>
                                  <a:lnTo>
                                    <a:pt x="1591" y="349"/>
                                  </a:lnTo>
                                  <a:lnTo>
                                    <a:pt x="1446" y="507"/>
                                  </a:lnTo>
                                  <a:lnTo>
                                    <a:pt x="1302" y="663"/>
                                  </a:lnTo>
                                  <a:lnTo>
                                    <a:pt x="1205" y="765"/>
                                  </a:lnTo>
                                  <a:lnTo>
                                    <a:pt x="1109" y="865"/>
                                  </a:lnTo>
                                  <a:lnTo>
                                    <a:pt x="1037" y="938"/>
                                  </a:lnTo>
                                  <a:lnTo>
                                    <a:pt x="988" y="987"/>
                                  </a:lnTo>
                                  <a:lnTo>
                                    <a:pt x="892" y="1080"/>
                                  </a:lnTo>
                                  <a:lnTo>
                                    <a:pt x="820" y="1148"/>
                                  </a:lnTo>
                                  <a:lnTo>
                                    <a:pt x="771" y="1192"/>
                                  </a:lnTo>
                                  <a:lnTo>
                                    <a:pt x="699" y="1257"/>
                                  </a:lnTo>
                                  <a:lnTo>
                                    <a:pt x="627" y="1320"/>
                                  </a:lnTo>
                                  <a:lnTo>
                                    <a:pt x="579" y="1360"/>
                                  </a:lnTo>
                                  <a:lnTo>
                                    <a:pt x="530" y="1400"/>
                                  </a:lnTo>
                                  <a:lnTo>
                                    <a:pt x="458" y="1458"/>
                                  </a:lnTo>
                                  <a:lnTo>
                                    <a:pt x="386" y="1515"/>
                                  </a:lnTo>
                                  <a:lnTo>
                                    <a:pt x="289" y="1589"/>
                                  </a:lnTo>
                                  <a:lnTo>
                                    <a:pt x="217" y="1643"/>
                                  </a:lnTo>
                                  <a:lnTo>
                                    <a:pt x="96" y="1732"/>
                                  </a:lnTo>
                                  <a:lnTo>
                                    <a:pt x="0" y="1801"/>
                                  </a:lnTo>
                                  <a:lnTo>
                                    <a:pt x="0" y="2286"/>
                                  </a:lnTo>
                                  <a:lnTo>
                                    <a:pt x="48" y="2233"/>
                                  </a:lnTo>
                                  <a:lnTo>
                                    <a:pt x="169" y="2102"/>
                                  </a:lnTo>
                                  <a:lnTo>
                                    <a:pt x="265" y="1999"/>
                                  </a:lnTo>
                                  <a:lnTo>
                                    <a:pt x="337" y="1923"/>
                                  </a:lnTo>
                                  <a:lnTo>
                                    <a:pt x="410" y="1848"/>
                                  </a:lnTo>
                                  <a:lnTo>
                                    <a:pt x="458" y="1798"/>
                                  </a:lnTo>
                                  <a:lnTo>
                                    <a:pt x="530" y="1726"/>
                                  </a:lnTo>
                                  <a:lnTo>
                                    <a:pt x="603" y="1655"/>
                                  </a:lnTo>
                                  <a:lnTo>
                                    <a:pt x="675" y="1586"/>
                                  </a:lnTo>
                                  <a:lnTo>
                                    <a:pt x="747" y="1518"/>
                                  </a:lnTo>
                                  <a:lnTo>
                                    <a:pt x="820" y="1453"/>
                                  </a:lnTo>
                                  <a:lnTo>
                                    <a:pt x="868" y="1411"/>
                                  </a:lnTo>
                                  <a:lnTo>
                                    <a:pt x="940" y="1349"/>
                                  </a:lnTo>
                                  <a:lnTo>
                                    <a:pt x="1012" y="1290"/>
                                  </a:lnTo>
                                  <a:lnTo>
                                    <a:pt x="1085" y="1231"/>
                                  </a:lnTo>
                                  <a:lnTo>
                                    <a:pt x="1157" y="1175"/>
                                  </a:lnTo>
                                  <a:lnTo>
                                    <a:pt x="1229" y="1119"/>
                                  </a:lnTo>
                                  <a:lnTo>
                                    <a:pt x="1326" y="1047"/>
                                  </a:lnTo>
                                  <a:lnTo>
                                    <a:pt x="1470" y="941"/>
                                  </a:lnTo>
                                  <a:lnTo>
                                    <a:pt x="1567" y="872"/>
                                  </a:lnTo>
                                  <a:lnTo>
                                    <a:pt x="1760" y="736"/>
                                  </a:lnTo>
                                  <a:lnTo>
                                    <a:pt x="1904" y="636"/>
                                  </a:lnTo>
                                  <a:lnTo>
                                    <a:pt x="1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99999">
                                <a:alpha val="3999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docshape186"/>
                          <wps:cNvSpPr>
                            <a:spLocks/>
                          </wps:cNvSpPr>
                          <wps:spPr bwMode="auto">
                            <a:xfrm>
                              <a:off x="7903" y="484"/>
                              <a:ext cx="1905" cy="1726"/>
                            </a:xfrm>
                            <a:custGeom>
                              <a:avLst/>
                              <a:gdLst>
                                <a:gd name="T0" fmla="+- 0 7928 7904"/>
                                <a:gd name="T1" fmla="*/ T0 w 1905"/>
                                <a:gd name="T2" fmla="+- 0 2189 485"/>
                                <a:gd name="T3" fmla="*/ 2189 h 1726"/>
                                <a:gd name="T4" fmla="+- 0 7976 7904"/>
                                <a:gd name="T5" fmla="*/ T4 w 1905"/>
                                <a:gd name="T6" fmla="+- 0 2145 485"/>
                                <a:gd name="T7" fmla="*/ 2145 h 1726"/>
                                <a:gd name="T8" fmla="+- 0 8024 7904"/>
                                <a:gd name="T9" fmla="*/ T8 w 1905"/>
                                <a:gd name="T10" fmla="+- 0 2101 485"/>
                                <a:gd name="T11" fmla="*/ 2101 h 1726"/>
                                <a:gd name="T12" fmla="+- 0 8073 7904"/>
                                <a:gd name="T13" fmla="*/ T12 w 1905"/>
                                <a:gd name="T14" fmla="+- 0 2058 485"/>
                                <a:gd name="T15" fmla="*/ 2058 h 1726"/>
                                <a:gd name="T16" fmla="+- 0 8121 7904"/>
                                <a:gd name="T17" fmla="*/ T16 w 1905"/>
                                <a:gd name="T18" fmla="+- 0 2014 485"/>
                                <a:gd name="T19" fmla="*/ 2014 h 1726"/>
                                <a:gd name="T20" fmla="+- 0 8169 7904"/>
                                <a:gd name="T21" fmla="*/ T20 w 1905"/>
                                <a:gd name="T22" fmla="+- 0 1970 485"/>
                                <a:gd name="T23" fmla="*/ 1970 h 1726"/>
                                <a:gd name="T24" fmla="+- 0 8217 7904"/>
                                <a:gd name="T25" fmla="*/ T24 w 1905"/>
                                <a:gd name="T26" fmla="+- 0 1927 485"/>
                                <a:gd name="T27" fmla="*/ 1927 h 1726"/>
                                <a:gd name="T28" fmla="+- 0 8266 7904"/>
                                <a:gd name="T29" fmla="*/ T28 w 1905"/>
                                <a:gd name="T30" fmla="+- 0 1883 485"/>
                                <a:gd name="T31" fmla="*/ 1883 h 1726"/>
                                <a:gd name="T32" fmla="+- 0 8314 7904"/>
                                <a:gd name="T33" fmla="*/ T32 w 1905"/>
                                <a:gd name="T34" fmla="+- 0 1839 485"/>
                                <a:gd name="T35" fmla="*/ 1839 h 1726"/>
                                <a:gd name="T36" fmla="+- 0 8362 7904"/>
                                <a:gd name="T37" fmla="*/ T36 w 1905"/>
                                <a:gd name="T38" fmla="+- 0 1795 485"/>
                                <a:gd name="T39" fmla="*/ 1795 h 1726"/>
                                <a:gd name="T40" fmla="+- 0 8410 7904"/>
                                <a:gd name="T41" fmla="*/ T40 w 1905"/>
                                <a:gd name="T42" fmla="+- 0 1752 485"/>
                                <a:gd name="T43" fmla="*/ 1752 h 1726"/>
                                <a:gd name="T44" fmla="+- 0 8458 7904"/>
                                <a:gd name="T45" fmla="*/ T44 w 1905"/>
                                <a:gd name="T46" fmla="+- 0 1708 485"/>
                                <a:gd name="T47" fmla="*/ 1708 h 1726"/>
                                <a:gd name="T48" fmla="+- 0 8507 7904"/>
                                <a:gd name="T49" fmla="*/ T48 w 1905"/>
                                <a:gd name="T50" fmla="+- 0 1664 485"/>
                                <a:gd name="T51" fmla="*/ 1664 h 1726"/>
                                <a:gd name="T52" fmla="+- 0 8555 7904"/>
                                <a:gd name="T53" fmla="*/ T52 w 1905"/>
                                <a:gd name="T54" fmla="+- 0 1621 485"/>
                                <a:gd name="T55" fmla="*/ 1621 h 1726"/>
                                <a:gd name="T56" fmla="+- 0 8603 7904"/>
                                <a:gd name="T57" fmla="*/ T56 w 1905"/>
                                <a:gd name="T58" fmla="+- 0 1577 485"/>
                                <a:gd name="T59" fmla="*/ 1577 h 1726"/>
                                <a:gd name="T60" fmla="+- 0 8651 7904"/>
                                <a:gd name="T61" fmla="*/ T60 w 1905"/>
                                <a:gd name="T62" fmla="+- 0 1533 485"/>
                                <a:gd name="T63" fmla="*/ 1533 h 1726"/>
                                <a:gd name="T64" fmla="+- 0 8699 7904"/>
                                <a:gd name="T65" fmla="*/ T64 w 1905"/>
                                <a:gd name="T66" fmla="+- 0 1490 485"/>
                                <a:gd name="T67" fmla="*/ 1490 h 1726"/>
                                <a:gd name="T68" fmla="+- 0 8748 7904"/>
                                <a:gd name="T69" fmla="*/ T68 w 1905"/>
                                <a:gd name="T70" fmla="+- 0 1446 485"/>
                                <a:gd name="T71" fmla="*/ 1446 h 1726"/>
                                <a:gd name="T72" fmla="+- 0 8796 7904"/>
                                <a:gd name="T73" fmla="*/ T72 w 1905"/>
                                <a:gd name="T74" fmla="+- 0 1402 485"/>
                                <a:gd name="T75" fmla="*/ 1402 h 1726"/>
                                <a:gd name="T76" fmla="+- 0 8844 7904"/>
                                <a:gd name="T77" fmla="*/ T76 w 1905"/>
                                <a:gd name="T78" fmla="+- 0 1359 485"/>
                                <a:gd name="T79" fmla="*/ 1359 h 1726"/>
                                <a:gd name="T80" fmla="+- 0 8892 7904"/>
                                <a:gd name="T81" fmla="*/ T80 w 1905"/>
                                <a:gd name="T82" fmla="+- 0 1315 485"/>
                                <a:gd name="T83" fmla="*/ 1315 h 1726"/>
                                <a:gd name="T84" fmla="+- 0 8941 7904"/>
                                <a:gd name="T85" fmla="*/ T84 w 1905"/>
                                <a:gd name="T86" fmla="+- 0 1271 485"/>
                                <a:gd name="T87" fmla="*/ 1271 h 1726"/>
                                <a:gd name="T88" fmla="+- 0 8989 7904"/>
                                <a:gd name="T89" fmla="*/ T88 w 1905"/>
                                <a:gd name="T90" fmla="+- 0 1228 485"/>
                                <a:gd name="T91" fmla="*/ 1228 h 1726"/>
                                <a:gd name="T92" fmla="+- 0 9037 7904"/>
                                <a:gd name="T93" fmla="*/ T92 w 1905"/>
                                <a:gd name="T94" fmla="+- 0 1184 485"/>
                                <a:gd name="T95" fmla="*/ 1184 h 1726"/>
                                <a:gd name="T96" fmla="+- 0 9085 7904"/>
                                <a:gd name="T97" fmla="*/ T96 w 1905"/>
                                <a:gd name="T98" fmla="+- 0 1140 485"/>
                                <a:gd name="T99" fmla="*/ 1140 h 1726"/>
                                <a:gd name="T100" fmla="+- 0 9133 7904"/>
                                <a:gd name="T101" fmla="*/ T100 w 1905"/>
                                <a:gd name="T102" fmla="+- 0 1096 485"/>
                                <a:gd name="T103" fmla="*/ 1096 h 1726"/>
                                <a:gd name="T104" fmla="+- 0 9182 7904"/>
                                <a:gd name="T105" fmla="*/ T104 w 1905"/>
                                <a:gd name="T106" fmla="+- 0 1053 485"/>
                                <a:gd name="T107" fmla="*/ 1053 h 1726"/>
                                <a:gd name="T108" fmla="+- 0 9230 7904"/>
                                <a:gd name="T109" fmla="*/ T108 w 1905"/>
                                <a:gd name="T110" fmla="+- 0 1009 485"/>
                                <a:gd name="T111" fmla="*/ 1009 h 1726"/>
                                <a:gd name="T112" fmla="+- 0 9278 7904"/>
                                <a:gd name="T113" fmla="*/ T112 w 1905"/>
                                <a:gd name="T114" fmla="+- 0 965 485"/>
                                <a:gd name="T115" fmla="*/ 965 h 1726"/>
                                <a:gd name="T116" fmla="+- 0 9326 7904"/>
                                <a:gd name="T117" fmla="*/ T116 w 1905"/>
                                <a:gd name="T118" fmla="+- 0 922 485"/>
                                <a:gd name="T119" fmla="*/ 922 h 1726"/>
                                <a:gd name="T120" fmla="+- 0 9374 7904"/>
                                <a:gd name="T121" fmla="*/ T120 w 1905"/>
                                <a:gd name="T122" fmla="+- 0 878 485"/>
                                <a:gd name="T123" fmla="*/ 878 h 1726"/>
                                <a:gd name="T124" fmla="+- 0 9423 7904"/>
                                <a:gd name="T125" fmla="*/ T124 w 1905"/>
                                <a:gd name="T126" fmla="+- 0 834 485"/>
                                <a:gd name="T127" fmla="*/ 834 h 1726"/>
                                <a:gd name="T128" fmla="+- 0 9471 7904"/>
                                <a:gd name="T129" fmla="*/ T128 w 1905"/>
                                <a:gd name="T130" fmla="+- 0 791 485"/>
                                <a:gd name="T131" fmla="*/ 791 h 1726"/>
                                <a:gd name="T132" fmla="+- 0 9519 7904"/>
                                <a:gd name="T133" fmla="*/ T132 w 1905"/>
                                <a:gd name="T134" fmla="+- 0 747 485"/>
                                <a:gd name="T135" fmla="*/ 747 h 1726"/>
                                <a:gd name="T136" fmla="+- 0 9567 7904"/>
                                <a:gd name="T137" fmla="*/ T136 w 1905"/>
                                <a:gd name="T138" fmla="+- 0 703 485"/>
                                <a:gd name="T139" fmla="*/ 703 h 1726"/>
                                <a:gd name="T140" fmla="+- 0 9616 7904"/>
                                <a:gd name="T141" fmla="*/ T140 w 1905"/>
                                <a:gd name="T142" fmla="+- 0 660 485"/>
                                <a:gd name="T143" fmla="*/ 660 h 1726"/>
                                <a:gd name="T144" fmla="+- 0 9664 7904"/>
                                <a:gd name="T145" fmla="*/ T144 w 1905"/>
                                <a:gd name="T146" fmla="+- 0 616 485"/>
                                <a:gd name="T147" fmla="*/ 616 h 1726"/>
                                <a:gd name="T148" fmla="+- 0 9712 7904"/>
                                <a:gd name="T149" fmla="*/ T148 w 1905"/>
                                <a:gd name="T150" fmla="+- 0 572 485"/>
                                <a:gd name="T151" fmla="*/ 572 h 1726"/>
                                <a:gd name="T152" fmla="+- 0 9760 7904"/>
                                <a:gd name="T153" fmla="*/ T152 w 1905"/>
                                <a:gd name="T154" fmla="+- 0 529 485"/>
                                <a:gd name="T155" fmla="*/ 529 h 1726"/>
                                <a:gd name="T156" fmla="+- 0 9808 7904"/>
                                <a:gd name="T157" fmla="*/ T156 w 1905"/>
                                <a:gd name="T158" fmla="+- 0 485 485"/>
                                <a:gd name="T159" fmla="*/ 485 h 17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905" h="1726">
                                  <a:moveTo>
                                    <a:pt x="0" y="1725"/>
                                  </a:moveTo>
                                  <a:lnTo>
                                    <a:pt x="24" y="1704"/>
                                  </a:lnTo>
                                  <a:lnTo>
                                    <a:pt x="48" y="1682"/>
                                  </a:lnTo>
                                  <a:lnTo>
                                    <a:pt x="72" y="1660"/>
                                  </a:lnTo>
                                  <a:lnTo>
                                    <a:pt x="96" y="1638"/>
                                  </a:lnTo>
                                  <a:lnTo>
                                    <a:pt x="120" y="1616"/>
                                  </a:lnTo>
                                  <a:lnTo>
                                    <a:pt x="145" y="1594"/>
                                  </a:lnTo>
                                  <a:lnTo>
                                    <a:pt x="169" y="1573"/>
                                  </a:lnTo>
                                  <a:lnTo>
                                    <a:pt x="193" y="1551"/>
                                  </a:lnTo>
                                  <a:lnTo>
                                    <a:pt x="217" y="1529"/>
                                  </a:lnTo>
                                  <a:lnTo>
                                    <a:pt x="241" y="1507"/>
                                  </a:lnTo>
                                  <a:lnTo>
                                    <a:pt x="265" y="1485"/>
                                  </a:lnTo>
                                  <a:lnTo>
                                    <a:pt x="289" y="1463"/>
                                  </a:lnTo>
                                  <a:lnTo>
                                    <a:pt x="313" y="1442"/>
                                  </a:lnTo>
                                  <a:lnTo>
                                    <a:pt x="337" y="1420"/>
                                  </a:lnTo>
                                  <a:lnTo>
                                    <a:pt x="362" y="1398"/>
                                  </a:lnTo>
                                  <a:lnTo>
                                    <a:pt x="386" y="1376"/>
                                  </a:lnTo>
                                  <a:lnTo>
                                    <a:pt x="410" y="1354"/>
                                  </a:lnTo>
                                  <a:lnTo>
                                    <a:pt x="434" y="1332"/>
                                  </a:lnTo>
                                  <a:lnTo>
                                    <a:pt x="458" y="1310"/>
                                  </a:lnTo>
                                  <a:lnTo>
                                    <a:pt x="482" y="1289"/>
                                  </a:lnTo>
                                  <a:lnTo>
                                    <a:pt x="506" y="1267"/>
                                  </a:lnTo>
                                  <a:lnTo>
                                    <a:pt x="530" y="1245"/>
                                  </a:lnTo>
                                  <a:lnTo>
                                    <a:pt x="554" y="1223"/>
                                  </a:lnTo>
                                  <a:lnTo>
                                    <a:pt x="579" y="1201"/>
                                  </a:lnTo>
                                  <a:lnTo>
                                    <a:pt x="603" y="1179"/>
                                  </a:lnTo>
                                  <a:lnTo>
                                    <a:pt x="627" y="1158"/>
                                  </a:lnTo>
                                  <a:lnTo>
                                    <a:pt x="651" y="1136"/>
                                  </a:lnTo>
                                  <a:lnTo>
                                    <a:pt x="675" y="1114"/>
                                  </a:lnTo>
                                  <a:lnTo>
                                    <a:pt x="699" y="1092"/>
                                  </a:lnTo>
                                  <a:lnTo>
                                    <a:pt x="723" y="1070"/>
                                  </a:lnTo>
                                  <a:lnTo>
                                    <a:pt x="747" y="1048"/>
                                  </a:lnTo>
                                  <a:lnTo>
                                    <a:pt x="771" y="1027"/>
                                  </a:lnTo>
                                  <a:lnTo>
                                    <a:pt x="795" y="1005"/>
                                  </a:lnTo>
                                  <a:lnTo>
                                    <a:pt x="820" y="983"/>
                                  </a:lnTo>
                                  <a:lnTo>
                                    <a:pt x="844" y="961"/>
                                  </a:lnTo>
                                  <a:lnTo>
                                    <a:pt x="868" y="939"/>
                                  </a:lnTo>
                                  <a:lnTo>
                                    <a:pt x="892" y="917"/>
                                  </a:lnTo>
                                  <a:lnTo>
                                    <a:pt x="916" y="895"/>
                                  </a:lnTo>
                                  <a:lnTo>
                                    <a:pt x="940" y="874"/>
                                  </a:lnTo>
                                  <a:lnTo>
                                    <a:pt x="964" y="852"/>
                                  </a:lnTo>
                                  <a:lnTo>
                                    <a:pt x="988" y="830"/>
                                  </a:lnTo>
                                  <a:lnTo>
                                    <a:pt x="1012" y="808"/>
                                  </a:lnTo>
                                  <a:lnTo>
                                    <a:pt x="1037" y="786"/>
                                  </a:lnTo>
                                  <a:lnTo>
                                    <a:pt x="1061" y="764"/>
                                  </a:lnTo>
                                  <a:lnTo>
                                    <a:pt x="1085" y="743"/>
                                  </a:lnTo>
                                  <a:lnTo>
                                    <a:pt x="1109" y="721"/>
                                  </a:lnTo>
                                  <a:lnTo>
                                    <a:pt x="1133" y="699"/>
                                  </a:lnTo>
                                  <a:lnTo>
                                    <a:pt x="1157" y="677"/>
                                  </a:lnTo>
                                  <a:lnTo>
                                    <a:pt x="1181" y="655"/>
                                  </a:lnTo>
                                  <a:lnTo>
                                    <a:pt x="1205" y="633"/>
                                  </a:lnTo>
                                  <a:lnTo>
                                    <a:pt x="1229" y="611"/>
                                  </a:lnTo>
                                  <a:lnTo>
                                    <a:pt x="1254" y="590"/>
                                  </a:lnTo>
                                  <a:lnTo>
                                    <a:pt x="1278" y="568"/>
                                  </a:lnTo>
                                  <a:lnTo>
                                    <a:pt x="1302" y="546"/>
                                  </a:lnTo>
                                  <a:lnTo>
                                    <a:pt x="1326" y="524"/>
                                  </a:lnTo>
                                  <a:lnTo>
                                    <a:pt x="1350" y="502"/>
                                  </a:lnTo>
                                  <a:lnTo>
                                    <a:pt x="1374" y="480"/>
                                  </a:lnTo>
                                  <a:lnTo>
                                    <a:pt x="1398" y="459"/>
                                  </a:lnTo>
                                  <a:lnTo>
                                    <a:pt x="1422" y="437"/>
                                  </a:lnTo>
                                  <a:lnTo>
                                    <a:pt x="1446" y="415"/>
                                  </a:lnTo>
                                  <a:lnTo>
                                    <a:pt x="1470" y="393"/>
                                  </a:lnTo>
                                  <a:lnTo>
                                    <a:pt x="1495" y="371"/>
                                  </a:lnTo>
                                  <a:lnTo>
                                    <a:pt x="1519" y="349"/>
                                  </a:lnTo>
                                  <a:lnTo>
                                    <a:pt x="1543" y="327"/>
                                  </a:lnTo>
                                  <a:lnTo>
                                    <a:pt x="1567" y="306"/>
                                  </a:lnTo>
                                  <a:lnTo>
                                    <a:pt x="1591" y="284"/>
                                  </a:lnTo>
                                  <a:lnTo>
                                    <a:pt x="1615" y="262"/>
                                  </a:lnTo>
                                  <a:lnTo>
                                    <a:pt x="1639" y="240"/>
                                  </a:lnTo>
                                  <a:lnTo>
                                    <a:pt x="1663" y="218"/>
                                  </a:lnTo>
                                  <a:lnTo>
                                    <a:pt x="1687" y="196"/>
                                  </a:lnTo>
                                  <a:lnTo>
                                    <a:pt x="1712" y="175"/>
                                  </a:lnTo>
                                  <a:lnTo>
                                    <a:pt x="1736" y="153"/>
                                  </a:lnTo>
                                  <a:lnTo>
                                    <a:pt x="1760" y="131"/>
                                  </a:lnTo>
                                  <a:lnTo>
                                    <a:pt x="1784" y="109"/>
                                  </a:lnTo>
                                  <a:lnTo>
                                    <a:pt x="1808" y="87"/>
                                  </a:lnTo>
                                  <a:lnTo>
                                    <a:pt x="1832" y="65"/>
                                  </a:lnTo>
                                  <a:lnTo>
                                    <a:pt x="1856" y="44"/>
                                  </a:lnTo>
                                  <a:lnTo>
                                    <a:pt x="1880" y="22"/>
                                  </a:lnTo>
                                  <a:lnTo>
                                    <a:pt x="1904" y="0"/>
                                  </a:lnTo>
                                </a:path>
                              </a:pathLst>
                            </a:custGeom>
                            <a:noFill/>
                            <a:ln w="20855">
                              <a:solidFill>
                                <a:srgbClr val="785EF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docshape187"/>
                          <wps:cNvSpPr>
                            <a:spLocks/>
                          </wps:cNvSpPr>
                          <wps:spPr bwMode="auto">
                            <a:xfrm>
                              <a:off x="7766" y="626"/>
                              <a:ext cx="43" cy="1798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43"/>
                                <a:gd name="T2" fmla="+- 0 2424 627"/>
                                <a:gd name="T3" fmla="*/ 2424 h 1798"/>
                                <a:gd name="T4" fmla="+- 0 7809 7766"/>
                                <a:gd name="T5" fmla="*/ T4 w 43"/>
                                <a:gd name="T6" fmla="+- 0 2424 627"/>
                                <a:gd name="T7" fmla="*/ 2424 h 1798"/>
                                <a:gd name="T8" fmla="+- 0 7766 7766"/>
                                <a:gd name="T9" fmla="*/ T8 w 43"/>
                                <a:gd name="T10" fmla="+- 0 1825 627"/>
                                <a:gd name="T11" fmla="*/ 1825 h 1798"/>
                                <a:gd name="T12" fmla="+- 0 7809 7766"/>
                                <a:gd name="T13" fmla="*/ T12 w 43"/>
                                <a:gd name="T14" fmla="+- 0 1825 627"/>
                                <a:gd name="T15" fmla="*/ 1825 h 1798"/>
                                <a:gd name="T16" fmla="+- 0 7766 7766"/>
                                <a:gd name="T17" fmla="*/ T16 w 43"/>
                                <a:gd name="T18" fmla="+- 0 1226 627"/>
                                <a:gd name="T19" fmla="*/ 1226 h 1798"/>
                                <a:gd name="T20" fmla="+- 0 7809 7766"/>
                                <a:gd name="T21" fmla="*/ T20 w 43"/>
                                <a:gd name="T22" fmla="+- 0 1226 627"/>
                                <a:gd name="T23" fmla="*/ 1226 h 1798"/>
                                <a:gd name="T24" fmla="+- 0 7766 7766"/>
                                <a:gd name="T25" fmla="*/ T24 w 43"/>
                                <a:gd name="T26" fmla="+- 0 627 627"/>
                                <a:gd name="T27" fmla="*/ 627 h 1798"/>
                                <a:gd name="T28" fmla="+- 0 7809 7766"/>
                                <a:gd name="T29" fmla="*/ T28 w 43"/>
                                <a:gd name="T30" fmla="+- 0 627 627"/>
                                <a:gd name="T31" fmla="*/ 627 h 17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" h="1798">
                                  <a:moveTo>
                                    <a:pt x="0" y="1797"/>
                                  </a:moveTo>
                                  <a:lnTo>
                                    <a:pt x="43" y="1797"/>
                                  </a:lnTo>
                                  <a:moveTo>
                                    <a:pt x="0" y="1198"/>
                                  </a:moveTo>
                                  <a:lnTo>
                                    <a:pt x="43" y="1198"/>
                                  </a:lnTo>
                                  <a:moveTo>
                                    <a:pt x="0" y="599"/>
                                  </a:moveTo>
                                  <a:lnTo>
                                    <a:pt x="43" y="599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A788F16" id="docshapegroup149" o:spid="_x0000_s1026" style="position:absolute;margin-left:388.3pt;margin-top:8.35pt;width:107.3pt;height:116.4pt;z-index:-17370624;mso-position-horizontal-relative:page" coordorigin="7766,167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">
                  <v:shape id="docshape150" o:spid="_x0000_s1027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  <v:path arrowok="t" o:connecttype="custom" o:connectlocs="30,1037;18,1040;8,1046;2,1056;0,1067;2,1079;8,1089;18,1095;30,1098;41,1095;51,1089;58,1079;60,1067;58,1056;51,1046;41,1040;30,1037" o:connectangles="0,0,0,0,0,0,0,0,0,0,0,0,0,0,0,0,0"/>
                  </v:shape>
                  <v:shape id="docshape151" o:spid="_x0000_s1028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  <v:path arrowok="t" o:connecttype="custom" o:connectlocs="0,1067;2,1056;8,1046;18,1040;30,1037;41,1040;51,1046;58,1056;60,1067;58,1079;51,1089;41,1095;30,1098;18,1095;8,1089;2,1079;0,1067" o:connectangles="0,0,0,0,0,0,0,0,0,0,0,0,0,0,0,0,0"/>
                  </v:shape>
                  <v:shape id="docshape152" o:spid="_x0000_s1029" style="position:absolute;left:9466;top:93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  <v:path arrowok="t" o:connecttype="custom" o:connectlocs="0,942;3,936;9,934;15,936;17,942;15,948;9,950;3,948;0,942" o:connectangles="0,0,0,0,0,0,0,0,0"/>
                  </v:shape>
                  <v:line id="Line 359" o:spid="_x0000_s1030" style="position:absolute;visibility:visible;mso-wrap-style:square" from="9475,942" to="9475,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  <v:shape id="docshape153" o:spid="_x0000_s1031" style="position:absolute;left:9466;top:118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  <v:path arrowok="t" o:connecttype="custom" o:connectlocs="0,1195;3,1189;9,1187;15,1189;17,1195;15,1201;9,1203;3,1201;0,1195" o:connectangles="0,0,0,0,0,0,0,0,0"/>
                  </v:shape>
                  <v:shape id="docshape154" o:spid="_x0000_s1032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  <v:path arrowok="t" o:connecttype="custom" o:connectlocs="30,794;18,796;8,803;2,812;0,824;2,836;8,845;18,852;30,854;41,852;51,845;57,836;60,824;57,812;51,803;41,796;30,794" o:connectangles="0,0,0,0,0,0,0,0,0,0,0,0,0,0,0,0,0"/>
                  </v:shape>
                  <v:shape id="docshape155" o:spid="_x0000_s1033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  <v:path arrowok="t" o:connecttype="custom" o:connectlocs="0,824;2,812;8,803;18,796;30,794;41,796;51,803;57,812;60,824;57,836;51,845;41,852;30,854;18,852;8,845;2,836;0,824" o:connectangles="0,0,0,0,0,0,0,0,0,0,0,0,0,0,0,0,0"/>
                  </v:shape>
                  <v:shape id="docshape156" o:spid="_x0000_s1034" style="position:absolute;left:9451;top:6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  <v:path arrowok="t" o:connecttype="custom" o:connectlocs="0,685;3,679;9,677;14,679;17,685;14,691;9,694;3,691;0,685" o:connectangles="0,0,0,0,0,0,0,0,0"/>
                  </v:shape>
                  <v:line id="Line 354" o:spid="_x0000_s1035" style="position:absolute;visibility:visible;mso-wrap-style:square" from="9460,685" to="9460,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  <v:shape id="docshape157" o:spid="_x0000_s1036" style="position:absolute;left:9451;top:9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  <v:path arrowok="t" o:connecttype="custom" o:connectlocs="0,969;3,963;9,960;14,963;17,969;14,974;9,977;3,974;0,969" o:connectangles="0,0,0,0,0,0,0,0,0"/>
                  </v:shape>
                  <v:shape id="docshape158" o:spid="_x0000_s1037" style="position:absolute;left:9336;top:813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  <v:path arrowok="t" o:connecttype="custom" o:connectlocs="268,1078;268,1057;268,1067;13,1067;13,1078;13,1057;258,835;258,813;258,824;0,824;0,835;0,813" o:connectangles="0,0,0,0,0,0,0,0,0,0,0,0"/>
                  </v:shape>
                  <v:shape id="docshape159" o:spid="_x0000_s1038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  <v:path arrowok="t" o:connecttype="custom" o:connectlocs="30,1894;18,1896;9,1903;2,1912;0,1924;2,1936;9,1945;18,1952;30,1954;42,1952;51,1945;58,1936;60,1924;58,1912;51,1903;42,1896;30,1894" o:connectangles="0,0,0,0,0,0,0,0,0,0,0,0,0,0,0,0,0"/>
                  </v:shape>
                  <v:shape id="docshape160" o:spid="_x0000_s1039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  <v:path arrowok="t" o:connecttype="custom" o:connectlocs="0,1924;2,1912;9,1903;18,1896;30,1894;42,1896;51,1903;58,1912;60,1924;58,1936;51,1945;42,1952;30,1954;18,1952;9,1945;2,1936;0,1924" o:connectangles="0,0,0,0,0,0,0,0,0,0,0,0,0,0,0,0,0"/>
                  </v:shape>
                  <v:shape id="docshape161" o:spid="_x0000_s1040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  <v:path arrowok="t" o:connecttype="custom" o:connectlocs="30,1799;18,1801;8,1808;2,1817;0,1829;2,1841;8,1850;18,1857;30,1859;41,1857;51,1850;58,1841;60,1829;58,1817;51,1808;41,1801;30,1799" o:connectangles="0,0,0,0,0,0,0,0,0,0,0,0,0,0,0,0,0"/>
                  </v:shape>
                  <v:shape id="docshape162" o:spid="_x0000_s1041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  <v:path arrowok="t" o:connecttype="custom" o:connectlocs="0,1829;2,1817;8,1808;18,1801;30,1799;41,1801;51,1808;58,1817;60,1829;58,1841;51,1850;41,1857;30,1859;18,1857;8,1850;2,1841;0,1829" o:connectangles="0,0,0,0,0,0,0,0,0,0,0,0,0,0,0,0,0"/>
                  </v:shape>
                  <v:shape id="docshape163" o:spid="_x0000_s1042" style="position:absolute;left:8406;top:181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  <v:path arrowok="t" o:connecttype="custom" o:connectlocs="0,1826;2,1821;8,1818;14,1821;16,1826;14,1832;8,1835;2,1832;0,1826" o:connectangles="0,0,0,0,0,0,0,0,0"/>
                  </v:shape>
                  <v:line id="Line 346" o:spid="_x0000_s1043" style="position:absolute;visibility:visible;mso-wrap-style:square" from="8415,1826" to="8415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  <v:shape id="docshape164" o:spid="_x0000_s1044" style="position:absolute;left:8406;top:1727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  <v:path arrowok="t" o:connecttype="custom" o:connectlocs="16,2025;14,2019;8,2017;2,2019;0,2025;2,2031;8,2033;14,2031;16,2025;16,1736;14,1730;8,1728;2,1730;0,1736;2,1742;8,1744;14,1742;16,1736" o:connectangles="0,0,0,0,0,0,0,0,0,0,0,0,0,0,0,0,0,0"/>
                  </v:shape>
                  <v:line id="Line 344" o:spid="_x0000_s1045" style="position:absolute;visibility:visible;mso-wrap-style:square" from="8415,1736" to="8415,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  <v:shape id="docshape165" o:spid="_x0000_s1046" style="position:absolute;left:8406;top:190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  <v:path arrowok="t" o:connecttype="custom" o:connectlocs="0,1913;2,1907;8,1904;14,1907;16,1913;14,1918;8,1921;2,1918;0,1913" o:connectangles="0,0,0,0,0,0,0,0,0"/>
                  </v:shape>
                  <v:shape id="docshape166" o:spid="_x0000_s1047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  <v:path arrowok="t" o:connecttype="custom" o:connectlocs="31,1539;19,1541;9,1547;3,1557;0,1569;3,1580;9,1590;19,1596;31,1599;42,1596;52,1590;58,1580;61,1569;58,1557;52,1547;42,1541;31,1539" o:connectangles="0,0,0,0,0,0,0,0,0,0,0,0,0,0,0,0,0"/>
                  </v:shape>
                  <v:shape id="docshape167" o:spid="_x0000_s1048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  <v:path arrowok="t" o:connecttype="custom" o:connectlocs="0,1569;3,1557;9,1547;19,1541;31,1539;42,1541;52,1547;58,1557;61,1569;58,1580;52,1590;42,1596;31,1599;19,1596;9,1590;3,1580;0,1569" o:connectangles="0,0,0,0,0,0,0,0,0,0,0,0,0,0,0,0,0"/>
                  </v:shape>
                  <v:shape id="docshape168" o:spid="_x0000_s1049" style="position:absolute;left:8412;top:144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  <v:path arrowok="t" o:connecttype="custom" o:connectlocs="0,1458;3,1452;9,1450;14,1452;17,1458;14,1464;9,1466;3,1464;0,1458" o:connectangles="0,0,0,0,0,0,0,0,0"/>
                  </v:shape>
                  <v:line id="Line 339" o:spid="_x0000_s1050" style="position:absolute;visibility:visible;mso-wrap-style:square" from="8421,1458" to="8421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  <v:shape id="docshape169" o:spid="_x0000_s1051" style="position:absolute;left:8412;top:166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  <v:path arrowok="t" o:connecttype="custom" o:connectlocs="0,1673;3,1668;9,1665;14,1668;17,1673;14,1679;9,1682;3,1679;0,1673" o:connectangles="0,0,0,0,0,0,0,0,0"/>
                  </v:shape>
                  <v:shape id="docshape170" o:spid="_x0000_s1052" style="position:absolute;left:8240;top:1557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  <v:path arrowok="t" o:connecttype="custom" o:connectlocs="357,1935;357,1914;357,1924;0,1924;0,1935;0,1914;359,1840;359,1818;359,1829;2,1829;2,1840;2,1818;372,1579;372,1558;372,1569;2,1569;2,1579;2,1558" o:connectangles="0,0,0,0,0,0,0,0,0,0,0,0,0,0,0,0,0,0"/>
                  </v:shape>
                  <v:shape id="docshape171" o:spid="_x0000_s1053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  <v:path arrowok="t" o:connecttype="custom" o:connectlocs="30,2098;18,2100;8,2107;2,2116;0,2128;2,2140;8,2149;18,2156;30,2158;41,2156;51,2149;57,2140;60,2128;57,2116;51,2107;41,2100;30,2098" o:connectangles="0,0,0,0,0,0,0,0,0,0,0,0,0,0,0,0,0"/>
                  </v:shape>
                  <v:shape id="docshape172" o:spid="_x0000_s1054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  <v:path arrowok="t" o:connecttype="custom" o:connectlocs="0,2128;2,2116;8,2107;18,2100;30,2098;41,2100;51,2107;57,2116;60,2128;57,2140;51,2149;41,2156;30,2158;18,2156;8,2149;2,2140;0,2128" o:connectangles="0,0,0,0,0,0,0,0,0,0,0,0,0,0,0,0,0"/>
                  </v:shape>
                  <v:shape id="docshape173" o:spid="_x0000_s1055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  <v:path arrowok="t" o:connecttype="custom" o:connectlocs="30,2008;18,2011;8,2017;2,2027;0,2038;2,2050;8,2060;18,2066;30,2068;41,2066;51,2060;57,2050;60,2038;57,2027;51,2017;41,2011;30,2008" o:connectangles="0,0,0,0,0,0,0,0,0,0,0,0,0,0,0,0,0"/>
                  </v:shape>
                  <v:shape id="docshape174" o:spid="_x0000_s1056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  <v:path arrowok="t" o:connecttype="custom" o:connectlocs="0,2038;2,2027;8,2017;18,2011;30,2008;41,2011;51,2017;57,2027;60,2038;57,2050;51,2060;41,2066;30,2068;18,2066;8,2060;2,2050;0,2038" o:connectangles="0,0,0,0,0,0,0,0,0,0,0,0,0,0,0,0,0"/>
                  </v:shape>
                  <v:shape id="docshape175" o:spid="_x0000_s1057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  <v:path arrowok="t" o:connecttype="custom" o:connectlocs="30,1870;18,1873;9,1879;2,1889;0,1900;2,1912;9,1922;18,1928;30,1931;42,1928;51,1922;58,1912;60,1900;58,1889;51,1879;42,1873;30,1870" o:connectangles="0,0,0,0,0,0,0,0,0,0,0,0,0,0,0,0,0"/>
                  </v:shape>
                  <v:shape id="docshape176" o:spid="_x0000_s1058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  <v:path arrowok="t" o:connecttype="custom" o:connectlocs="0,1900;2,1889;9,1879;18,1873;30,1870;42,1873;51,1879;58,1889;60,1900;58,1912;51,1922;42,1928;30,1931;18,1928;9,1922;2,1912;0,1900" o:connectangles="0,0,0,0,0,0,0,0,0,0,0,0,0,0,0,0,0"/>
                  </v:shape>
                  <v:shape id="docshape177" o:spid="_x0000_s1059" style="position:absolute;left:8067;top:20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  <v:path arrowok="t" o:connecttype="custom" o:connectlocs="0,2045;2,2039;8,2036;14,2039;16,2045;14,2051;8,2053;2,2051;0,2045" o:connectangles="0,0,0,0,0,0,0,0,0"/>
                  </v:shape>
                  <v:line id="Line 329" o:spid="_x0000_s1060" style="position:absolute;visibility:visible;mso-wrap-style:square" from="8076,2045" to="807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  <v:shape id="docshape178" o:spid="_x0000_s1061" style="position:absolute;left:8067;top:1943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  <v:path arrowok="t" o:connecttype="custom" o:connectlocs="16,2221;14,2215;8,2213;2,2215;0,2221;2,2227;8,2229;14,2227;16,2221;16,1952;14,1946;8,1944;2,1946;0,1952;2,1958;8,1960;14,1958;16,1952" o:connectangles="0,0,0,0,0,0,0,0,0,0,0,0,0,0,0,0,0,0"/>
                  </v:shape>
                  <v:line id="Line 327" o:spid="_x0000_s1062" style="position:absolute;visibility:visible;mso-wrap-style:square" from="8076,1952" to="8076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  <v:shape id="docshape179" o:spid="_x0000_s1063" style="position:absolute;left:8067;top:1799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  <v:path arrowok="t" o:connecttype="custom" o:connectlocs="16,2131;14,2125;8,2122;2,2125;0,2131;2,2136;8,2139;14,2136;16,2131;16,1808;14,1802;8,1799;2,1802;0,1808;2,1813;8,1816;14,1813;16,1808" o:connectangles="0,0,0,0,0,0,0,0,0,0,0,0,0,0,0,0,0,0"/>
                  </v:shape>
                  <v:line id="Line 325" o:spid="_x0000_s1064" style="position:absolute;visibility:visible;mso-wrap-style:square" from="8076,1808" to="8076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  <v:shape id="docshape180" o:spid="_x0000_s1065" style="position:absolute;left:8067;top:198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  <v:path arrowok="t" o:connecttype="custom" o:connectlocs="0,1991;2,1985;8,1983;14,1985;16,1991;14,1997;8,1999;2,1997;0,1991" o:connectangles="0,0,0,0,0,0,0,0,0"/>
                  </v:shape>
                  <v:shape id="docshape181" o:spid="_x0000_s1066" style="position:absolute;left:7903;top:1889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  <v:path arrowok="t" o:connecttype="custom" o:connectlocs="356,2138;356,2117;356,2128;0,2128;0,2138;0,2117;356,2049;356,2028;356,2038;0,2038;0,2049;0,2028;358,1911;358,1890;358,1900;0,1900;0,1911;0,1890" o:connectangles="0,0,0,0,0,0,0,0,0,0,0,0,0,0,0,0,0,0"/>
                  </v:shape>
                  <v:line id="Line 322" o:spid="_x0000_s1067" style="position:absolute;visibility:visible;mso-wrap-style:square" from="7809,2486" to="9904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  <v:stroke dashstyle="dash"/>
                  </v:line>
                  <v:shape id="docshape182" o:spid="_x0000_s1068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  <v:path arrowok="t" o:connecttype="custom" o:connectlocs="30,323;18,326;9,332;2,342;0,354;2,365;9,375;18,381;30,384;42,381;51,375;58,365;60,354;58,342;51,332;42,326;30,323" o:connectangles="0,0,0,0,0,0,0,0,0,0,0,0,0,0,0,0,0"/>
                  </v:shape>
                  <v:shape id="docshape183" o:spid="_x0000_s1069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  <v:path arrowok="t" o:connecttype="custom" o:connectlocs="0,354;2,342;9,332;18,326;30,323;42,326;51,332;58,342;60,354;58,365;51,375;42,381;30,384;18,381;9,375;2,365;0,354" o:connectangles="0,0,0,0,0,0,0,0,0,0,0,0,0,0,0,0,0"/>
                  </v:shape>
                  <v:shape id="docshape184" o:spid="_x0000_s1070" style="position:absolute;left:9486;top:198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  <v:path arrowok="t" o:connecttype="custom" o:connectlocs="146,198;146,198;146,198;146,499;146,499;146,499;321,364;321,343;321,354;0,354;0,364;0,343" o:connectangles="0,0,0,0,0,0,0,0,0,0,0,0"/>
                  </v:shape>
                  <v:shape id="docshape185" o:spid="_x0000_s1071" style="position:absolute;left:7903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  <v:fill opacity="26214f"/>
                    <v:path arrowok="t" o:connecttype="custom" o:connectlocs="1904,167;1784,302;1591,516;1446,674;1302,830;1205,932;1109,1032;1037,1105;988,1154;892,1247;820,1315;771,1359;699,1424;627,1487;579,1527;530,1567;458,1625;386,1682;289,1756;217,1810;96,1899;0,1968;0,2453;48,2400;169,2269;265,2166;337,2090;410,2015;458,1965;530,1893;603,1822;675,1753;747,1685;820,1620;868,1578;940,1516;1012,1457;1085,1398;1157,1342;1229,1286;1326,1214;1470,1108;1567,1039;1760,903;1904,803;1904,167" o:connectangles="0,0,0,0,0,0,0,0,0,0,0,0,0,0,0,0,0,0,0,0,0,0,0,0,0,0,0,0,0,0,0,0,0,0,0,0,0,0,0,0,0,0,0,0,0,0"/>
                  </v:shape>
                  <v:shape id="docshape186" o:spid="_x0000_s1072" style="position:absolute;left:7903;top:484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  <v:path arrowok="t" o:connecttype="custom" o:connectlocs="24,2189;72,2145;120,2101;169,2058;217,2014;265,1970;313,1927;362,1883;410,1839;458,1795;506,1752;554,1708;603,1664;651,1621;699,1577;747,1533;795,1490;844,1446;892,1402;940,1359;988,1315;1037,1271;1085,1228;1133,1184;1181,1140;1229,1096;1278,1053;1326,1009;1374,965;1422,922;1470,878;1519,834;1567,791;1615,747;1663,703;1712,660;1760,616;1808,572;1856,529;1904,485" o:connectangles="0,0,0,0,0,0,0,0,0,0,0,0,0,0,0,0,0,0,0,0,0,0,0,0,0,0,0,0,0,0,0,0,0,0,0,0,0,0,0,0"/>
                  </v:shape>
                  <v:shape id="docshape187" o:spid="_x0000_s1073" style="position:absolute;left:7766;top:626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  <v:path arrowok="t" o:connecttype="custom" o:connectlocs="0,2424;43,2424;0,1825;43,1825;0,1226;43,1226;0,627;43,627" o:connectangles="0,0,0,0,0,0,0,0"/>
                  </v:shape>
                  <w10:wrap anchorx="page"/>
                </v:group>
              </w:pict>
            </mc:Fallback>
          </mc:AlternateContent>
        </w:r>
      </w:ins>
      <w:r w:rsidR="00C14774">
        <w:rPr>
          <w:rFonts w:ascii="Arial" w:hAnsi="Arial"/>
          <w:i/>
          <w:w w:val="110"/>
          <w:sz w:val="10"/>
        </w:rPr>
        <w:t>y</w:t>
      </w:r>
      <w:r w:rsidR="00C14774">
        <w:rPr>
          <w:rFonts w:ascii="Arial" w:hAnsi="Arial"/>
          <w:i/>
          <w:spacing w:val="-8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0.0225</w:t>
      </w:r>
      <w:r w:rsidR="00C14774">
        <w:rPr>
          <w:rFonts w:ascii="Arial" w:hAnsi="Arial"/>
          <w:spacing w:val="-11"/>
          <w:w w:val="110"/>
          <w:sz w:val="10"/>
        </w:rPr>
        <w:t xml:space="preserve"> </w:t>
      </w:r>
      <w:r w:rsidR="00C14774">
        <w:rPr>
          <w:rFonts w:ascii="Symbol" w:hAnsi="Symbol"/>
          <w:w w:val="110"/>
          <w:sz w:val="10"/>
        </w:rPr>
        <w:t></w:t>
      </w:r>
      <w:r w:rsidR="00C14774">
        <w:rPr>
          <w:rFonts w:ascii="Times New Roman" w:hAnsi="Times New Roman"/>
          <w:spacing w:val="-7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0.753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x</w:t>
      </w:r>
      <w:r w:rsidR="00C14774">
        <w:rPr>
          <w:rFonts w:ascii="Arial" w:hAnsi="Arial"/>
          <w:w w:val="110"/>
          <w:sz w:val="10"/>
        </w:rPr>
        <w:t>,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R</w:t>
      </w:r>
      <w:r w:rsidR="00C14774">
        <w:rPr>
          <w:rFonts w:ascii="Arial" w:hAnsi="Arial"/>
          <w:i/>
          <w:spacing w:val="-20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  <w:vertAlign w:val="superscript"/>
        </w:rPr>
        <w:t>2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spacing w:val="-2"/>
          <w:w w:val="110"/>
          <w:sz w:val="10"/>
        </w:rPr>
        <w:t>0.8844</w:t>
      </w:r>
      <w:r w:rsidR="00C14774">
        <w:rPr>
          <w:rFonts w:ascii="Arial" w:hAnsi="Arial"/>
          <w:sz w:val="10"/>
        </w:rPr>
        <w:tab/>
      </w:r>
      <w:r w:rsidR="00C14774">
        <w:rPr>
          <w:rFonts w:ascii="Arial" w:hAnsi="Arial"/>
          <w:i/>
          <w:w w:val="110"/>
          <w:sz w:val="10"/>
        </w:rPr>
        <w:t>y</w:t>
      </w:r>
      <w:r w:rsidR="00C14774">
        <w:rPr>
          <w:rFonts w:ascii="Arial" w:hAnsi="Arial"/>
          <w:i/>
          <w:spacing w:val="-8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0.00808</w:t>
      </w:r>
      <w:r w:rsidR="00C14774">
        <w:rPr>
          <w:rFonts w:ascii="Arial" w:hAnsi="Arial"/>
          <w:spacing w:val="-11"/>
          <w:w w:val="110"/>
          <w:sz w:val="10"/>
        </w:rPr>
        <w:t xml:space="preserve"> </w:t>
      </w:r>
      <w:r w:rsidR="00C14774">
        <w:rPr>
          <w:rFonts w:ascii="Symbol" w:hAnsi="Symbol"/>
          <w:w w:val="110"/>
          <w:sz w:val="10"/>
        </w:rPr>
        <w:t></w:t>
      </w:r>
      <w:r w:rsidR="00C14774">
        <w:rPr>
          <w:rFonts w:ascii="Times New Roman" w:hAnsi="Times New Roman"/>
          <w:spacing w:val="-7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1.48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x</w:t>
      </w:r>
      <w:r w:rsidR="00C14774">
        <w:rPr>
          <w:rFonts w:ascii="Arial" w:hAnsi="Arial"/>
          <w:w w:val="110"/>
          <w:sz w:val="10"/>
        </w:rPr>
        <w:t>,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R</w:t>
      </w:r>
      <w:r w:rsidR="00C14774">
        <w:rPr>
          <w:rFonts w:ascii="Arial" w:hAnsi="Arial"/>
          <w:i/>
          <w:spacing w:val="-20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  <w:vertAlign w:val="superscript"/>
        </w:rPr>
        <w:t>2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spacing w:val="-2"/>
          <w:w w:val="110"/>
          <w:sz w:val="10"/>
        </w:rPr>
        <w:t>0.9221</w:t>
      </w:r>
      <w:r w:rsidR="00C14774">
        <w:rPr>
          <w:rFonts w:ascii="Arial" w:hAnsi="Arial"/>
          <w:sz w:val="10"/>
        </w:rPr>
        <w:tab/>
      </w:r>
      <w:r w:rsidR="00C14774">
        <w:rPr>
          <w:rFonts w:ascii="Arial" w:hAnsi="Arial"/>
          <w:i/>
          <w:w w:val="110"/>
          <w:sz w:val="10"/>
        </w:rPr>
        <w:t>y</w:t>
      </w:r>
      <w:r w:rsidR="00C14774">
        <w:rPr>
          <w:rFonts w:ascii="Arial" w:hAnsi="Arial"/>
          <w:i/>
          <w:spacing w:val="-6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4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0.0158</w:t>
      </w:r>
      <w:r w:rsidR="00C14774">
        <w:rPr>
          <w:rFonts w:ascii="Arial" w:hAnsi="Arial"/>
          <w:spacing w:val="-11"/>
          <w:w w:val="110"/>
          <w:sz w:val="10"/>
        </w:rPr>
        <w:t xml:space="preserve"> </w:t>
      </w:r>
      <w:r w:rsidR="00C14774">
        <w:rPr>
          <w:rFonts w:ascii="Symbol" w:hAnsi="Symbol"/>
          <w:w w:val="110"/>
          <w:sz w:val="10"/>
        </w:rPr>
        <w:t></w:t>
      </w:r>
      <w:r w:rsidR="00C14774">
        <w:rPr>
          <w:rFonts w:ascii="Times New Roman" w:hAnsi="Times New Roman"/>
          <w:spacing w:val="-7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1</w:t>
      </w:r>
      <w:r w:rsidR="00C14774">
        <w:rPr>
          <w:rFonts w:ascii="Arial" w:hAnsi="Arial"/>
          <w:spacing w:val="-4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x</w:t>
      </w:r>
      <w:r w:rsidR="00C14774">
        <w:rPr>
          <w:rFonts w:ascii="Arial" w:hAnsi="Arial"/>
          <w:w w:val="110"/>
          <w:sz w:val="10"/>
        </w:rPr>
        <w:t>,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i/>
          <w:w w:val="110"/>
          <w:sz w:val="10"/>
        </w:rPr>
        <w:t>R</w:t>
      </w:r>
      <w:r w:rsidR="00C14774">
        <w:rPr>
          <w:rFonts w:ascii="Arial" w:hAnsi="Arial"/>
          <w:i/>
          <w:spacing w:val="-19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  <w:vertAlign w:val="superscript"/>
        </w:rPr>
        <w:t>2</w:t>
      </w:r>
      <w:r w:rsidR="00C14774">
        <w:rPr>
          <w:rFonts w:ascii="Arial" w:hAnsi="Arial"/>
          <w:spacing w:val="-5"/>
          <w:w w:val="110"/>
          <w:sz w:val="10"/>
        </w:rPr>
        <w:t xml:space="preserve"> </w:t>
      </w:r>
      <w:r w:rsidR="00C14774">
        <w:rPr>
          <w:rFonts w:ascii="Arial" w:hAnsi="Arial"/>
          <w:w w:val="110"/>
          <w:sz w:val="10"/>
        </w:rPr>
        <w:t>=</w:t>
      </w:r>
      <w:r w:rsidR="00C14774">
        <w:rPr>
          <w:rFonts w:ascii="Arial" w:hAnsi="Arial"/>
          <w:spacing w:val="-4"/>
          <w:w w:val="110"/>
          <w:sz w:val="10"/>
        </w:rPr>
        <w:t xml:space="preserve"> </w:t>
      </w:r>
      <w:r w:rsidR="00C14774">
        <w:rPr>
          <w:rFonts w:ascii="Arial" w:hAnsi="Arial"/>
          <w:spacing w:val="-2"/>
          <w:w w:val="110"/>
          <w:sz w:val="10"/>
        </w:rPr>
        <w:t>0.9157</w:t>
      </w:r>
    </w:p>
    <w:p w:rsidR="00485016" w:rsidRDefault="00485016">
      <w:pPr>
        <w:pStyle w:val="BodyText"/>
        <w:ind w:left="0"/>
        <w:rPr>
          <w:rFonts w:ascii="Arial"/>
          <w:sz w:val="19"/>
        </w:rPr>
      </w:pPr>
    </w:p>
    <w:p w:rsidR="00485016" w:rsidRDefault="00485016">
      <w:pPr>
        <w:rPr>
          <w:rFonts w:ascii="Arial"/>
          <w:sz w:val="19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1387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C14774">
      <w:pPr>
        <w:spacing w:before="93"/>
        <w:ind w:right="38"/>
        <w:jc w:val="right"/>
        <w:rPr>
          <w:rFonts w:ascii="Times New Roman"/>
          <w:sz w:val="14"/>
        </w:rPr>
        <w:pPrChange w:id="1388" w:author="Hughes, Anna E" w:date="2023-06-19T12:41:00Z">
          <w:pPr>
            <w:spacing w:before="94"/>
            <w:ind w:right="38"/>
            <w:jc w:val="right"/>
          </w:pPr>
        </w:pPrChange>
      </w:pPr>
      <w:r>
        <w:rPr>
          <w:rFonts w:ascii="Times New Roman"/>
          <w:color w:val="4D4D4D"/>
          <w:spacing w:val="-4"/>
          <w:sz w:val="14"/>
        </w:rPr>
        <w:t>0.15</w:t>
      </w:r>
    </w:p>
    <w:p w:rsidR="00485016" w:rsidRDefault="00C14774">
      <w:pPr>
        <w:spacing w:before="102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485016" w:rsidRDefault="00C14774">
      <w:pPr>
        <w:spacing w:before="109"/>
        <w:ind w:left="893"/>
        <w:rPr>
          <w:rFonts w:ascii="Times New Roman"/>
          <w:sz w:val="14"/>
        </w:rPr>
        <w:pPrChange w:id="1389" w:author="Hughes, Anna E" w:date="2023-06-19T12:41:00Z">
          <w:pPr>
            <w:spacing w:before="109"/>
            <w:ind w:left="773"/>
          </w:pPr>
        </w:pPrChange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485016" w:rsidRDefault="00485016">
      <w:pPr>
        <w:rPr>
          <w:rFonts w:ascii="Times New Roman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  <w:sectPrChange w:id="1390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1"/>
        <w:ind w:left="0"/>
        <w:rPr>
          <w:rFonts w:ascii="Times New Roman"/>
          <w:sz w:val="27"/>
        </w:rPr>
        <w:pPrChange w:id="1391" w:author="Hughes, Anna E" w:date="2023-06-19T12:41:00Z">
          <w:pPr>
            <w:pStyle w:val="BodyText"/>
            <w:spacing w:before="2"/>
            <w:ind w:left="0"/>
          </w:pPr>
        </w:pPrChange>
      </w:pPr>
    </w:p>
    <w:p w:rsidR="00485016" w:rsidRDefault="00485016">
      <w:pPr>
        <w:rPr>
          <w:rFonts w:ascii="Times New Roman"/>
          <w:sz w:val="27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1392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6"/>
        <w:ind w:left="0"/>
        <w:rPr>
          <w:rFonts w:ascii="Times New Roman"/>
          <w:sz w:val="11"/>
        </w:rPr>
      </w:pPr>
    </w:p>
    <w:p w:rsidR="00485016" w:rsidRDefault="00DA2490">
      <w:pPr>
        <w:ind w:right="38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27305</wp:posOffset>
                </wp:positionV>
                <wp:extent cx="144780" cy="151130"/>
                <wp:effectExtent l="0" t="0" r="0" b="0"/>
                <wp:wrapNone/>
                <wp:docPr id="323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7"/>
                              </w:rPr>
                              <w:t>De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8" o:spid="_x0000_s1035" type="#_x0000_t202" style="position:absolute;left:0;text-align:left;margin-left:112.15pt;margin-top:2.15pt;width:11.4pt;height:11.9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6vswIAALU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14:paraId="0E7A40CD" w14:textId="77777777" w:rsidR="00485016" w:rsidRDefault="00C14774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7"/>
                        </w:rPr>
                        <w:t>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Times New Roman"/>
          <w:color w:val="4D4D4D"/>
          <w:spacing w:val="-4"/>
          <w:sz w:val="14"/>
        </w:rPr>
        <w:t>0.10</w:t>
      </w:r>
    </w:p>
    <w:p w:rsidR="00485016" w:rsidRDefault="00C14774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:rsidR="00485016" w:rsidRDefault="00C14774">
      <w:pPr>
        <w:rPr>
          <w:ins w:id="1393" w:author="Hughes, Anna E" w:date="2023-06-19T12:41:00Z"/>
          <w:rFonts w:ascii="Times New Roman"/>
          <w:sz w:val="11"/>
        </w:rPr>
      </w:pPr>
      <w:r>
        <w:br w:type="column"/>
      </w:r>
    </w:p>
    <w:p w:rsidR="00485016" w:rsidRDefault="00C14774">
      <w:pPr>
        <w:ind w:left="893"/>
        <w:rPr>
          <w:rFonts w:ascii="Times New Roman"/>
          <w:sz w:val="14"/>
        </w:rPr>
        <w:pPrChange w:id="1394" w:author="Hughes, Anna E" w:date="2023-06-19T12:41:00Z">
          <w:pPr>
            <w:spacing w:before="126"/>
            <w:ind w:left="773"/>
          </w:pPr>
        </w:pPrChange>
      </w:pPr>
      <w:r>
        <w:rPr>
          <w:rFonts w:ascii="Times New Roman"/>
          <w:color w:val="4D4D4D"/>
          <w:spacing w:val="-4"/>
          <w:sz w:val="14"/>
        </w:rPr>
        <w:t>0.10</w:t>
      </w:r>
    </w:p>
    <w:p w:rsidR="00485016" w:rsidRDefault="00485016">
      <w:pPr>
        <w:rPr>
          <w:rFonts w:ascii="Times New Roman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  <w:sectPrChange w:id="1395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4"/>
        <w:ind w:left="0"/>
        <w:rPr>
          <w:rFonts w:ascii="Times New Roman"/>
        </w:rPr>
        <w:pPrChange w:id="1396" w:author="Hughes, Anna E" w:date="2023-06-19T12:41:00Z">
          <w:pPr>
            <w:pStyle w:val="BodyText"/>
            <w:spacing w:before="3"/>
            <w:ind w:left="0"/>
          </w:pPr>
        </w:pPrChange>
      </w:pPr>
    </w:p>
    <w:p w:rsidR="00485016" w:rsidRDefault="00485016">
      <w:pPr>
        <w:rPr>
          <w:rFonts w:ascii="Times New Roman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1397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8"/>
        <w:ind w:left="0"/>
        <w:rPr>
          <w:rFonts w:ascii="Times New Roman"/>
          <w:sz w:val="15"/>
        </w:rPr>
      </w:pPr>
    </w:p>
    <w:p w:rsidR="00485016" w:rsidRDefault="00C14774">
      <w:pPr>
        <w:ind w:right="38"/>
        <w:jc w:val="right"/>
        <w:rPr>
          <w:rFonts w:ascii="Times New Roman"/>
          <w:sz w:val="14"/>
        </w:rPr>
        <w:pPrChange w:id="1398" w:author="Hughes, Anna E" w:date="2023-06-19T12:41:00Z">
          <w:pPr>
            <w:spacing w:before="1"/>
            <w:ind w:right="38"/>
            <w:jc w:val="right"/>
          </w:pPr>
        </w:pPrChange>
      </w:pPr>
      <w:r>
        <w:rPr>
          <w:rFonts w:ascii="Times New Roman"/>
          <w:color w:val="4D4D4D"/>
          <w:spacing w:val="-4"/>
          <w:sz w:val="14"/>
        </w:rPr>
        <w:t>0.05</w:t>
      </w:r>
    </w:p>
    <w:p w:rsidR="00485016" w:rsidRDefault="00C14774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0.05</w:t>
      </w:r>
    </w:p>
    <w:p w:rsidR="00485016" w:rsidRDefault="00C14774">
      <w:pPr>
        <w:spacing w:before="2"/>
        <w:rPr>
          <w:rFonts w:ascii="Times New Roman"/>
          <w:sz w:val="13"/>
        </w:rPr>
        <w:pPrChange w:id="1399" w:author="Hughes, Anna E" w:date="2023-06-19T12:41:00Z">
          <w:pPr>
            <w:spacing w:before="3"/>
          </w:pPr>
        </w:pPrChange>
      </w:pPr>
      <w:r>
        <w:br w:type="column"/>
      </w:r>
    </w:p>
    <w:p w:rsidR="00485016" w:rsidRDefault="00C14774">
      <w:pPr>
        <w:ind w:left="893"/>
        <w:rPr>
          <w:rFonts w:ascii="Times New Roman"/>
          <w:sz w:val="14"/>
        </w:rPr>
        <w:pPrChange w:id="1400" w:author="Hughes, Anna E" w:date="2023-06-19T12:41:00Z">
          <w:pPr>
            <w:ind w:left="773"/>
          </w:pPr>
        </w:pPrChange>
      </w:pPr>
      <w:r>
        <w:rPr>
          <w:rFonts w:ascii="Times New Roman"/>
          <w:color w:val="4D4D4D"/>
          <w:spacing w:val="-4"/>
          <w:sz w:val="14"/>
        </w:rPr>
        <w:t>0.05</w:t>
      </w:r>
    </w:p>
    <w:p w:rsidR="00485016" w:rsidRDefault="00485016">
      <w:pPr>
        <w:rPr>
          <w:rFonts w:ascii="Times New Roman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  <w:sectPrChange w:id="1401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2"/>
        <w:ind w:left="0"/>
        <w:rPr>
          <w:rFonts w:ascii="Times New Roman"/>
          <w:sz w:val="20"/>
        </w:rPr>
        <w:pPrChange w:id="1402" w:author="Hughes, Anna E" w:date="2023-06-19T12:41:00Z">
          <w:pPr>
            <w:pStyle w:val="BodyText"/>
            <w:spacing w:before="1"/>
            <w:ind w:left="0"/>
          </w:pPr>
        </w:pPrChange>
      </w:pPr>
    </w:p>
    <w:p w:rsidR="00485016" w:rsidRDefault="00485016">
      <w:pPr>
        <w:rPr>
          <w:rFonts w:ascii="Times New Roman"/>
          <w:sz w:val="20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1403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10"/>
        <w:ind w:left="0"/>
        <w:rPr>
          <w:rFonts w:ascii="Times New Roman"/>
          <w:sz w:val="19"/>
        </w:rPr>
      </w:pPr>
    </w:p>
    <w:p w:rsidR="00485016" w:rsidRDefault="00C14774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0.00</w:t>
      </w:r>
    </w:p>
    <w:p w:rsidR="00485016" w:rsidRDefault="00C14774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0.00</w:t>
      </w:r>
    </w:p>
    <w:p w:rsidR="00485016" w:rsidRDefault="00C14774">
      <w:pPr>
        <w:spacing w:before="5"/>
        <w:rPr>
          <w:rFonts w:ascii="Times New Roman"/>
          <w:sz w:val="15"/>
        </w:rPr>
      </w:pPr>
      <w:r>
        <w:br w:type="column"/>
      </w:r>
    </w:p>
    <w:p w:rsidR="00485016" w:rsidRDefault="00DA2490">
      <w:pPr>
        <w:ind w:left="893"/>
        <w:rPr>
          <w:rFonts w:ascii="Times New Roman"/>
          <w:sz w:val="14"/>
        </w:rPr>
        <w:pPrChange w:id="1404" w:author="Hughes, Anna E" w:date="2023-06-19T12:41:00Z">
          <w:pPr>
            <w:ind w:left="773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4288155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2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E13F1" id="Line 313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7.65pt,13.5pt" to="337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er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4580890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1" name="Lin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A7FA65" id="Line 312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0.7pt,13.5pt" to="360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Qf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5001895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0" name="Lin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7BFE9" id="Line 311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.85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5422900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9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E9411" id="Line 310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7pt,13.5pt" to="42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Lx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5843905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8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BF23E5" id="Line 309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15pt,13.5pt" to="460.1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6264275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7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41380D" id="Line 308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.25pt,13.5pt" to="493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Lc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6RI&#10;C03aCcXRNF2E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4"/>
          <w:sz w:val="14"/>
        </w:rPr>
        <w:t>0.00</w:t>
      </w:r>
    </w:p>
    <w:p w:rsidR="00485016" w:rsidRDefault="00485016">
      <w:pPr>
        <w:rPr>
          <w:rFonts w:ascii="Times New Roman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  <w:sectPrChange w:id="1405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2F7126">
      <w:pPr>
        <w:tabs>
          <w:tab w:val="left" w:pos="1718"/>
          <w:tab w:val="left" w:pos="2275"/>
          <w:tab w:val="left" w:pos="2832"/>
          <w:tab w:val="left" w:pos="3614"/>
          <w:tab w:val="left" w:pos="6155"/>
          <w:tab w:val="left" w:pos="6818"/>
          <w:tab w:val="left" w:pos="7481"/>
          <w:tab w:val="right" w:pos="8386"/>
        </w:tabs>
        <w:spacing w:before="53" w:line="159" w:lineRule="exact"/>
        <w:ind w:left="1162"/>
        <w:rPr>
          <w:rFonts w:ascii="Times New Roman"/>
          <w:sz w:val="14"/>
        </w:rPr>
        <w:pPrChange w:id="1406" w:author="Hughes, Anna E" w:date="2023-06-19T12:41:00Z">
          <w:pPr>
            <w:tabs>
              <w:tab w:val="left" w:pos="1598"/>
              <w:tab w:val="left" w:pos="2155"/>
              <w:tab w:val="left" w:pos="2712"/>
              <w:tab w:val="left" w:pos="3494"/>
              <w:tab w:val="left" w:pos="6035"/>
              <w:tab w:val="left" w:pos="6698"/>
              <w:tab w:val="left" w:pos="7361"/>
              <w:tab w:val="right" w:pos="8266"/>
            </w:tabs>
            <w:spacing w:before="54" w:line="159" w:lineRule="exact"/>
            <w:ind w:left="1042"/>
          </w:pPr>
        </w:pPrChange>
      </w:pPr>
      <w:del w:id="1407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7984" behindDoc="0" locked="0" layoutInCell="1" allowOverlap="1" wp14:anchorId="7270AE2D" wp14:editId="67D6D8C0">
                  <wp:simplePos x="0" y="0"/>
                  <wp:positionH relativeFrom="page">
                    <wp:posOffset>3409950</wp:posOffset>
                  </wp:positionH>
                  <wp:positionV relativeFrom="paragraph">
                    <wp:posOffset>37465</wp:posOffset>
                  </wp:positionV>
                  <wp:extent cx="0" cy="0"/>
                  <wp:effectExtent l="0" t="0" r="0" b="0"/>
                  <wp:wrapNone/>
                  <wp:docPr id="756" name="Line 3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A2D217F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5pt" to="268.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NlHhvzaAAAABwEAAA8AAAAAAAAAAAAAAAAAcw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59008" behindDoc="0" locked="0" layoutInCell="1" allowOverlap="1" wp14:anchorId="384626E0" wp14:editId="764E3324">
                  <wp:simplePos x="0" y="0"/>
                  <wp:positionH relativeFrom="page">
                    <wp:posOffset>3702685</wp:posOffset>
                  </wp:positionH>
                  <wp:positionV relativeFrom="paragraph">
                    <wp:posOffset>37465</wp:posOffset>
                  </wp:positionV>
                  <wp:extent cx="0" cy="0"/>
                  <wp:effectExtent l="0" t="0" r="0" b="0"/>
                  <wp:wrapNone/>
                  <wp:docPr id="757" name="Line 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5290E72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5pt" to="291.5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0032" behindDoc="0" locked="0" layoutInCell="1" allowOverlap="1" wp14:anchorId="310CEF21" wp14:editId="583E92FD">
                  <wp:simplePos x="0" y="0"/>
                  <wp:positionH relativeFrom="page">
                    <wp:posOffset>3995420</wp:posOffset>
                  </wp:positionH>
                  <wp:positionV relativeFrom="paragraph">
                    <wp:posOffset>37465</wp:posOffset>
                  </wp:positionV>
                  <wp:extent cx="0" cy="0"/>
                  <wp:effectExtent l="0" t="0" r="0" b="0"/>
                  <wp:wrapNone/>
                  <wp:docPr id="758" name="Line 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4E406CA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5pt" to="314.6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KDVXqPZAAAABwEAAA8AAAAAAAAAAAAAAAAAdA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</w:del>
      <w:ins w:id="1408" w:author="Hughes, Anna E" w:date="2023-06-19T12:41:00Z"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42976" behindDoc="0" locked="0" layoutInCell="1" allowOverlap="1">
                  <wp:simplePos x="0" y="0"/>
                  <wp:positionH relativeFrom="page">
                    <wp:posOffset>3409950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316" name="Line 3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EB28945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pt" to="268.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EnQ+uTaAAAABwEAAA8AAAAAAAAAAAAAAAAAcw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43488" behindDoc="0" locked="0" layoutInCell="1" allowOverlap="1">
                  <wp:simplePos x="0" y="0"/>
                  <wp:positionH relativeFrom="page">
                    <wp:posOffset>3702685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315" name="Line 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7D24501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pt" to="291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" strokecolor="#333" strokeweight=".291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44000" behindDoc="0" locked="0" layoutInCell="1" allowOverlap="1">
                  <wp:simplePos x="0" y="0"/>
                  <wp:positionH relativeFrom="page">
                    <wp:posOffset>3995420</wp:posOffset>
                  </wp:positionH>
                  <wp:positionV relativeFrom="paragraph">
                    <wp:posOffset>36830</wp:posOffset>
                  </wp:positionV>
                  <wp:extent cx="0" cy="0"/>
                  <wp:effectExtent l="0" t="0" r="0" b="0"/>
                  <wp:wrapNone/>
                  <wp:docPr id="314" name="Line 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6B448AE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pt" to="314.6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DBCIrvZAAAABwEAAA8AAAAAAAAAAAAAAAAAdAQAAGRycy9kb3ducmV2LnhtbFBLBQYAAAAA&#10;BAAEAPMAAAB6BQAAAAA=&#10;" strokecolor="#333" strokeweight=".291mm">
                  <w10:wrap anchorx="page"/>
                </v:line>
              </w:pict>
            </mc:Fallback>
          </mc:AlternateContent>
        </w:r>
      </w:ins>
      <w:r w:rsidR="00C14774">
        <w:rPr>
          <w:rFonts w:ascii="Times New Roman"/>
          <w:color w:val="4D4D4D"/>
          <w:spacing w:val="-4"/>
          <w:sz w:val="14"/>
        </w:rPr>
        <w:t>0.00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0.05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0.10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0.15</w:t>
      </w:r>
      <w:r w:rsidR="00C14774">
        <w:rPr>
          <w:rFonts w:ascii="Times New Roman"/>
          <w:color w:val="4D4D4D"/>
          <w:sz w:val="14"/>
        </w:rPr>
        <w:tab/>
        <w:t>0.000</w:t>
      </w:r>
      <w:r w:rsidR="00C14774">
        <w:rPr>
          <w:rFonts w:ascii="Times New Roman"/>
          <w:color w:val="4D4D4D"/>
          <w:spacing w:val="37"/>
          <w:sz w:val="14"/>
        </w:rPr>
        <w:t xml:space="preserve">  </w:t>
      </w:r>
      <w:r w:rsidR="00C14774">
        <w:rPr>
          <w:rFonts w:ascii="Times New Roman"/>
          <w:color w:val="4D4D4D"/>
          <w:sz w:val="14"/>
        </w:rPr>
        <w:t>0.025</w:t>
      </w:r>
      <w:r w:rsidR="00C14774">
        <w:rPr>
          <w:rFonts w:ascii="Times New Roman"/>
          <w:color w:val="4D4D4D"/>
          <w:spacing w:val="37"/>
          <w:sz w:val="14"/>
        </w:rPr>
        <w:t xml:space="preserve">  </w:t>
      </w:r>
      <w:r w:rsidR="00C14774">
        <w:rPr>
          <w:rFonts w:ascii="Times New Roman"/>
          <w:color w:val="4D4D4D"/>
          <w:sz w:val="14"/>
        </w:rPr>
        <w:t>0.050</w:t>
      </w:r>
      <w:r w:rsidR="00C14774">
        <w:rPr>
          <w:rFonts w:ascii="Times New Roman"/>
          <w:color w:val="4D4D4D"/>
          <w:spacing w:val="38"/>
          <w:sz w:val="14"/>
        </w:rPr>
        <w:t xml:space="preserve">  </w:t>
      </w:r>
      <w:r w:rsidR="00C14774">
        <w:rPr>
          <w:rFonts w:ascii="Times New Roman"/>
          <w:color w:val="4D4D4D"/>
          <w:sz w:val="14"/>
        </w:rPr>
        <w:t>0.075</w:t>
      </w:r>
      <w:r w:rsidR="00C14774">
        <w:rPr>
          <w:rFonts w:ascii="Times New Roman"/>
          <w:color w:val="4D4D4D"/>
          <w:spacing w:val="37"/>
          <w:sz w:val="14"/>
        </w:rPr>
        <w:t xml:space="preserve">  </w:t>
      </w:r>
      <w:r w:rsidR="00C14774">
        <w:rPr>
          <w:rFonts w:ascii="Times New Roman"/>
          <w:color w:val="4D4D4D"/>
          <w:spacing w:val="-2"/>
          <w:sz w:val="14"/>
        </w:rPr>
        <w:t>0.100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0.00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0.05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0.10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pacing w:val="-4"/>
          <w:sz w:val="14"/>
        </w:rPr>
        <w:t>0.15</w:t>
      </w:r>
    </w:p>
    <w:p w:rsidR="00485016" w:rsidRDefault="00C14774">
      <w:pPr>
        <w:spacing w:line="193" w:lineRule="exact"/>
        <w:ind w:left="890" w:right="295"/>
        <w:jc w:val="center"/>
        <w:rPr>
          <w:rFonts w:ascii="Times New Roman"/>
          <w:sz w:val="17"/>
        </w:rPr>
        <w:pPrChange w:id="1409" w:author="Hughes, Anna E" w:date="2023-06-19T12:41:00Z">
          <w:pPr>
            <w:spacing w:line="193" w:lineRule="exact"/>
            <w:ind w:left="1005" w:right="530"/>
            <w:jc w:val="center"/>
          </w:pPr>
        </w:pPrChange>
      </w:pPr>
      <w:r>
        <w:rPr>
          <w:rFonts w:ascii="Times New Roman"/>
          <w:spacing w:val="-5"/>
          <w:sz w:val="17"/>
        </w:rPr>
        <w:t>Dp</w:t>
      </w:r>
    </w:p>
    <w:p w:rsidR="00485016" w:rsidRDefault="00C14774">
      <w:pPr>
        <w:spacing w:before="322" w:line="244" w:lineRule="auto"/>
        <w:ind w:left="617" w:right="293"/>
        <w:rPr>
          <w:sz w:val="20"/>
        </w:rPr>
        <w:pPrChange w:id="1410" w:author="Hughes, Anna E" w:date="2023-06-19T12:41:00Z">
          <w:pPr>
            <w:spacing w:before="322" w:line="244" w:lineRule="auto"/>
            <w:ind w:left="497" w:right="129"/>
          </w:pPr>
        </w:pPrChange>
      </w:pPr>
      <w:r>
        <w:rPr>
          <w:spacing w:val="-2"/>
          <w:sz w:val="20"/>
        </w:rPr>
        <w:t>Figure 4:</w:t>
      </w:r>
      <w:r>
        <w:rPr>
          <w:spacing w:val="19"/>
          <w:sz w:val="20"/>
        </w:rPr>
        <w:t xml:space="preserve"> </w:t>
      </w:r>
      <w:bookmarkStart w:id="1411" w:name="_bookmark17"/>
      <w:bookmarkEnd w:id="1411"/>
      <w:r>
        <w:rPr>
          <w:spacing w:val="-2"/>
          <w:sz w:val="20"/>
        </w:rPr>
        <w:t xml:space="preserve">Predicting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Verdana"/>
          <w:i/>
          <w:spacing w:val="-2"/>
          <w:sz w:val="20"/>
          <w:vertAlign w:val="subscript"/>
        </w:rPr>
        <w:t>,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spacing w:val="-2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rFonts w:ascii="Times New Roman"/>
          <w:i/>
          <w:spacing w:val="-2"/>
          <w:sz w:val="20"/>
        </w:rPr>
        <w:t>x</w:t>
      </w:r>
      <w:r>
        <w:rPr>
          <w:spacing w:val="-2"/>
          <w:sz w:val="20"/>
        </w:rPr>
        <w:t xml:space="preserve">-axis shows our predictions,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spacing w:val="-2"/>
          <w:sz w:val="20"/>
        </w:rPr>
        <w:t xml:space="preserve">, using the best </w:t>
      </w:r>
      <w:r>
        <w:rPr>
          <w:spacing w:val="-4"/>
          <w:sz w:val="20"/>
        </w:rPr>
        <w:t>feature, collinear contrast, and orthogonal contrast models.</w:t>
      </w:r>
    </w:p>
    <w:p w:rsidR="00485016" w:rsidRDefault="00485016">
      <w:pPr>
        <w:pStyle w:val="BodyText"/>
        <w:spacing w:before="0"/>
        <w:ind w:left="0"/>
        <w:rPr>
          <w:sz w:val="28"/>
        </w:rPr>
      </w:pPr>
    </w:p>
    <w:p w:rsidR="00485016" w:rsidRDefault="00C14774">
      <w:pPr>
        <w:spacing w:before="192"/>
        <w:ind w:left="227"/>
        <w:rPr>
          <w:rFonts w:ascii="Times New Roman"/>
          <w:i/>
          <w:sz w:val="24"/>
        </w:rPr>
        <w:pPrChange w:id="1412" w:author="Hughes, Anna E" w:date="2023-06-19T12:41:00Z">
          <w:pPr>
            <w:spacing w:before="245"/>
            <w:ind w:left="107"/>
          </w:pPr>
        </w:pPrChange>
      </w:pPr>
      <w:r>
        <w:rPr>
          <w:rFonts w:ascii="Trebuchet MS"/>
          <w:sz w:val="12"/>
        </w:rPr>
        <w:lastRenderedPageBreak/>
        <w:t>501</w:t>
      </w:r>
      <w:r>
        <w:rPr>
          <w:rFonts w:ascii="Trebuchet MS"/>
          <w:spacing w:val="146"/>
          <w:sz w:val="12"/>
        </w:rPr>
        <w:t xml:space="preserve"> </w:t>
      </w:r>
      <w:bookmarkStart w:id="1413" w:name="Hypothesis_4:_Reaction_Time_Predictions"/>
      <w:bookmarkEnd w:id="1413"/>
      <w:r>
        <w:rPr>
          <w:rFonts w:ascii="Times New Roman"/>
          <w:i/>
          <w:sz w:val="24"/>
        </w:rPr>
        <w:t>5.4.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4: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Time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Predictions</w:t>
      </w:r>
    </w:p>
    <w:p w:rsidR="00485016" w:rsidRDefault="00C14774">
      <w:pPr>
        <w:pStyle w:val="BodyText"/>
        <w:tabs>
          <w:tab w:val="left" w:pos="968"/>
        </w:tabs>
        <w:spacing w:before="45"/>
        <w:pPrChange w:id="1414" w:author="Hughes, Anna E" w:date="2023-06-19T12:41:00Z">
          <w:pPr>
            <w:pStyle w:val="BodyText"/>
            <w:tabs>
              <w:tab w:val="left" w:pos="848"/>
            </w:tabs>
            <w:spacing w:before="69"/>
          </w:pPr>
        </w:pPrChange>
      </w:pPr>
      <w:r>
        <w:rPr>
          <w:rFonts w:ascii="Trebuchet MS"/>
          <w:spacing w:val="-5"/>
          <w:sz w:val="12"/>
        </w:rPr>
        <w:t>502</w:t>
      </w:r>
      <w:r>
        <w:rPr>
          <w:rFonts w:ascii="Trebuchet MS"/>
          <w:sz w:val="12"/>
        </w:rPr>
        <w:tab/>
      </w:r>
      <w:r>
        <w:rPr>
          <w:spacing w:val="-6"/>
        </w:rPr>
        <w:t>Upon</w:t>
      </w:r>
      <w:r>
        <w:rPr>
          <w:spacing w:val="7"/>
        </w:rPr>
        <w:t xml:space="preserve"> </w:t>
      </w:r>
      <w:r>
        <w:rPr>
          <w:spacing w:val="-6"/>
        </w:rPr>
        <w:t>reflection,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approach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7"/>
        </w:rPr>
        <w:t xml:space="preserve"> </w:t>
      </w:r>
      <w:r>
        <w:rPr>
          <w:spacing w:val="-6"/>
        </w:rPr>
        <w:t>model</w:t>
      </w:r>
      <w:r>
        <w:rPr>
          <w:spacing w:val="7"/>
        </w:rPr>
        <w:t xml:space="preserve"> </w:t>
      </w:r>
      <w:r>
        <w:rPr>
          <w:spacing w:val="-6"/>
        </w:rPr>
        <w:t>comparison</w:t>
      </w:r>
      <w:r>
        <w:rPr>
          <w:spacing w:val="7"/>
        </w:rPr>
        <w:t xml:space="preserve"> </w:t>
      </w:r>
      <w:r>
        <w:rPr>
          <w:spacing w:val="-6"/>
        </w:rPr>
        <w:t>we</w:t>
      </w:r>
      <w:r>
        <w:rPr>
          <w:spacing w:val="7"/>
        </w:rPr>
        <w:t xml:space="preserve"> </w:t>
      </w:r>
      <w:r>
        <w:rPr>
          <w:spacing w:val="-6"/>
        </w:rPr>
        <w:t>outlined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our</w:t>
      </w:r>
      <w:r>
        <w:rPr>
          <w:spacing w:val="7"/>
        </w:rPr>
        <w:t xml:space="preserve"> </w:t>
      </w:r>
      <w:r>
        <w:rPr>
          <w:spacing w:val="-6"/>
        </w:rPr>
        <w:t>reg-</w:t>
      </w:r>
    </w:p>
    <w:p w:rsidR="00485016" w:rsidRDefault="00C14774">
      <w:pPr>
        <w:pStyle w:val="BodyText"/>
        <w:spacing w:before="8"/>
        <w:pPrChange w:id="1415" w:author="Hughes, Anna E" w:date="2023-06-19T12:41:00Z">
          <w:pPr>
            <w:pStyle w:val="BodyText"/>
          </w:pPr>
        </w:pPrChange>
      </w:pPr>
      <w:r>
        <w:rPr>
          <w:rFonts w:ascii="Trebuchet MS"/>
          <w:spacing w:val="-2"/>
          <w:sz w:val="12"/>
        </w:rPr>
        <w:t>503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istered</w:t>
      </w:r>
      <w:r>
        <w:rPr>
          <w:spacing w:val="-1"/>
        </w:rPr>
        <w:t xml:space="preserve"> </w:t>
      </w:r>
      <w:r>
        <w:rPr>
          <w:spacing w:val="-2"/>
        </w:rPr>
        <w:t>analysis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limited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ways.</w:t>
      </w:r>
      <w:r>
        <w:rPr>
          <w:spacing w:val="32"/>
        </w:rPr>
        <w:t xml:space="preserve"> </w:t>
      </w:r>
      <w:r>
        <w:rPr>
          <w:spacing w:val="-2"/>
        </w:rPr>
        <w:t>Our</w:t>
      </w:r>
      <w:r>
        <w:rPr>
          <w:spacing w:val="-1"/>
        </w:rPr>
        <w:t xml:space="preserve"> </w:t>
      </w:r>
      <w:r>
        <w:rPr>
          <w:spacing w:val="-2"/>
        </w:rPr>
        <w:t>original</w:t>
      </w:r>
      <w:r>
        <w:rPr>
          <w:spacing w:val="-1"/>
        </w:rPr>
        <w:t xml:space="preserve"> </w:t>
      </w:r>
      <w:r>
        <w:rPr>
          <w:spacing w:val="-2"/>
        </w:rPr>
        <w:t>plan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5"/>
        </w:rPr>
        <w:t>use</w:t>
      </w:r>
    </w:p>
    <w:p w:rsidR="00485016" w:rsidRDefault="00485016">
      <w:pPr>
        <w:rPr>
          <w:ins w:id="1416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1417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1418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1419" w:author="Hughes, Anna E" w:date="2023-06-19T12:41:00Z">
          <w:pPr>
            <w:pStyle w:val="BodyText"/>
            <w:spacing w:before="8"/>
          </w:pPr>
        </w:pPrChange>
      </w:pPr>
      <w:r>
        <w:rPr>
          <w:rFonts w:ascii="Trebuchet MS"/>
          <w:spacing w:val="-6"/>
          <w:sz w:val="12"/>
        </w:rPr>
        <w:t>504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posterior</w:t>
      </w:r>
      <w:r>
        <w:rPr>
          <w:spacing w:val="11"/>
        </w:rPr>
        <w:t xml:space="preserve"> </w:t>
      </w:r>
      <w:r>
        <w:rPr>
          <w:spacing w:val="-6"/>
        </w:rPr>
        <w:t>predictions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0"/>
        </w:rPr>
        <w:t xml:space="preserve"> </w:t>
      </w:r>
      <w:r>
        <w:rPr>
          <w:spacing w:val="-6"/>
        </w:rPr>
        <w:t>a</w:t>
      </w:r>
      <w:r>
        <w:rPr>
          <w:spacing w:val="11"/>
        </w:rPr>
        <w:t xml:space="preserve"> </w:t>
      </w:r>
      <w:r>
        <w:rPr>
          <w:spacing w:val="-6"/>
        </w:rPr>
        <w:t>model</w:t>
      </w:r>
      <w:r>
        <w:rPr>
          <w:spacing w:val="11"/>
        </w:rPr>
        <w:t xml:space="preserve"> </w:t>
      </w:r>
      <w:r>
        <w:rPr>
          <w:spacing w:val="-6"/>
        </w:rPr>
        <w:t>trained</w:t>
      </w:r>
      <w:r>
        <w:rPr>
          <w:spacing w:val="11"/>
        </w:rPr>
        <w:t xml:space="preserve"> </w:t>
      </w:r>
      <w:r>
        <w:rPr>
          <w:spacing w:val="-6"/>
        </w:rPr>
        <w:t>on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single-feature</w:t>
      </w:r>
      <w:r>
        <w:rPr>
          <w:spacing w:val="11"/>
        </w:rPr>
        <w:t xml:space="preserve"> </w:t>
      </w:r>
      <w:r>
        <w:rPr>
          <w:spacing w:val="-6"/>
        </w:rPr>
        <w:t>data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act</w:t>
      </w:r>
    </w:p>
    <w:p w:rsidR="00485016" w:rsidRDefault="00C14774">
      <w:pPr>
        <w:pStyle w:val="BodyText"/>
        <w:pPrChange w:id="1420" w:author="Hughes, Anna E" w:date="2023-06-19T12:41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505</w:t>
      </w:r>
      <w:r>
        <w:rPr>
          <w:rFonts w:ascii="Trebuchet MS"/>
          <w:spacing w:val="37"/>
          <w:sz w:val="12"/>
          <w:rPrChange w:id="1421" w:author="Hughes, Anna E" w:date="2023-06-19T12:41:00Z">
            <w:rPr>
              <w:rFonts w:ascii="Trebuchet MS"/>
              <w:spacing w:val="36"/>
              <w:sz w:val="12"/>
            </w:rPr>
          </w:rPrChange>
        </w:rPr>
        <w:t xml:space="preserve">  </w:t>
      </w:r>
      <w:r>
        <w:rPr>
          <w:spacing w:val="-4"/>
        </w:rPr>
        <w:t>as</w:t>
      </w:r>
      <w:r>
        <w:rPr>
          <w:spacing w:val="4"/>
          <w:rPrChange w:id="1422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</w:rPr>
        <w:t>a</w:t>
      </w:r>
      <w:r>
        <w:rPr>
          <w:spacing w:val="5"/>
          <w:rPrChange w:id="1423" w:author="Hughes, Anna E" w:date="2023-06-19T12:41:00Z">
            <w:rPr>
              <w:spacing w:val="4"/>
            </w:rPr>
          </w:rPrChange>
        </w:rPr>
        <w:t xml:space="preserve"> </w:t>
      </w:r>
      <w:r>
        <w:rPr>
          <w:spacing w:val="-4"/>
        </w:rPr>
        <w:t>prior</w:t>
      </w:r>
      <w:r>
        <w:rPr>
          <w:spacing w:val="4"/>
          <w:rPrChange w:id="1424" w:author="Hughes, Anna E" w:date="2023-06-19T12:41:00Z">
            <w:rPr>
              <w:spacing w:val="5"/>
            </w:rPr>
          </w:rPrChange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  <w:rPrChange w:id="1425" w:author="Hughes, Anna E" w:date="2023-06-19T12:41:00Z">
            <w:rPr>
              <w:spacing w:val="4"/>
            </w:rPr>
          </w:rPrChange>
        </w:rPr>
        <w:t xml:space="preserve"> </w:t>
      </w:r>
      <w:r>
        <w:rPr>
          <w:spacing w:val="-4"/>
        </w:rPr>
        <w:t>double-feature</w:t>
      </w:r>
      <w:r>
        <w:rPr>
          <w:spacing w:val="4"/>
          <w:rPrChange w:id="1426" w:author="Hughes, Anna E" w:date="2023-06-19T12:41:00Z">
            <w:rPr>
              <w:spacing w:val="5"/>
            </w:rPr>
          </w:rPrChange>
        </w:rPr>
        <w:t xml:space="preserve"> </w:t>
      </w:r>
      <w:r>
        <w:rPr>
          <w:spacing w:val="-4"/>
        </w:rPr>
        <w:t>data.</w:t>
      </w:r>
      <w:r>
        <w:rPr>
          <w:spacing w:val="43"/>
          <w:rPrChange w:id="1427" w:author="Hughes, Anna E" w:date="2023-06-19T12:41:00Z">
            <w:rPr>
              <w:spacing w:val="42"/>
            </w:rPr>
          </w:rPrChange>
        </w:rPr>
        <w:t xml:space="preserve"> </w:t>
      </w:r>
      <w:r>
        <w:rPr>
          <w:spacing w:val="-4"/>
        </w:rPr>
        <w:t>While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initially</w:t>
      </w:r>
      <w:r>
        <w:rPr>
          <w:spacing w:val="5"/>
          <w:rPrChange w:id="1428" w:author="Hughes, Anna E" w:date="2023-06-19T12:41:00Z">
            <w:rPr>
              <w:spacing w:val="4"/>
            </w:rPr>
          </w:rPrChange>
        </w:rPr>
        <w:t xml:space="preserve"> </w:t>
      </w:r>
      <w:r>
        <w:rPr>
          <w:spacing w:val="-4"/>
        </w:rPr>
        <w:t>thought</w:t>
      </w:r>
      <w:r>
        <w:rPr>
          <w:spacing w:val="4"/>
          <w:rPrChange w:id="1429" w:author="Hughes, Anna E" w:date="2023-06-19T12:41:00Z">
            <w:rPr>
              <w:spacing w:val="5"/>
            </w:rPr>
          </w:rPrChange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would</w:t>
      </w:r>
      <w:r>
        <w:rPr>
          <w:spacing w:val="5"/>
          <w:rPrChange w:id="1430" w:author="Hughes, Anna E" w:date="2023-06-19T12:41:00Z">
            <w:rPr>
              <w:spacing w:val="4"/>
            </w:rPr>
          </w:rPrChange>
        </w:rPr>
        <w:t xml:space="preserve"> </w:t>
      </w:r>
      <w:r>
        <w:rPr>
          <w:spacing w:val="-5"/>
        </w:rPr>
        <w:t>be</w:t>
      </w:r>
    </w:p>
    <w:p w:rsidR="00485016" w:rsidRDefault="00C14774">
      <w:pPr>
        <w:pStyle w:val="BodyText"/>
        <w:spacing w:before="8"/>
        <w:pPrChange w:id="1431" w:author="Hughes, Anna E" w:date="2023-06-19T12:41:00Z">
          <w:pPr>
            <w:pStyle w:val="BodyText"/>
          </w:pPr>
        </w:pPrChange>
      </w:pPr>
      <w:r>
        <w:rPr>
          <w:rFonts w:ascii="Trebuchet MS"/>
          <w:spacing w:val="-6"/>
          <w:sz w:val="12"/>
        </w:rPr>
        <w:t>506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elegant</w:t>
      </w:r>
      <w:r>
        <w:rPr>
          <w:spacing w:val="-2"/>
        </w:rPr>
        <w:t xml:space="preserve"> </w:t>
      </w:r>
      <w:r>
        <w:rPr>
          <w:spacing w:val="-6"/>
        </w:rPr>
        <w:t>approach,</w:t>
      </w:r>
      <w: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large</w:t>
      </w:r>
      <w:r>
        <w:rPr>
          <w:spacing w:val="-2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parameters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outside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:rsidR="00701245" w:rsidRDefault="00701245">
      <w:pPr>
        <w:rPr>
          <w:del w:id="1432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433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1434" w:author="Hughes, Anna E" w:date="2023-06-19T12:41:00Z"/>
          <w:sz w:val="20"/>
        </w:rPr>
      </w:pPr>
    </w:p>
    <w:p w:rsidR="00485016" w:rsidRDefault="00C14774">
      <w:pPr>
        <w:pStyle w:val="BodyText"/>
        <w:spacing w:line="279" w:lineRule="exact"/>
        <w:pPrChange w:id="1435" w:author="Hughes, Anna E" w:date="2023-06-19T12:41:00Z">
          <w:pPr>
            <w:pStyle w:val="BodyText"/>
            <w:spacing w:before="238" w:line="279" w:lineRule="exact"/>
          </w:pPr>
        </w:pPrChange>
      </w:pPr>
      <w:r>
        <w:rPr>
          <w:rFonts w:ascii="Trebuchet MS"/>
          <w:spacing w:val="-4"/>
          <w:sz w:val="12"/>
        </w:rPr>
        <w:t>507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main</w:t>
      </w:r>
      <w:r>
        <w:rPr>
          <w:spacing w:val="1"/>
        </w:rPr>
        <w:t xml:space="preserve"> </w:t>
      </w:r>
      <w:r>
        <w:rPr>
          <w:spacing w:val="-4"/>
        </w:rPr>
        <w:t>focus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paper</w:t>
      </w:r>
      <w:r>
        <w:t xml:space="preserve"> </w:t>
      </w:r>
      <w:r>
        <w:rPr>
          <w:spacing w:val="-4"/>
        </w:rPr>
        <w:t>yet</w:t>
      </w:r>
      <w:r>
        <w:rPr>
          <w:spacing w:val="1"/>
        </w:rPr>
        <w:t xml:space="preserve"> </w:t>
      </w:r>
      <w:r>
        <w:rPr>
          <w:spacing w:val="-4"/>
        </w:rPr>
        <w:t>still</w:t>
      </w:r>
      <w:r>
        <w:t xml:space="preserve"> </w:t>
      </w:r>
      <w:r>
        <w:rPr>
          <w:spacing w:val="-4"/>
        </w:rPr>
        <w:t>require</w:t>
      </w:r>
      <w:r>
        <w:t xml:space="preserve"> </w:t>
      </w:r>
      <w:r>
        <w:rPr>
          <w:spacing w:val="-4"/>
        </w:rPr>
        <w:t>priors</w:t>
      </w:r>
      <w:r>
        <w:t xml:space="preserve"> </w:t>
      </w:r>
      <w:r>
        <w:rPr>
          <w:spacing w:val="-4"/>
        </w:rPr>
        <w:t>(intercepts,</w:t>
      </w:r>
      <w:r>
        <w:rPr>
          <w:spacing w:val="2"/>
        </w:rPr>
        <w:t xml:space="preserve"> </w:t>
      </w:r>
      <w:r>
        <w:rPr>
          <w:spacing w:val="-4"/>
        </w:rPr>
        <w:t>group</w:t>
      </w:r>
      <w:r>
        <w:t xml:space="preserve"> </w:t>
      </w:r>
      <w:r>
        <w:rPr>
          <w:spacing w:val="-4"/>
        </w:rPr>
        <w:t>level</w:t>
      </w:r>
      <w:r>
        <w:rPr>
          <w:spacing w:val="1"/>
        </w:rPr>
        <w:t xml:space="preserve"> </w:t>
      </w:r>
      <w:r>
        <w:rPr>
          <w:spacing w:val="-4"/>
        </w:rPr>
        <w:t>variance</w:t>
      </w:r>
    </w:p>
    <w:p w:rsidR="00485016" w:rsidRDefault="00C14774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508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residual</w:t>
      </w:r>
      <w:r>
        <w:rPr>
          <w:spacing w:val="5"/>
        </w:rPr>
        <w:t xml:space="preserve"> </w:t>
      </w:r>
      <w:r>
        <w:rPr>
          <w:spacing w:val="-6"/>
        </w:rPr>
        <w:t>variance).</w:t>
      </w:r>
      <w:r>
        <w:rPr>
          <w:spacing w:val="39"/>
        </w:rPr>
        <w:t xml:space="preserve"> </w:t>
      </w:r>
      <w:r>
        <w:rPr>
          <w:spacing w:val="-6"/>
        </w:rPr>
        <w:t>Furthermore,</w:t>
      </w:r>
      <w:r>
        <w:rPr>
          <w:spacing w:val="7"/>
        </w:rPr>
        <w:t xml:space="preserve"> </w:t>
      </w:r>
      <w:r>
        <w:rPr>
          <w:spacing w:val="-6"/>
        </w:rPr>
        <w:t>while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methods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5"/>
        </w:rPr>
        <w:t xml:space="preserve"> </w:t>
      </w:r>
      <w:r>
        <w:rPr>
          <w:spacing w:val="-6"/>
        </w:rPr>
        <w:t>estimating</w:t>
      </w:r>
      <w:r>
        <w:rPr>
          <w:spacing w:val="4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6"/>
        </w:rPr>
        <w:t xml:space="preserve"> </w:t>
      </w:r>
      <w:r>
        <w:rPr>
          <w:spacing w:val="-6"/>
        </w:rPr>
        <w:t>pre-</w:t>
      </w:r>
    </w:p>
    <w:p w:rsidR="00485016" w:rsidRDefault="00C14774">
      <w:pPr>
        <w:pStyle w:val="BodyText"/>
        <w:spacing w:before="8"/>
        <w:pPrChange w:id="1436" w:author="Hughes, Anna E" w:date="2023-06-19T12:41:00Z">
          <w:pPr>
            <w:pStyle w:val="BodyText"/>
          </w:pPr>
        </w:pPrChange>
      </w:pPr>
      <w:r>
        <w:rPr>
          <w:rFonts w:ascii="Trebuchet MS"/>
          <w:spacing w:val="-2"/>
          <w:sz w:val="12"/>
        </w:rPr>
        <w:t>509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sented</w:t>
      </w:r>
      <w:r>
        <w:rPr>
          <w:spacing w:val="10"/>
        </w:rPr>
        <w:t xml:space="preserve"> </w:t>
      </w:r>
      <w:r>
        <w:rPr>
          <w:spacing w:val="-2"/>
        </w:rPr>
        <w:t>above</w:t>
      </w:r>
      <w:r>
        <w:rPr>
          <w:spacing w:val="9"/>
        </w:rPr>
        <w:t xml:space="preserve"> </w:t>
      </w:r>
      <w:r>
        <w:rPr>
          <w:spacing w:val="-2"/>
        </w:rPr>
        <w:t>give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2"/>
        </w:rPr>
        <w:t>predictions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terms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mean</w:t>
      </w:r>
      <w:r>
        <w:rPr>
          <w:spacing w:val="10"/>
        </w:rPr>
        <w:t xml:space="preserve"> </w:t>
      </w:r>
      <w:r>
        <w:rPr>
          <w:spacing w:val="-2"/>
        </w:rPr>
        <w:t>value,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not</w:t>
      </w:r>
      <w:r>
        <w:rPr>
          <w:spacing w:val="9"/>
        </w:rPr>
        <w:t xml:space="preserve"> </w:t>
      </w:r>
      <w:r>
        <w:rPr>
          <w:spacing w:val="-2"/>
        </w:rPr>
        <w:t>clear</w:t>
      </w:r>
    </w:p>
    <w:p w:rsidR="00485016" w:rsidRDefault="00C14774">
      <w:pPr>
        <w:pStyle w:val="BodyText"/>
        <w:spacing w:before="8"/>
      </w:pPr>
      <w:r>
        <w:rPr>
          <w:rFonts w:ascii="Trebuchet MS"/>
          <w:spacing w:val="-4"/>
          <w:sz w:val="12"/>
        </w:rPr>
        <w:t>510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standard</w:t>
      </w:r>
      <w:r>
        <w:t xml:space="preserve"> </w:t>
      </w:r>
      <w:r>
        <w:rPr>
          <w:spacing w:val="-4"/>
        </w:rPr>
        <w:t>deviation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distributions</w:t>
      </w:r>
      <w:r>
        <w:rPr>
          <w:spacing w:val="-1"/>
        </w:rPr>
        <w:t xml:space="preserve"> </w:t>
      </w:r>
      <w:r>
        <w:rPr>
          <w:spacing w:val="-4"/>
        </w:rPr>
        <w:t>will</w:t>
      </w:r>
      <w:r>
        <w:t xml:space="preserve"> </w:t>
      </w:r>
      <w:r>
        <w:rPr>
          <w:spacing w:val="-4"/>
        </w:rPr>
        <w:t>be</w:t>
      </w:r>
      <w:r>
        <w:t xml:space="preserve"> </w:t>
      </w:r>
      <w:r>
        <w:rPr>
          <w:spacing w:val="-4"/>
        </w:rPr>
        <w:t>accurate.</w:t>
      </w:r>
      <w:r>
        <w:rPr>
          <w:spacing w:val="32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such,</w:t>
      </w:r>
      <w:r>
        <w:rPr>
          <w:spacing w:val="2"/>
        </w:rPr>
        <w:t xml:space="preserve"> </w:t>
      </w:r>
      <w:r>
        <w:rPr>
          <w:spacing w:val="-5"/>
        </w:rPr>
        <w:t>we</w:t>
      </w:r>
    </w:p>
    <w:p w:rsidR="00485016" w:rsidRDefault="00C14774">
      <w:pPr>
        <w:pStyle w:val="BodyText"/>
      </w:pPr>
      <w:r>
        <w:rPr>
          <w:rFonts w:ascii="Trebuchet MS"/>
          <w:spacing w:val="-6"/>
          <w:sz w:val="12"/>
        </w:rPr>
        <w:t>511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developed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new,</w:t>
      </w:r>
      <w:r>
        <w:rPr>
          <w:spacing w:val="-7"/>
        </w:rPr>
        <w:t xml:space="preserve"> </w:t>
      </w:r>
      <w:r>
        <w:rPr>
          <w:spacing w:val="-6"/>
        </w:rPr>
        <w:t>simpler</w:t>
      </w:r>
      <w:r>
        <w:rPr>
          <w:spacing w:val="-7"/>
        </w:rPr>
        <w:t xml:space="preserve"> </w:t>
      </w:r>
      <w:r>
        <w:rPr>
          <w:spacing w:val="-6"/>
        </w:rPr>
        <w:t>method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final</w:t>
      </w:r>
      <w:r>
        <w:rPr>
          <w:spacing w:val="-7"/>
        </w:rPr>
        <w:t xml:space="preserve"> </w:t>
      </w:r>
      <w:r>
        <w:rPr>
          <w:spacing w:val="-6"/>
        </w:rPr>
        <w:t>comparison.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maintain</w:t>
      </w:r>
      <w:r>
        <w:rPr>
          <w:spacing w:val="-7"/>
        </w:rPr>
        <w:t xml:space="preserve"> </w:t>
      </w:r>
      <w:r>
        <w:rPr>
          <w:spacing w:val="-6"/>
        </w:rPr>
        <w:t>full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512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transparency,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present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3"/>
        </w:rPr>
        <w:t xml:space="preserve"> </w:t>
      </w:r>
      <w:r>
        <w:rPr>
          <w:w w:val="90"/>
        </w:rPr>
        <w:t>methods</w:t>
      </w:r>
      <w:r>
        <w:rPr>
          <w:spacing w:val="3"/>
        </w:rPr>
        <w:t xml:space="preserve"> </w:t>
      </w:r>
      <w:r>
        <w:rPr>
          <w:spacing w:val="-2"/>
          <w:w w:val="90"/>
        </w:rPr>
        <w:t>here.</w:t>
      </w:r>
    </w:p>
    <w:p w:rsidR="00485016" w:rsidRDefault="00C14774">
      <w:pPr>
        <w:spacing w:before="250"/>
        <w:ind w:left="227"/>
        <w:rPr>
          <w:rFonts w:ascii="Times New Roman"/>
          <w:i/>
          <w:sz w:val="24"/>
        </w:rPr>
        <w:pPrChange w:id="1437" w:author="Hughes, Anna E" w:date="2023-06-19T12:41:00Z">
          <w:pPr>
            <w:spacing w:before="251"/>
            <w:ind w:left="107"/>
          </w:pPr>
        </w:pPrChange>
      </w:pPr>
      <w:r>
        <w:rPr>
          <w:rFonts w:ascii="Trebuchet MS"/>
          <w:sz w:val="12"/>
        </w:rPr>
        <w:t>513</w:t>
      </w:r>
      <w:r>
        <w:rPr>
          <w:rFonts w:ascii="Trebuchet MS"/>
          <w:spacing w:val="143"/>
          <w:sz w:val="12"/>
        </w:rPr>
        <w:t xml:space="preserve"> </w:t>
      </w:r>
      <w:bookmarkStart w:id="1438" w:name="Registered_Method"/>
      <w:bookmarkEnd w:id="1438"/>
      <w:r>
        <w:rPr>
          <w:rFonts w:ascii="Times New Roman"/>
          <w:i/>
          <w:sz w:val="24"/>
        </w:rPr>
        <w:t>5.4.1.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485016" w:rsidRDefault="00C14774">
      <w:pPr>
        <w:pStyle w:val="BodyText"/>
        <w:tabs>
          <w:tab w:val="left" w:pos="968"/>
        </w:tabs>
        <w:spacing w:before="29"/>
        <w:pPrChange w:id="1439" w:author="Hughes, Anna E" w:date="2023-06-19T12:41:00Z">
          <w:pPr>
            <w:pStyle w:val="BodyText"/>
            <w:tabs>
              <w:tab w:val="left" w:pos="848"/>
            </w:tabs>
            <w:spacing w:before="28"/>
          </w:pPr>
        </w:pPrChange>
      </w:pPr>
      <w:r>
        <w:rPr>
          <w:rFonts w:ascii="Trebuchet MS"/>
          <w:spacing w:val="-5"/>
          <w:sz w:val="12"/>
        </w:rPr>
        <w:t>514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final</w:t>
      </w:r>
      <w:r>
        <w:rPr>
          <w:spacing w:val="3"/>
        </w:rPr>
        <w:t xml:space="preserve"> </w:t>
      </w:r>
      <w:r>
        <w:rPr>
          <w:w w:val="90"/>
        </w:rPr>
        <w:t>hypothesis</w:t>
      </w:r>
      <w:r>
        <w:rPr>
          <w:spacing w:val="3"/>
        </w:rPr>
        <w:t xml:space="preserve"> </w:t>
      </w:r>
      <w:r>
        <w:rPr>
          <w:w w:val="90"/>
        </w:rPr>
        <w:t>concerns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well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different</w:t>
      </w:r>
      <w:r>
        <w:rPr>
          <w:spacing w:val="3"/>
        </w:rPr>
        <w:t xml:space="preserve"> </w:t>
      </w:r>
      <w:r>
        <w:rPr>
          <w:w w:val="90"/>
        </w:rPr>
        <w:t>feature</w:t>
      </w:r>
      <w:r>
        <w:rPr>
          <w:spacing w:val="3"/>
        </w:rPr>
        <w:t xml:space="preserve"> </w:t>
      </w:r>
      <w:r>
        <w:rPr>
          <w:w w:val="90"/>
        </w:rPr>
        <w:t>combination</w:t>
      </w:r>
      <w:r>
        <w:rPr>
          <w:spacing w:val="3"/>
        </w:rPr>
        <w:t xml:space="preserve"> </w:t>
      </w:r>
      <w:r>
        <w:rPr>
          <w:spacing w:val="-4"/>
          <w:w w:val="90"/>
        </w:rPr>
        <w:t>mod-</w:t>
      </w:r>
    </w:p>
    <w:p w:rsidR="00485016" w:rsidRDefault="00C14774">
      <w:pPr>
        <w:pStyle w:val="BodyText"/>
        <w:spacing w:before="8"/>
      </w:pPr>
      <w:r>
        <w:rPr>
          <w:rFonts w:ascii="Trebuchet MS"/>
          <w:w w:val="90"/>
          <w:sz w:val="12"/>
        </w:rPr>
        <w:t>515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els</w:t>
      </w:r>
      <w:r>
        <w:rPr>
          <w:spacing w:val="7"/>
        </w:rPr>
        <w:t xml:space="preserve"> </w:t>
      </w:r>
      <w:r>
        <w:rPr>
          <w:w w:val="90"/>
        </w:rPr>
        <w:t>perform</w:t>
      </w:r>
      <w:r>
        <w:rPr>
          <w:spacing w:val="7"/>
        </w:rPr>
        <w:t xml:space="preserve"> </w:t>
      </w:r>
      <w:r>
        <w:rPr>
          <w:w w:val="90"/>
        </w:rPr>
        <w:t>when</w:t>
      </w:r>
      <w:r>
        <w:rPr>
          <w:spacing w:val="6"/>
        </w:rPr>
        <w:t xml:space="preserve"> </w:t>
      </w:r>
      <w:r>
        <w:rPr>
          <w:w w:val="90"/>
        </w:rPr>
        <w:t>predicting</w:t>
      </w:r>
      <w:r>
        <w:rPr>
          <w:spacing w:val="6"/>
        </w:rPr>
        <w:t xml:space="preserve"> </w:t>
      </w:r>
      <w:r>
        <w:rPr>
          <w:w w:val="90"/>
        </w:rPr>
        <w:t>reaction</w:t>
      </w:r>
      <w:r>
        <w:rPr>
          <w:spacing w:val="7"/>
        </w:rPr>
        <w:t xml:space="preserve"> </w:t>
      </w:r>
      <w:r>
        <w:rPr>
          <w:w w:val="90"/>
        </w:rPr>
        <w:t>times.</w:t>
      </w:r>
      <w:r>
        <w:rPr>
          <w:spacing w:val="28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6"/>
        </w:rPr>
        <w:t xml:space="preserve"> </w:t>
      </w:r>
      <w:r>
        <w:rPr>
          <w:w w:val="90"/>
        </w:rPr>
        <w:t>very</w:t>
      </w:r>
      <w:r>
        <w:rPr>
          <w:spacing w:val="6"/>
        </w:rPr>
        <w:t xml:space="preserve"> </w:t>
      </w:r>
      <w:r>
        <w:rPr>
          <w:w w:val="90"/>
        </w:rPr>
        <w:t>little</w:t>
      </w:r>
      <w:r>
        <w:rPr>
          <w:spacing w:val="7"/>
        </w:rPr>
        <w:t xml:space="preserve"> </w:t>
      </w:r>
      <w:r>
        <w:rPr>
          <w:w w:val="90"/>
        </w:rPr>
        <w:t>difference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485016" w:rsidRDefault="00C14774">
      <w:pPr>
        <w:pStyle w:val="BodyText"/>
        <w:pPrChange w:id="1440" w:author="Hughes, Anna E" w:date="2023-06-19T12:41:00Z">
          <w:pPr>
            <w:pStyle w:val="BodyText"/>
            <w:spacing w:before="8"/>
          </w:pPr>
        </w:pPrChange>
      </w:pPr>
      <w:r>
        <w:rPr>
          <w:rFonts w:ascii="Trebuchet MS"/>
          <w:spacing w:val="-4"/>
          <w:sz w:val="12"/>
        </w:rPr>
        <w:t>516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three</w:t>
      </w:r>
      <w:r>
        <w:rPr>
          <w:spacing w:val="-2"/>
        </w:rPr>
        <w:t xml:space="preserve"> </w:t>
      </w:r>
      <w:r>
        <w:rPr>
          <w:spacing w:val="-4"/>
        </w:rPr>
        <w:t>methods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terms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LOO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2"/>
        </w:rPr>
        <w:t xml:space="preserve"> </w:t>
      </w:r>
      <w:r>
        <w:rPr>
          <w:spacing w:val="-4"/>
        </w:rPr>
        <w:t>weights:</w:t>
      </w:r>
      <w:r>
        <w:rPr>
          <w:spacing w:val="15"/>
        </w:rPr>
        <w:t xml:space="preserve"> </w:t>
      </w:r>
      <w:r>
        <w:rPr>
          <w:spacing w:val="-4"/>
        </w:rPr>
        <w:t>0.318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best</w:t>
      </w:r>
      <w:r>
        <w:rPr>
          <w:spacing w:val="-2"/>
        </w:rPr>
        <w:t xml:space="preserve"> </w:t>
      </w:r>
      <w:r>
        <w:rPr>
          <w:spacing w:val="-4"/>
        </w:rPr>
        <w:t>feature,</w:t>
      </w:r>
      <w:r>
        <w:t xml:space="preserve"> </w:t>
      </w:r>
      <w:r>
        <w:rPr>
          <w:spacing w:val="-4"/>
        </w:rPr>
        <w:t>0.346</w:t>
      </w:r>
    </w:p>
    <w:p w:rsidR="00485016" w:rsidRDefault="00C14774">
      <w:pPr>
        <w:pStyle w:val="BodyText"/>
        <w:spacing w:before="8"/>
        <w:pPrChange w:id="1441" w:author="Hughes, Anna E" w:date="2023-06-19T12:41:00Z">
          <w:pPr>
            <w:pStyle w:val="BodyText"/>
          </w:pPr>
        </w:pPrChange>
      </w:pPr>
      <w:r>
        <w:rPr>
          <w:rFonts w:ascii="Trebuchet MS"/>
          <w:spacing w:val="-4"/>
          <w:sz w:val="12"/>
        </w:rPr>
        <w:t>517</w:t>
      </w:r>
      <w:r>
        <w:rPr>
          <w:rFonts w:ascii="Trebuchet MS"/>
          <w:spacing w:val="34"/>
          <w:sz w:val="12"/>
          <w:rPrChange w:id="1442" w:author="Hughes, Anna E" w:date="2023-06-19T12:41:00Z">
            <w:rPr>
              <w:rFonts w:ascii="Trebuchet MS"/>
              <w:spacing w:val="32"/>
              <w:sz w:val="12"/>
            </w:rPr>
          </w:rPrChange>
        </w:rPr>
        <w:t xml:space="preserve">  </w:t>
      </w:r>
      <w:r>
        <w:rPr>
          <w:spacing w:val="-4"/>
        </w:rPr>
        <w:t>for</w:t>
      </w:r>
      <w:r>
        <w:rPr>
          <w:spacing w:val="-3"/>
          <w:rPrChange w:id="1443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4"/>
        </w:rPr>
        <w:t>collinear</w:t>
      </w:r>
      <w:r>
        <w:rPr>
          <w:spacing w:val="-4"/>
          <w:rPrChange w:id="1444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and</w:t>
      </w:r>
      <w:r>
        <w:rPr>
          <w:spacing w:val="-4"/>
          <w:rPrChange w:id="144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0.336</w:t>
      </w:r>
      <w:r>
        <w:rPr>
          <w:spacing w:val="-3"/>
          <w:rPrChange w:id="1446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for</w:t>
      </w:r>
      <w:r>
        <w:rPr>
          <w:spacing w:val="-4"/>
          <w:rPrChange w:id="1447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orthogonal</w:t>
      </w:r>
      <w:r>
        <w:rPr>
          <w:spacing w:val="-4"/>
          <w:rPrChange w:id="1448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contrast.</w:t>
      </w:r>
      <w:ins w:id="1449" w:author="Hughes, Anna E" w:date="2023-06-19T12:41:00Z">
        <w:r>
          <w:rPr>
            <w:spacing w:val="20"/>
          </w:rPr>
          <w:t xml:space="preserve"> </w:t>
        </w:r>
        <w:r>
          <w:rPr>
            <w:spacing w:val="-4"/>
          </w:rPr>
          <w:t>Thus,</w:t>
        </w:r>
        <w:r>
          <w:rPr>
            <w:spacing w:val="-2"/>
          </w:rPr>
          <w:t xml:space="preserve"> </w:t>
        </w:r>
        <w:r>
          <w:rPr>
            <w:spacing w:val="-4"/>
          </w:rPr>
          <w:t>according to this</w:t>
        </w:r>
        <w:r>
          <w:rPr>
            <w:spacing w:val="-3"/>
          </w:rPr>
          <w:t xml:space="preserve"> </w:t>
        </w:r>
        <w:r>
          <w:rPr>
            <w:spacing w:val="-4"/>
          </w:rPr>
          <w:t>analysis,</w:t>
        </w:r>
      </w:ins>
    </w:p>
    <w:p w:rsidR="00485016" w:rsidRDefault="00C14774">
      <w:pPr>
        <w:pStyle w:val="BodyText"/>
        <w:rPr>
          <w:ins w:id="1450" w:author="Hughes, Anna E" w:date="2023-06-19T12:41:00Z"/>
        </w:rPr>
      </w:pPr>
      <w:r>
        <w:rPr>
          <w:rFonts w:ascii="Trebuchet MS"/>
          <w:spacing w:val="-6"/>
          <w:sz w:val="12"/>
          <w:rPrChange w:id="1451" w:author="Hughes, Anna E" w:date="2023-06-19T12:41:00Z">
            <w:rPr>
              <w:rFonts w:ascii="Trebuchet MS"/>
              <w:sz w:val="12"/>
            </w:rPr>
          </w:rPrChange>
        </w:rPr>
        <w:t>518</w:t>
      </w:r>
      <w:r>
        <w:rPr>
          <w:rFonts w:ascii="Trebuchet MS"/>
          <w:spacing w:val="45"/>
          <w:sz w:val="12"/>
          <w:rPrChange w:id="1452" w:author="Hughes, Anna E" w:date="2023-06-19T12:41:00Z">
            <w:rPr>
              <w:rFonts w:ascii="Trebuchet MS"/>
              <w:spacing w:val="154"/>
              <w:sz w:val="12"/>
            </w:rPr>
          </w:rPrChange>
        </w:rPr>
        <w:t xml:space="preserve"> </w:t>
      </w:r>
      <w:ins w:id="1453" w:author="Hughes, Anna E" w:date="2023-06-19T12:41:00Z">
        <w:r>
          <w:rPr>
            <w:rFonts w:ascii="Trebuchet MS"/>
            <w:spacing w:val="45"/>
            <w:sz w:val="12"/>
          </w:rPr>
          <w:t xml:space="preserve"> </w:t>
        </w:r>
        <w:r>
          <w:rPr>
            <w:spacing w:val="-6"/>
          </w:rPr>
          <w:t>we</w:t>
        </w:r>
        <w:r>
          <w:rPr>
            <w:spacing w:val="-3"/>
          </w:rPr>
          <w:t xml:space="preserve"> </w:t>
        </w:r>
        <w:r>
          <w:rPr>
            <w:spacing w:val="-6"/>
          </w:rPr>
          <w:t>find</w:t>
        </w:r>
        <w:r>
          <w:rPr>
            <w:spacing w:val="-3"/>
          </w:rPr>
          <w:t xml:space="preserve"> </w:t>
        </w:r>
        <w:r>
          <w:rPr>
            <w:spacing w:val="-6"/>
          </w:rPr>
          <w:t>no</w:t>
        </w:r>
        <w:r>
          <w:rPr>
            <w:spacing w:val="-4"/>
          </w:rPr>
          <w:t xml:space="preserve"> </w:t>
        </w:r>
        <w:r>
          <w:rPr>
            <w:spacing w:val="-6"/>
          </w:rPr>
          <w:t>conclusive</w:t>
        </w:r>
        <w:r>
          <w:rPr>
            <w:spacing w:val="-3"/>
          </w:rPr>
          <w:t xml:space="preserve"> </w:t>
        </w:r>
        <w:r>
          <w:rPr>
            <w:spacing w:val="-6"/>
          </w:rPr>
          <w:t>answer</w:t>
        </w:r>
        <w:r>
          <w:rPr>
            <w:spacing w:val="-4"/>
          </w:rPr>
          <w:t xml:space="preserve"> </w:t>
        </w:r>
        <w:r>
          <w:rPr>
            <w:spacing w:val="-6"/>
          </w:rPr>
          <w:t>to</w:t>
        </w:r>
        <w:r>
          <w:rPr>
            <w:spacing w:val="-3"/>
          </w:rPr>
          <w:t xml:space="preserve"> </w:t>
        </w:r>
        <w:r>
          <w:rPr>
            <w:spacing w:val="-6"/>
          </w:rPr>
          <w:t>hypothesis</w:t>
        </w:r>
        <w:r>
          <w:rPr>
            <w:spacing w:val="-4"/>
          </w:rPr>
          <w:t xml:space="preserve"> </w:t>
        </w:r>
        <w:r>
          <w:rPr>
            <w:spacing w:val="-6"/>
          </w:rPr>
          <w:t>4:</w:t>
        </w:r>
        <w:r>
          <w:rPr>
            <w:spacing w:val="9"/>
          </w:rPr>
          <w:t xml:space="preserve"> </w:t>
        </w:r>
        <w:r>
          <w:rPr>
            <w:spacing w:val="-6"/>
          </w:rPr>
          <w:t>all</w:t>
        </w:r>
        <w:r>
          <w:rPr>
            <w:spacing w:val="-4"/>
          </w:rPr>
          <w:t xml:space="preserve"> </w:t>
        </w:r>
        <w:r>
          <w:rPr>
            <w:spacing w:val="-6"/>
          </w:rPr>
          <w:t>models</w:t>
        </w:r>
        <w:r>
          <w:rPr>
            <w:spacing w:val="-3"/>
          </w:rPr>
          <w:t xml:space="preserve"> </w:t>
        </w:r>
        <w:r>
          <w:rPr>
            <w:spacing w:val="-6"/>
          </w:rPr>
          <w:t>give</w:t>
        </w:r>
        <w:r>
          <w:rPr>
            <w:spacing w:val="-4"/>
          </w:rPr>
          <w:t xml:space="preserve"> </w:t>
        </w:r>
        <w:r>
          <w:rPr>
            <w:spacing w:val="-6"/>
          </w:rPr>
          <w:t>similar</w:t>
        </w:r>
        <w:r>
          <w:rPr>
            <w:spacing w:val="-3"/>
          </w:rPr>
          <w:t xml:space="preserve"> </w:t>
        </w:r>
        <w:r>
          <w:rPr>
            <w:spacing w:val="-6"/>
          </w:rPr>
          <w:t>predictions</w:t>
        </w:r>
      </w:ins>
    </w:p>
    <w:p w:rsidR="00485016" w:rsidRDefault="00C14774">
      <w:pPr>
        <w:pStyle w:val="BodyText"/>
        <w:spacing w:before="8"/>
        <w:rPr>
          <w:ins w:id="1454" w:author="Hughes, Anna E" w:date="2023-06-19T12:41:00Z"/>
        </w:rPr>
      </w:pPr>
      <w:ins w:id="1455" w:author="Hughes, Anna E" w:date="2023-06-19T12:41:00Z">
        <w:r>
          <w:rPr>
            <w:rFonts w:ascii="Trebuchet MS"/>
            <w:spacing w:val="-2"/>
            <w:sz w:val="12"/>
          </w:rPr>
          <w:t>519</w:t>
        </w:r>
        <w:r>
          <w:rPr>
            <w:rFonts w:ascii="Trebuchet MS"/>
            <w:spacing w:val="77"/>
            <w:w w:val="150"/>
            <w:sz w:val="12"/>
          </w:rPr>
          <w:t xml:space="preserve"> </w:t>
        </w:r>
        <w:r>
          <w:rPr>
            <w:spacing w:val="-2"/>
          </w:rPr>
          <w:t>at</w:t>
        </w:r>
        <w:r>
          <w:rPr>
            <w:spacing w:val="-11"/>
          </w:rPr>
          <w:t xml:space="preserve"> </w:t>
        </w:r>
        <w:r>
          <w:rPr>
            <w:spacing w:val="-2"/>
          </w:rPr>
          <w:t>the</w:t>
        </w:r>
        <w:r>
          <w:rPr>
            <w:spacing w:val="-11"/>
          </w:rPr>
          <w:t xml:space="preserve"> </w:t>
        </w:r>
        <w:r>
          <w:rPr>
            <w:spacing w:val="-2"/>
          </w:rPr>
          <w:t>trial-by-trial</w:t>
        </w:r>
        <w:r>
          <w:rPr>
            <w:spacing w:val="-11"/>
          </w:rPr>
          <w:t xml:space="preserve"> </w:t>
        </w:r>
        <w:r>
          <w:rPr>
            <w:spacing w:val="-2"/>
          </w:rPr>
          <w:t>RT</w:t>
        </w:r>
        <w:r>
          <w:rPr>
            <w:spacing w:val="-12"/>
          </w:rPr>
          <w:t xml:space="preserve"> </w:t>
        </w:r>
        <w:r>
          <w:rPr>
            <w:spacing w:val="-2"/>
          </w:rPr>
          <w:t>level.</w:t>
        </w:r>
      </w:ins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1456" w:author="Hughes, Anna E" w:date="2023-06-19T12:41:00Z">
          <w:pPr>
            <w:spacing w:before="251"/>
            <w:ind w:left="107"/>
          </w:pPr>
        </w:pPrChange>
      </w:pPr>
      <w:ins w:id="1457" w:author="Hughes, Anna E" w:date="2023-06-19T12:41:00Z">
        <w:r>
          <w:rPr>
            <w:rFonts w:ascii="Trebuchet MS"/>
            <w:sz w:val="12"/>
          </w:rPr>
          <w:t>520</w:t>
        </w:r>
        <w:r>
          <w:rPr>
            <w:rFonts w:ascii="Trebuchet MS"/>
            <w:spacing w:val="154"/>
            <w:sz w:val="12"/>
          </w:rPr>
          <w:t xml:space="preserve"> </w:t>
        </w:r>
      </w:ins>
      <w:bookmarkStart w:id="1458" w:name="Updated_Method"/>
      <w:bookmarkEnd w:id="1458"/>
      <w:r>
        <w:rPr>
          <w:rFonts w:ascii="Times New Roman"/>
          <w:i/>
          <w:sz w:val="24"/>
        </w:rPr>
        <w:t>5.4.2.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Updated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485016" w:rsidRDefault="00F7725C">
      <w:pPr>
        <w:pStyle w:val="BodyText"/>
        <w:tabs>
          <w:tab w:val="left" w:pos="968"/>
        </w:tabs>
        <w:spacing w:before="16"/>
        <w:pPrChange w:id="1459" w:author="Hughes, Anna E" w:date="2023-06-19T12:41:00Z">
          <w:pPr>
            <w:pStyle w:val="BodyText"/>
            <w:tabs>
              <w:tab w:val="left" w:pos="848"/>
            </w:tabs>
            <w:spacing w:before="17"/>
          </w:pPr>
        </w:pPrChange>
      </w:pPr>
      <w:del w:id="1460" w:author="Hughes, Anna E" w:date="2023-06-19T12:41:00Z">
        <w:r>
          <w:rPr>
            <w:rFonts w:ascii="Trebuchet MS"/>
            <w:spacing w:val="-5"/>
            <w:sz w:val="12"/>
          </w:rPr>
          <w:delText>519</w:delText>
        </w:r>
      </w:del>
      <w:ins w:id="1461" w:author="Hughes, Anna E" w:date="2023-06-19T12:41:00Z">
        <w:r w:rsidR="00C14774">
          <w:rPr>
            <w:rFonts w:ascii="Trebuchet MS"/>
            <w:spacing w:val="-5"/>
            <w:sz w:val="12"/>
          </w:rPr>
          <w:t>521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Our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new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method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exploring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this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hypothesis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involves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taking</w:t>
      </w:r>
      <w:r w:rsidR="00C14774">
        <w:rPr>
          <w:spacing w:val="3"/>
        </w:rPr>
        <w:t xml:space="preserve"> </w:t>
      </w:r>
      <w:r w:rsidR="00C14774">
        <w:rPr>
          <w:rFonts w:ascii="Times New Roman"/>
          <w:i/>
          <w:spacing w:val="-6"/>
        </w:rPr>
        <w:t>n</w:t>
      </w:r>
      <w:r w:rsidR="00C14774">
        <w:rPr>
          <w:rFonts w:ascii="Times New Roman"/>
          <w:i/>
          <w:spacing w:val="-9"/>
        </w:rPr>
        <w:t xml:space="preserve"> </w:t>
      </w:r>
      <w:r w:rsidR="00C14774">
        <w:rPr>
          <w:rFonts w:ascii="Tahoma"/>
          <w:spacing w:val="-6"/>
        </w:rPr>
        <w:t>=</w:t>
      </w:r>
      <w:r w:rsidR="00C14774">
        <w:rPr>
          <w:rFonts w:ascii="Tahoma"/>
          <w:spacing w:val="-15"/>
        </w:rPr>
        <w:t xml:space="preserve"> </w:t>
      </w:r>
      <w:r w:rsidR="00C14774">
        <w:rPr>
          <w:spacing w:val="-6"/>
        </w:rPr>
        <w:t>100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sam-</w:t>
      </w:r>
    </w:p>
    <w:p w:rsidR="00485016" w:rsidRDefault="00F7725C">
      <w:pPr>
        <w:pStyle w:val="BodyText"/>
        <w:spacing w:before="8"/>
        <w:pPrChange w:id="1462" w:author="Hughes, Anna E" w:date="2023-06-19T12:41:00Z">
          <w:pPr>
            <w:pStyle w:val="BodyText"/>
          </w:pPr>
        </w:pPrChange>
      </w:pPr>
      <w:del w:id="1463" w:author="Hughes, Anna E" w:date="2023-06-19T12:41:00Z">
        <w:r>
          <w:rPr>
            <w:rFonts w:ascii="Trebuchet MS"/>
            <w:spacing w:val="-4"/>
            <w:sz w:val="12"/>
          </w:rPr>
          <w:delText>520</w:delText>
        </w:r>
      </w:del>
      <w:ins w:id="1464" w:author="Hughes, Anna E" w:date="2023-06-19T12:41:00Z">
        <w:r w:rsidR="00C14774">
          <w:rPr>
            <w:rFonts w:ascii="Trebuchet MS"/>
            <w:spacing w:val="-4"/>
            <w:sz w:val="12"/>
          </w:rPr>
          <w:t>522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ples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of the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fixed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effects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both the model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fitted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the single-feature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data</w:t>
      </w:r>
      <w:r w:rsidR="00C14774">
        <w:rPr>
          <w:spacing w:val="-3"/>
        </w:rPr>
        <w:t xml:space="preserve"> </w:t>
      </w:r>
      <w:r w:rsidR="00C14774">
        <w:rPr>
          <w:spacing w:val="-5"/>
        </w:rPr>
        <w:t>and</w:t>
      </w:r>
    </w:p>
    <w:p w:rsidR="00485016" w:rsidRDefault="00F7725C">
      <w:pPr>
        <w:pStyle w:val="BodyText"/>
        <w:pPrChange w:id="1465" w:author="Hughes, Anna E" w:date="2023-06-19T12:41:00Z">
          <w:pPr>
            <w:pStyle w:val="BodyText"/>
            <w:spacing w:before="8"/>
          </w:pPr>
        </w:pPrChange>
      </w:pPr>
      <w:del w:id="1466" w:author="Hughes, Anna E" w:date="2023-06-19T12:41:00Z">
        <w:r>
          <w:rPr>
            <w:rFonts w:ascii="Trebuchet MS"/>
            <w:spacing w:val="-4"/>
            <w:sz w:val="12"/>
          </w:rPr>
          <w:delText>521</w:delText>
        </w:r>
      </w:del>
      <w:ins w:id="1467" w:author="Hughes, Anna E" w:date="2023-06-19T12:41:00Z">
        <w:r w:rsidR="00C14774">
          <w:rPr>
            <w:rFonts w:ascii="Trebuchet MS"/>
            <w:spacing w:val="-4"/>
            <w:sz w:val="12"/>
          </w:rPr>
          <w:t>523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the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model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fitted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double-feature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data.</w:t>
      </w:r>
      <w:r w:rsidR="00C14774">
        <w:rPr>
          <w:spacing w:val="59"/>
        </w:rPr>
        <w:t xml:space="preserve"> </w:t>
      </w:r>
      <w:r w:rsidR="00C14774">
        <w:rPr>
          <w:spacing w:val="-4"/>
        </w:rPr>
        <w:t>Each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samples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includes</w:t>
      </w:r>
      <w:r w:rsidR="00C14774">
        <w:rPr>
          <w:spacing w:val="9"/>
        </w:rPr>
        <w:t xml:space="preserve"> </w:t>
      </w:r>
      <w:r w:rsidR="00C14774">
        <w:rPr>
          <w:spacing w:val="-5"/>
        </w:rPr>
        <w:t>an</w:t>
      </w:r>
    </w:p>
    <w:p w:rsidR="00485016" w:rsidRDefault="00F7725C">
      <w:pPr>
        <w:pStyle w:val="BodyText"/>
        <w:spacing w:before="8" w:line="291" w:lineRule="exact"/>
        <w:pPrChange w:id="1468" w:author="Hughes, Anna E" w:date="2023-06-19T12:41:00Z">
          <w:pPr>
            <w:pStyle w:val="BodyText"/>
            <w:spacing w:line="291" w:lineRule="exact"/>
          </w:pPr>
        </w:pPrChange>
      </w:pPr>
      <w:del w:id="1469" w:author="Hughes, Anna E" w:date="2023-06-19T12:41:00Z">
        <w:r>
          <w:rPr>
            <w:rFonts w:ascii="Trebuchet MS" w:hAnsi="Trebuchet MS"/>
            <w:spacing w:val="-4"/>
            <w:sz w:val="12"/>
          </w:rPr>
          <w:delText>522</w:delText>
        </w:r>
      </w:del>
      <w:ins w:id="1470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524</w:t>
        </w:r>
      </w:ins>
      <w:r w:rsidR="00C14774">
        <w:rPr>
          <w:rFonts w:ascii="Trebuchet MS" w:hAnsi="Trebuchet MS"/>
          <w:spacing w:val="31"/>
          <w:sz w:val="12"/>
        </w:rPr>
        <w:t xml:space="preserve">  </w:t>
      </w:r>
      <w:r w:rsidR="00C14774">
        <w:rPr>
          <w:spacing w:val="-4"/>
        </w:rPr>
        <w:t>intercept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(</w:t>
      </w:r>
      <w:r w:rsidR="00C14774">
        <w:rPr>
          <w:rFonts w:ascii="Times New Roman" w:hAnsi="Times New Roman"/>
          <w:i/>
          <w:spacing w:val="-4"/>
        </w:rPr>
        <w:t>a</w:t>
      </w:r>
      <w:r w:rsidR="00C14774">
        <w:rPr>
          <w:spacing w:val="-4"/>
        </w:rPr>
        <w:t>),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slope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(</w:t>
      </w:r>
      <w:r w:rsidR="00C14774">
        <w:rPr>
          <w:rFonts w:ascii="Times New Roman" w:hAnsi="Times New Roman"/>
          <w:i/>
          <w:spacing w:val="-4"/>
        </w:rPr>
        <w:t>D</w:t>
      </w:r>
      <w:r w:rsidR="00C14774">
        <w:rPr>
          <w:spacing w:val="-4"/>
        </w:rPr>
        <w:t>),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non-decision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time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(ndt),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residual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variance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(</w:t>
      </w:r>
      <w:r w:rsidR="00C14774">
        <w:rPr>
          <w:rFonts w:ascii="Calibri" w:hAnsi="Calibri"/>
          <w:i/>
          <w:spacing w:val="-4"/>
        </w:rPr>
        <w:t>σ</w:t>
      </w:r>
      <w:r w:rsidR="00C14774">
        <w:rPr>
          <w:rFonts w:ascii="Calibri" w:hAnsi="Calibri"/>
          <w:i/>
          <w:spacing w:val="-29"/>
        </w:rPr>
        <w:t xml:space="preserve"> </w:t>
      </w:r>
      <w:r w:rsidR="00C14774">
        <w:rPr>
          <w:spacing w:val="-4"/>
        </w:rPr>
        <w:t>).</w:t>
      </w:r>
      <w:r w:rsidR="00C14774">
        <w:rPr>
          <w:spacing w:val="37"/>
        </w:rPr>
        <w:t xml:space="preserve"> </w:t>
      </w:r>
      <w:r w:rsidR="00C14774">
        <w:rPr>
          <w:spacing w:val="-5"/>
        </w:rPr>
        <w:t>We</w:t>
      </w:r>
    </w:p>
    <w:p w:rsidR="00485016" w:rsidRDefault="00F7725C">
      <w:pPr>
        <w:pStyle w:val="BodyText"/>
        <w:spacing w:before="0" w:line="280" w:lineRule="exact"/>
      </w:pPr>
      <w:del w:id="1471" w:author="Hughes, Anna E" w:date="2023-06-19T12:41:00Z">
        <w:r>
          <w:rPr>
            <w:rFonts w:ascii="Trebuchet MS"/>
            <w:spacing w:val="-8"/>
            <w:sz w:val="12"/>
          </w:rPr>
          <w:delText>523</w:delText>
        </w:r>
      </w:del>
      <w:ins w:id="1472" w:author="Hughes, Anna E" w:date="2023-06-19T12:41:00Z">
        <w:r w:rsidR="00C14774">
          <w:rPr>
            <w:rFonts w:ascii="Trebuchet MS"/>
            <w:spacing w:val="-8"/>
            <w:sz w:val="12"/>
          </w:rPr>
          <w:t>525</w:t>
        </w:r>
      </w:ins>
      <w:r w:rsidR="00C14774">
        <w:rPr>
          <w:rFonts w:ascii="Trebuchet MS"/>
          <w:spacing w:val="44"/>
          <w:sz w:val="12"/>
        </w:rPr>
        <w:t xml:space="preserve">  </w:t>
      </w:r>
      <w:r w:rsidR="00C14774">
        <w:rPr>
          <w:spacing w:val="-8"/>
        </w:rPr>
        <w:t>then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take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parameters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from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double-feature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model,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but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replace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2"/>
        </w:rPr>
        <w:t xml:space="preserve"> </w:t>
      </w:r>
      <w:r w:rsidR="00C14774">
        <w:rPr>
          <w:rFonts w:ascii="Times New Roman"/>
          <w:i/>
          <w:spacing w:val="-8"/>
        </w:rPr>
        <w:t>D</w:t>
      </w:r>
      <w:r w:rsidR="00C14774">
        <w:rPr>
          <w:rFonts w:ascii="Times New Roman"/>
          <w:i/>
          <w:spacing w:val="-7"/>
        </w:rPr>
        <w:t xml:space="preserve"> </w:t>
      </w:r>
      <w:r w:rsidR="00C14774">
        <w:rPr>
          <w:spacing w:val="-8"/>
        </w:rPr>
        <w:t>values</w:t>
      </w:r>
    </w:p>
    <w:p w:rsidR="00485016" w:rsidRDefault="00F7725C">
      <w:pPr>
        <w:pStyle w:val="BodyText"/>
        <w:spacing w:line="279" w:lineRule="exact"/>
      </w:pPr>
      <w:del w:id="1473" w:author="Hughes, Anna E" w:date="2023-06-19T12:41:00Z">
        <w:r>
          <w:rPr>
            <w:rFonts w:ascii="Trebuchet MS"/>
            <w:spacing w:val="-4"/>
            <w:sz w:val="12"/>
          </w:rPr>
          <w:delText>524</w:delText>
        </w:r>
      </w:del>
      <w:ins w:id="1474" w:author="Hughes, Anna E" w:date="2023-06-19T12:41:00Z">
        <w:r w:rsidR="00C14774">
          <w:rPr>
            <w:rFonts w:ascii="Trebuchet MS"/>
            <w:spacing w:val="-4"/>
            <w:sz w:val="12"/>
          </w:rPr>
          <w:t>526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with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 xml:space="preserve">predicted </w:t>
      </w:r>
      <w:r w:rsidR="00C14774">
        <w:rPr>
          <w:rFonts w:ascii="Times New Roman"/>
          <w:i/>
          <w:spacing w:val="-4"/>
        </w:rPr>
        <w:t>D</w:t>
      </w:r>
      <w:r w:rsidR="00C14774">
        <w:rPr>
          <w:rFonts w:ascii="Times New Roman"/>
          <w:i/>
          <w:spacing w:val="-11"/>
        </w:rPr>
        <w:t xml:space="preserve"> </w:t>
      </w:r>
      <w:r w:rsidR="00C14774">
        <w:rPr>
          <w:spacing w:val="-4"/>
        </w:rPr>
        <w:t>using the single-feature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model.</w:t>
      </w:r>
      <w:r w:rsidR="00C14774">
        <w:rPr>
          <w:spacing w:val="19"/>
        </w:rPr>
        <w:t xml:space="preserve"> </w:t>
      </w:r>
      <w:r w:rsidR="00C14774">
        <w:rPr>
          <w:spacing w:val="-4"/>
        </w:rPr>
        <w:t>Finally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the predicted mean</w:t>
      </w:r>
    </w:p>
    <w:p w:rsidR="00485016" w:rsidRDefault="00F7725C">
      <w:pPr>
        <w:pStyle w:val="BodyText"/>
        <w:spacing w:before="0" w:line="291" w:lineRule="exact"/>
      </w:pPr>
      <w:del w:id="1475" w:author="Hughes, Anna E" w:date="2023-06-19T12:41:00Z">
        <w:r>
          <w:rPr>
            <w:rFonts w:ascii="Trebuchet MS"/>
            <w:spacing w:val="-4"/>
            <w:sz w:val="12"/>
          </w:rPr>
          <w:delText>525</w:delText>
        </w:r>
      </w:del>
      <w:ins w:id="1476" w:author="Hughes, Anna E" w:date="2023-06-19T12:41:00Z">
        <w:r w:rsidR="00C14774">
          <w:rPr>
            <w:rFonts w:ascii="Trebuchet MS"/>
            <w:spacing w:val="-4"/>
            <w:sz w:val="12"/>
          </w:rPr>
          <w:t>527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4"/>
        </w:rPr>
        <w:t>log</w:t>
      </w:r>
      <w:r w:rsidR="00C14774">
        <w:rPr>
          <w:rFonts w:ascii="Tahoma"/>
          <w:spacing w:val="-4"/>
        </w:rPr>
        <w:t>(</w:t>
      </w:r>
      <w:r w:rsidR="00C14774">
        <w:rPr>
          <w:rFonts w:ascii="Times New Roman"/>
          <w:i/>
          <w:spacing w:val="-4"/>
        </w:rPr>
        <w:t>rt</w:t>
      </w:r>
      <w:r w:rsidR="00C14774">
        <w:rPr>
          <w:rFonts w:ascii="Tahoma"/>
          <w:spacing w:val="-4"/>
        </w:rPr>
        <w:t>)</w:t>
      </w:r>
      <w:r w:rsidR="00C14774">
        <w:rPr>
          <w:rFonts w:ascii="Tahoma"/>
          <w:spacing w:val="-15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calculated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each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feature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number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distractors.</w:t>
      </w:r>
      <w:r w:rsidR="00C14774">
        <w:rPr>
          <w:spacing w:val="45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then</w:t>
      </w:r>
    </w:p>
    <w:p w:rsidR="00485016" w:rsidRDefault="00F7725C">
      <w:pPr>
        <w:pStyle w:val="BodyText"/>
        <w:spacing w:before="8"/>
      </w:pPr>
      <w:del w:id="1477" w:author="Hughes, Anna E" w:date="2023-06-19T12:41:00Z">
        <w:r>
          <w:rPr>
            <w:rFonts w:ascii="Trebuchet MS"/>
            <w:spacing w:val="-8"/>
            <w:sz w:val="12"/>
          </w:rPr>
          <w:delText>526</w:delText>
        </w:r>
      </w:del>
      <w:ins w:id="1478" w:author="Hughes, Anna E" w:date="2023-06-19T12:41:00Z">
        <w:r w:rsidR="00C14774">
          <w:rPr>
            <w:rFonts w:ascii="Trebuchet MS"/>
            <w:spacing w:val="-8"/>
            <w:sz w:val="12"/>
          </w:rPr>
          <w:t>528</w:t>
        </w:r>
      </w:ins>
      <w:r w:rsidR="00C14774">
        <w:rPr>
          <w:rFonts w:ascii="Trebuchet MS"/>
          <w:spacing w:val="46"/>
          <w:sz w:val="12"/>
        </w:rPr>
        <w:t xml:space="preserve">  </w:t>
      </w:r>
      <w:r w:rsidR="00C14774">
        <w:rPr>
          <w:spacing w:val="-8"/>
        </w:rPr>
        <w:t>compared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to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empirical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reaction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times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and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we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compute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absolute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error.</w:t>
      </w:r>
    </w:p>
    <w:p w:rsidR="00485016" w:rsidRDefault="00F7725C">
      <w:pPr>
        <w:pStyle w:val="BodyText"/>
        <w:tabs>
          <w:tab w:val="left" w:pos="968"/>
        </w:tabs>
        <w:spacing w:line="279" w:lineRule="exact"/>
        <w:pPrChange w:id="1479" w:author="Hughes, Anna E" w:date="2023-06-19T12:41:00Z">
          <w:pPr>
            <w:pStyle w:val="BodyText"/>
            <w:tabs>
              <w:tab w:val="left" w:pos="848"/>
            </w:tabs>
            <w:spacing w:line="279" w:lineRule="exact"/>
          </w:pPr>
        </w:pPrChange>
      </w:pPr>
      <w:del w:id="1480" w:author="Hughes, Anna E" w:date="2023-06-19T12:41:00Z">
        <w:r>
          <w:rPr>
            <w:rFonts w:ascii="Trebuchet MS"/>
            <w:spacing w:val="-5"/>
            <w:sz w:val="12"/>
          </w:rPr>
          <w:delText>527</w:delText>
        </w:r>
      </w:del>
      <w:ins w:id="1481" w:author="Hughes, Anna E" w:date="2023-06-19T12:41:00Z">
        <w:r w:rsidR="00C14774">
          <w:rPr>
            <w:rFonts w:ascii="Trebuchet MS"/>
            <w:spacing w:val="-5"/>
            <w:sz w:val="12"/>
          </w:rPr>
          <w:t>529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We can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also calculate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an upper-bound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by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carrying out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the above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process,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but</w:t>
      </w:r>
    </w:p>
    <w:p w:rsidR="00485016" w:rsidRDefault="00F7725C">
      <w:pPr>
        <w:pStyle w:val="BodyText"/>
        <w:spacing w:before="0" w:line="292" w:lineRule="exact"/>
      </w:pPr>
      <w:del w:id="1482" w:author="Hughes, Anna E" w:date="2023-06-19T12:41:00Z">
        <w:r>
          <w:rPr>
            <w:rFonts w:ascii="Trebuchet MS" w:hAnsi="Trebuchet MS"/>
            <w:spacing w:val="-4"/>
            <w:sz w:val="12"/>
          </w:rPr>
          <w:delText>528</w:delText>
        </w:r>
      </w:del>
      <w:ins w:id="1483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530</w:t>
        </w:r>
      </w:ins>
      <w:r w:rsidR="00C14774">
        <w:rPr>
          <w:rFonts w:ascii="Trebuchet MS" w:hAnsi="Trebuchet MS"/>
          <w:spacing w:val="78"/>
          <w:w w:val="150"/>
          <w:sz w:val="12"/>
        </w:rPr>
        <w:t xml:space="preserve"> </w:t>
      </w:r>
      <w:r w:rsidR="00C14774">
        <w:rPr>
          <w:spacing w:val="-4"/>
        </w:rPr>
        <w:t>without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replacing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fitted</w:t>
      </w:r>
      <w:r w:rsidR="00C14774">
        <w:rPr>
          <w:spacing w:val="-9"/>
        </w:rPr>
        <w:t xml:space="preserve"> </w:t>
      </w:r>
      <w:r w:rsidR="00C14774">
        <w:rPr>
          <w:rFonts w:ascii="Times New Roman" w:hAnsi="Times New Roman"/>
          <w:i/>
          <w:spacing w:val="-4"/>
        </w:rPr>
        <w:t>D</w:t>
      </w:r>
      <w:r w:rsidR="00C14774">
        <w:rPr>
          <w:rFonts w:ascii="Times New Roman" w:hAnsi="Times New Roman"/>
          <w:i/>
          <w:spacing w:val="-4"/>
          <w:vertAlign w:val="subscript"/>
        </w:rPr>
        <w:t>c</w:t>
      </w:r>
      <w:r w:rsidR="00C14774">
        <w:rPr>
          <w:rFonts w:ascii="Verdana" w:hAnsi="Verdana"/>
          <w:i/>
          <w:spacing w:val="-4"/>
          <w:vertAlign w:val="subscript"/>
        </w:rPr>
        <w:t>,</w:t>
      </w:r>
      <w:r w:rsidR="00C14774">
        <w:rPr>
          <w:rFonts w:ascii="Times New Roman" w:hAnsi="Times New Roman"/>
          <w:i/>
          <w:spacing w:val="-4"/>
          <w:vertAlign w:val="subscript"/>
        </w:rPr>
        <w:t>s</w:t>
      </w:r>
      <w:r w:rsidR="00C14774">
        <w:rPr>
          <w:rFonts w:ascii="Times New Roman" w:hAnsi="Times New Roman"/>
          <w:i/>
          <w:spacing w:val="-9"/>
        </w:rPr>
        <w:t xml:space="preserve"> </w:t>
      </w:r>
      <w:r w:rsidR="00C14774">
        <w:rPr>
          <w:spacing w:val="-4"/>
        </w:rPr>
        <w:t>with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predicted.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This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allows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us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report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‘rel-</w:t>
      </w:r>
    </w:p>
    <w:p w:rsidR="00485016" w:rsidRDefault="00F7725C">
      <w:pPr>
        <w:pStyle w:val="BodyText"/>
        <w:spacing w:before="8"/>
      </w:pPr>
      <w:del w:id="1484" w:author="Hughes, Anna E" w:date="2023-06-19T12:41:00Z">
        <w:r>
          <w:rPr>
            <w:rFonts w:ascii="Trebuchet MS" w:hAnsi="Trebuchet MS"/>
            <w:spacing w:val="-4"/>
            <w:sz w:val="12"/>
          </w:rPr>
          <w:delText>529</w:delText>
        </w:r>
      </w:del>
      <w:ins w:id="1485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531</w:t>
        </w:r>
      </w:ins>
      <w:r w:rsidR="00C14774">
        <w:rPr>
          <w:rFonts w:ascii="Trebuchet MS" w:hAnsi="Trebuchet MS"/>
          <w:spacing w:val="35"/>
          <w:sz w:val="12"/>
        </w:rPr>
        <w:t xml:space="preserve">  </w:t>
      </w:r>
      <w:r w:rsidR="00C14774">
        <w:rPr>
          <w:spacing w:val="-4"/>
        </w:rPr>
        <w:t>ative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absolute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error’.</w:t>
      </w:r>
      <w:r w:rsidR="00C14774">
        <w:rPr>
          <w:spacing w:val="45"/>
        </w:rPr>
        <w:t xml:space="preserve"> </w:t>
      </w:r>
      <w:r w:rsidR="00C14774">
        <w:rPr>
          <w:spacing w:val="-4"/>
        </w:rPr>
        <w:t>As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all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methods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under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consideration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make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identical</w:t>
      </w:r>
    </w:p>
    <w:p w:rsidR="00485016" w:rsidRDefault="00F7725C">
      <w:pPr>
        <w:pStyle w:val="BodyText"/>
      </w:pPr>
      <w:del w:id="1486" w:author="Hughes, Anna E" w:date="2023-06-19T12:41:00Z">
        <w:r>
          <w:rPr>
            <w:rFonts w:ascii="Trebuchet MS"/>
            <w:w w:val="90"/>
            <w:sz w:val="12"/>
          </w:rPr>
          <w:delText>530</w:delText>
        </w:r>
      </w:del>
      <w:ins w:id="1487" w:author="Hughes, Anna E" w:date="2023-06-19T12:41:00Z">
        <w:r w:rsidR="00C14774">
          <w:rPr>
            <w:rFonts w:ascii="Trebuchet MS"/>
            <w:w w:val="90"/>
            <w:sz w:val="12"/>
          </w:rPr>
          <w:t>532</w:t>
        </w:r>
      </w:ins>
      <w:r w:rsidR="00C14774">
        <w:rPr>
          <w:rFonts w:ascii="Trebuchet MS"/>
          <w:spacing w:val="66"/>
          <w:sz w:val="12"/>
        </w:rPr>
        <w:t xml:space="preserve">  </w:t>
      </w:r>
      <w:r w:rsidR="00C14774">
        <w:rPr>
          <w:w w:val="90"/>
        </w:rPr>
        <w:t>predictions</w:t>
      </w:r>
      <w:r w:rsidR="00C14774">
        <w:rPr>
          <w:spacing w:val="8"/>
        </w:rPr>
        <w:t xml:space="preserve"> </w:t>
      </w:r>
      <w:r w:rsidR="00C14774">
        <w:rPr>
          <w:w w:val="90"/>
        </w:rPr>
        <w:t>for</w:t>
      </w:r>
      <w:r w:rsidR="00C14774">
        <w:rPr>
          <w:spacing w:val="8"/>
        </w:rPr>
        <w:t xml:space="preserve"> </w:t>
      </w:r>
      <w:r w:rsidR="00C14774">
        <w:rPr>
          <w:w w:val="90"/>
        </w:rPr>
        <w:t>trials</w:t>
      </w:r>
      <w:r w:rsidR="00C14774">
        <w:rPr>
          <w:spacing w:val="8"/>
        </w:rPr>
        <w:t xml:space="preserve"> </w:t>
      </w:r>
      <w:r w:rsidR="00C14774">
        <w:rPr>
          <w:w w:val="90"/>
        </w:rPr>
        <w:t>with</w:t>
      </w:r>
      <w:r w:rsidR="00C14774">
        <w:rPr>
          <w:spacing w:val="8"/>
        </w:rPr>
        <w:t xml:space="preserve"> </w:t>
      </w:r>
      <w:r w:rsidR="00C14774">
        <w:rPr>
          <w:w w:val="90"/>
        </w:rPr>
        <w:t>no</w:t>
      </w:r>
      <w:r w:rsidR="00C14774">
        <w:rPr>
          <w:spacing w:val="8"/>
        </w:rPr>
        <w:t xml:space="preserve"> </w:t>
      </w:r>
      <w:r w:rsidR="00C14774">
        <w:rPr>
          <w:w w:val="90"/>
        </w:rPr>
        <w:t>distractors,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these</w:t>
      </w:r>
      <w:r w:rsidR="00C14774">
        <w:rPr>
          <w:spacing w:val="8"/>
        </w:rPr>
        <w:t xml:space="preserve"> </w:t>
      </w:r>
      <w:r w:rsidR="00C14774">
        <w:rPr>
          <w:w w:val="90"/>
        </w:rPr>
        <w:t>are</w:t>
      </w:r>
      <w:r w:rsidR="00C14774">
        <w:rPr>
          <w:spacing w:val="9"/>
        </w:rPr>
        <w:t xml:space="preserve"> </w:t>
      </w:r>
      <w:r w:rsidR="00C14774">
        <w:rPr>
          <w:w w:val="90"/>
        </w:rPr>
        <w:t>omitted</w:t>
      </w:r>
      <w:r w:rsidR="00C14774">
        <w:rPr>
          <w:spacing w:val="8"/>
        </w:rPr>
        <w:t xml:space="preserve"> </w:t>
      </w:r>
      <w:r w:rsidR="00C14774">
        <w:rPr>
          <w:w w:val="90"/>
        </w:rPr>
        <w:t>from</w:t>
      </w:r>
      <w:r w:rsidR="00C14774">
        <w:rPr>
          <w:spacing w:val="8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8"/>
        </w:rPr>
        <w:t xml:space="preserve"> </w:t>
      </w:r>
      <w:r w:rsidR="00C14774">
        <w:rPr>
          <w:spacing w:val="-2"/>
          <w:w w:val="90"/>
        </w:rPr>
        <w:t>calculation.</w:t>
      </w:r>
    </w:p>
    <w:p w:rsidR="00485016" w:rsidRDefault="00F7725C">
      <w:pPr>
        <w:pStyle w:val="BodyText"/>
        <w:tabs>
          <w:tab w:val="left" w:pos="968"/>
        </w:tabs>
        <w:spacing w:before="8"/>
        <w:pPrChange w:id="1488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del w:id="1489" w:author="Hughes, Anna E" w:date="2023-06-19T12:41:00Z">
        <w:r>
          <w:rPr>
            <w:rFonts w:ascii="Trebuchet MS"/>
            <w:spacing w:val="-5"/>
            <w:sz w:val="12"/>
          </w:rPr>
          <w:delText>531</w:delText>
        </w:r>
      </w:del>
      <w:ins w:id="1490" w:author="Hughes, Anna E" w:date="2023-06-19T12:41:00Z">
        <w:r w:rsidR="00C14774">
          <w:rPr>
            <w:rFonts w:ascii="Trebuchet MS"/>
            <w:spacing w:val="-5"/>
            <w:sz w:val="12"/>
          </w:rPr>
          <w:t>533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The</w:t>
      </w:r>
      <w:r w:rsidR="00C14774">
        <w:rPr>
          <w:spacing w:val="10"/>
        </w:rPr>
        <w:t xml:space="preserve"> </w:t>
      </w:r>
      <w:r w:rsidR="00C14774">
        <w:rPr>
          <w:w w:val="90"/>
        </w:rPr>
        <w:t>results</w:t>
      </w:r>
      <w:r w:rsidR="00C14774">
        <w:rPr>
          <w:spacing w:val="10"/>
        </w:rPr>
        <w:t xml:space="preserve"> </w:t>
      </w:r>
      <w:r w:rsidR="00C14774">
        <w:rPr>
          <w:w w:val="90"/>
        </w:rPr>
        <w:t>of</w:t>
      </w:r>
      <w:r w:rsidR="00C14774">
        <w:rPr>
          <w:spacing w:val="10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10"/>
        </w:rPr>
        <w:t xml:space="preserve"> </w:t>
      </w:r>
      <w:r w:rsidR="00C14774">
        <w:rPr>
          <w:w w:val="90"/>
        </w:rPr>
        <w:t>procedure</w:t>
      </w:r>
      <w:r w:rsidR="00C14774">
        <w:rPr>
          <w:spacing w:val="10"/>
        </w:rPr>
        <w:t xml:space="preserve"> </w:t>
      </w:r>
      <w:r w:rsidR="00C14774">
        <w:rPr>
          <w:w w:val="90"/>
        </w:rPr>
        <w:t>are</w:t>
      </w:r>
      <w:r w:rsidR="00C14774">
        <w:rPr>
          <w:spacing w:val="10"/>
        </w:rPr>
        <w:t xml:space="preserve"> </w:t>
      </w:r>
      <w:r w:rsidR="00C14774">
        <w:rPr>
          <w:w w:val="90"/>
        </w:rPr>
        <w:t>in-line</w:t>
      </w:r>
      <w:r w:rsidR="00C14774">
        <w:rPr>
          <w:spacing w:val="10"/>
        </w:rPr>
        <w:t xml:space="preserve"> </w:t>
      </w:r>
      <w:r w:rsidR="00C14774">
        <w:rPr>
          <w:w w:val="90"/>
        </w:rPr>
        <w:t>with</w:t>
      </w:r>
      <w:r w:rsidR="00C14774">
        <w:rPr>
          <w:spacing w:val="10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0"/>
        </w:rPr>
        <w:t xml:space="preserve"> </w:t>
      </w:r>
      <w:r w:rsidR="00C14774">
        <w:rPr>
          <w:w w:val="90"/>
        </w:rPr>
        <w:t>registered</w:t>
      </w:r>
      <w:r w:rsidR="00C14774">
        <w:rPr>
          <w:spacing w:val="10"/>
        </w:rPr>
        <w:t xml:space="preserve"> </w:t>
      </w:r>
      <w:r w:rsidR="00C14774">
        <w:rPr>
          <w:w w:val="90"/>
        </w:rPr>
        <w:t>analysis</w:t>
      </w:r>
      <w:r w:rsidR="00C14774">
        <w:rPr>
          <w:spacing w:val="10"/>
        </w:rPr>
        <w:t xml:space="preserve"> </w:t>
      </w:r>
      <w:r w:rsidR="00C14774">
        <w:rPr>
          <w:spacing w:val="-2"/>
          <w:w w:val="90"/>
        </w:rPr>
        <w:t>presented</w:t>
      </w:r>
    </w:p>
    <w:p w:rsidR="00485016" w:rsidRDefault="00F7725C">
      <w:pPr>
        <w:pStyle w:val="BodyText"/>
        <w:rPr>
          <w:ins w:id="1491" w:author="Hughes, Anna E" w:date="2023-06-19T12:41:00Z"/>
        </w:rPr>
      </w:pPr>
      <w:del w:id="1492" w:author="Hughes, Anna E" w:date="2023-06-19T12:41:00Z">
        <w:r>
          <w:rPr>
            <w:rFonts w:ascii="Trebuchet MS"/>
            <w:spacing w:val="-8"/>
            <w:sz w:val="12"/>
          </w:rPr>
          <w:delText>532</w:delText>
        </w:r>
      </w:del>
      <w:ins w:id="1493" w:author="Hughes, Anna E" w:date="2023-06-19T12:41:00Z">
        <w:r w:rsidR="00C14774">
          <w:rPr>
            <w:rFonts w:ascii="Trebuchet MS"/>
            <w:spacing w:val="-6"/>
            <w:sz w:val="12"/>
          </w:rPr>
          <w:t>534</w:t>
        </w:r>
      </w:ins>
      <w:r w:rsidR="00C14774">
        <w:rPr>
          <w:rFonts w:ascii="Trebuchet MS"/>
          <w:spacing w:val="40"/>
          <w:sz w:val="12"/>
          <w:rPrChange w:id="1494" w:author="Hughes, Anna E" w:date="2023-06-19T12:41:00Z">
            <w:rPr>
              <w:rFonts w:ascii="Trebuchet MS"/>
              <w:spacing w:val="49"/>
              <w:sz w:val="12"/>
            </w:rPr>
          </w:rPrChange>
        </w:rPr>
        <w:t xml:space="preserve">  </w:t>
      </w:r>
      <w:r w:rsidR="00C14774">
        <w:rPr>
          <w:spacing w:val="-6"/>
          <w:rPrChange w:id="1495" w:author="Hughes, Anna E" w:date="2023-06-19T12:41:00Z">
            <w:rPr>
              <w:spacing w:val="-8"/>
            </w:rPr>
          </w:rPrChange>
        </w:rPr>
        <w:t>above:</w:t>
      </w:r>
      <w:r w:rsidR="00C14774">
        <w:rPr>
          <w:spacing w:val="17"/>
          <w:rPrChange w:id="1496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6"/>
          <w:rPrChange w:id="1497" w:author="Hughes, Anna E" w:date="2023-06-19T12:41:00Z">
            <w:rPr>
              <w:spacing w:val="-8"/>
            </w:rPr>
          </w:rPrChange>
        </w:rPr>
        <w:t>all</w:t>
      </w:r>
      <w:r w:rsidR="00C14774">
        <w:rPr>
          <w:rPrChange w:id="1498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6"/>
          <w:rPrChange w:id="1499" w:author="Hughes, Anna E" w:date="2023-06-19T12:41:00Z">
            <w:rPr>
              <w:spacing w:val="-8"/>
            </w:rPr>
          </w:rPrChange>
        </w:rPr>
        <w:t>three</w:t>
      </w:r>
      <w:r w:rsidR="00C14774">
        <w:rPr>
          <w:spacing w:val="1"/>
          <w:rPrChange w:id="1500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01" w:author="Hughes, Anna E" w:date="2023-06-19T12:41:00Z">
            <w:rPr>
              <w:spacing w:val="-8"/>
            </w:rPr>
          </w:rPrChange>
        </w:rPr>
        <w:t>methods</w:t>
      </w:r>
      <w:r w:rsidR="00C14774">
        <w:rPr>
          <w:rPrChange w:id="1502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03" w:author="Hughes, Anna E" w:date="2023-06-19T12:41:00Z">
            <w:rPr>
              <w:spacing w:val="-8"/>
            </w:rPr>
          </w:rPrChange>
        </w:rPr>
        <w:t>perform</w:t>
      </w:r>
      <w:r w:rsidR="00C14774">
        <w:rPr>
          <w:rPrChange w:id="1504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05" w:author="Hughes, Anna E" w:date="2023-06-19T12:41:00Z">
            <w:rPr>
              <w:spacing w:val="-8"/>
            </w:rPr>
          </w:rPrChange>
        </w:rPr>
        <w:t>well</w:t>
      </w:r>
      <w:r w:rsidR="00C14774">
        <w:rPr>
          <w:rPrChange w:id="1506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07" w:author="Hughes, Anna E" w:date="2023-06-19T12:41:00Z">
            <w:rPr>
              <w:spacing w:val="-8"/>
            </w:rPr>
          </w:rPrChange>
        </w:rPr>
        <w:t>relative</w:t>
      </w:r>
      <w:r w:rsidR="00C14774">
        <w:rPr>
          <w:spacing w:val="1"/>
          <w:rPrChange w:id="1508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09" w:author="Hughes, Anna E" w:date="2023-06-19T12:41:00Z">
            <w:rPr>
              <w:spacing w:val="-8"/>
            </w:rPr>
          </w:rPrChange>
        </w:rPr>
        <w:t>to</w:t>
      </w:r>
      <w:r w:rsidR="00C14774">
        <w:rPr>
          <w:rPrChange w:id="1510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11" w:author="Hughes, Anna E" w:date="2023-06-19T12:41:00Z">
            <w:rPr>
              <w:spacing w:val="-8"/>
            </w:rPr>
          </w:rPrChange>
        </w:rPr>
        <w:t>our</w:t>
      </w:r>
      <w:r w:rsidR="00C14774">
        <w:rPr>
          <w:rPrChange w:id="1512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6"/>
          <w:rPrChange w:id="1513" w:author="Hughes, Anna E" w:date="2023-06-19T12:41:00Z">
            <w:rPr>
              <w:spacing w:val="-8"/>
            </w:rPr>
          </w:rPrChange>
        </w:rPr>
        <w:t>baseline</w:t>
      </w:r>
      <w:r w:rsidR="00C14774">
        <w:rPr>
          <w:rPrChange w:id="1514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15" w:author="Hughes, Anna E" w:date="2023-06-19T12:41:00Z">
            <w:rPr>
              <w:spacing w:val="-8"/>
            </w:rPr>
          </w:rPrChange>
        </w:rPr>
        <w:t>(see</w:t>
      </w:r>
      <w:r w:rsidR="00C14774">
        <w:rPr>
          <w:rPrChange w:id="1516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1517" w:author="Hughes, Anna E" w:date="2023-06-19T12:41:00Z">
            <w:rPr>
              <w:spacing w:val="-8"/>
            </w:rPr>
          </w:rPrChange>
        </w:rPr>
        <w:t>Table</w:t>
      </w:r>
      <w:r w:rsidR="00C14774">
        <w:rPr>
          <w:spacing w:val="1"/>
          <w:rPrChange w:id="1518" w:author="Hughes, Anna E" w:date="2023-06-19T12:41:00Z">
            <w:rPr>
              <w:spacing w:val="-2"/>
            </w:rPr>
          </w:rPrChange>
        </w:rPr>
        <w:t xml:space="preserve"> </w:t>
      </w:r>
      <w:del w:id="1519" w:author="Hughes, Anna E" w:date="2023-06-19T12:41:00Z">
        <w:r w:rsidR="00FE7979">
          <w:fldChar w:fldCharType="begin"/>
        </w:r>
        <w:r w:rsidR="00FE7979">
          <w:delInstrText xml:space="preserve"> HYPERLINK \l "_bookmark17" </w:delInstrText>
        </w:r>
        <w:r w:rsidR="00FE7979">
          <w:fldChar w:fldCharType="separate"/>
        </w:r>
        <w:r>
          <w:rPr>
            <w:spacing w:val="-8"/>
          </w:rPr>
          <w:delText>4).</w:delText>
        </w:r>
        <w:r w:rsidR="00FE7979">
          <w:rPr>
            <w:spacing w:val="-8"/>
          </w:rPr>
          <w:fldChar w:fldCharType="end"/>
        </w:r>
      </w:del>
      <w:ins w:id="1520" w:author="Hughes, Anna E" w:date="2023-06-19T12:41:00Z">
        <w:r w:rsidR="00FE7979">
          <w:fldChar w:fldCharType="begin"/>
        </w:r>
        <w:r w:rsidR="00FE7979">
          <w:instrText xml:space="preserve"> HYPERLINK \l "_bookmark18" </w:instrText>
        </w:r>
        <w:r w:rsidR="00FE7979">
          <w:fldChar w:fldCharType="separate"/>
        </w:r>
        <w:r w:rsidR="00C14774">
          <w:rPr>
            <w:spacing w:val="-6"/>
          </w:rPr>
          <w:t>4),</w:t>
        </w:r>
        <w:r w:rsidR="00FE7979">
          <w:rPr>
            <w:spacing w:val="-6"/>
          </w:rPr>
          <w:fldChar w:fldCharType="end"/>
        </w:r>
        <w:r w:rsidR="00C14774">
          <w:rPr>
            <w:spacing w:val="1"/>
          </w:rPr>
          <w:t xml:space="preserve"> </w:t>
        </w:r>
        <w:r w:rsidR="00C14774">
          <w:rPr>
            <w:spacing w:val="-6"/>
          </w:rPr>
          <w:t>and</w:t>
        </w:r>
      </w:ins>
    </w:p>
    <w:p w:rsidR="00485016" w:rsidRDefault="00C14774">
      <w:pPr>
        <w:pStyle w:val="BodyText"/>
        <w:spacing w:before="8"/>
        <w:rPr>
          <w:ins w:id="1521" w:author="Hughes, Anna E" w:date="2023-06-19T12:41:00Z"/>
        </w:rPr>
      </w:pPr>
      <w:ins w:id="1522" w:author="Hughes, Anna E" w:date="2023-06-19T12:41:00Z">
        <w:r>
          <w:rPr>
            <w:rFonts w:ascii="Trebuchet MS"/>
            <w:spacing w:val="-4"/>
            <w:sz w:val="12"/>
          </w:rPr>
          <w:t>535</w:t>
        </w:r>
        <w:r>
          <w:rPr>
            <w:rFonts w:ascii="Trebuchet MS"/>
            <w:spacing w:val="38"/>
            <w:sz w:val="12"/>
          </w:rPr>
          <w:t xml:space="preserve">  </w:t>
        </w:r>
        <w:r>
          <w:rPr>
            <w:spacing w:val="-4"/>
          </w:rPr>
          <w:t>thus</w:t>
        </w:r>
        <w:r>
          <w:rPr>
            <w:spacing w:val="7"/>
          </w:rPr>
          <w:t xml:space="preserve"> </w:t>
        </w:r>
        <w:r>
          <w:rPr>
            <w:spacing w:val="-4"/>
          </w:rPr>
          <w:t>we</w:t>
        </w:r>
        <w:r>
          <w:rPr>
            <w:spacing w:val="9"/>
          </w:rPr>
          <w:t xml:space="preserve"> </w:t>
        </w:r>
        <w:r>
          <w:rPr>
            <w:spacing w:val="-4"/>
          </w:rPr>
          <w:t>cannot</w:t>
        </w:r>
        <w:r>
          <w:rPr>
            <w:spacing w:val="7"/>
          </w:rPr>
          <w:t xml:space="preserve"> </w:t>
        </w:r>
        <w:r>
          <w:rPr>
            <w:spacing w:val="-4"/>
          </w:rPr>
          <w:t>make</w:t>
        </w:r>
        <w:r>
          <w:rPr>
            <w:spacing w:val="8"/>
          </w:rPr>
          <w:t xml:space="preserve"> </w:t>
        </w:r>
        <w:r>
          <w:rPr>
            <w:spacing w:val="-4"/>
          </w:rPr>
          <w:t>any</w:t>
        </w:r>
        <w:r>
          <w:rPr>
            <w:spacing w:val="9"/>
          </w:rPr>
          <w:t xml:space="preserve"> </w:t>
        </w:r>
        <w:r>
          <w:rPr>
            <w:spacing w:val="-4"/>
          </w:rPr>
          <w:t>strong</w:t>
        </w:r>
        <w:r>
          <w:rPr>
            <w:spacing w:val="7"/>
          </w:rPr>
          <w:t xml:space="preserve"> </w:t>
        </w:r>
        <w:r>
          <w:rPr>
            <w:spacing w:val="-4"/>
          </w:rPr>
          <w:t>conclusions</w:t>
        </w:r>
        <w:r>
          <w:rPr>
            <w:spacing w:val="8"/>
          </w:rPr>
          <w:t xml:space="preserve"> </w:t>
        </w:r>
        <w:r>
          <w:rPr>
            <w:spacing w:val="-4"/>
          </w:rPr>
          <w:t>related</w:t>
        </w:r>
        <w:r>
          <w:rPr>
            <w:spacing w:val="8"/>
          </w:rPr>
          <w:t xml:space="preserve"> </w:t>
        </w:r>
        <w:r>
          <w:rPr>
            <w:spacing w:val="-4"/>
          </w:rPr>
          <w:t>to</w:t>
        </w:r>
        <w:r>
          <w:rPr>
            <w:spacing w:val="8"/>
          </w:rPr>
          <w:t xml:space="preserve"> </w:t>
        </w:r>
        <w:r>
          <w:rPr>
            <w:spacing w:val="-4"/>
          </w:rPr>
          <w:t>hypothesis</w:t>
        </w:r>
        <w:r>
          <w:rPr>
            <w:spacing w:val="8"/>
          </w:rPr>
          <w:t xml:space="preserve"> </w:t>
        </w:r>
        <w:r>
          <w:rPr>
            <w:spacing w:val="-4"/>
          </w:rPr>
          <w:t>4.</w:t>
        </w:r>
        <w:r>
          <w:rPr>
            <w:spacing w:val="53"/>
          </w:rPr>
          <w:t xml:space="preserve"> </w:t>
        </w:r>
        <w:r>
          <w:rPr>
            <w:spacing w:val="-4"/>
          </w:rPr>
          <w:t>All</w:t>
        </w:r>
        <w:r>
          <w:rPr>
            <w:spacing w:val="8"/>
          </w:rPr>
          <w:t xml:space="preserve"> </w:t>
        </w:r>
        <w:r>
          <w:rPr>
            <w:spacing w:val="-4"/>
          </w:rPr>
          <w:t>three</w:t>
        </w:r>
      </w:ins>
    </w:p>
    <w:p w:rsidR="00485016" w:rsidRDefault="00C14774">
      <w:pPr>
        <w:pStyle w:val="BodyText"/>
        <w:rPr>
          <w:ins w:id="1523" w:author="Hughes, Anna E" w:date="2023-06-19T12:41:00Z"/>
        </w:rPr>
      </w:pPr>
      <w:ins w:id="1524" w:author="Hughes, Anna E" w:date="2023-06-19T12:41:00Z">
        <w:r>
          <w:rPr>
            <w:rFonts w:ascii="Trebuchet MS"/>
            <w:spacing w:val="-4"/>
            <w:sz w:val="12"/>
          </w:rPr>
          <w:t>536</w:t>
        </w:r>
        <w:r>
          <w:rPr>
            <w:rFonts w:ascii="Trebuchet MS"/>
            <w:spacing w:val="31"/>
            <w:sz w:val="12"/>
          </w:rPr>
          <w:t xml:space="preserve">  </w:t>
        </w:r>
        <w:r>
          <w:rPr>
            <w:spacing w:val="-4"/>
          </w:rPr>
          <w:t>contrast</w:t>
        </w:r>
        <w:r>
          <w:rPr>
            <w:spacing w:val="-3"/>
          </w:rPr>
          <w:t xml:space="preserve"> </w:t>
        </w:r>
        <w:r>
          <w:rPr>
            <w:spacing w:val="-4"/>
          </w:rPr>
          <w:t>combination methods do a good job of</w:t>
        </w:r>
        <w:r>
          <w:rPr>
            <w:spacing w:val="-3"/>
          </w:rPr>
          <w:t xml:space="preserve"> </w:t>
        </w:r>
        <w:r>
          <w:rPr>
            <w:spacing w:val="-4"/>
          </w:rPr>
          <w:t>accounting for the reaction time</w:t>
        </w:r>
      </w:ins>
    </w:p>
    <w:p w:rsidR="00485016" w:rsidRDefault="00C14774">
      <w:pPr>
        <w:spacing w:before="8"/>
        <w:ind w:left="227"/>
        <w:rPr>
          <w:ins w:id="1525" w:author="Hughes, Anna E" w:date="2023-06-19T12:41:00Z"/>
          <w:sz w:val="24"/>
        </w:rPr>
      </w:pPr>
      <w:ins w:id="1526" w:author="Hughes, Anna E" w:date="2023-06-19T12:41:00Z">
        <w:r>
          <w:rPr>
            <w:rFonts w:ascii="Trebuchet MS"/>
            <w:sz w:val="12"/>
          </w:rPr>
          <w:t>537</w:t>
        </w:r>
        <w:r>
          <w:rPr>
            <w:rFonts w:ascii="Trebuchet MS"/>
            <w:spacing w:val="42"/>
            <w:sz w:val="12"/>
          </w:rPr>
          <w:t xml:space="preserve">  </w:t>
        </w:r>
        <w:r>
          <w:rPr>
            <w:sz w:val="24"/>
          </w:rPr>
          <w:t>data</w:t>
        </w:r>
        <w:r>
          <w:rPr>
            <w:spacing w:val="-6"/>
            <w:sz w:val="24"/>
          </w:rPr>
          <w:t xml:space="preserve"> </w:t>
        </w:r>
        <w:r>
          <w:rPr>
            <w:spacing w:val="-2"/>
            <w:sz w:val="24"/>
          </w:rPr>
          <w:t>collected.</w:t>
        </w:r>
      </w:ins>
    </w:p>
    <w:p w:rsidR="00485016" w:rsidRDefault="00485016">
      <w:pPr>
        <w:rPr>
          <w:ins w:id="1527" w:author="Hughes, Anna E" w:date="2023-06-19T12:41:00Z"/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1528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  <w:rPrChange w:id="1529" w:author="Hughes, Anna E" w:date="2023-06-19T12:41:00Z">
            <w:rPr/>
          </w:rPrChange>
        </w:rPr>
        <w:pPrChange w:id="1530" w:author="Hughes, Anna E" w:date="2023-06-19T12:41:00Z">
          <w:pPr>
            <w:pStyle w:val="BodyText"/>
            <w:spacing w:before="8"/>
          </w:pPr>
        </w:pPrChange>
      </w:pPr>
    </w:p>
    <w:p w:rsidR="00485016" w:rsidRDefault="00485016">
      <w:pPr>
        <w:pStyle w:val="BodyText"/>
        <w:spacing w:before="4"/>
        <w:ind w:left="0"/>
        <w:rPr>
          <w:sz w:val="19"/>
          <w:rPrChange w:id="1531" w:author="Hughes, Anna E" w:date="2023-06-19T12:41:00Z">
            <w:rPr>
              <w:sz w:val="23"/>
            </w:rPr>
          </w:rPrChange>
        </w:rPr>
        <w:pPrChange w:id="1532" w:author="Hughes, Anna E" w:date="2023-06-19T12:41:00Z">
          <w:pPr>
            <w:pStyle w:val="BodyText"/>
            <w:ind w:left="0"/>
          </w:pPr>
        </w:pPrChange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1533" w:author="Hughes, Anna E" w:date="2023-06-19T12:41:00Z">
          <w:tblPr>
            <w:tblW w:w="0" w:type="auto"/>
            <w:tblInd w:w="2266" w:type="dxa"/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1352"/>
        <w:gridCol w:w="817"/>
        <w:gridCol w:w="1013"/>
        <w:gridCol w:w="823"/>
        <w:gridCol w:w="244"/>
        <w:tblGridChange w:id="1534">
          <w:tblGrid>
            <w:gridCol w:w="1352"/>
            <w:gridCol w:w="817"/>
            <w:gridCol w:w="1013"/>
            <w:gridCol w:w="823"/>
            <w:gridCol w:w="244"/>
          </w:tblGrid>
        </w:tblGridChange>
      </w:tblGrid>
      <w:tr w:rsidR="00485016">
        <w:trPr>
          <w:trHeight w:val="286"/>
          <w:trPrChange w:id="1535" w:author="Hughes, Anna E" w:date="2023-06-19T12:41:00Z">
            <w:trPr>
              <w:trHeight w:val="286"/>
            </w:trPr>
          </w:trPrChange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PrChange w:id="1536" w:author="Hughes, Anna E" w:date="2023-06-19T12:41:00Z">
              <w:tcPr>
                <w:tcW w:w="1352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69" w:right="71"/>
              <w:jc w:val="center"/>
              <w:rPr>
                <w:sz w:val="24"/>
              </w:rPr>
              <w:pPrChange w:id="1537" w:author="Hughes, Anna E" w:date="2023-06-19T12:41:00Z">
                <w:pPr>
                  <w:pStyle w:val="TableParagraph"/>
                  <w:spacing w:line="255" w:lineRule="exact"/>
                  <w:ind w:right="71"/>
                </w:pPr>
              </w:pPrChange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1538" w:author="Hughes, Anna E" w:date="2023-06-19T12:41:00Z">
              <w:tcPr>
                <w:tcW w:w="2653" w:type="dxa"/>
                <w:gridSpan w:val="3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845" w:right="851"/>
              <w:jc w:val="center"/>
              <w:rPr>
                <w:sz w:val="24"/>
              </w:rPr>
              <w:pPrChange w:id="1539" w:author="Hughes, Anna E" w:date="2023-06-19T12:41:00Z">
                <w:pPr>
                  <w:pStyle w:val="TableParagraph"/>
                  <w:spacing w:line="255" w:lineRule="exact"/>
                  <w:ind w:left="845" w:right="851"/>
                </w:pPr>
              </w:pPrChange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PrChange w:id="1540" w:author="Hughes, Anna E" w:date="2023-06-19T12:41:00Z">
              <w:tcPr>
                <w:tcW w:w="24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5016">
        <w:trPr>
          <w:trHeight w:val="268"/>
          <w:trPrChange w:id="1541" w:author="Hughes, Anna E" w:date="2023-06-19T12:41:00Z">
            <w:trPr>
              <w:trHeight w:val="268"/>
            </w:trPr>
          </w:trPrChange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  <w:tcPrChange w:id="1542" w:author="Hughes, Anna E" w:date="2023-06-19T12:41:00Z">
              <w:tcPr>
                <w:tcW w:w="1352" w:type="dxa"/>
                <w:tcBorders>
                  <w:top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  <w:tcPrChange w:id="1543" w:author="Hughes, Anna E" w:date="2023-06-19T12:41:00Z">
              <w:tcPr>
                <w:tcW w:w="817" w:type="dxa"/>
                <w:tcBorders>
                  <w:top w:val="single" w:sz="4" w:space="0" w:color="000000"/>
                  <w:left w:val="single" w:sz="4" w:space="0" w:color="000000"/>
                </w:tcBorders>
              </w:tcPr>
            </w:tcPrChange>
          </w:tcPr>
          <w:p w:rsidR="00485016" w:rsidRDefault="00C14774" w:rsidP="002A2A73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  <w:tcPrChange w:id="1544" w:author="Hughes, Anna E" w:date="2023-06-19T12:41:00Z">
              <w:tcPr>
                <w:tcW w:w="1013" w:type="dxa"/>
                <w:tcBorders>
                  <w:top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108" w:right="108"/>
              <w:jc w:val="center"/>
              <w:rPr>
                <w:sz w:val="24"/>
              </w:rPr>
              <w:pPrChange w:id="1545" w:author="Hughes, Anna E" w:date="2023-06-19T12:41:00Z">
                <w:pPr>
                  <w:pStyle w:val="TableParagraph"/>
                  <w:spacing w:line="249" w:lineRule="exact"/>
                  <w:ind w:left="108" w:right="108"/>
                </w:pPr>
              </w:pPrChange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  <w:tcPrChange w:id="1546" w:author="Hughes, Anna E" w:date="2023-06-19T12:41:00Z">
              <w:tcPr>
                <w:tcW w:w="823" w:type="dxa"/>
                <w:tcBorders>
                  <w:top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99" w:right="72"/>
              <w:jc w:val="center"/>
              <w:rPr>
                <w:sz w:val="24"/>
              </w:rPr>
              <w:pPrChange w:id="1547" w:author="Hughes, Anna E" w:date="2023-06-19T12:41:00Z">
                <w:pPr>
                  <w:pStyle w:val="TableParagraph"/>
                  <w:spacing w:line="249" w:lineRule="exact"/>
                  <w:ind w:left="99" w:right="72"/>
                </w:pPr>
              </w:pPrChange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  <w:tcPrChange w:id="1548" w:author="Hughes, Anna E" w:date="2023-06-19T12:41:00Z">
              <w:tcPr>
                <w:tcW w:w="244" w:type="dxa"/>
                <w:vMerge w:val="restart"/>
                <w:tcBorders>
                  <w:top w:val="single" w:sz="4" w:space="0" w:color="000000"/>
                  <w:left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</w:rPr>
            </w:pPr>
          </w:p>
        </w:tc>
      </w:tr>
      <w:tr w:rsidR="00485016">
        <w:trPr>
          <w:trHeight w:val="288"/>
          <w:trPrChange w:id="1549" w:author="Hughes, Anna E" w:date="2023-06-19T12:41:00Z">
            <w:trPr>
              <w:trHeight w:val="28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155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  <w:pPrChange w:id="1551" w:author="Hughes, Anna E" w:date="2023-06-19T12:41:00Z">
                <w:pPr>
                  <w:pStyle w:val="TableParagraph"/>
                  <w:ind w:right="71"/>
                </w:pPr>
              </w:pPrChange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155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18"/>
              <w:rPr>
                <w:sz w:val="24"/>
              </w:rPr>
              <w:pPrChange w:id="1553" w:author="Hughes, Anna E" w:date="2023-06-19T12:41:00Z">
                <w:pPr>
                  <w:pStyle w:val="TableParagraph"/>
                  <w:ind w:left="118"/>
                </w:pPr>
              </w:pPrChange>
            </w:pPr>
            <w:r>
              <w:rPr>
                <w:spacing w:val="-2"/>
                <w:sz w:val="24"/>
              </w:rPr>
              <w:t>0.994</w:t>
            </w:r>
          </w:p>
        </w:tc>
        <w:tc>
          <w:tcPr>
            <w:tcW w:w="1013" w:type="dxa"/>
            <w:tcPrChange w:id="1554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  <w:pPrChange w:id="1555" w:author="Hughes, Anna E" w:date="2023-06-19T12:41:00Z">
                <w:pPr>
                  <w:pStyle w:val="TableParagraph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1556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  <w:pPrChange w:id="1557" w:author="Hughes, Anna E" w:date="2023-06-19T12:41:00Z">
                <w:pPr>
                  <w:pStyle w:val="TableParagraph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1558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  <w:tr w:rsidR="00485016">
        <w:trPr>
          <w:trHeight w:val="288"/>
          <w:trPrChange w:id="1559" w:author="Hughes, Anna E" w:date="2023-06-19T12:41:00Z">
            <w:trPr>
              <w:trHeight w:val="28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156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  <w:pPrChange w:id="1561" w:author="Hughes, Anna E" w:date="2023-06-19T12:41:00Z">
                <w:pPr>
                  <w:pStyle w:val="TableParagraph"/>
                  <w:ind w:right="71"/>
                </w:pPr>
              </w:pPrChange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156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18"/>
              <w:rPr>
                <w:sz w:val="24"/>
              </w:rPr>
              <w:pPrChange w:id="1563" w:author="Hughes, Anna E" w:date="2023-06-19T12:41:00Z">
                <w:pPr>
                  <w:pStyle w:val="TableParagraph"/>
                  <w:ind w:left="118"/>
                </w:pPr>
              </w:pPrChange>
            </w:pPr>
            <w:r>
              <w:rPr>
                <w:spacing w:val="-2"/>
                <w:sz w:val="24"/>
              </w:rPr>
              <w:t>0.990</w:t>
            </w:r>
          </w:p>
        </w:tc>
        <w:tc>
          <w:tcPr>
            <w:tcW w:w="1013" w:type="dxa"/>
            <w:tcPrChange w:id="1564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  <w:pPrChange w:id="1565" w:author="Hughes, Anna E" w:date="2023-06-19T12:41:00Z">
                <w:pPr>
                  <w:pStyle w:val="TableParagraph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1566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  <w:pPrChange w:id="1567" w:author="Hughes, Anna E" w:date="2023-06-19T12:41:00Z">
                <w:pPr>
                  <w:pStyle w:val="TableParagraph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1.05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1568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  <w:tr w:rsidR="00485016">
        <w:trPr>
          <w:trHeight w:val="307"/>
          <w:trPrChange w:id="1569" w:author="Hughes, Anna E" w:date="2023-06-19T12:41:00Z">
            <w:trPr>
              <w:trHeight w:val="30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157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69" w:right="71"/>
              <w:jc w:val="center"/>
              <w:rPr>
                <w:sz w:val="24"/>
              </w:rPr>
              <w:pPrChange w:id="1571" w:author="Hughes, Anna E" w:date="2023-06-19T12:41:00Z">
                <w:pPr>
                  <w:pStyle w:val="TableParagraph"/>
                  <w:spacing w:line="275" w:lineRule="exact"/>
                  <w:ind w:right="71"/>
                </w:pPr>
              </w:pPrChange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157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 w:rsidP="002A2A73">
            <w:pPr>
              <w:pStyle w:val="TableParagraph"/>
              <w:spacing w:line="275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0.999</w:t>
            </w:r>
          </w:p>
        </w:tc>
        <w:tc>
          <w:tcPr>
            <w:tcW w:w="1013" w:type="dxa"/>
            <w:tcPrChange w:id="1573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108" w:right="108"/>
              <w:jc w:val="center"/>
              <w:rPr>
                <w:sz w:val="24"/>
              </w:rPr>
              <w:pPrChange w:id="1574" w:author="Hughes, Anna E" w:date="2023-06-19T12:41:00Z">
                <w:pPr>
                  <w:pStyle w:val="TableParagraph"/>
                  <w:spacing w:line="275" w:lineRule="exact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1575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99" w:right="72"/>
              <w:jc w:val="center"/>
              <w:rPr>
                <w:sz w:val="24"/>
              </w:rPr>
              <w:pPrChange w:id="1576" w:author="Hughes, Anna E" w:date="2023-06-19T12:41:00Z">
                <w:pPr>
                  <w:pStyle w:val="TableParagraph"/>
                  <w:spacing w:line="275" w:lineRule="exact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1577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</w:tbl>
    <w:p w:rsidR="00485016" w:rsidRDefault="00485016">
      <w:pPr>
        <w:pStyle w:val="BodyText"/>
        <w:spacing w:before="4"/>
        <w:ind w:left="0"/>
        <w:rPr>
          <w:ins w:id="1578" w:author="Hughes, Anna E" w:date="2023-06-19T12:41:00Z"/>
          <w:sz w:val="6"/>
        </w:rPr>
      </w:pPr>
    </w:p>
    <w:p w:rsidR="00485016" w:rsidRDefault="00C14774">
      <w:pPr>
        <w:spacing w:before="94" w:line="244" w:lineRule="auto"/>
        <w:ind w:left="617" w:right="530"/>
        <w:jc w:val="both"/>
        <w:rPr>
          <w:sz w:val="20"/>
        </w:rPr>
        <w:pPrChange w:id="1579" w:author="Hughes, Anna E" w:date="2023-06-19T12:41:00Z">
          <w:pPr>
            <w:spacing w:before="167" w:line="244" w:lineRule="auto"/>
            <w:ind w:left="497" w:right="530"/>
            <w:jc w:val="both"/>
          </w:pPr>
        </w:pPrChange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4:</w:t>
      </w:r>
      <w:r>
        <w:rPr>
          <w:spacing w:val="7"/>
          <w:sz w:val="20"/>
        </w:rPr>
        <w:t xml:space="preserve"> </w:t>
      </w:r>
      <w:bookmarkStart w:id="1580" w:name="_bookmark18"/>
      <w:bookmarkEnd w:id="1580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4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to using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e</w:t>
      </w:r>
      <w:r>
        <w:rPr>
          <w:spacing w:val="-4"/>
          <w:sz w:val="20"/>
        </w:rPr>
        <w:t>?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 xml:space="preserve">A value of 1 means that our estimates of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derived from the single-feature</w:t>
      </w:r>
      <w:r>
        <w:rPr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does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equally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good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job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predicting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double-feature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w w:val="90"/>
          <w:sz w:val="20"/>
        </w:rPr>
        <w:t>fit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pacing w:val="-2"/>
          <w:w w:val="90"/>
          <w:sz w:val="20"/>
        </w:rPr>
        <w:t>data.</w:t>
      </w:r>
    </w:p>
    <w:p w:rsidR="00701245" w:rsidRDefault="00701245">
      <w:pPr>
        <w:spacing w:line="244" w:lineRule="auto"/>
        <w:jc w:val="both"/>
        <w:rPr>
          <w:del w:id="1581" w:author="Hughes, Anna E" w:date="2023-06-19T12:41:00Z"/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582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1583" w:author="Hughes, Anna E" w:date="2023-06-19T12:41:00Z"/>
          <w:sz w:val="20"/>
        </w:rPr>
      </w:pPr>
    </w:p>
    <w:p w:rsidR="00485016" w:rsidRDefault="00F7725C">
      <w:pPr>
        <w:pStyle w:val="BodyText"/>
        <w:spacing w:before="9"/>
        <w:ind w:left="0"/>
        <w:rPr>
          <w:ins w:id="1584" w:author="Hughes, Anna E" w:date="2023-06-19T12:41:00Z"/>
          <w:sz w:val="25"/>
        </w:rPr>
      </w:pPr>
      <w:del w:id="1585" w:author="Hughes, Anna E" w:date="2023-06-19T12:41:00Z">
        <w:r>
          <w:rPr>
            <w:rFonts w:ascii="Trebuchet MS"/>
            <w:sz w:val="12"/>
          </w:rPr>
          <w:delText>533</w:delText>
        </w:r>
      </w:del>
    </w:p>
    <w:p w:rsidR="00485016" w:rsidRDefault="00C14774">
      <w:pPr>
        <w:pStyle w:val="Heading1"/>
        <w:pPrChange w:id="1586" w:author="Hughes, Anna E" w:date="2023-06-19T12:41:00Z">
          <w:pPr>
            <w:pStyle w:val="Heading1"/>
            <w:spacing w:before="242"/>
          </w:pPr>
        </w:pPrChange>
      </w:pPr>
      <w:ins w:id="1587" w:author="Hughes, Anna E" w:date="2023-06-19T12:41:00Z">
        <w:r>
          <w:rPr>
            <w:rFonts w:ascii="Trebuchet MS"/>
            <w:b w:val="0"/>
            <w:sz w:val="12"/>
          </w:rPr>
          <w:t>538</w:t>
        </w:r>
      </w:ins>
      <w:r>
        <w:rPr>
          <w:rFonts w:ascii="Trebuchet MS"/>
          <w:b w:val="0"/>
          <w:spacing w:val="156"/>
          <w:sz w:val="12"/>
        </w:rPr>
        <w:t xml:space="preserve"> </w:t>
      </w:r>
      <w:bookmarkStart w:id="1588" w:name="Planned_Explorations"/>
      <w:bookmarkEnd w:id="1588"/>
      <w:r>
        <w:t>6.</w:t>
      </w:r>
      <w:r>
        <w:rPr>
          <w:spacing w:val="56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rPr>
          <w:spacing w:val="-2"/>
        </w:rPr>
        <w:t>Explorations</w:t>
      </w:r>
    </w:p>
    <w:p w:rsidR="00485016" w:rsidRDefault="00F7725C">
      <w:pPr>
        <w:pStyle w:val="BodyText"/>
        <w:tabs>
          <w:tab w:val="left" w:pos="968"/>
        </w:tabs>
        <w:spacing w:before="189"/>
        <w:pPrChange w:id="1589" w:author="Hughes, Anna E" w:date="2023-06-19T12:41:00Z">
          <w:pPr>
            <w:pStyle w:val="BodyText"/>
            <w:tabs>
              <w:tab w:val="left" w:pos="848"/>
            </w:tabs>
            <w:spacing w:before="153"/>
          </w:pPr>
        </w:pPrChange>
      </w:pPr>
      <w:del w:id="1590" w:author="Hughes, Anna E" w:date="2023-06-19T12:41:00Z">
        <w:r>
          <w:rPr>
            <w:rFonts w:ascii="Trebuchet MS"/>
            <w:spacing w:val="-5"/>
            <w:sz w:val="12"/>
          </w:rPr>
          <w:delText>534</w:delText>
        </w:r>
      </w:del>
      <w:ins w:id="1591" w:author="Hughes, Anna E" w:date="2023-06-19T12:41:00Z">
        <w:r w:rsidR="00C14774">
          <w:rPr>
            <w:rFonts w:ascii="Trebuchet MS"/>
            <w:spacing w:val="-5"/>
            <w:sz w:val="12"/>
          </w:rPr>
          <w:t>539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Our</w:t>
      </w:r>
      <w:r w:rsidR="00C14774">
        <w:rPr>
          <w:spacing w:val="16"/>
        </w:rPr>
        <w:t xml:space="preserve"> </w:t>
      </w:r>
      <w:r w:rsidR="00C14774">
        <w:rPr>
          <w:w w:val="90"/>
        </w:rPr>
        <w:t>interpretation</w:t>
      </w:r>
      <w:r w:rsidR="00C14774">
        <w:rPr>
          <w:spacing w:val="17"/>
        </w:rPr>
        <w:t xml:space="preserve"> </w:t>
      </w:r>
      <w:r w:rsidR="00C14774">
        <w:rPr>
          <w:w w:val="90"/>
        </w:rPr>
        <w:t>of</w:t>
      </w:r>
      <w:r w:rsidR="00C14774">
        <w:rPr>
          <w:spacing w:val="17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7"/>
        </w:rPr>
        <w:t xml:space="preserve"> </w:t>
      </w:r>
      <w:r w:rsidR="00C14774">
        <w:rPr>
          <w:w w:val="90"/>
        </w:rPr>
        <w:t>null/neutral</w:t>
      </w:r>
      <w:r w:rsidR="00C14774">
        <w:rPr>
          <w:spacing w:val="17"/>
        </w:rPr>
        <w:t xml:space="preserve"> </w:t>
      </w:r>
      <w:r w:rsidR="00C14774">
        <w:rPr>
          <w:w w:val="90"/>
        </w:rPr>
        <w:t>results</w:t>
      </w:r>
      <w:r w:rsidR="00C14774">
        <w:rPr>
          <w:spacing w:val="17"/>
        </w:rPr>
        <w:t xml:space="preserve"> </w:t>
      </w:r>
      <w:r w:rsidR="00C14774">
        <w:rPr>
          <w:w w:val="90"/>
        </w:rPr>
        <w:t>for</w:t>
      </w:r>
      <w:r w:rsidR="00C14774">
        <w:rPr>
          <w:spacing w:val="16"/>
        </w:rPr>
        <w:t xml:space="preserve"> </w:t>
      </w:r>
      <w:r w:rsidR="00C14774">
        <w:rPr>
          <w:w w:val="90"/>
        </w:rPr>
        <w:t>Hypothesis</w:t>
      </w:r>
      <w:r w:rsidR="00C14774">
        <w:rPr>
          <w:spacing w:val="17"/>
        </w:rPr>
        <w:t xml:space="preserve"> </w:t>
      </w:r>
      <w:r w:rsidR="00C14774">
        <w:rPr>
          <w:w w:val="90"/>
        </w:rPr>
        <w:t>4</w:t>
      </w:r>
      <w:r w:rsidR="00C14774">
        <w:rPr>
          <w:spacing w:val="17"/>
        </w:rPr>
        <w:t xml:space="preserve"> </w:t>
      </w:r>
      <w:r w:rsidR="00C14774">
        <w:rPr>
          <w:w w:val="90"/>
        </w:rPr>
        <w:t>(the</w:t>
      </w:r>
      <w:r w:rsidR="00C14774">
        <w:rPr>
          <w:spacing w:val="17"/>
        </w:rPr>
        <w:t xml:space="preserve"> </w:t>
      </w:r>
      <w:r w:rsidR="00C14774">
        <w:rPr>
          <w:spacing w:val="-2"/>
          <w:w w:val="90"/>
        </w:rPr>
        <w:t>prediction</w:t>
      </w:r>
    </w:p>
    <w:p w:rsidR="00485016" w:rsidRDefault="00F7725C">
      <w:pPr>
        <w:pStyle w:val="BodyText"/>
        <w:pPrChange w:id="1592" w:author="Hughes, Anna E" w:date="2023-06-19T12:41:00Z">
          <w:pPr>
            <w:pStyle w:val="BodyText"/>
            <w:spacing w:before="8"/>
          </w:pPr>
        </w:pPrChange>
      </w:pPr>
      <w:del w:id="1593" w:author="Hughes, Anna E" w:date="2023-06-19T12:41:00Z">
        <w:r>
          <w:rPr>
            <w:rFonts w:ascii="Trebuchet MS"/>
            <w:spacing w:val="-4"/>
            <w:sz w:val="12"/>
          </w:rPr>
          <w:delText>535</w:delText>
        </w:r>
      </w:del>
      <w:ins w:id="1594" w:author="Hughes, Anna E" w:date="2023-06-19T12:41:00Z">
        <w:r w:rsidR="00C14774">
          <w:rPr>
            <w:rFonts w:ascii="Trebuchet MS"/>
            <w:spacing w:val="-4"/>
            <w:sz w:val="12"/>
          </w:rPr>
          <w:t>540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of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reaction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times)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differences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predictions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three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contrast</w:t>
      </w:r>
    </w:p>
    <w:p w:rsidR="00485016" w:rsidRDefault="00F7725C">
      <w:pPr>
        <w:pStyle w:val="BodyText"/>
        <w:spacing w:before="8"/>
        <w:pPrChange w:id="1595" w:author="Hughes, Anna E" w:date="2023-06-19T12:41:00Z">
          <w:pPr>
            <w:pStyle w:val="BodyText"/>
          </w:pPr>
        </w:pPrChange>
      </w:pPr>
      <w:del w:id="1596" w:author="Hughes, Anna E" w:date="2023-06-19T12:41:00Z">
        <w:r>
          <w:rPr>
            <w:rFonts w:ascii="Trebuchet MS"/>
            <w:spacing w:val="-6"/>
            <w:sz w:val="12"/>
          </w:rPr>
          <w:delText>536</w:delText>
        </w:r>
      </w:del>
      <w:ins w:id="1597" w:author="Hughes, Anna E" w:date="2023-06-19T12:41:00Z">
        <w:r w:rsidR="00C14774">
          <w:rPr>
            <w:rFonts w:ascii="Trebuchet MS"/>
            <w:spacing w:val="-6"/>
            <w:sz w:val="12"/>
          </w:rPr>
          <w:t>541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6"/>
        </w:rPr>
        <w:t>combination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methods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are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small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relative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(i)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individual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differences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between</w:t>
      </w:r>
    </w:p>
    <w:p w:rsidR="00485016" w:rsidRDefault="00F7725C">
      <w:pPr>
        <w:pStyle w:val="BodyText"/>
        <w:pPrChange w:id="1598" w:author="Hughes, Anna E" w:date="2023-06-19T12:41:00Z">
          <w:pPr>
            <w:pStyle w:val="BodyText"/>
            <w:spacing w:before="8"/>
          </w:pPr>
        </w:pPrChange>
      </w:pPr>
      <w:del w:id="1599" w:author="Hughes, Anna E" w:date="2023-06-19T12:41:00Z">
        <w:r>
          <w:rPr>
            <w:rFonts w:ascii="Trebuchet MS"/>
            <w:spacing w:val="-6"/>
            <w:sz w:val="12"/>
          </w:rPr>
          <w:delText>537</w:delText>
        </w:r>
      </w:del>
      <w:ins w:id="1600" w:author="Hughes, Anna E" w:date="2023-06-19T12:41:00Z">
        <w:r w:rsidR="00C14774">
          <w:rPr>
            <w:rFonts w:ascii="Trebuchet MS"/>
            <w:spacing w:val="-6"/>
            <w:sz w:val="12"/>
          </w:rPr>
          <w:t>542</w:t>
        </w:r>
      </w:ins>
      <w:r w:rsidR="00C14774">
        <w:rPr>
          <w:rFonts w:ascii="Trebuchet MS"/>
          <w:spacing w:val="74"/>
          <w:w w:val="150"/>
          <w:sz w:val="12"/>
        </w:rPr>
        <w:t xml:space="preserve"> </w:t>
      </w:r>
      <w:r w:rsidR="00C14774">
        <w:rPr>
          <w:spacing w:val="-6"/>
        </w:rPr>
        <w:t>participants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(ii)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trial-to-trial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variability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due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target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eccentricity.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Thus,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our</w:t>
      </w:r>
    </w:p>
    <w:p w:rsidR="00485016" w:rsidRDefault="00F7725C">
      <w:pPr>
        <w:pStyle w:val="BodyText"/>
        <w:spacing w:before="8"/>
      </w:pPr>
      <w:del w:id="1601" w:author="Hughes, Anna E" w:date="2023-06-19T12:41:00Z">
        <w:r>
          <w:rPr>
            <w:rFonts w:ascii="Trebuchet MS"/>
            <w:spacing w:val="-6"/>
            <w:sz w:val="12"/>
          </w:rPr>
          <w:delText>538</w:delText>
        </w:r>
      </w:del>
      <w:ins w:id="1602" w:author="Hughes, Anna E" w:date="2023-06-19T12:41:00Z">
        <w:r w:rsidR="00C14774">
          <w:rPr>
            <w:rFonts w:ascii="Trebuchet MS"/>
            <w:spacing w:val="-6"/>
            <w:sz w:val="12"/>
          </w:rPr>
          <w:t>543</w:t>
        </w:r>
      </w:ins>
      <w:r w:rsidR="00C14774">
        <w:rPr>
          <w:rFonts w:ascii="Trebuchet MS"/>
          <w:spacing w:val="41"/>
          <w:sz w:val="12"/>
        </w:rPr>
        <w:t xml:space="preserve">  </w:t>
      </w:r>
      <w:r w:rsidR="00C14774">
        <w:rPr>
          <w:spacing w:val="-6"/>
        </w:rPr>
        <w:t>exploratory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analysis,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we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investigate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how</w:t>
      </w:r>
      <w:r w:rsidR="00C14774">
        <w:rPr>
          <w:spacing w:val="12"/>
        </w:rPr>
        <w:t xml:space="preserve"> </w:t>
      </w:r>
      <w:r w:rsidR="00C14774">
        <w:rPr>
          <w:spacing w:val="-6"/>
        </w:rPr>
        <w:t>incorporating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these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factors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affects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our</w:t>
      </w:r>
    </w:p>
    <w:p w:rsidR="00485016" w:rsidRDefault="00F7725C">
      <w:pPr>
        <w:spacing w:before="7"/>
        <w:ind w:left="227"/>
        <w:rPr>
          <w:sz w:val="24"/>
        </w:rPr>
        <w:pPrChange w:id="1603" w:author="Hughes, Anna E" w:date="2023-06-19T12:41:00Z">
          <w:pPr>
            <w:spacing w:before="7"/>
            <w:ind w:left="107"/>
          </w:pPr>
        </w:pPrChange>
      </w:pPr>
      <w:del w:id="1604" w:author="Hughes, Anna E" w:date="2023-06-19T12:41:00Z">
        <w:r>
          <w:rPr>
            <w:rFonts w:ascii="Trebuchet MS"/>
            <w:sz w:val="12"/>
          </w:rPr>
          <w:delText>539</w:delText>
        </w:r>
      </w:del>
      <w:ins w:id="1605" w:author="Hughes, Anna E" w:date="2023-06-19T12:41:00Z">
        <w:r w:rsidR="00C14774">
          <w:rPr>
            <w:rFonts w:ascii="Trebuchet MS"/>
            <w:sz w:val="12"/>
          </w:rPr>
          <w:t>544</w:t>
        </w:r>
      </w:ins>
      <w:r w:rsidR="00C14774">
        <w:rPr>
          <w:rFonts w:ascii="Trebuchet MS"/>
          <w:spacing w:val="62"/>
          <w:sz w:val="12"/>
        </w:rPr>
        <w:t xml:space="preserve">  </w:t>
      </w:r>
      <w:r w:rsidR="00C14774">
        <w:rPr>
          <w:spacing w:val="-2"/>
          <w:sz w:val="24"/>
        </w:rPr>
        <w:t>conclusions.</w:t>
      </w:r>
    </w:p>
    <w:p w:rsidR="00485016" w:rsidRDefault="00F7725C">
      <w:pPr>
        <w:spacing w:before="251"/>
        <w:ind w:left="227"/>
        <w:rPr>
          <w:rFonts w:ascii="Times New Roman"/>
          <w:i/>
          <w:sz w:val="24"/>
        </w:rPr>
        <w:pPrChange w:id="1606" w:author="Hughes, Anna E" w:date="2023-06-19T12:41:00Z">
          <w:pPr>
            <w:spacing w:before="216"/>
            <w:ind w:left="107"/>
          </w:pPr>
        </w:pPrChange>
      </w:pPr>
      <w:del w:id="1607" w:author="Hughes, Anna E" w:date="2023-06-19T12:41:00Z">
        <w:r>
          <w:rPr>
            <w:rFonts w:ascii="Trebuchet MS"/>
            <w:sz w:val="12"/>
          </w:rPr>
          <w:delText>540</w:delText>
        </w:r>
      </w:del>
      <w:ins w:id="1608" w:author="Hughes, Anna E" w:date="2023-06-19T12:41:00Z">
        <w:r w:rsidR="00C14774">
          <w:rPr>
            <w:rFonts w:ascii="Trebuchet MS"/>
            <w:sz w:val="12"/>
          </w:rPr>
          <w:t>545</w:t>
        </w:r>
      </w:ins>
      <w:r w:rsidR="00C14774">
        <w:rPr>
          <w:rFonts w:ascii="Trebuchet MS"/>
          <w:spacing w:val="154"/>
          <w:sz w:val="12"/>
        </w:rPr>
        <w:t xml:space="preserve"> </w:t>
      </w:r>
      <w:r w:rsidR="00C14774">
        <w:rPr>
          <w:rFonts w:ascii="Times New Roman"/>
          <w:i/>
          <w:sz w:val="24"/>
        </w:rPr>
        <w:t>6.1.</w:t>
      </w:r>
      <w:r w:rsidR="00C14774">
        <w:rPr>
          <w:rFonts w:ascii="Times New Roman"/>
          <w:i/>
          <w:spacing w:val="55"/>
          <w:sz w:val="24"/>
        </w:rPr>
        <w:t xml:space="preserve"> </w:t>
      </w:r>
      <w:r w:rsidR="00C14774">
        <w:rPr>
          <w:rFonts w:ascii="Times New Roman"/>
          <w:i/>
          <w:sz w:val="24"/>
        </w:rPr>
        <w:t>Individual</w:t>
      </w:r>
      <w:r w:rsidR="00C14774">
        <w:rPr>
          <w:rFonts w:ascii="Times New Roman"/>
          <w:i/>
          <w:spacing w:val="-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Differences</w:t>
      </w:r>
    </w:p>
    <w:p w:rsidR="00485016" w:rsidRDefault="00F7725C">
      <w:pPr>
        <w:pStyle w:val="BodyText"/>
        <w:tabs>
          <w:tab w:val="left" w:pos="968"/>
        </w:tabs>
        <w:spacing w:before="69"/>
        <w:pPrChange w:id="1609" w:author="Hughes, Anna E" w:date="2023-06-19T12:41:00Z">
          <w:pPr>
            <w:pStyle w:val="BodyText"/>
            <w:tabs>
              <w:tab w:val="left" w:pos="848"/>
            </w:tabs>
            <w:spacing w:before="34"/>
          </w:pPr>
        </w:pPrChange>
      </w:pPr>
      <w:del w:id="1610" w:author="Hughes, Anna E" w:date="2023-06-19T12:41:00Z">
        <w:r>
          <w:rPr>
            <w:rFonts w:ascii="Trebuchet MS"/>
            <w:spacing w:val="-5"/>
            <w:sz w:val="12"/>
          </w:rPr>
          <w:delText>541</w:delText>
        </w:r>
      </w:del>
      <w:ins w:id="1611" w:author="Hughes, Anna E" w:date="2023-06-19T12:41:00Z">
        <w:r w:rsidR="00C14774">
          <w:rPr>
            <w:rFonts w:ascii="Trebuchet MS"/>
            <w:spacing w:val="-5"/>
            <w:sz w:val="12"/>
          </w:rPr>
          <w:t>546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We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start</w:t>
      </w:r>
      <w:r w:rsidR="00C14774">
        <w:t xml:space="preserve"> </w:t>
      </w:r>
      <w:r w:rsidR="00C14774">
        <w:rPr>
          <w:spacing w:val="-4"/>
        </w:rPr>
        <w:t>this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exploratory</w:t>
      </w:r>
      <w:r w:rsidR="00C14774">
        <w:t xml:space="preserve"> </w:t>
      </w:r>
      <w:r w:rsidR="00C14774">
        <w:rPr>
          <w:spacing w:val="-4"/>
        </w:rPr>
        <w:t>analysis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looking</w:t>
      </w:r>
      <w:r w:rsidR="00C14774">
        <w:t xml:space="preserve"> </w:t>
      </w:r>
      <w:r w:rsidR="00C14774">
        <w:rPr>
          <w:spacing w:val="-4"/>
        </w:rPr>
        <w:t>at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how</w:t>
      </w:r>
      <w:r w:rsidR="00C14774">
        <w:t xml:space="preserve"> </w:t>
      </w:r>
      <w:r w:rsidR="00C14774">
        <w:rPr>
          <w:spacing w:val="-4"/>
        </w:rPr>
        <w:t>the</w:t>
      </w:r>
      <w:r w:rsidR="00C14774">
        <w:rPr>
          <w:spacing w:val="-1"/>
        </w:rPr>
        <w:t xml:space="preserve"> </w:t>
      </w:r>
      <w:r w:rsidR="00C14774">
        <w:rPr>
          <w:rFonts w:ascii="Times New Roman"/>
          <w:i/>
          <w:spacing w:val="-4"/>
        </w:rPr>
        <w:t>D</w:t>
      </w:r>
      <w:r w:rsidR="00C14774">
        <w:rPr>
          <w:rFonts w:ascii="Times New Roman"/>
          <w:i/>
          <w:spacing w:val="-4"/>
          <w:vertAlign w:val="subscript"/>
        </w:rPr>
        <w:t>c</w:t>
      </w:r>
      <w:r w:rsidR="00C14774">
        <w:rPr>
          <w:rFonts w:ascii="Times New Roman"/>
          <w:i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1"/>
        </w:rPr>
        <w:t xml:space="preserve"> </w:t>
      </w:r>
      <w:r w:rsidR="00C14774">
        <w:rPr>
          <w:rFonts w:ascii="Times New Roman"/>
          <w:i/>
          <w:spacing w:val="-4"/>
        </w:rPr>
        <w:t>D</w:t>
      </w:r>
      <w:r w:rsidR="00C14774">
        <w:rPr>
          <w:rFonts w:ascii="Times New Roman"/>
          <w:i/>
          <w:spacing w:val="-4"/>
          <w:vertAlign w:val="subscript"/>
        </w:rPr>
        <w:t>s</w:t>
      </w:r>
      <w:r w:rsidR="00C14774">
        <w:rPr>
          <w:rFonts w:ascii="Times New Roman"/>
          <w:i/>
        </w:rPr>
        <w:t xml:space="preserve"> </w:t>
      </w:r>
      <w:r w:rsidR="00C14774">
        <w:rPr>
          <w:spacing w:val="-4"/>
        </w:rPr>
        <w:t>values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vary</w:t>
      </w:r>
    </w:p>
    <w:p w:rsidR="00485016" w:rsidRDefault="00F7725C">
      <w:pPr>
        <w:pStyle w:val="BodyText"/>
        <w:pPrChange w:id="1612" w:author="Hughes, Anna E" w:date="2023-06-19T12:41:00Z">
          <w:pPr>
            <w:pStyle w:val="BodyText"/>
            <w:spacing w:before="8"/>
          </w:pPr>
        </w:pPrChange>
      </w:pPr>
      <w:del w:id="1613" w:author="Hughes, Anna E" w:date="2023-06-19T12:41:00Z">
        <w:r>
          <w:rPr>
            <w:rFonts w:ascii="Trebuchet MS"/>
            <w:spacing w:val="-4"/>
            <w:sz w:val="12"/>
          </w:rPr>
          <w:delText>542</w:delText>
        </w:r>
      </w:del>
      <w:ins w:id="1614" w:author="Hughes, Anna E" w:date="2023-06-19T12:41:00Z">
        <w:r w:rsidR="00C14774">
          <w:rPr>
            <w:rFonts w:ascii="Trebuchet MS"/>
            <w:spacing w:val="-4"/>
            <w:sz w:val="12"/>
          </w:rPr>
          <w:t>547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from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participant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participant.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Figure</w:t>
      </w:r>
      <w:r w:rsidR="00C14774">
        <w:rPr>
          <w:spacing w:val="-8"/>
        </w:rPr>
        <w:t xml:space="preserve"> </w:t>
      </w:r>
      <w:del w:id="1615" w:author="Hughes, Anna E" w:date="2023-06-19T12:41:00Z">
        <w:r w:rsidR="00FE7979">
          <w:fldChar w:fldCharType="begin"/>
        </w:r>
        <w:r w:rsidR="00FE7979">
          <w:delInstrText xml:space="preserve"> HYPERLINK \l "_bookmark18" </w:delInstrText>
        </w:r>
        <w:r w:rsidR="00FE7979">
          <w:fldChar w:fldCharType="separate"/>
        </w:r>
        <w:r>
          <w:rPr>
            <w:spacing w:val="-4"/>
          </w:rPr>
          <w:delText>5</w:delText>
        </w:r>
        <w:r w:rsidR="00FE7979">
          <w:rPr>
            <w:spacing w:val="-4"/>
          </w:rPr>
          <w:fldChar w:fldCharType="end"/>
        </w:r>
      </w:del>
      <w:ins w:id="1616" w:author="Hughes, Anna E" w:date="2023-06-19T12:41:00Z">
        <w:r w:rsidR="00FE7979">
          <w:fldChar w:fldCharType="begin"/>
        </w:r>
        <w:r w:rsidR="00FE7979">
          <w:instrText xml:space="preserve"> HYPERLINK \l "_bookmark19" </w:instrText>
        </w:r>
        <w:r w:rsidR="00FE7979">
          <w:fldChar w:fldCharType="separate"/>
        </w:r>
        <w:r w:rsidR="00C14774">
          <w:rPr>
            <w:spacing w:val="-4"/>
          </w:rPr>
          <w:t>5</w:t>
        </w:r>
        <w:r w:rsidR="00FE7979">
          <w:rPr>
            <w:spacing w:val="-4"/>
          </w:rPr>
          <w:fldChar w:fldCharType="end"/>
        </w:r>
      </w:ins>
      <w:r w:rsidR="00C14774">
        <w:rPr>
          <w:spacing w:val="-8"/>
        </w:rPr>
        <w:t xml:space="preserve"> </w:t>
      </w:r>
      <w:r w:rsidR="00C14774">
        <w:rPr>
          <w:spacing w:val="-4"/>
        </w:rPr>
        <w:t>(</w:t>
      </w:r>
      <w:r w:rsidR="00C14774">
        <w:rPr>
          <w:rFonts w:ascii="Times New Roman"/>
          <w:i/>
          <w:spacing w:val="-4"/>
        </w:rPr>
        <w:t>left</w:t>
      </w:r>
      <w:r w:rsidR="00C14774">
        <w:rPr>
          <w:spacing w:val="-4"/>
        </w:rPr>
        <w:t>)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can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see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there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con-</w:t>
      </w:r>
    </w:p>
    <w:p w:rsidR="00485016" w:rsidRDefault="00F7725C">
      <w:pPr>
        <w:pStyle w:val="BodyText"/>
        <w:spacing w:before="8"/>
        <w:pPrChange w:id="1617" w:author="Hughes, Anna E" w:date="2023-06-19T12:41:00Z">
          <w:pPr>
            <w:pStyle w:val="BodyText"/>
          </w:pPr>
        </w:pPrChange>
      </w:pPr>
      <w:del w:id="1618" w:author="Hughes, Anna E" w:date="2023-06-19T12:41:00Z">
        <w:r>
          <w:rPr>
            <w:rFonts w:ascii="Trebuchet MS"/>
            <w:spacing w:val="-4"/>
            <w:sz w:val="12"/>
          </w:rPr>
          <w:delText>543</w:delText>
        </w:r>
      </w:del>
      <w:ins w:id="1619" w:author="Hughes, Anna E" w:date="2023-06-19T12:41:00Z">
        <w:r w:rsidR="00C14774">
          <w:rPr>
            <w:rFonts w:ascii="Trebuchet MS"/>
            <w:spacing w:val="-4"/>
            <w:sz w:val="12"/>
          </w:rPr>
          <w:t>548</w:t>
        </w:r>
      </w:ins>
      <w:r w:rsidR="00C14774">
        <w:rPr>
          <w:rFonts w:ascii="Trebuchet MS"/>
          <w:spacing w:val="79"/>
          <w:w w:val="150"/>
          <w:sz w:val="12"/>
        </w:rPr>
        <w:t xml:space="preserve"> </w:t>
      </w:r>
      <w:r w:rsidR="00C14774">
        <w:rPr>
          <w:spacing w:val="-4"/>
        </w:rPr>
        <w:t>siderable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variation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between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observers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-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fact,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variation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one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observer</w:t>
      </w:r>
    </w:p>
    <w:p w:rsidR="00485016" w:rsidRDefault="00F7725C">
      <w:pPr>
        <w:pStyle w:val="BodyText"/>
        <w:pPrChange w:id="1620" w:author="Hughes, Anna E" w:date="2023-06-19T12:41:00Z">
          <w:pPr>
            <w:pStyle w:val="BodyText"/>
            <w:spacing w:before="8"/>
          </w:pPr>
        </w:pPrChange>
      </w:pPr>
      <w:del w:id="1621" w:author="Hughes, Anna E" w:date="2023-06-19T12:41:00Z">
        <w:r>
          <w:rPr>
            <w:rFonts w:ascii="Trebuchet MS"/>
            <w:spacing w:val="-4"/>
            <w:sz w:val="12"/>
          </w:rPr>
          <w:delText>544</w:delText>
        </w:r>
      </w:del>
      <w:ins w:id="1622" w:author="Hughes, Anna E" w:date="2023-06-19T12:41:00Z">
        <w:r w:rsidR="00C14774">
          <w:rPr>
            <w:rFonts w:ascii="Trebuchet MS"/>
            <w:spacing w:val="-4"/>
            <w:sz w:val="12"/>
          </w:rPr>
          <w:t>549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4"/>
        </w:rPr>
        <w:t>to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next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is</w:t>
      </w:r>
      <w:r w:rsidR="00C14774">
        <w:t xml:space="preserve"> </w:t>
      </w:r>
      <w:r w:rsidR="00C14774">
        <w:rPr>
          <w:spacing w:val="-4"/>
        </w:rPr>
        <w:t>often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larger</w:t>
      </w:r>
      <w:r w:rsidR="00C14774">
        <w:t xml:space="preserve"> </w:t>
      </w:r>
      <w:r w:rsidR="00C14774">
        <w:rPr>
          <w:spacing w:val="-4"/>
        </w:rPr>
        <w:t>than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variation</w:t>
      </w:r>
      <w:r w:rsidR="00C14774">
        <w:t xml:space="preserve"> </w:t>
      </w:r>
      <w:r w:rsidR="00C14774">
        <w:rPr>
          <w:spacing w:val="-4"/>
        </w:rPr>
        <w:t>across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features.</w:t>
      </w:r>
      <w:r w:rsidR="00C14774">
        <w:rPr>
          <w:spacing w:val="39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investigate</w:t>
      </w:r>
      <w:r w:rsidR="00C14774">
        <w:t xml:space="preserve"> </w:t>
      </w:r>
      <w:r w:rsidR="00C14774">
        <w:rPr>
          <w:spacing w:val="-4"/>
        </w:rPr>
        <w:t>this</w:t>
      </w:r>
    </w:p>
    <w:p w:rsidR="00485016" w:rsidRDefault="00F7725C">
      <w:pPr>
        <w:pStyle w:val="BodyText"/>
        <w:spacing w:before="8"/>
        <w:pPrChange w:id="1623" w:author="Hughes, Anna E" w:date="2023-06-19T12:41:00Z">
          <w:pPr>
            <w:pStyle w:val="BodyText"/>
          </w:pPr>
        </w:pPrChange>
      </w:pPr>
      <w:del w:id="1624" w:author="Hughes, Anna E" w:date="2023-06-19T12:41:00Z">
        <w:r>
          <w:rPr>
            <w:rFonts w:ascii="Trebuchet MS"/>
            <w:w w:val="90"/>
            <w:sz w:val="12"/>
          </w:rPr>
          <w:delText>545</w:delText>
        </w:r>
      </w:del>
      <w:ins w:id="1625" w:author="Hughes, Anna E" w:date="2023-06-19T12:41:00Z">
        <w:r w:rsidR="00C14774">
          <w:rPr>
            <w:rFonts w:ascii="Trebuchet MS"/>
            <w:w w:val="90"/>
            <w:sz w:val="12"/>
          </w:rPr>
          <w:t>550</w:t>
        </w:r>
      </w:ins>
      <w:r w:rsidR="00C14774">
        <w:rPr>
          <w:rFonts w:ascii="Trebuchet MS"/>
          <w:spacing w:val="72"/>
          <w:sz w:val="12"/>
        </w:rPr>
        <w:t xml:space="preserve">  </w:t>
      </w:r>
      <w:r w:rsidR="00C14774">
        <w:rPr>
          <w:w w:val="90"/>
        </w:rPr>
        <w:t>further</w:t>
      </w:r>
      <w:r w:rsidR="00C14774">
        <w:rPr>
          <w:spacing w:val="8"/>
        </w:rPr>
        <w:t xml:space="preserve"> </w:t>
      </w:r>
      <w:r w:rsidR="00C14774">
        <w:rPr>
          <w:w w:val="90"/>
        </w:rPr>
        <w:t>we</w:t>
      </w:r>
      <w:r w:rsidR="00C14774">
        <w:rPr>
          <w:spacing w:val="8"/>
        </w:rPr>
        <w:t xml:space="preserve"> </w:t>
      </w:r>
      <w:r w:rsidR="00C14774">
        <w:rPr>
          <w:w w:val="90"/>
        </w:rPr>
        <w:t>calculated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</w:t>
      </w:r>
      <w:r w:rsidR="00C14774">
        <w:rPr>
          <w:spacing w:val="8"/>
        </w:rPr>
        <w:t xml:space="preserve"> </w:t>
      </w:r>
      <w:r w:rsidR="00C14774">
        <w:rPr>
          <w:w w:val="90"/>
        </w:rPr>
        <w:t>correlations</w:t>
      </w:r>
      <w:r w:rsidR="00C14774">
        <w:rPr>
          <w:spacing w:val="8"/>
        </w:rPr>
        <w:t xml:space="preserve"> </w:t>
      </w:r>
      <w:r w:rsidR="00C14774">
        <w:rPr>
          <w:w w:val="90"/>
        </w:rPr>
        <w:t>between</w:t>
      </w:r>
      <w:r w:rsidR="00C14774">
        <w:rPr>
          <w:spacing w:val="8"/>
        </w:rPr>
        <w:t xml:space="preserve"> </w:t>
      </w:r>
      <w:r w:rsidR="00C14774">
        <w:rPr>
          <w:w w:val="90"/>
        </w:rPr>
        <w:t>each</w:t>
      </w:r>
      <w:r w:rsidR="00C14774">
        <w:rPr>
          <w:spacing w:val="8"/>
        </w:rPr>
        <w:t xml:space="preserve"> </w:t>
      </w:r>
      <w:r w:rsidR="00C14774">
        <w:rPr>
          <w:w w:val="90"/>
        </w:rPr>
        <w:t>of</w:t>
      </w:r>
      <w:r w:rsidR="00C14774">
        <w:rPr>
          <w:spacing w:val="9"/>
        </w:rPr>
        <w:t xml:space="preserve"> </w:t>
      </w:r>
      <w:r w:rsidR="00C14774">
        <w:rPr>
          <w:w w:val="90"/>
        </w:rPr>
        <w:t>the</w:t>
      </w:r>
      <w:r w:rsidR="00C14774">
        <w:rPr>
          <w:spacing w:val="8"/>
        </w:rPr>
        <w:t xml:space="preserve"> </w:t>
      </w:r>
      <w:r w:rsidR="00C14774">
        <w:rPr>
          <w:w w:val="90"/>
        </w:rPr>
        <w:t>features,</w:t>
      </w:r>
      <w:r w:rsidR="00C14774">
        <w:rPr>
          <w:spacing w:val="9"/>
        </w:rPr>
        <w:t xml:space="preserve"> </w:t>
      </w:r>
      <w:r w:rsidR="00C14774">
        <w:rPr>
          <w:w w:val="90"/>
        </w:rPr>
        <w:t>by</w:t>
      </w:r>
      <w:r w:rsidR="00C14774">
        <w:rPr>
          <w:spacing w:val="8"/>
        </w:rPr>
        <w:t xml:space="preserve"> </w:t>
      </w:r>
      <w:r w:rsidR="00C14774">
        <w:rPr>
          <w:spacing w:val="-2"/>
          <w:w w:val="90"/>
        </w:rPr>
        <w:t>calculating</w:t>
      </w:r>
    </w:p>
    <w:p w:rsidR="00485016" w:rsidRDefault="00F7725C">
      <w:pPr>
        <w:pStyle w:val="BodyText"/>
        <w:pPrChange w:id="1626" w:author="Hughes, Anna E" w:date="2023-06-19T12:41:00Z">
          <w:pPr>
            <w:pStyle w:val="BodyText"/>
            <w:spacing w:before="8"/>
          </w:pPr>
        </w:pPrChange>
      </w:pPr>
      <w:del w:id="1627" w:author="Hughes, Anna E" w:date="2023-06-19T12:41:00Z">
        <w:r>
          <w:rPr>
            <w:rFonts w:ascii="Trebuchet MS" w:hAnsi="Trebuchet MS"/>
            <w:spacing w:val="-8"/>
            <w:sz w:val="12"/>
          </w:rPr>
          <w:delText>546</w:delText>
        </w:r>
      </w:del>
      <w:ins w:id="1628" w:author="Hughes, Anna E" w:date="2023-06-19T12:41:00Z">
        <w:r w:rsidR="00C14774">
          <w:rPr>
            <w:rFonts w:ascii="Trebuchet MS" w:hAnsi="Trebuchet MS"/>
            <w:spacing w:val="-8"/>
            <w:sz w:val="12"/>
          </w:rPr>
          <w:t>551</w:t>
        </w:r>
      </w:ins>
      <w:r w:rsidR="00C14774">
        <w:rPr>
          <w:rFonts w:ascii="Trebuchet MS" w:hAnsi="Trebuchet MS"/>
          <w:spacing w:val="57"/>
          <w:sz w:val="12"/>
        </w:rPr>
        <w:t xml:space="preserve">  </w:t>
      </w:r>
      <w:r w:rsidR="00C14774">
        <w:rPr>
          <w:spacing w:val="-8"/>
        </w:rPr>
        <w:t>Pearson’s</w:t>
      </w:r>
      <w:r w:rsidR="00C14774">
        <w:rPr>
          <w:spacing w:val="-4"/>
        </w:rPr>
        <w:t xml:space="preserve"> </w:t>
      </w:r>
      <w:r w:rsidR="00C14774">
        <w:rPr>
          <w:rFonts w:ascii="Times New Roman" w:hAnsi="Times New Roman"/>
          <w:i/>
          <w:spacing w:val="-8"/>
        </w:rPr>
        <w:t>r</w:t>
      </w:r>
      <w:r w:rsidR="00C14774">
        <w:rPr>
          <w:rFonts w:ascii="Times New Roman" w:hAnsi="Times New Roman"/>
          <w:i/>
          <w:spacing w:val="-5"/>
        </w:rPr>
        <w:t xml:space="preserve"> </w:t>
      </w:r>
      <w:r w:rsidR="00C14774">
        <w:rPr>
          <w:spacing w:val="-8"/>
        </w:rPr>
        <w:t>for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each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sample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from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our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posterior,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which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gives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us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a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full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posterior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dis-</w:t>
      </w:r>
    </w:p>
    <w:p w:rsidR="00485016" w:rsidRDefault="00F7725C">
      <w:pPr>
        <w:pStyle w:val="BodyText"/>
        <w:spacing w:before="8" w:line="247" w:lineRule="exact"/>
        <w:rPr>
          <w:rFonts w:ascii="Times New Roman"/>
          <w:i/>
        </w:rPr>
      </w:pPr>
      <w:del w:id="1629" w:author="Hughes, Anna E" w:date="2023-06-19T12:41:00Z">
        <w:r>
          <w:rPr>
            <w:rFonts w:ascii="Trebuchet MS"/>
            <w:spacing w:val="-8"/>
            <w:sz w:val="12"/>
          </w:rPr>
          <w:delText>547</w:delText>
        </w:r>
      </w:del>
      <w:ins w:id="1630" w:author="Hughes, Anna E" w:date="2023-06-19T12:41:00Z">
        <w:r w:rsidR="00C14774">
          <w:rPr>
            <w:rFonts w:ascii="Trebuchet MS"/>
            <w:spacing w:val="-8"/>
            <w:sz w:val="12"/>
          </w:rPr>
          <w:t>552</w:t>
        </w:r>
      </w:ins>
      <w:r w:rsidR="00C14774">
        <w:rPr>
          <w:rFonts w:ascii="Trebuchet MS"/>
          <w:spacing w:val="54"/>
          <w:sz w:val="12"/>
        </w:rPr>
        <w:t xml:space="preserve">  </w:t>
      </w:r>
      <w:r w:rsidR="00C14774">
        <w:rPr>
          <w:spacing w:val="-8"/>
        </w:rPr>
        <w:t>tribution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for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5"/>
        </w:rPr>
        <w:t xml:space="preserve"> </w:t>
      </w:r>
      <w:r w:rsidR="00C14774">
        <w:rPr>
          <w:spacing w:val="-8"/>
        </w:rPr>
        <w:t>correlations.</w:t>
      </w:r>
      <w:r w:rsidR="00C14774">
        <w:rPr>
          <w:spacing w:val="13"/>
        </w:rPr>
        <w:t xml:space="preserve"> </w:t>
      </w:r>
      <w:r w:rsidR="00C14774">
        <w:rPr>
          <w:spacing w:val="-8"/>
        </w:rPr>
        <w:t>We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can</w:t>
      </w:r>
      <w:r w:rsidR="00C14774">
        <w:rPr>
          <w:spacing w:val="-5"/>
        </w:rPr>
        <w:t xml:space="preserve"> </w:t>
      </w:r>
      <w:r w:rsidR="00C14774">
        <w:rPr>
          <w:spacing w:val="-8"/>
        </w:rPr>
        <w:t>see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in</w:t>
      </w:r>
      <w:r w:rsidR="00C14774">
        <w:rPr>
          <w:spacing w:val="-5"/>
        </w:rPr>
        <w:t xml:space="preserve"> </w:t>
      </w:r>
      <w:r w:rsidR="00C14774">
        <w:rPr>
          <w:spacing w:val="-8"/>
        </w:rPr>
        <w:t>Figure</w:t>
      </w:r>
      <w:r w:rsidR="00C14774">
        <w:rPr>
          <w:spacing w:val="-4"/>
        </w:rPr>
        <w:t xml:space="preserve"> </w:t>
      </w:r>
      <w:del w:id="1631" w:author="Hughes, Anna E" w:date="2023-06-19T12:41:00Z">
        <w:r w:rsidR="00FE7979">
          <w:fldChar w:fldCharType="begin"/>
        </w:r>
        <w:r w:rsidR="00FE7979">
          <w:delInstrText xml:space="preserve"> HYPERLINK \l "_bookmark18" </w:delInstrText>
        </w:r>
        <w:r w:rsidR="00FE7979">
          <w:fldChar w:fldCharType="separate"/>
        </w:r>
        <w:r>
          <w:rPr>
            <w:spacing w:val="-8"/>
          </w:rPr>
          <w:delText>5</w:delText>
        </w:r>
        <w:r w:rsidR="00FE7979">
          <w:rPr>
            <w:spacing w:val="-8"/>
          </w:rPr>
          <w:fldChar w:fldCharType="end"/>
        </w:r>
      </w:del>
      <w:ins w:id="1632" w:author="Hughes, Anna E" w:date="2023-06-19T12:41:00Z">
        <w:r w:rsidR="00FE7979">
          <w:fldChar w:fldCharType="begin"/>
        </w:r>
        <w:r w:rsidR="00FE7979">
          <w:instrText xml:space="preserve"> HYPERLINK \l "_bookmark19" </w:instrText>
        </w:r>
        <w:r w:rsidR="00FE7979">
          <w:fldChar w:fldCharType="separate"/>
        </w:r>
        <w:r w:rsidR="00C14774">
          <w:rPr>
            <w:spacing w:val="-8"/>
          </w:rPr>
          <w:t>5</w:t>
        </w:r>
        <w:r w:rsidR="00FE7979">
          <w:rPr>
            <w:spacing w:val="-8"/>
          </w:rPr>
          <w:fldChar w:fldCharType="end"/>
        </w:r>
      </w:ins>
      <w:r w:rsidR="00C14774">
        <w:rPr>
          <w:spacing w:val="-5"/>
        </w:rPr>
        <w:t xml:space="preserve"> </w:t>
      </w:r>
      <w:r w:rsidR="00C14774">
        <w:rPr>
          <w:spacing w:val="-8"/>
        </w:rPr>
        <w:t>(</w:t>
      </w:r>
      <w:r w:rsidR="00C14774">
        <w:rPr>
          <w:rFonts w:ascii="Times New Roman"/>
          <w:i/>
          <w:spacing w:val="-8"/>
        </w:rPr>
        <w:t>right</w:t>
      </w:r>
      <w:r w:rsidR="00C14774">
        <w:rPr>
          <w:spacing w:val="-8"/>
        </w:rPr>
        <w:t>)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that</w:t>
      </w:r>
      <w:r w:rsidR="00C14774">
        <w:rPr>
          <w:spacing w:val="-5"/>
        </w:rPr>
        <w:t xml:space="preserve"> </w:t>
      </w:r>
      <w:r w:rsidR="00C14774">
        <w:rPr>
          <w:spacing w:val="-8"/>
        </w:rPr>
        <w:t>while</w:t>
      </w:r>
      <w:r w:rsidR="00C14774">
        <w:rPr>
          <w:spacing w:val="-4"/>
        </w:rPr>
        <w:t xml:space="preserve"> </w:t>
      </w:r>
      <w:r w:rsidR="00C14774">
        <w:rPr>
          <w:spacing w:val="-8"/>
        </w:rPr>
        <w:t>both</w:t>
      </w:r>
      <w:r w:rsidR="00C14774">
        <w:rPr>
          <w:spacing w:val="-5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4"/>
        </w:rPr>
        <w:t xml:space="preserve"> </w:t>
      </w:r>
      <w:r w:rsidR="00C14774">
        <w:rPr>
          <w:rFonts w:ascii="Times New Roman"/>
          <w:i/>
          <w:spacing w:val="-8"/>
        </w:rPr>
        <w:t>D</w:t>
      </w:r>
      <w:r w:rsidR="00C14774">
        <w:rPr>
          <w:rFonts w:ascii="Times New Roman"/>
          <w:i/>
          <w:spacing w:val="-8"/>
          <w:vertAlign w:val="subscript"/>
        </w:rPr>
        <w:t>c</w:t>
      </w:r>
    </w:p>
    <w:p w:rsidR="00485016" w:rsidRDefault="00F7725C">
      <w:pPr>
        <w:pStyle w:val="BodyText"/>
        <w:spacing w:before="0" w:line="351" w:lineRule="exact"/>
      </w:pPr>
      <w:del w:id="1633" w:author="Hughes, Anna E" w:date="2023-06-19T12:41:00Z">
        <w:r>
          <w:rPr>
            <w:rFonts w:ascii="Trebuchet MS" w:hAnsi="Trebuchet MS"/>
            <w:w w:val="90"/>
            <w:sz w:val="12"/>
          </w:rPr>
          <w:delText>548</w:delText>
        </w:r>
      </w:del>
      <w:ins w:id="1634" w:author="Hughes, Anna E" w:date="2023-06-19T12:41:00Z">
        <w:r w:rsidR="00C14774">
          <w:rPr>
            <w:rFonts w:ascii="Trebuchet MS" w:hAnsi="Trebuchet MS"/>
            <w:w w:val="90"/>
            <w:sz w:val="12"/>
          </w:rPr>
          <w:t>553</w:t>
        </w:r>
      </w:ins>
      <w:r w:rsidR="00C14774">
        <w:rPr>
          <w:rFonts w:ascii="Trebuchet MS" w:hAnsi="Trebuchet MS"/>
          <w:spacing w:val="69"/>
          <w:sz w:val="12"/>
        </w:rPr>
        <w:t xml:space="preserve">  </w:t>
      </w:r>
      <w:r w:rsidR="00C14774">
        <w:rPr>
          <w:w w:val="90"/>
        </w:rPr>
        <w:t>and</w:t>
      </w:r>
      <w:r w:rsidR="00C14774">
        <w:t xml:space="preserve"> </w:t>
      </w:r>
      <w:r w:rsidR="00C14774">
        <w:rPr>
          <w:rFonts w:ascii="Times New Roman" w:hAnsi="Times New Roman"/>
          <w:i/>
          <w:w w:val="90"/>
        </w:rPr>
        <w:t>D</w:t>
      </w:r>
      <w:r w:rsidR="00C14774">
        <w:rPr>
          <w:rFonts w:ascii="Times New Roman" w:hAnsi="Times New Roman"/>
          <w:i/>
          <w:w w:val="90"/>
          <w:vertAlign w:val="subscript"/>
        </w:rPr>
        <w:t>s</w:t>
      </w:r>
      <w:r w:rsidR="00C14774">
        <w:rPr>
          <w:rFonts w:ascii="Times New Roman" w:hAnsi="Times New Roman"/>
          <w:i/>
          <w:spacing w:val="4"/>
        </w:rPr>
        <w:t xml:space="preserve"> </w:t>
      </w:r>
      <w:r w:rsidR="00C14774">
        <w:rPr>
          <w:w w:val="90"/>
        </w:rPr>
        <w:t>are</w:t>
      </w:r>
      <w:r w:rsidR="00C14774">
        <w:t xml:space="preserve"> </w:t>
      </w:r>
      <w:r w:rsidR="00C14774">
        <w:rPr>
          <w:w w:val="90"/>
        </w:rPr>
        <w:t>correlated</w:t>
      </w:r>
      <w:r w:rsidR="00C14774">
        <w:t xml:space="preserve"> </w:t>
      </w:r>
      <w:r w:rsidR="00C14774">
        <w:rPr>
          <w:w w:val="90"/>
        </w:rPr>
        <w:t>within</w:t>
      </w:r>
      <w:r w:rsidR="00C14774">
        <w:t xml:space="preserve"> </w:t>
      </w:r>
      <w:r w:rsidR="00C14774">
        <w:rPr>
          <w:w w:val="90"/>
        </w:rPr>
        <w:t>feature</w:t>
      </w:r>
      <w:r w:rsidR="00C14774">
        <w:t xml:space="preserve"> </w:t>
      </w:r>
      <w:r w:rsidR="00C14774">
        <w:rPr>
          <w:w w:val="90"/>
        </w:rPr>
        <w:t>classes</w:t>
      </w:r>
      <w:r w:rsidR="00C14774">
        <w:rPr>
          <w:spacing w:val="1"/>
        </w:rPr>
        <w:t xml:space="preserve"> </w:t>
      </w:r>
      <w:r w:rsidR="00C14774">
        <w:rPr>
          <w:w w:val="90"/>
        </w:rPr>
        <w:t>(</w:t>
      </w:r>
      <w:r w:rsidR="00C14774">
        <w:rPr>
          <w:rFonts w:ascii="Meiryo UI" w:hAnsi="Meiryo UI"/>
          <w:i/>
          <w:w w:val="90"/>
        </w:rPr>
        <w:t>∼</w:t>
      </w:r>
      <w:r w:rsidR="00C14774">
        <w:rPr>
          <w:rFonts w:ascii="Meiryo UI" w:hAnsi="Meiryo UI"/>
          <w:i/>
          <w:spacing w:val="-26"/>
          <w:w w:val="90"/>
        </w:rPr>
        <w:t xml:space="preserve"> </w:t>
      </w:r>
      <w:r w:rsidR="00C14774">
        <w:rPr>
          <w:w w:val="90"/>
        </w:rPr>
        <w:t>0</w:t>
      </w:r>
      <w:r w:rsidR="00C14774">
        <w:rPr>
          <w:rFonts w:ascii="Verdana" w:hAnsi="Verdana"/>
          <w:i/>
          <w:w w:val="90"/>
        </w:rPr>
        <w:t>.</w:t>
      </w:r>
      <w:r w:rsidR="00C14774">
        <w:rPr>
          <w:w w:val="90"/>
        </w:rPr>
        <w:t>75),</w:t>
      </w:r>
      <w:r w:rsidR="00C14774">
        <w:rPr>
          <w:spacing w:val="2"/>
        </w:rPr>
        <w:t xml:space="preserve"> </w:t>
      </w:r>
      <w:r w:rsidR="00C14774">
        <w:rPr>
          <w:w w:val="90"/>
        </w:rPr>
        <w:t>there</w:t>
      </w:r>
      <w:r w:rsidR="00C14774">
        <w:t xml:space="preserve"> </w:t>
      </w:r>
      <w:r w:rsidR="00C14774">
        <w:rPr>
          <w:w w:val="90"/>
        </w:rPr>
        <w:t>is</w:t>
      </w:r>
      <w:r w:rsidR="00C14774">
        <w:t xml:space="preserve"> </w:t>
      </w:r>
      <w:r w:rsidR="00C14774">
        <w:rPr>
          <w:w w:val="90"/>
        </w:rPr>
        <w:t>no</w:t>
      </w:r>
      <w:r w:rsidR="00C14774">
        <w:t xml:space="preserve"> </w:t>
      </w:r>
      <w:r w:rsidR="00C14774">
        <w:rPr>
          <w:w w:val="90"/>
        </w:rPr>
        <w:t>correlation</w:t>
      </w:r>
      <w:r w:rsidR="00C14774">
        <w:t xml:space="preserve"> </w:t>
      </w:r>
      <w:r w:rsidR="00C14774">
        <w:rPr>
          <w:w w:val="90"/>
        </w:rPr>
        <w:t>of</w:t>
      </w:r>
      <w:r w:rsidR="00C14774">
        <w:rPr>
          <w:spacing w:val="1"/>
        </w:rPr>
        <w:t xml:space="preserve"> </w:t>
      </w:r>
      <w:r w:rsidR="00C14774">
        <w:rPr>
          <w:spacing w:val="-5"/>
          <w:w w:val="90"/>
        </w:rPr>
        <w:t>any</w:t>
      </w:r>
    </w:p>
    <w:p w:rsidR="00485016" w:rsidRDefault="00F7725C">
      <w:pPr>
        <w:pStyle w:val="BodyText"/>
        <w:spacing w:before="0" w:line="261" w:lineRule="exact"/>
      </w:pPr>
      <w:del w:id="1635" w:author="Hughes, Anna E" w:date="2023-06-19T12:41:00Z">
        <w:r>
          <w:rPr>
            <w:rFonts w:ascii="Trebuchet MS"/>
            <w:spacing w:val="-4"/>
            <w:sz w:val="12"/>
          </w:rPr>
          <w:delText>549</w:delText>
        </w:r>
      </w:del>
      <w:ins w:id="1636" w:author="Hughes, Anna E" w:date="2023-06-19T12:41:00Z">
        <w:r w:rsidR="00C14774">
          <w:rPr>
            <w:rFonts w:ascii="Trebuchet MS"/>
            <w:spacing w:val="-4"/>
            <w:sz w:val="12"/>
          </w:rPr>
          <w:t>554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colour</w:t>
      </w:r>
      <w:r w:rsidR="00C14774">
        <w:t xml:space="preserve"> </w:t>
      </w:r>
      <w:r w:rsidR="00C14774">
        <w:rPr>
          <w:spacing w:val="-4"/>
        </w:rPr>
        <w:t>features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with</w:t>
      </w:r>
      <w:r w:rsidR="00C14774">
        <w:t xml:space="preserve"> </w:t>
      </w:r>
      <w:r w:rsidR="00C14774">
        <w:rPr>
          <w:spacing w:val="-4"/>
        </w:rPr>
        <w:t>any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the</w:t>
      </w:r>
      <w:r w:rsidR="00C14774">
        <w:t xml:space="preserve"> </w:t>
      </w:r>
      <w:r w:rsidR="00C14774">
        <w:rPr>
          <w:spacing w:val="-4"/>
        </w:rPr>
        <w:t>shape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features.</w:t>
      </w:r>
      <w:r w:rsidR="00C14774">
        <w:rPr>
          <w:spacing w:val="26"/>
          <w:rPrChange w:id="1637" w:author="Hughes, Anna E" w:date="2023-06-19T12:41:00Z">
            <w:rPr>
              <w:spacing w:val="27"/>
            </w:rPr>
          </w:rPrChange>
        </w:rPr>
        <w:t xml:space="preserve"> </w:t>
      </w:r>
      <w:r w:rsidR="00C14774">
        <w:rPr>
          <w:spacing w:val="-4"/>
        </w:rPr>
        <w:t>The</w:t>
      </w:r>
      <w:r w:rsidR="00C14774">
        <w:t xml:space="preserve"> </w:t>
      </w:r>
      <w:r w:rsidR="00C14774">
        <w:rPr>
          <w:spacing w:val="-4"/>
        </w:rPr>
        <w:t>individual</w:t>
      </w:r>
      <w:r w:rsidR="00C14774">
        <w:rPr>
          <w:spacing w:val="-1"/>
          <w:rPrChange w:id="1638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differences</w:t>
      </w:r>
    </w:p>
    <w:p w:rsidR="00485016" w:rsidRDefault="00F7725C">
      <w:pPr>
        <w:spacing w:before="8"/>
        <w:ind w:left="227"/>
        <w:rPr>
          <w:sz w:val="24"/>
        </w:rPr>
        <w:pPrChange w:id="1639" w:author="Hughes, Anna E" w:date="2023-06-19T12:41:00Z">
          <w:pPr>
            <w:spacing w:before="7"/>
            <w:ind w:left="107"/>
          </w:pPr>
        </w:pPrChange>
      </w:pPr>
      <w:del w:id="1640" w:author="Hughes, Anna E" w:date="2023-06-19T12:41:00Z">
        <w:r>
          <w:rPr>
            <w:rFonts w:ascii="Trebuchet MS"/>
            <w:spacing w:val="-6"/>
            <w:sz w:val="12"/>
          </w:rPr>
          <w:delText>550</w:delText>
        </w:r>
      </w:del>
      <w:ins w:id="1641" w:author="Hughes, Anna E" w:date="2023-06-19T12:41:00Z">
        <w:r w:rsidR="00C14774">
          <w:rPr>
            <w:rFonts w:ascii="Trebuchet MS"/>
            <w:spacing w:val="-6"/>
            <w:sz w:val="12"/>
          </w:rPr>
          <w:t>555</w:t>
        </w:r>
      </w:ins>
      <w:r w:rsidR="00C14774">
        <w:rPr>
          <w:rFonts w:ascii="Trebuchet MS"/>
          <w:spacing w:val="44"/>
          <w:sz w:val="12"/>
        </w:rPr>
        <w:t xml:space="preserve">  </w:t>
      </w:r>
      <w:r w:rsidR="00C14774">
        <w:rPr>
          <w:spacing w:val="-6"/>
          <w:sz w:val="24"/>
        </w:rPr>
        <w:t>for</w:t>
      </w:r>
      <w:r w:rsidR="00C14774">
        <w:rPr>
          <w:spacing w:val="-4"/>
          <w:sz w:val="24"/>
        </w:rPr>
        <w:t xml:space="preserve"> </w:t>
      </w:r>
      <w:r w:rsidR="00C14774">
        <w:rPr>
          <w:spacing w:val="-6"/>
          <w:sz w:val="24"/>
        </w:rPr>
        <w:t xml:space="preserve">the </w:t>
      </w:r>
      <w:r w:rsidR="00C14774">
        <w:rPr>
          <w:rFonts w:ascii="Times New Roman"/>
          <w:i/>
          <w:spacing w:val="-6"/>
          <w:sz w:val="24"/>
        </w:rPr>
        <w:t>double-feature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spacing w:val="-6"/>
          <w:sz w:val="24"/>
        </w:rPr>
        <w:t>conditions</w:t>
      </w:r>
      <w:r w:rsidR="00C14774">
        <w:rPr>
          <w:spacing w:val="-5"/>
          <w:sz w:val="24"/>
        </w:rPr>
        <w:t xml:space="preserve"> </w:t>
      </w:r>
      <w:r w:rsidR="00C14774">
        <w:rPr>
          <w:spacing w:val="-6"/>
          <w:sz w:val="24"/>
        </w:rPr>
        <w:t>are</w:t>
      </w:r>
      <w:r w:rsidR="00C14774">
        <w:rPr>
          <w:spacing w:val="-5"/>
          <w:sz w:val="24"/>
        </w:rPr>
        <w:t xml:space="preserve"> </w:t>
      </w:r>
      <w:r w:rsidR="00C14774">
        <w:rPr>
          <w:spacing w:val="-6"/>
          <w:sz w:val="24"/>
        </w:rPr>
        <w:t>much</w:t>
      </w:r>
      <w:r w:rsidR="00C14774">
        <w:rPr>
          <w:spacing w:val="-5"/>
          <w:sz w:val="24"/>
        </w:rPr>
        <w:t xml:space="preserve"> </w:t>
      </w:r>
      <w:r w:rsidR="00C14774">
        <w:rPr>
          <w:spacing w:val="-6"/>
          <w:sz w:val="24"/>
        </w:rPr>
        <w:t>less</w:t>
      </w:r>
      <w:r w:rsidR="00C14774">
        <w:rPr>
          <w:spacing w:val="-5"/>
          <w:sz w:val="24"/>
        </w:rPr>
        <w:t xml:space="preserve"> </w:t>
      </w:r>
      <w:r w:rsidR="00C14774">
        <w:rPr>
          <w:spacing w:val="-6"/>
          <w:sz w:val="24"/>
        </w:rPr>
        <w:t>pronounced -</w:t>
      </w:r>
      <w:r w:rsidR="00C14774">
        <w:rPr>
          <w:spacing w:val="-4"/>
          <w:sz w:val="24"/>
        </w:rPr>
        <w:t xml:space="preserve"> </w:t>
      </w:r>
      <w:r w:rsidR="00C14774">
        <w:rPr>
          <w:spacing w:val="-6"/>
          <w:sz w:val="24"/>
        </w:rPr>
        <w:t>these conditions</w:t>
      </w:r>
      <w:r w:rsidR="00C14774">
        <w:rPr>
          <w:spacing w:val="-5"/>
          <w:sz w:val="24"/>
        </w:rPr>
        <w:t xml:space="preserve"> </w:t>
      </w:r>
      <w:r w:rsidR="00C14774">
        <w:rPr>
          <w:spacing w:val="-6"/>
          <w:sz w:val="24"/>
        </w:rPr>
        <w:t>are</w:t>
      </w:r>
    </w:p>
    <w:p w:rsidR="00485016" w:rsidRDefault="00F7725C">
      <w:pPr>
        <w:pStyle w:val="BodyText"/>
        <w:pPrChange w:id="1642" w:author="Hughes, Anna E" w:date="2023-06-19T12:41:00Z">
          <w:pPr>
            <w:pStyle w:val="BodyText"/>
            <w:spacing w:before="8"/>
          </w:pPr>
        </w:pPrChange>
      </w:pPr>
      <w:del w:id="1643" w:author="Hughes, Anna E" w:date="2023-06-19T12:41:00Z">
        <w:r>
          <w:rPr>
            <w:rFonts w:ascii="Trebuchet MS"/>
            <w:spacing w:val="-4"/>
            <w:sz w:val="12"/>
          </w:rPr>
          <w:delText>551</w:delText>
        </w:r>
      </w:del>
      <w:ins w:id="1644" w:author="Hughes, Anna E" w:date="2023-06-19T12:41:00Z">
        <w:r w:rsidR="00C14774">
          <w:rPr>
            <w:rFonts w:ascii="Trebuchet MS"/>
            <w:spacing w:val="-4"/>
            <w:sz w:val="12"/>
          </w:rPr>
          <w:t>556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easy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slopes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quite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close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flat.</w:t>
      </w:r>
      <w:r w:rsidR="00C14774">
        <w:rPr>
          <w:spacing w:val="27"/>
        </w:rPr>
        <w:t xml:space="preserve"> </w:t>
      </w:r>
      <w:r w:rsidR="00C14774">
        <w:rPr>
          <w:spacing w:val="-4"/>
        </w:rPr>
        <w:t>Hence,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correlations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-1"/>
        </w:rPr>
        <w:t xml:space="preserve"> </w:t>
      </w:r>
      <w:r w:rsidR="00C14774">
        <w:rPr>
          <w:spacing w:val="-5"/>
        </w:rPr>
        <w:t>all</w:t>
      </w:r>
    </w:p>
    <w:p w:rsidR="00485016" w:rsidRDefault="00F7725C">
      <w:pPr>
        <w:pStyle w:val="BodyText"/>
        <w:spacing w:before="8"/>
        <w:pPrChange w:id="1645" w:author="Hughes, Anna E" w:date="2023-06-19T12:41:00Z">
          <w:pPr>
            <w:pStyle w:val="BodyText"/>
          </w:pPr>
        </w:pPrChange>
      </w:pPr>
      <w:del w:id="1646" w:author="Hughes, Anna E" w:date="2023-06-19T12:41:00Z">
        <w:r>
          <w:rPr>
            <w:rFonts w:ascii="Trebuchet MS"/>
            <w:spacing w:val="-6"/>
            <w:sz w:val="12"/>
          </w:rPr>
          <w:delText>552</w:delText>
        </w:r>
      </w:del>
      <w:ins w:id="1647" w:author="Hughes, Anna E" w:date="2023-06-19T12:41:00Z">
        <w:r w:rsidR="00C14774">
          <w:rPr>
            <w:rFonts w:ascii="Trebuchet MS"/>
            <w:spacing w:val="-6"/>
            <w:sz w:val="12"/>
          </w:rPr>
          <w:t>557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rPr>
          <w:spacing w:val="-6"/>
        </w:rPr>
        <w:t>much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weaker,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presumably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due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range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restriction.</w:t>
      </w:r>
    </w:p>
    <w:p w:rsidR="00485016" w:rsidRDefault="00C14774">
      <w:pPr>
        <w:pStyle w:val="BodyText"/>
        <w:tabs>
          <w:tab w:val="left" w:pos="968"/>
        </w:tabs>
        <w:rPr>
          <w:ins w:id="1648" w:author="Hughes, Anna E" w:date="2023-06-19T12:41:00Z"/>
        </w:rPr>
      </w:pPr>
      <w:ins w:id="1649" w:author="Hughes, Anna E" w:date="2023-06-19T12:41:00Z">
        <w:r>
          <w:rPr>
            <w:rFonts w:ascii="Trebuchet MS"/>
            <w:spacing w:val="-5"/>
            <w:sz w:val="12"/>
          </w:rPr>
          <w:t>558</w:t>
        </w:r>
        <w:r>
          <w:rPr>
            <w:rFonts w:ascii="Trebuchet MS"/>
            <w:sz w:val="12"/>
          </w:rPr>
          <w:tab/>
        </w:r>
        <w:r>
          <w:rPr>
            <w:w w:val="90"/>
          </w:rPr>
          <w:t>Given</w:t>
        </w:r>
        <w:r>
          <w:rPr>
            <w:spacing w:val="8"/>
          </w:rPr>
          <w:t xml:space="preserve"> </w:t>
        </w:r>
        <w:r>
          <w:rPr>
            <w:w w:val="90"/>
          </w:rPr>
          <w:t>these</w:t>
        </w:r>
        <w:r>
          <w:rPr>
            <w:spacing w:val="9"/>
          </w:rPr>
          <w:t xml:space="preserve"> </w:t>
        </w:r>
        <w:r>
          <w:rPr>
            <w:w w:val="90"/>
          </w:rPr>
          <w:t>results,</w:t>
        </w:r>
        <w:r>
          <w:rPr>
            <w:spacing w:val="9"/>
          </w:rPr>
          <w:t xml:space="preserve"> </w:t>
        </w:r>
        <w:r>
          <w:rPr>
            <w:w w:val="90"/>
          </w:rPr>
          <w:t>it</w:t>
        </w:r>
        <w:r>
          <w:rPr>
            <w:spacing w:val="9"/>
          </w:rPr>
          <w:t xml:space="preserve"> </w:t>
        </w:r>
        <w:r>
          <w:rPr>
            <w:w w:val="90"/>
          </w:rPr>
          <w:t>is</w:t>
        </w:r>
        <w:r>
          <w:rPr>
            <w:spacing w:val="9"/>
          </w:rPr>
          <w:t xml:space="preserve"> </w:t>
        </w:r>
        <w:r>
          <w:rPr>
            <w:w w:val="90"/>
          </w:rPr>
          <w:t>perhaps</w:t>
        </w:r>
        <w:r>
          <w:rPr>
            <w:spacing w:val="8"/>
          </w:rPr>
          <w:t xml:space="preserve"> </w:t>
        </w:r>
        <w:r>
          <w:rPr>
            <w:w w:val="90"/>
          </w:rPr>
          <w:t>unsurprising</w:t>
        </w:r>
        <w:r>
          <w:rPr>
            <w:spacing w:val="10"/>
          </w:rPr>
          <w:t xml:space="preserve"> </w:t>
        </w:r>
        <w:r>
          <w:rPr>
            <w:w w:val="90"/>
          </w:rPr>
          <w:t>that</w:t>
        </w:r>
        <w:r>
          <w:rPr>
            <w:spacing w:val="8"/>
          </w:rPr>
          <w:t xml:space="preserve"> </w:t>
        </w:r>
        <w:r>
          <w:rPr>
            <w:w w:val="90"/>
          </w:rPr>
          <w:t>our</w:t>
        </w:r>
        <w:r>
          <w:rPr>
            <w:spacing w:val="8"/>
          </w:rPr>
          <w:t xml:space="preserve"> </w:t>
        </w:r>
        <w:r>
          <w:rPr>
            <w:w w:val="90"/>
          </w:rPr>
          <w:t>analysis</w:t>
        </w:r>
        <w:r>
          <w:rPr>
            <w:spacing w:val="9"/>
          </w:rPr>
          <w:t xml:space="preserve"> </w:t>
        </w:r>
        <w:r>
          <w:rPr>
            <w:w w:val="90"/>
          </w:rPr>
          <w:t>for</w:t>
        </w:r>
        <w:r>
          <w:rPr>
            <w:spacing w:val="9"/>
          </w:rPr>
          <w:t xml:space="preserve"> </w:t>
        </w:r>
        <w:r>
          <w:rPr>
            <w:spacing w:val="-2"/>
            <w:w w:val="90"/>
          </w:rPr>
          <w:t>Hypothesis</w:t>
        </w:r>
      </w:ins>
    </w:p>
    <w:p w:rsidR="00485016" w:rsidRDefault="00C14774">
      <w:pPr>
        <w:pStyle w:val="BodyText"/>
        <w:spacing w:before="8"/>
        <w:rPr>
          <w:ins w:id="1650" w:author="Hughes, Anna E" w:date="2023-06-19T12:41:00Z"/>
        </w:rPr>
      </w:pPr>
      <w:ins w:id="1651" w:author="Hughes, Anna E" w:date="2023-06-19T12:41:00Z">
        <w:r>
          <w:rPr>
            <w:rFonts w:ascii="Trebuchet MS"/>
            <w:w w:val="90"/>
            <w:sz w:val="12"/>
          </w:rPr>
          <w:t>559</w:t>
        </w:r>
        <w:r>
          <w:rPr>
            <w:rFonts w:ascii="Trebuchet MS"/>
            <w:spacing w:val="69"/>
            <w:sz w:val="12"/>
          </w:rPr>
          <w:t xml:space="preserve">  </w:t>
        </w:r>
        <w:r>
          <w:rPr>
            <w:w w:val="90"/>
          </w:rPr>
          <w:t>4</w:t>
        </w:r>
        <w:r>
          <w:rPr>
            <w:spacing w:val="-2"/>
          </w:rPr>
          <w:t xml:space="preserve"> </w:t>
        </w:r>
        <w:r>
          <w:rPr>
            <w:w w:val="90"/>
          </w:rPr>
          <w:t>leads</w:t>
        </w:r>
        <w:r>
          <w:rPr>
            <w:spacing w:val="-2"/>
          </w:rPr>
          <w:t xml:space="preserve"> </w:t>
        </w:r>
        <w:r>
          <w:rPr>
            <w:w w:val="90"/>
          </w:rPr>
          <w:t>to</w:t>
        </w:r>
        <w:r>
          <w:rPr>
            <w:spacing w:val="-3"/>
          </w:rPr>
          <w:t xml:space="preserve"> </w:t>
        </w:r>
        <w:r>
          <w:rPr>
            <w:w w:val="90"/>
          </w:rPr>
          <w:t>an</w:t>
        </w:r>
        <w:r>
          <w:rPr>
            <w:spacing w:val="-3"/>
          </w:rPr>
          <w:t xml:space="preserve"> </w:t>
        </w:r>
        <w:r>
          <w:rPr>
            <w:w w:val="90"/>
          </w:rPr>
          <w:t>inconclusive</w:t>
        </w:r>
        <w:r>
          <w:rPr>
            <w:spacing w:val="-3"/>
          </w:rPr>
          <w:t xml:space="preserve"> </w:t>
        </w:r>
        <w:r>
          <w:rPr>
            <w:w w:val="90"/>
          </w:rPr>
          <w:t>result</w:t>
        </w:r>
        <w:r>
          <w:rPr>
            <w:spacing w:val="-3"/>
          </w:rPr>
          <w:t xml:space="preserve"> </w:t>
        </w:r>
        <w:r>
          <w:rPr>
            <w:w w:val="90"/>
          </w:rPr>
          <w:t>for</w:t>
        </w:r>
        <w:r>
          <w:rPr>
            <w:spacing w:val="-2"/>
          </w:rPr>
          <w:t xml:space="preserve"> </w:t>
        </w:r>
        <w:r>
          <w:rPr>
            <w:w w:val="90"/>
          </w:rPr>
          <w:t>distinguishing</w:t>
        </w:r>
        <w:r>
          <w:rPr>
            <w:spacing w:val="-3"/>
          </w:rPr>
          <w:t xml:space="preserve"> </w:t>
        </w:r>
        <w:r>
          <w:rPr>
            <w:w w:val="90"/>
          </w:rPr>
          <w:t>between</w:t>
        </w:r>
        <w:r>
          <w:rPr>
            <w:spacing w:val="-3"/>
          </w:rPr>
          <w:t xml:space="preserve"> </w:t>
        </w:r>
        <w:r>
          <w:rPr>
            <w:w w:val="90"/>
          </w:rPr>
          <w:t>the</w:t>
        </w:r>
        <w:r>
          <w:rPr>
            <w:spacing w:val="-3"/>
          </w:rPr>
          <w:t xml:space="preserve"> </w:t>
        </w:r>
        <w:r>
          <w:rPr>
            <w:w w:val="90"/>
          </w:rPr>
          <w:t>three</w:t>
        </w:r>
        <w:r>
          <w:rPr>
            <w:spacing w:val="-2"/>
          </w:rPr>
          <w:t xml:space="preserve"> </w:t>
        </w:r>
        <w:r>
          <w:rPr>
            <w:w w:val="90"/>
          </w:rPr>
          <w:t>contrast</w:t>
        </w:r>
        <w:r>
          <w:rPr>
            <w:spacing w:val="-3"/>
          </w:rPr>
          <w:t xml:space="preserve"> </w:t>
        </w:r>
        <w:r>
          <w:rPr>
            <w:spacing w:val="-4"/>
            <w:w w:val="90"/>
          </w:rPr>
          <w:t>com-</w:t>
        </w:r>
      </w:ins>
    </w:p>
    <w:p w:rsidR="00485016" w:rsidRDefault="00C14774">
      <w:pPr>
        <w:pStyle w:val="BodyText"/>
        <w:rPr>
          <w:moveTo w:id="1652" w:author="Hughes, Anna E" w:date="2023-06-19T12:41:00Z"/>
        </w:rPr>
      </w:pPr>
      <w:ins w:id="1653" w:author="Hughes, Anna E" w:date="2023-06-19T12:41:00Z">
        <w:r>
          <w:rPr>
            <w:rFonts w:ascii="Trebuchet MS"/>
            <w:spacing w:val="-6"/>
            <w:sz w:val="12"/>
          </w:rPr>
          <w:t>560</w:t>
        </w:r>
      </w:ins>
      <w:moveToRangeStart w:id="1654" w:author="Hughes, Anna E" w:date="2023-06-19T12:41:00Z" w:name="move138070904"/>
      <w:moveTo w:id="1655" w:author="Hughes, Anna E" w:date="2023-06-19T12:41:00Z"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6"/>
          </w:rPr>
          <w:t>bination</w:t>
        </w:r>
        <w:r>
          <w:rPr>
            <w:spacing w:val="-4"/>
          </w:rPr>
          <w:t xml:space="preserve"> </w:t>
        </w:r>
        <w:r>
          <w:rPr>
            <w:spacing w:val="-6"/>
          </w:rPr>
          <w:t>methods.</w:t>
        </w:r>
        <w:r>
          <w:rPr>
            <w:spacing w:val="14"/>
          </w:rPr>
          <w:t xml:space="preserve"> </w:t>
        </w:r>
        <w:r>
          <w:rPr>
            <w:spacing w:val="-6"/>
          </w:rPr>
          <w:t>Perhaps</w:t>
        </w:r>
        <w:r>
          <w:rPr>
            <w:spacing w:val="-5"/>
          </w:rPr>
          <w:t xml:space="preserve"> </w:t>
        </w:r>
        <w:r>
          <w:rPr>
            <w:spacing w:val="-6"/>
          </w:rPr>
          <w:t>taking</w:t>
        </w:r>
        <w:r>
          <w:rPr>
            <w:spacing w:val="-4"/>
          </w:rPr>
          <w:t xml:space="preserve"> </w:t>
        </w:r>
        <w:r>
          <w:rPr>
            <w:spacing w:val="-6"/>
          </w:rPr>
          <w:t>these</w:t>
        </w:r>
        <w:r>
          <w:rPr>
            <w:spacing w:val="-5"/>
          </w:rPr>
          <w:t xml:space="preserve"> </w:t>
        </w:r>
        <w:r>
          <w:rPr>
            <w:spacing w:val="-6"/>
          </w:rPr>
          <w:t>individual</w:t>
        </w:r>
        <w:r>
          <w:rPr>
            <w:spacing w:val="-5"/>
          </w:rPr>
          <w:t xml:space="preserve"> </w:t>
        </w:r>
        <w:r>
          <w:rPr>
            <w:spacing w:val="-6"/>
          </w:rPr>
          <w:t>differences</w:t>
        </w:r>
        <w:r>
          <w:rPr>
            <w:spacing w:val="-4"/>
          </w:rPr>
          <w:t xml:space="preserve"> </w:t>
        </w:r>
        <w:r>
          <w:rPr>
            <w:spacing w:val="-6"/>
          </w:rPr>
          <w:t>into</w:t>
        </w:r>
        <w:r>
          <w:rPr>
            <w:spacing w:val="-5"/>
          </w:rPr>
          <w:t xml:space="preserve"> </w:t>
        </w:r>
        <w:r>
          <w:rPr>
            <w:spacing w:val="-6"/>
          </w:rPr>
          <w:t>account</w:t>
        </w:r>
        <w:r>
          <w:rPr>
            <w:spacing w:val="-5"/>
          </w:rPr>
          <w:t xml:space="preserve"> </w:t>
        </w:r>
        <w:r>
          <w:rPr>
            <w:spacing w:val="-6"/>
          </w:rPr>
          <w:t>when</w:t>
        </w:r>
      </w:moveTo>
    </w:p>
    <w:moveToRangeEnd w:id="1654"/>
    <w:p w:rsidR="00485016" w:rsidRDefault="00C14774">
      <w:pPr>
        <w:pStyle w:val="BodyText"/>
        <w:spacing w:before="8"/>
        <w:rPr>
          <w:ins w:id="1656" w:author="Hughes, Anna E" w:date="2023-06-19T12:41:00Z"/>
        </w:rPr>
      </w:pPr>
      <w:ins w:id="1657" w:author="Hughes, Anna E" w:date="2023-06-19T12:41:00Z">
        <w:r>
          <w:rPr>
            <w:rFonts w:ascii="Trebuchet MS"/>
            <w:spacing w:val="-4"/>
            <w:sz w:val="12"/>
          </w:rPr>
          <w:t>561</w:t>
        </w:r>
        <w:r>
          <w:rPr>
            <w:rFonts w:ascii="Trebuchet MS"/>
            <w:spacing w:val="79"/>
            <w:w w:val="150"/>
            <w:sz w:val="12"/>
          </w:rPr>
          <w:t xml:space="preserve"> </w:t>
        </w:r>
        <w:r>
          <w:rPr>
            <w:spacing w:val="-4"/>
          </w:rPr>
          <w:t>we</w:t>
        </w:r>
        <w:r>
          <w:rPr>
            <w:spacing w:val="2"/>
          </w:rPr>
          <w:t xml:space="preserve"> </w:t>
        </w:r>
        <w:r>
          <w:rPr>
            <w:spacing w:val="-4"/>
          </w:rPr>
          <w:t>predict</w:t>
        </w:r>
        <w:r>
          <w:rPr>
            <w:spacing w:val="2"/>
          </w:rPr>
          <w:t xml:space="preserve"> </w:t>
        </w:r>
        <w:r>
          <w:rPr>
            <w:spacing w:val="-4"/>
          </w:rPr>
          <w:t>reaction</w:t>
        </w:r>
        <w:r>
          <w:rPr>
            <w:spacing w:val="2"/>
          </w:rPr>
          <w:t xml:space="preserve"> </w:t>
        </w:r>
        <w:r>
          <w:rPr>
            <w:spacing w:val="-4"/>
          </w:rPr>
          <w:t>times</w:t>
        </w:r>
        <w:r>
          <w:rPr>
            <w:spacing w:val="2"/>
          </w:rPr>
          <w:t xml:space="preserve"> </w:t>
        </w:r>
        <w:r>
          <w:rPr>
            <w:spacing w:val="-4"/>
          </w:rPr>
          <w:t>will</w:t>
        </w:r>
        <w:r>
          <w:rPr>
            <w:spacing w:val="3"/>
          </w:rPr>
          <w:t xml:space="preserve"> </w:t>
        </w:r>
        <w:r>
          <w:rPr>
            <w:spacing w:val="-4"/>
          </w:rPr>
          <w:t>lead</w:t>
        </w:r>
        <w:r>
          <w:rPr>
            <w:spacing w:val="2"/>
          </w:rPr>
          <w:t xml:space="preserve"> </w:t>
        </w:r>
        <w:r>
          <w:rPr>
            <w:spacing w:val="-4"/>
          </w:rPr>
          <w:t>to</w:t>
        </w:r>
        <w:r>
          <w:rPr>
            <w:spacing w:val="2"/>
          </w:rPr>
          <w:t xml:space="preserve"> </w:t>
        </w:r>
        <w:r>
          <w:rPr>
            <w:spacing w:val="-4"/>
          </w:rPr>
          <w:t>improved</w:t>
        </w:r>
        <w:r>
          <w:rPr>
            <w:spacing w:val="2"/>
          </w:rPr>
          <w:t xml:space="preserve"> </w:t>
        </w:r>
        <w:r>
          <w:rPr>
            <w:spacing w:val="-4"/>
          </w:rPr>
          <w:t>power</w:t>
        </w:r>
        <w:r>
          <w:rPr>
            <w:spacing w:val="2"/>
          </w:rPr>
          <w:t xml:space="preserve"> </w:t>
        </w:r>
        <w:r>
          <w:rPr>
            <w:spacing w:val="-4"/>
          </w:rPr>
          <w:t>to</w:t>
        </w:r>
        <w:r>
          <w:rPr>
            <w:spacing w:val="3"/>
          </w:rPr>
          <w:t xml:space="preserve"> </w:t>
        </w:r>
        <w:r>
          <w:rPr>
            <w:spacing w:val="-4"/>
          </w:rPr>
          <w:t>discriminate</w:t>
        </w:r>
        <w:r>
          <w:rPr>
            <w:spacing w:val="2"/>
          </w:rPr>
          <w:t xml:space="preserve"> </w:t>
        </w:r>
        <w:r>
          <w:rPr>
            <w:spacing w:val="-4"/>
          </w:rPr>
          <w:t>between</w:t>
        </w:r>
      </w:ins>
    </w:p>
    <w:p w:rsidR="00485016" w:rsidRDefault="00C14774">
      <w:pPr>
        <w:pStyle w:val="BodyText"/>
        <w:rPr>
          <w:moveTo w:id="1658" w:author="Hughes, Anna E" w:date="2023-06-19T12:41:00Z"/>
        </w:rPr>
      </w:pPr>
      <w:ins w:id="1659" w:author="Hughes, Anna E" w:date="2023-06-19T12:41:00Z">
        <w:r>
          <w:rPr>
            <w:rFonts w:ascii="Trebuchet MS"/>
            <w:spacing w:val="-2"/>
            <w:sz w:val="12"/>
          </w:rPr>
          <w:t>562</w:t>
        </w:r>
      </w:ins>
      <w:moveToRangeStart w:id="1660" w:author="Hughes, Anna E" w:date="2023-06-19T12:41:00Z" w:name="move138070905"/>
      <w:moveTo w:id="1661" w:author="Hughes, Anna E" w:date="2023-06-19T12:41:00Z">
        <w:r>
          <w:rPr>
            <w:rFonts w:ascii="Trebuchet MS"/>
            <w:spacing w:val="35"/>
            <w:sz w:val="12"/>
          </w:rPr>
          <w:t xml:space="preserve">  </w:t>
        </w:r>
        <w:r>
          <w:rPr>
            <w:spacing w:val="-2"/>
          </w:rPr>
          <w:t>the</w:t>
        </w:r>
        <w:r>
          <w:rPr>
            <w:spacing w:val="12"/>
          </w:rPr>
          <w:t xml:space="preserve"> </w:t>
        </w:r>
        <w:r>
          <w:rPr>
            <w:spacing w:val="-2"/>
          </w:rPr>
          <w:t>models.</w:t>
        </w:r>
        <w:r>
          <w:rPr>
            <w:spacing w:val="64"/>
          </w:rPr>
          <w:t xml:space="preserve"> </w:t>
        </w:r>
        <w:r>
          <w:rPr>
            <w:spacing w:val="-2"/>
          </w:rPr>
          <w:t>However,</w:t>
        </w:r>
        <w:r>
          <w:rPr>
            <w:spacing w:val="16"/>
          </w:rPr>
          <w:t xml:space="preserve"> </w:t>
        </w:r>
        <w:r>
          <w:rPr>
            <w:spacing w:val="-2"/>
          </w:rPr>
          <w:t>before</w:t>
        </w:r>
        <w:r>
          <w:rPr>
            <w:spacing w:val="11"/>
          </w:rPr>
          <w:t xml:space="preserve"> </w:t>
        </w:r>
        <w:r>
          <w:rPr>
            <w:spacing w:val="-2"/>
          </w:rPr>
          <w:t>we</w:t>
        </w:r>
        <w:r>
          <w:rPr>
            <w:spacing w:val="11"/>
          </w:rPr>
          <w:t xml:space="preserve"> </w:t>
        </w:r>
        <w:r>
          <w:rPr>
            <w:spacing w:val="-2"/>
          </w:rPr>
          <w:t>do</w:t>
        </w:r>
        <w:r>
          <w:rPr>
            <w:spacing w:val="11"/>
          </w:rPr>
          <w:t xml:space="preserve"> </w:t>
        </w:r>
        <w:r>
          <w:rPr>
            <w:spacing w:val="-2"/>
          </w:rPr>
          <w:t>so,</w:t>
        </w:r>
        <w:r>
          <w:rPr>
            <w:spacing w:val="16"/>
          </w:rPr>
          <w:t xml:space="preserve"> </w:t>
        </w:r>
        <w:r>
          <w:rPr>
            <w:spacing w:val="-2"/>
          </w:rPr>
          <w:t>we</w:t>
        </w:r>
        <w:r>
          <w:rPr>
            <w:spacing w:val="11"/>
          </w:rPr>
          <w:t xml:space="preserve"> </w:t>
        </w:r>
        <w:r>
          <w:rPr>
            <w:spacing w:val="-2"/>
          </w:rPr>
          <w:t>will</w:t>
        </w:r>
        <w:r>
          <w:rPr>
            <w:spacing w:val="11"/>
          </w:rPr>
          <w:t xml:space="preserve"> </w:t>
        </w:r>
        <w:r>
          <w:rPr>
            <w:spacing w:val="-2"/>
          </w:rPr>
          <w:t>also</w:t>
        </w:r>
        <w:r>
          <w:rPr>
            <w:spacing w:val="11"/>
          </w:rPr>
          <w:t xml:space="preserve"> </w:t>
        </w:r>
        <w:r>
          <w:rPr>
            <w:spacing w:val="-2"/>
          </w:rPr>
          <w:t>investigate</w:t>
        </w:r>
        <w:r>
          <w:rPr>
            <w:spacing w:val="10"/>
          </w:rPr>
          <w:t xml:space="preserve"> </w:t>
        </w:r>
        <w:r>
          <w:rPr>
            <w:spacing w:val="-2"/>
          </w:rPr>
          <w:t>incorporating</w:t>
        </w:r>
      </w:moveTo>
    </w:p>
    <w:moveToRangeEnd w:id="1660"/>
    <w:p w:rsidR="00701245" w:rsidRDefault="00701245">
      <w:pPr>
        <w:pStyle w:val="BodyText"/>
        <w:spacing w:before="11"/>
        <w:ind w:left="0"/>
        <w:rPr>
          <w:del w:id="1662" w:author="Hughes, Anna E" w:date="2023-06-19T12:41:00Z"/>
          <w:sz w:val="29"/>
        </w:rPr>
      </w:pPr>
    </w:p>
    <w:p w:rsidR="00701245" w:rsidRDefault="00701245">
      <w:pPr>
        <w:rPr>
          <w:del w:id="1663" w:author="Hughes, Anna E" w:date="2023-06-19T12:41:00Z"/>
          <w:sz w:val="29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664" w:author="Hughes, Anna E" w:date="2023-06-19T12:41:00Z"/>
          <w:sz w:val="14"/>
        </w:rPr>
      </w:pPr>
    </w:p>
    <w:p w:rsidR="00701245" w:rsidRDefault="00701245">
      <w:pPr>
        <w:pStyle w:val="BodyText"/>
        <w:spacing w:before="0"/>
        <w:ind w:left="0"/>
        <w:rPr>
          <w:del w:id="1665" w:author="Hughes, Anna E" w:date="2023-06-19T12:41:00Z"/>
          <w:sz w:val="14"/>
        </w:rPr>
      </w:pPr>
    </w:p>
    <w:p w:rsidR="00701245" w:rsidRDefault="00701245">
      <w:pPr>
        <w:pStyle w:val="BodyText"/>
        <w:spacing w:before="6"/>
        <w:ind w:left="0"/>
        <w:rPr>
          <w:del w:id="1666" w:author="Hughes, Anna E" w:date="2023-06-19T12:41:00Z"/>
          <w:sz w:val="18"/>
        </w:rPr>
      </w:pPr>
    </w:p>
    <w:p w:rsidR="00485016" w:rsidRDefault="00F7725C">
      <w:pPr>
        <w:pStyle w:val="BodyText"/>
        <w:spacing w:before="8"/>
        <w:rPr>
          <w:ins w:id="1667" w:author="Hughes, Anna E" w:date="2023-06-19T12:41:00Z"/>
        </w:rPr>
      </w:pPr>
      <w:del w:id="1668" w:author="Hughes, Anna E" w:date="2023-06-19T12:41:00Z">
        <w:r>
          <w:rPr>
            <w:noProof/>
            <w:lang w:val="en-GB" w:eastAsia="en-GB"/>
          </w:rPr>
          <w:drawing>
            <wp:anchor distT="0" distB="0" distL="0" distR="0" simplePos="0" relativeHeight="487662080" behindDoc="0" locked="0" layoutInCell="1" allowOverlap="1" wp14:anchorId="29409AB3" wp14:editId="2E7B7F53">
              <wp:simplePos x="0" y="0"/>
              <wp:positionH relativeFrom="page">
                <wp:posOffset>2074657</wp:posOffset>
              </wp:positionH>
              <wp:positionV relativeFrom="paragraph">
                <wp:posOffset>-156930</wp:posOffset>
              </wp:positionV>
              <wp:extent cx="1740578" cy="823912"/>
              <wp:effectExtent l="0" t="0" r="0" b="0"/>
              <wp:wrapNone/>
              <wp:docPr id="763" name="image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9.png"/>
                      <pic:cNvPicPr/>
                    </pic:nvPicPr>
                    <pic:blipFill>
                      <a:blip r:embed="rId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0578" cy="8239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2F7126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3104" behindDoc="0" locked="0" layoutInCell="1" allowOverlap="1" wp14:anchorId="52D052C4" wp14:editId="1D040B36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297180</wp:posOffset>
                  </wp:positionV>
                  <wp:extent cx="26670" cy="0"/>
                  <wp:effectExtent l="0" t="0" r="0" b="0"/>
                  <wp:wrapNone/>
                  <wp:docPr id="759" name="Line 3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DE7A351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pt" to="156.9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D1yvqa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2F7126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4128" behindDoc="0" locked="0" layoutInCell="1" allowOverlap="1" wp14:anchorId="3F2EE092" wp14:editId="046A2599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175260</wp:posOffset>
                  </wp:positionV>
                  <wp:extent cx="26670" cy="0"/>
                  <wp:effectExtent l="0" t="0" r="0" b="0"/>
                  <wp:wrapNone/>
                  <wp:docPr id="760" name="Line 3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B705E58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Dgs50/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2F7126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5152" behindDoc="0" locked="0" layoutInCell="1" allowOverlap="1" wp14:anchorId="773108EA" wp14:editId="2F2FEAE6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53975</wp:posOffset>
                  </wp:positionV>
                  <wp:extent cx="26670" cy="0"/>
                  <wp:effectExtent l="0" t="0" r="0" b="0"/>
                  <wp:wrapNone/>
                  <wp:docPr id="761" name="Lin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168E757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kf6LuNwAAAAHAQAADwAAAAAAAAAAAAAAAAB5BAAAZHJzL2Rvd25yZXYueG1s&#10;UEsFBgAAAAAEAAQA8wAAAIIFAAAAAA==&#10;" strokecolor="#333" strokeweight=".291mm">
                  <w10:wrap anchorx="page"/>
                </v:line>
              </w:pict>
            </mc:Fallback>
          </mc:AlternateContent>
        </w:r>
        <w:r w:rsidR="002F7126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6176" behindDoc="0" locked="0" layoutInCell="1" allowOverlap="1" wp14:anchorId="5C5356FD" wp14:editId="043D1529">
                  <wp:simplePos x="0" y="0"/>
                  <wp:positionH relativeFrom="page">
                    <wp:posOffset>1477645</wp:posOffset>
                  </wp:positionH>
                  <wp:positionV relativeFrom="paragraph">
                    <wp:posOffset>128905</wp:posOffset>
                  </wp:positionV>
                  <wp:extent cx="144780" cy="324485"/>
                  <wp:effectExtent l="0" t="0" r="0" b="0"/>
                  <wp:wrapNone/>
                  <wp:docPr id="762" name="docshape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before="12"/>
                                <w:ind w:left="20"/>
                                <w:rPr>
                                  <w:del w:id="1669" w:author="Hughes, Anna E" w:date="2023-06-19T12:41:00Z"/>
                                  <w:rFonts w:ascii="Times New Roman"/>
                                  <w:sz w:val="17"/>
                                </w:rPr>
                              </w:pPr>
                              <w:del w:id="1670" w:author="Hughes, Anna E" w:date="2023-06-19T12:41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feature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C5356FD" id="docshape189" o:spid="_x0000_s1036" type="#_x0000_t202" style="position:absolute;left:0;text-align:left;margin-left:116.35pt;margin-top:10.15pt;width:11.4pt;height:25.55pt;z-index:4876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VNRsgIAALY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" filled="f" stroked="f">
                  <v:textbox style="layout-flow:vertical;mso-layout-flow-alt:bottom-to-top" inset="0,0,0,0">
                    <w:txbxContent>
                      <w:p w14:paraId="38B0EC47" w14:textId="77777777" w:rsidR="00701245" w:rsidRDefault="00F7725C">
                        <w:pPr>
                          <w:spacing w:before="12"/>
                          <w:ind w:left="20"/>
                          <w:rPr>
                            <w:del w:id="1683" w:author="Hughes, Anna E" w:date="2023-06-19T12:41:00Z"/>
                            <w:rFonts w:ascii="Times New Roman"/>
                            <w:sz w:val="17"/>
                          </w:rPr>
                        </w:pPr>
                        <w:del w:id="1684" w:author="Hughes, Anna E" w:date="2023-06-19T12:41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feature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1671" w:author="Hughes, Anna E" w:date="2023-06-19T12:41:00Z">
        <w:r w:rsidR="00C14774">
          <w:rPr>
            <w:rFonts w:ascii="Trebuchet MS"/>
            <w:spacing w:val="-6"/>
            <w:sz w:val="12"/>
          </w:rPr>
          <w:t>563</w:t>
        </w:r>
        <w:r w:rsidR="00C14774">
          <w:rPr>
            <w:rFonts w:ascii="Trebuchet MS"/>
            <w:spacing w:val="75"/>
            <w:w w:val="150"/>
            <w:sz w:val="12"/>
          </w:rPr>
          <w:t xml:space="preserve"> </w:t>
        </w:r>
        <w:r w:rsidR="00C14774">
          <w:rPr>
            <w:spacing w:val="-6"/>
          </w:rPr>
          <w:t>information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about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target</w:t>
        </w:r>
        <w:r w:rsidR="00C14774">
          <w:rPr>
            <w:spacing w:val="-8"/>
          </w:rPr>
          <w:t xml:space="preserve"> </w:t>
        </w:r>
        <w:r w:rsidR="00C14774">
          <w:rPr>
            <w:spacing w:val="-6"/>
          </w:rPr>
          <w:t>eccentricity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into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the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model.</w:t>
        </w:r>
      </w:ins>
    </w:p>
    <w:p w:rsidR="00485016" w:rsidRDefault="00485016">
      <w:pPr>
        <w:rPr>
          <w:ins w:id="1672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1673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1674" w:author="Hughes, Anna E" w:date="2023-06-19T12:41:00Z"/>
          <w:sz w:val="20"/>
        </w:rPr>
      </w:pPr>
    </w:p>
    <w:p w:rsidR="00485016" w:rsidRDefault="00485016">
      <w:pPr>
        <w:pStyle w:val="BodyText"/>
        <w:spacing w:before="6"/>
        <w:ind w:left="0"/>
        <w:rPr>
          <w:ins w:id="1675" w:author="Hughes, Anna E" w:date="2023-06-19T12:41:00Z"/>
          <w:sz w:val="29"/>
        </w:rPr>
      </w:pPr>
    </w:p>
    <w:p w:rsidR="00485016" w:rsidRDefault="00485016">
      <w:pPr>
        <w:rPr>
          <w:ins w:id="1676" w:author="Hughes, Anna E" w:date="2023-06-19T12:41:00Z"/>
          <w:sz w:val="29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1677" w:author="Hughes, Anna E" w:date="2023-06-19T12:41:00Z"/>
          <w:sz w:val="14"/>
        </w:rPr>
      </w:pPr>
    </w:p>
    <w:p w:rsidR="00485016" w:rsidRDefault="00485016">
      <w:pPr>
        <w:pStyle w:val="BodyText"/>
        <w:spacing w:before="0"/>
        <w:ind w:left="0"/>
        <w:rPr>
          <w:ins w:id="1678" w:author="Hughes, Anna E" w:date="2023-06-19T12:41:00Z"/>
          <w:sz w:val="14"/>
        </w:rPr>
      </w:pPr>
    </w:p>
    <w:p w:rsidR="00485016" w:rsidRDefault="00485016">
      <w:pPr>
        <w:pStyle w:val="BodyText"/>
        <w:spacing w:before="6"/>
        <w:ind w:left="0"/>
        <w:rPr>
          <w:ins w:id="1679" w:author="Hughes, Anna E" w:date="2023-06-19T12:41:00Z"/>
          <w:sz w:val="18"/>
        </w:rPr>
      </w:pPr>
    </w:p>
    <w:p w:rsidR="00485016" w:rsidRDefault="00C14774">
      <w:pPr>
        <w:spacing w:before="1" w:line="285" w:lineRule="auto"/>
        <w:ind w:left="977" w:firstLine="177"/>
        <w:jc w:val="both"/>
        <w:rPr>
          <w:rFonts w:ascii="Times New Roman"/>
          <w:sz w:val="14"/>
        </w:rPr>
        <w:pPrChange w:id="1680" w:author="Hughes, Anna E" w:date="2023-06-19T12:41:00Z">
          <w:pPr>
            <w:spacing w:line="285" w:lineRule="auto"/>
            <w:ind w:left="857" w:firstLine="177"/>
            <w:jc w:val="both"/>
          </w:pPr>
        </w:pPrChange>
      </w:pPr>
      <w:ins w:id="1681" w:author="Hughes, Anna E" w:date="2023-06-19T12:41:00Z">
        <w:r>
          <w:rPr>
            <w:noProof/>
            <w:lang w:val="en-GB" w:eastAsia="en-GB"/>
          </w:rPr>
          <w:drawing>
            <wp:anchor distT="0" distB="0" distL="0" distR="0" simplePos="0" relativeHeight="15752704" behindDoc="0" locked="0" layoutInCell="1" allowOverlap="1">
              <wp:simplePos x="0" y="0"/>
              <wp:positionH relativeFrom="page">
                <wp:posOffset>2074657</wp:posOffset>
              </wp:positionH>
              <wp:positionV relativeFrom="paragraph">
                <wp:posOffset>-156295</wp:posOffset>
              </wp:positionV>
              <wp:extent cx="1740578" cy="823912"/>
              <wp:effectExtent l="0" t="0" r="0" b="0"/>
              <wp:wrapNone/>
              <wp:docPr id="15" name="image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image9.png"/>
                      <pic:cNvPicPr/>
                    </pic:nvPicPr>
                    <pic:blipFill>
                      <a:blip r:embed="rId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0578" cy="8239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54752" behindDoc="0" locked="0" layoutInCell="1" allowOverlap="1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297815</wp:posOffset>
                  </wp:positionV>
                  <wp:extent cx="26670" cy="0"/>
                  <wp:effectExtent l="0" t="0" r="0" b="0"/>
                  <wp:wrapNone/>
                  <wp:docPr id="313" name="Line 3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3AE8F5B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5pt" to="156.9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A4nmjY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55264" behindDoc="0" locked="0" layoutInCell="1" allowOverlap="1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175895</wp:posOffset>
                  </wp:positionV>
                  <wp:extent cx="26670" cy="0"/>
                  <wp:effectExtent l="0" t="0" r="0" b="0"/>
                  <wp:wrapNone/>
                  <wp:docPr id="312" name="Line 3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AFB93F8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5pt" to="156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At5w993gAAAAkBAAAPAAAAAAAAAAAAAAAAAHkEAABkcnMvZG93bnJldi54&#10;bWxQSwUGAAAAAAQABADzAAAAhAUAAAAA&#10;" strokecolor="#333" strokeweight=".291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55776" behindDoc="0" locked="0" layoutInCell="1" allowOverlap="1">
                  <wp:simplePos x="0" y="0"/>
                  <wp:positionH relativeFrom="page">
                    <wp:posOffset>1966595</wp:posOffset>
                  </wp:positionH>
                  <wp:positionV relativeFrom="paragraph">
                    <wp:posOffset>54610</wp:posOffset>
                  </wp:positionV>
                  <wp:extent cx="26670" cy="0"/>
                  <wp:effectExtent l="0" t="0" r="0" b="0"/>
                  <wp:wrapNone/>
                  <wp:docPr id="311" name="Lin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6670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DC52A23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3pt" to="156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IUYOkNwAAAAHAQAADwAAAAAAAAAAAAAAAAB5BAAAZHJzL2Rvd25yZXYueG1s&#10;UEsFBgAAAAAEAAQA8wAAAIIFAAAAAA==&#10;" strokecolor="#333" strokeweight=".291mm">
                  <w10:wrap anchorx="page"/>
                </v:lin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63968" behindDoc="0" locked="0" layoutInCell="1" allowOverlap="1">
                  <wp:simplePos x="0" y="0"/>
                  <wp:positionH relativeFrom="page">
                    <wp:posOffset>1477645</wp:posOffset>
                  </wp:positionH>
                  <wp:positionV relativeFrom="paragraph">
                    <wp:posOffset>129540</wp:posOffset>
                  </wp:positionV>
                  <wp:extent cx="144780" cy="324485"/>
                  <wp:effectExtent l="0" t="0" r="0" b="0"/>
                  <wp:wrapNone/>
                  <wp:docPr id="310" name="docshape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before="12"/>
                                <w:ind w:left="20"/>
                                <w:rPr>
                                  <w:ins w:id="1682" w:author="Hughes, Anna E" w:date="2023-06-19T12:41:00Z"/>
                                  <w:rFonts w:ascii="Times New Roman"/>
                                  <w:sz w:val="17"/>
                                </w:rPr>
                              </w:pPr>
                              <w:ins w:id="1683" w:author="Hughes, Anna E" w:date="2023-06-19T12:41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feature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37" type="#_x0000_t202" style="position:absolute;left:0;text-align:left;margin-left:116.35pt;margin-top:10.2pt;width:11.4pt;height:25.5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+fzsQIAALY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" filled="f" stroked="f">
                  <v:textbox style="layout-flow:vertical;mso-layout-flow-alt:bottom-to-top" inset="0,0,0,0">
                    <w:txbxContent>
                      <w:p w14:paraId="4A9F8040" w14:textId="77777777" w:rsidR="00485016" w:rsidRDefault="00C14774">
                        <w:pPr>
                          <w:spacing w:before="12"/>
                          <w:ind w:left="20"/>
                          <w:rPr>
                            <w:ins w:id="1698" w:author="Hughes, Anna E" w:date="2023-06-19T12:41:00Z"/>
                            <w:rFonts w:ascii="Times New Roman"/>
                            <w:sz w:val="17"/>
                          </w:rPr>
                        </w:pPr>
                        <w:ins w:id="1699" w:author="Hughes, Anna E" w:date="2023-06-19T12:41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feature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>
        <w:rPr>
          <w:rFonts w:ascii="Times New Roman"/>
          <w:color w:val="4D4D4D"/>
          <w:spacing w:val="-2"/>
          <w:sz w:val="14"/>
        </w:rPr>
        <w:t>circle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triangle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diamond</w:t>
      </w:r>
    </w:p>
    <w:p w:rsidR="00485016" w:rsidRDefault="00DA2490">
      <w:pPr>
        <w:spacing w:line="285" w:lineRule="auto"/>
        <w:ind w:left="1085" w:firstLine="130"/>
        <w:jc w:val="both"/>
        <w:rPr>
          <w:rFonts w:ascii="Times New Roman"/>
          <w:sz w:val="14"/>
        </w:rPr>
        <w:pPrChange w:id="1684" w:author="Hughes, Anna E" w:date="2023-06-19T12:41:00Z">
          <w:pPr>
            <w:spacing w:line="285" w:lineRule="auto"/>
            <w:ind w:left="965" w:firstLine="130"/>
            <w:jc w:val="both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296545</wp:posOffset>
                </wp:positionV>
                <wp:extent cx="26670" cy="0"/>
                <wp:effectExtent l="0" t="0" r="0" b="0"/>
                <wp:wrapNone/>
                <wp:docPr id="309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A7954" id="Line 300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35pt" to="156.9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08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5D52CB" id="Line 299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AS8597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07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7CBEAC" id="Line 298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vzHwIAAEQEAAAOAAAAZHJzL2Uyb0RvYy54bWysU8GO2jAQvVfqP1i5QxJIA0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DlCL8x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5039360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6" name="Lin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B48B69" id="Line 297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8pt,31.25pt" to="396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Bp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5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4A7A9" id="Line 29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95pt,31.25pt" to="403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Pd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5220335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4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3A23AD" id="Line 295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05pt,31.25pt" to="411.0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Y8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5311140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3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916B2" id="Line 294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2pt,31.25pt" to="418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Ru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qRI&#10;C03aCcXRZJGH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5401945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2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87705C" id="Line 293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35pt,31.25pt" to="425.3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zC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5492750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1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858432" id="Line 292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2.5pt,31.25pt" to="432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j92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NMFKk&#10;hSbthOJospiE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4"/>
          <w:sz w:val="14"/>
        </w:rPr>
        <w:t>pink</w:t>
      </w:r>
      <w:r w:rsidR="00C14774">
        <w:rPr>
          <w:rFonts w:ascii="Times New Roman"/>
          <w:color w:val="4D4D4D"/>
          <w:spacing w:val="40"/>
          <w:sz w:val="14"/>
        </w:rPr>
        <w:t xml:space="preserve"> </w:t>
      </w:r>
      <w:r w:rsidR="00C14774">
        <w:rPr>
          <w:rFonts w:ascii="Times New Roman"/>
          <w:color w:val="4D4D4D"/>
          <w:spacing w:val="-2"/>
          <w:sz w:val="14"/>
        </w:rPr>
        <w:t>purple</w:t>
      </w:r>
      <w:r w:rsidR="00C14774">
        <w:rPr>
          <w:rFonts w:ascii="Times New Roman"/>
          <w:color w:val="4D4D4D"/>
          <w:spacing w:val="40"/>
          <w:sz w:val="14"/>
        </w:rPr>
        <w:t xml:space="preserve"> </w:t>
      </w:r>
      <w:r w:rsidR="00C14774">
        <w:rPr>
          <w:rFonts w:ascii="Times New Roman"/>
          <w:color w:val="4D4D4D"/>
          <w:spacing w:val="-2"/>
          <w:sz w:val="14"/>
        </w:rPr>
        <w:t>orange</w:t>
      </w:r>
    </w:p>
    <w:p w:rsidR="00485016" w:rsidRDefault="00C14774">
      <w:pPr>
        <w:rPr>
          <w:rFonts w:ascii="Times New Roman"/>
          <w:sz w:val="20"/>
        </w:rPr>
      </w:pPr>
      <w:r>
        <w:br w:type="column"/>
      </w: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DA2490">
      <w:pPr>
        <w:pStyle w:val="BodyText"/>
        <w:spacing w:before="11"/>
        <w:ind w:left="0"/>
        <w:rPr>
          <w:rFonts w:ascii="Times New Roman"/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300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3C0197" id="Line 291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5.1pt,18.25pt" to="195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3012440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9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42CC1F" id="Line 290" o:spid="_x0000_s1026" style="position:absolute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2pt,18.25pt" to="237.2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IKGw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3546475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8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BC7900" id="Line 289" o:spid="_x0000_s1026" style="position:absolute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9.25pt,18.25pt" to="279.2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JjGg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</w:p>
    <w:p w:rsidR="00485016" w:rsidRDefault="00C14774">
      <w:pPr>
        <w:tabs>
          <w:tab w:val="left" w:pos="1553"/>
          <w:tab w:val="left" w:pos="2395"/>
        </w:tabs>
        <w:ind w:left="711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0.4</w:t>
      </w:r>
    </w:p>
    <w:p w:rsidR="00485016" w:rsidRDefault="00485016">
      <w:pPr>
        <w:pStyle w:val="BodyText"/>
        <w:spacing w:before="0"/>
        <w:ind w:left="0"/>
        <w:rPr>
          <w:rFonts w:ascii="Times New Roman"/>
          <w:sz w:val="14"/>
        </w:rPr>
      </w:pPr>
    </w:p>
    <w:p w:rsidR="00485016" w:rsidRDefault="00485016">
      <w:pPr>
        <w:pStyle w:val="BodyText"/>
        <w:spacing w:before="1"/>
        <w:ind w:left="0"/>
        <w:rPr>
          <w:rFonts w:ascii="Times New Roman"/>
          <w:sz w:val="17"/>
        </w:rPr>
      </w:pPr>
    </w:p>
    <w:p w:rsidR="00485016" w:rsidRDefault="00C14774">
      <w:pPr>
        <w:ind w:left="1184" w:right="1021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D</w:t>
      </w:r>
      <w:r>
        <w:rPr>
          <w:rFonts w:ascii="Times New Roman"/>
          <w:sz w:val="17"/>
          <w:vertAlign w:val="subscript"/>
        </w:rPr>
        <w:t>c</w:t>
      </w:r>
      <w:r>
        <w:rPr>
          <w:rFonts w:ascii="Times New Roman"/>
          <w:sz w:val="17"/>
        </w:rPr>
        <w:t xml:space="preserve"> and 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5"/>
          <w:sz w:val="17"/>
          <w:vertAlign w:val="subscript"/>
        </w:rPr>
        <w:t>s</w:t>
      </w:r>
    </w:p>
    <w:p w:rsidR="00485016" w:rsidRDefault="00C14774">
      <w:pPr>
        <w:spacing w:before="4"/>
        <w:rPr>
          <w:rFonts w:ascii="Times New Roman"/>
          <w:sz w:val="19"/>
        </w:rPr>
        <w:pPrChange w:id="1685" w:author="Hughes, Anna E" w:date="2023-06-19T12:41:00Z">
          <w:pPr>
            <w:spacing w:before="3"/>
          </w:pPr>
        </w:pPrChange>
      </w:pPr>
      <w:r>
        <w:br w:type="column"/>
      </w:r>
    </w:p>
    <w:p w:rsidR="00485016" w:rsidRDefault="00C14774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485016" w:rsidRDefault="002F7126">
      <w:pPr>
        <w:spacing w:before="3"/>
        <w:jc w:val="right"/>
        <w:rPr>
          <w:rFonts w:ascii="Times New Roman"/>
          <w:sz w:val="14"/>
        </w:rPr>
        <w:pPrChange w:id="1686" w:author="Hughes, Anna E" w:date="2023-06-19T12:41:00Z">
          <w:pPr>
            <w:spacing w:before="4"/>
            <w:jc w:val="right"/>
          </w:pPr>
        </w:pPrChange>
      </w:pPr>
      <w:del w:id="1687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68224" behindDoc="0" locked="0" layoutInCell="1" allowOverlap="1" wp14:anchorId="6E90E104" wp14:editId="47154486">
                  <wp:simplePos x="0" y="0"/>
                  <wp:positionH relativeFrom="page">
                    <wp:posOffset>3965575</wp:posOffset>
                  </wp:positionH>
                  <wp:positionV relativeFrom="paragraph">
                    <wp:posOffset>-280670</wp:posOffset>
                  </wp:positionV>
                  <wp:extent cx="144780" cy="1367790"/>
                  <wp:effectExtent l="0" t="0" r="0" b="0"/>
                  <wp:wrapNone/>
                  <wp:docPr id="764" name="docshape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before="12"/>
                                <w:ind w:left="20"/>
                                <w:rPr>
                                  <w:del w:id="1688" w:author="Hughes, Anna E" w:date="2023-06-19T12:41:00Z"/>
                                  <w:rFonts w:ascii="Times New Roman"/>
                                  <w:sz w:val="17"/>
                                </w:rPr>
                              </w:pPr>
                              <w:del w:id="1689" w:author="Hughes, Anna E" w:date="2023-06-19T12:41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Pearson's</w:delTex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correlation</w:delTex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delText>coefficent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E90E104" id="docshape190" o:spid="_x0000_s1038" type="#_x0000_t202" style="position:absolute;left:0;text-align:left;margin-left:312.25pt;margin-top:-22.1pt;width:11.4pt;height:107.7pt;z-index:4876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" filled="f" stroked="f">
                  <v:textbox style="layout-flow:vertical;mso-layout-flow-alt:bottom-to-top" inset="0,0,0,0">
                    <w:txbxContent>
                      <w:p w14:paraId="366172ED" w14:textId="77777777" w:rsidR="00701245" w:rsidRDefault="00F7725C">
                        <w:pPr>
                          <w:spacing w:before="12"/>
                          <w:ind w:left="20"/>
                          <w:rPr>
                            <w:del w:id="1706" w:author="Hughes, Anna E" w:date="2023-06-19T12:41:00Z"/>
                            <w:rFonts w:ascii="Times New Roman"/>
                            <w:sz w:val="17"/>
                          </w:rPr>
                        </w:pPr>
                        <w:del w:id="1707" w:author="Hughes, Anna E" w:date="2023-06-19T12:41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Pearson's</w:delTex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correlation</w:delTex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delText>coefficent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1690" w:author="Hughes, Anna E" w:date="2023-06-19T12:41:00Z"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64480" behindDoc="0" locked="0" layoutInCell="1" allowOverlap="1">
                  <wp:simplePos x="0" y="0"/>
                  <wp:positionH relativeFrom="page">
                    <wp:posOffset>3965575</wp:posOffset>
                  </wp:positionH>
                  <wp:positionV relativeFrom="paragraph">
                    <wp:posOffset>-281305</wp:posOffset>
                  </wp:positionV>
                  <wp:extent cx="144780" cy="1367790"/>
                  <wp:effectExtent l="0" t="0" r="0" b="0"/>
                  <wp:wrapNone/>
                  <wp:docPr id="297" name="docshape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478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before="12"/>
                                <w:ind w:left="20"/>
                                <w:rPr>
                                  <w:ins w:id="1691" w:author="Hughes, Anna E" w:date="2023-06-19T12:41:00Z"/>
                                  <w:rFonts w:ascii="Times New Roman"/>
                                  <w:sz w:val="17"/>
                                </w:rPr>
                              </w:pPr>
                              <w:ins w:id="1692" w:author="Hughes, Anna E" w:date="2023-06-19T12:41:00Z"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Pearson's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correlation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17"/>
                                  </w:rPr>
                                  <w:t>coefficent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39" type="#_x0000_t202" style="position:absolute;left:0;text-align:left;margin-left:312.25pt;margin-top:-22.15pt;width:11.4pt;height:107.7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" filled="f" stroked="f">
                  <v:textbox style="layout-flow:vertical;mso-layout-flow-alt:bottom-to-top" inset="0,0,0,0">
                    <w:txbxContent>
                      <w:p w14:paraId="21FAAE0A" w14:textId="77777777" w:rsidR="00485016" w:rsidRDefault="00C14774">
                        <w:pPr>
                          <w:spacing w:before="12"/>
                          <w:ind w:left="20"/>
                          <w:rPr>
                            <w:ins w:id="1711" w:author="Hughes, Anna E" w:date="2023-06-19T12:41:00Z"/>
                            <w:rFonts w:ascii="Times New Roman"/>
                            <w:sz w:val="17"/>
                          </w:rPr>
                        </w:pPr>
                        <w:ins w:id="1712" w:author="Hughes, Anna E" w:date="2023-06-19T12:41:00Z"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Pearson's</w: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correlation</w:t>
                          </w:r>
                          <w:r>
                            <w:rPr>
                              <w:rFonts w:ascii="Times New Roman"/>
                              <w:spacing w:val="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17"/>
                            </w:rPr>
                            <w:t>coefficent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C14774">
        <w:rPr>
          <w:rFonts w:ascii="Times New Roman"/>
          <w:color w:val="4D4D4D"/>
          <w:spacing w:val="-5"/>
          <w:sz w:val="14"/>
        </w:rPr>
        <w:t>0.5</w:t>
      </w:r>
    </w:p>
    <w:p w:rsidR="00485016" w:rsidRDefault="00C14774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485016" w:rsidRDefault="00C14774">
      <w:pPr>
        <w:spacing w:before="4"/>
        <w:jc w:val="right"/>
        <w:rPr>
          <w:rFonts w:ascii="Times New Roman" w:hAnsi="Times New Roman"/>
          <w:sz w:val="14"/>
        </w:rPr>
        <w:pPrChange w:id="1693" w:author="Hughes, Anna E" w:date="2023-06-19T12:41:00Z">
          <w:pPr>
            <w:spacing w:before="3"/>
            <w:jc w:val="right"/>
          </w:pPr>
        </w:pPrChange>
      </w:pPr>
      <w:r>
        <w:rPr>
          <w:rFonts w:ascii="Times New Roman" w:hAnsi="Times New Roman"/>
          <w:color w:val="4D4D4D"/>
          <w:spacing w:val="-4"/>
          <w:sz w:val="14"/>
        </w:rPr>
        <w:t>−0.5</w:t>
      </w:r>
    </w:p>
    <w:p w:rsidR="00485016" w:rsidRDefault="00485016">
      <w:pPr>
        <w:pStyle w:val="BodyText"/>
        <w:spacing w:before="6"/>
        <w:ind w:left="0"/>
        <w:rPr>
          <w:rFonts w:ascii="Times New Roman"/>
          <w:sz w:val="18"/>
        </w:rPr>
        <w:pPrChange w:id="1694" w:author="Hughes, Anna E" w:date="2023-06-19T12:41:00Z">
          <w:pPr>
            <w:pStyle w:val="BodyText"/>
            <w:ind w:left="0"/>
          </w:pPr>
        </w:pPrChange>
      </w:pPr>
    </w:p>
    <w:p w:rsidR="00485016" w:rsidRDefault="00C14774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485016" w:rsidRDefault="00DA2490">
      <w:pPr>
        <w:spacing w:before="4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4305935</wp:posOffset>
                </wp:positionH>
                <wp:positionV relativeFrom="paragraph">
                  <wp:posOffset>51435</wp:posOffset>
                </wp:positionV>
                <wp:extent cx="625475" cy="262255"/>
                <wp:effectExtent l="0" t="0" r="0" b="0"/>
                <wp:wrapNone/>
                <wp:docPr id="273" name="docshapegroup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62255"/>
                          <a:chOff x="6781" y="81"/>
                          <a:chExt cx="985" cy="413"/>
                        </a:xfrm>
                      </wpg:grpSpPr>
                      <wps:wsp>
                        <wps:cNvPr id="274" name="docshape192"/>
                        <wps:cNvSpPr>
                          <a:spLocks/>
                        </wps:cNvSpPr>
                        <wps:spPr bwMode="auto">
                          <a:xfrm>
                            <a:off x="7194" y="129"/>
                            <a:ext cx="42" cy="250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42"/>
                              <a:gd name="T2" fmla="+- 0 130 130"/>
                              <a:gd name="T3" fmla="*/ 130 h 250"/>
                              <a:gd name="T4" fmla="+- 0 7195 7195"/>
                              <a:gd name="T5" fmla="*/ T4 w 42"/>
                              <a:gd name="T6" fmla="+- 0 130 130"/>
                              <a:gd name="T7" fmla="*/ 130 h 250"/>
                              <a:gd name="T8" fmla="+- 0 7195 7195"/>
                              <a:gd name="T9" fmla="*/ T8 w 42"/>
                              <a:gd name="T10" fmla="+- 0 380 130"/>
                              <a:gd name="T11" fmla="*/ 380 h 250"/>
                              <a:gd name="T12" fmla="+- 0 7195 7195"/>
                              <a:gd name="T13" fmla="*/ T12 w 42"/>
                              <a:gd name="T14" fmla="+- 0 380 130"/>
                              <a:gd name="T15" fmla="*/ 380 h 250"/>
                              <a:gd name="T16" fmla="+- 0 7203 7195"/>
                              <a:gd name="T17" fmla="*/ T16 w 42"/>
                              <a:gd name="T18" fmla="+- 0 315 130"/>
                              <a:gd name="T19" fmla="*/ 315 h 250"/>
                              <a:gd name="T20" fmla="+- 0 7210 7195"/>
                              <a:gd name="T21" fmla="*/ T20 w 42"/>
                              <a:gd name="T22" fmla="+- 0 303 130"/>
                              <a:gd name="T23" fmla="*/ 303 h 250"/>
                              <a:gd name="T24" fmla="+- 0 7233 7195"/>
                              <a:gd name="T25" fmla="*/ T24 w 42"/>
                              <a:gd name="T26" fmla="+- 0 266 130"/>
                              <a:gd name="T27" fmla="*/ 266 h 250"/>
                              <a:gd name="T28" fmla="+- 0 7237 7195"/>
                              <a:gd name="T29" fmla="*/ T28 w 42"/>
                              <a:gd name="T30" fmla="+- 0 238 130"/>
                              <a:gd name="T31" fmla="*/ 238 h 250"/>
                              <a:gd name="T32" fmla="+- 0 7220 7195"/>
                              <a:gd name="T33" fmla="*/ T32 w 42"/>
                              <a:gd name="T34" fmla="+- 0 199 130"/>
                              <a:gd name="T35" fmla="*/ 199 h 250"/>
                              <a:gd name="T36" fmla="+- 0 7210 7195"/>
                              <a:gd name="T37" fmla="*/ T36 w 42"/>
                              <a:gd name="T38" fmla="+- 0 187 130"/>
                              <a:gd name="T39" fmla="*/ 187 h 250"/>
                              <a:gd name="T40" fmla="+- 0 7201 7195"/>
                              <a:gd name="T41" fmla="*/ T40 w 42"/>
                              <a:gd name="T42" fmla="+- 0 174 130"/>
                              <a:gd name="T43" fmla="*/ 174 h 250"/>
                              <a:gd name="T44" fmla="+- 0 7198 7195"/>
                              <a:gd name="T45" fmla="*/ T44 w 42"/>
                              <a:gd name="T46" fmla="+- 0 164 130"/>
                              <a:gd name="T47" fmla="*/ 164 h 250"/>
                              <a:gd name="T48" fmla="+- 0 7195 7195"/>
                              <a:gd name="T49" fmla="*/ T48 w 42"/>
                              <a:gd name="T50" fmla="+- 0 130 130"/>
                              <a:gd name="T51" fmla="*/ 13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5"/>
                                </a:lnTo>
                                <a:lnTo>
                                  <a:pt x="15" y="173"/>
                                </a:lnTo>
                                <a:lnTo>
                                  <a:pt x="38" y="136"/>
                                </a:lnTo>
                                <a:lnTo>
                                  <a:pt x="42" y="108"/>
                                </a:lnTo>
                                <a:lnTo>
                                  <a:pt x="25" y="69"/>
                                </a:lnTo>
                                <a:lnTo>
                                  <a:pt x="15" y="57"/>
                                </a:lnTo>
                                <a:lnTo>
                                  <a:pt x="6" y="44"/>
                                </a:lnTo>
                                <a:lnTo>
                                  <a:pt x="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7195" y="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7195" y="2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docshape193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194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195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196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197"/>
                        <wps:cNvSpPr>
                          <a:spLocks/>
                        </wps:cNvSpPr>
                        <wps:spPr bwMode="auto">
                          <a:xfrm>
                            <a:off x="7051" y="152"/>
                            <a:ext cx="38" cy="270"/>
                          </a:xfrm>
                          <a:custGeom>
                            <a:avLst/>
                            <a:gdLst>
                              <a:gd name="T0" fmla="+- 0 7052 7052"/>
                              <a:gd name="T1" fmla="*/ T0 w 38"/>
                              <a:gd name="T2" fmla="+- 0 153 153"/>
                              <a:gd name="T3" fmla="*/ 153 h 270"/>
                              <a:gd name="T4" fmla="+- 0 7052 7052"/>
                              <a:gd name="T5" fmla="*/ T4 w 38"/>
                              <a:gd name="T6" fmla="+- 0 153 153"/>
                              <a:gd name="T7" fmla="*/ 153 h 270"/>
                              <a:gd name="T8" fmla="+- 0 7052 7052"/>
                              <a:gd name="T9" fmla="*/ T8 w 38"/>
                              <a:gd name="T10" fmla="+- 0 422 153"/>
                              <a:gd name="T11" fmla="*/ 422 h 270"/>
                              <a:gd name="T12" fmla="+- 0 7052 7052"/>
                              <a:gd name="T13" fmla="*/ T12 w 38"/>
                              <a:gd name="T14" fmla="+- 0 422 153"/>
                              <a:gd name="T15" fmla="*/ 422 h 270"/>
                              <a:gd name="T16" fmla="+- 0 7058 7052"/>
                              <a:gd name="T17" fmla="*/ T16 w 38"/>
                              <a:gd name="T18" fmla="+- 0 372 153"/>
                              <a:gd name="T19" fmla="*/ 372 h 270"/>
                              <a:gd name="T20" fmla="+- 0 7086 7052"/>
                              <a:gd name="T21" fmla="*/ T20 w 38"/>
                              <a:gd name="T22" fmla="+- 0 301 153"/>
                              <a:gd name="T23" fmla="*/ 301 h 270"/>
                              <a:gd name="T24" fmla="+- 0 7090 7052"/>
                              <a:gd name="T25" fmla="*/ T24 w 38"/>
                              <a:gd name="T26" fmla="+- 0 268 153"/>
                              <a:gd name="T27" fmla="*/ 268 h 270"/>
                              <a:gd name="T28" fmla="+- 0 7076 7052"/>
                              <a:gd name="T29" fmla="*/ T28 w 38"/>
                              <a:gd name="T30" fmla="+- 0 240 153"/>
                              <a:gd name="T31" fmla="*/ 240 h 270"/>
                              <a:gd name="T32" fmla="+- 0 7067 7052"/>
                              <a:gd name="T33" fmla="*/ T32 w 38"/>
                              <a:gd name="T34" fmla="+- 0 224 153"/>
                              <a:gd name="T35" fmla="*/ 224 h 270"/>
                              <a:gd name="T36" fmla="+- 0 7055 7052"/>
                              <a:gd name="T37" fmla="*/ T36 w 38"/>
                              <a:gd name="T38" fmla="+- 0 185 153"/>
                              <a:gd name="T39" fmla="*/ 185 h 270"/>
                              <a:gd name="T40" fmla="+- 0 7052 7052"/>
                              <a:gd name="T41" fmla="*/ T40 w 38"/>
                              <a:gd name="T42" fmla="+- 0 153 153"/>
                              <a:gd name="T43" fmla="*/ 15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6" y="219"/>
                                </a:lnTo>
                                <a:lnTo>
                                  <a:pt x="34" y="148"/>
                                </a:lnTo>
                                <a:lnTo>
                                  <a:pt x="38" y="115"/>
                                </a:lnTo>
                                <a:lnTo>
                                  <a:pt x="24" y="87"/>
                                </a:lnTo>
                                <a:lnTo>
                                  <a:pt x="15" y="71"/>
                                </a:lnTo>
                                <a:lnTo>
                                  <a:pt x="3" y="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7052" y="3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7052" y="3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docshape198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199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00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01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02"/>
                        <wps:cNvSpPr>
                          <a:spLocks/>
                        </wps:cNvSpPr>
                        <wps:spPr bwMode="auto">
                          <a:xfrm>
                            <a:off x="6909" y="166"/>
                            <a:ext cx="35" cy="266"/>
                          </a:xfrm>
                          <a:custGeom>
                            <a:avLst/>
                            <a:gdLst>
                              <a:gd name="T0" fmla="+- 0 6910 6909"/>
                              <a:gd name="T1" fmla="*/ T0 w 35"/>
                              <a:gd name="T2" fmla="+- 0 167 167"/>
                              <a:gd name="T3" fmla="*/ 167 h 266"/>
                              <a:gd name="T4" fmla="+- 0 6909 6909"/>
                              <a:gd name="T5" fmla="*/ T4 w 35"/>
                              <a:gd name="T6" fmla="+- 0 167 167"/>
                              <a:gd name="T7" fmla="*/ 167 h 266"/>
                              <a:gd name="T8" fmla="+- 0 6909 6909"/>
                              <a:gd name="T9" fmla="*/ T8 w 35"/>
                              <a:gd name="T10" fmla="+- 0 432 167"/>
                              <a:gd name="T11" fmla="*/ 432 h 266"/>
                              <a:gd name="T12" fmla="+- 0 6910 6909"/>
                              <a:gd name="T13" fmla="*/ T12 w 35"/>
                              <a:gd name="T14" fmla="+- 0 432 167"/>
                              <a:gd name="T15" fmla="*/ 432 h 266"/>
                              <a:gd name="T16" fmla="+- 0 6921 6909"/>
                              <a:gd name="T17" fmla="*/ T16 w 35"/>
                              <a:gd name="T18" fmla="+- 0 367 167"/>
                              <a:gd name="T19" fmla="*/ 367 h 266"/>
                              <a:gd name="T20" fmla="+- 0 6941 6909"/>
                              <a:gd name="T21" fmla="*/ T20 w 35"/>
                              <a:gd name="T22" fmla="+- 0 325 167"/>
                              <a:gd name="T23" fmla="*/ 325 h 266"/>
                              <a:gd name="T24" fmla="+- 0 6944 6909"/>
                              <a:gd name="T25" fmla="*/ T24 w 35"/>
                              <a:gd name="T26" fmla="+- 0 293 167"/>
                              <a:gd name="T27" fmla="*/ 293 h 266"/>
                              <a:gd name="T28" fmla="+- 0 6941 6909"/>
                              <a:gd name="T29" fmla="*/ T28 w 35"/>
                              <a:gd name="T30" fmla="+- 0 278 167"/>
                              <a:gd name="T31" fmla="*/ 278 h 266"/>
                              <a:gd name="T32" fmla="+- 0 6938 6909"/>
                              <a:gd name="T33" fmla="*/ T32 w 35"/>
                              <a:gd name="T34" fmla="+- 0 269 167"/>
                              <a:gd name="T35" fmla="*/ 269 h 266"/>
                              <a:gd name="T36" fmla="+- 0 6934 6909"/>
                              <a:gd name="T37" fmla="*/ T36 w 35"/>
                              <a:gd name="T38" fmla="+- 0 251 167"/>
                              <a:gd name="T39" fmla="*/ 251 h 266"/>
                              <a:gd name="T40" fmla="+- 0 6913 6909"/>
                              <a:gd name="T41" fmla="*/ T40 w 35"/>
                              <a:gd name="T42" fmla="+- 0 204 167"/>
                              <a:gd name="T43" fmla="*/ 204 h 266"/>
                              <a:gd name="T44" fmla="+- 0 6910 6909"/>
                              <a:gd name="T45" fmla="*/ T44 w 35"/>
                              <a:gd name="T46" fmla="+- 0 167 167"/>
                              <a:gd name="T47" fmla="*/ 16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2" y="158"/>
                                </a:lnTo>
                                <a:lnTo>
                                  <a:pt x="35" y="126"/>
                                </a:lnTo>
                                <a:lnTo>
                                  <a:pt x="32" y="111"/>
                                </a:lnTo>
                                <a:lnTo>
                                  <a:pt x="29" y="102"/>
                                </a:lnTo>
                                <a:lnTo>
                                  <a:pt x="25" y="84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6909" y="4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909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docshape203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04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205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206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823" y="25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docshape207"/>
                        <wps:cNvSpPr>
                          <a:spLocks/>
                        </wps:cNvSpPr>
                        <wps:spPr bwMode="auto">
                          <a:xfrm>
                            <a:off x="6781" y="88"/>
                            <a:ext cx="842" cy="405"/>
                          </a:xfrm>
                          <a:custGeom>
                            <a:avLst/>
                            <a:gdLst>
                              <a:gd name="T0" fmla="+- 0 6909 6781"/>
                              <a:gd name="T1" fmla="*/ T0 w 842"/>
                              <a:gd name="T2" fmla="+- 0 493 89"/>
                              <a:gd name="T3" fmla="*/ 493 h 405"/>
                              <a:gd name="T4" fmla="+- 0 6909 6781"/>
                              <a:gd name="T5" fmla="*/ T4 w 842"/>
                              <a:gd name="T6" fmla="+- 0 451 89"/>
                              <a:gd name="T7" fmla="*/ 451 h 405"/>
                              <a:gd name="T8" fmla="+- 0 7052 6781"/>
                              <a:gd name="T9" fmla="*/ T8 w 842"/>
                              <a:gd name="T10" fmla="+- 0 493 89"/>
                              <a:gd name="T11" fmla="*/ 493 h 405"/>
                              <a:gd name="T12" fmla="+- 0 7052 6781"/>
                              <a:gd name="T13" fmla="*/ T12 w 842"/>
                              <a:gd name="T14" fmla="+- 0 451 89"/>
                              <a:gd name="T15" fmla="*/ 451 h 405"/>
                              <a:gd name="T16" fmla="+- 0 7195 6781"/>
                              <a:gd name="T17" fmla="*/ T16 w 842"/>
                              <a:gd name="T18" fmla="+- 0 493 89"/>
                              <a:gd name="T19" fmla="*/ 493 h 405"/>
                              <a:gd name="T20" fmla="+- 0 7195 6781"/>
                              <a:gd name="T21" fmla="*/ T20 w 842"/>
                              <a:gd name="T22" fmla="+- 0 451 89"/>
                              <a:gd name="T23" fmla="*/ 451 h 405"/>
                              <a:gd name="T24" fmla="+- 0 7337 6781"/>
                              <a:gd name="T25" fmla="*/ T24 w 842"/>
                              <a:gd name="T26" fmla="+- 0 493 89"/>
                              <a:gd name="T27" fmla="*/ 493 h 405"/>
                              <a:gd name="T28" fmla="+- 0 7337 6781"/>
                              <a:gd name="T29" fmla="*/ T28 w 842"/>
                              <a:gd name="T30" fmla="+- 0 451 89"/>
                              <a:gd name="T31" fmla="*/ 451 h 405"/>
                              <a:gd name="T32" fmla="+- 0 7480 6781"/>
                              <a:gd name="T33" fmla="*/ T32 w 842"/>
                              <a:gd name="T34" fmla="+- 0 493 89"/>
                              <a:gd name="T35" fmla="*/ 493 h 405"/>
                              <a:gd name="T36" fmla="+- 0 7480 6781"/>
                              <a:gd name="T37" fmla="*/ T36 w 842"/>
                              <a:gd name="T38" fmla="+- 0 451 89"/>
                              <a:gd name="T39" fmla="*/ 451 h 405"/>
                              <a:gd name="T40" fmla="+- 0 7623 6781"/>
                              <a:gd name="T41" fmla="*/ T40 w 842"/>
                              <a:gd name="T42" fmla="+- 0 493 89"/>
                              <a:gd name="T43" fmla="*/ 493 h 405"/>
                              <a:gd name="T44" fmla="+- 0 7623 6781"/>
                              <a:gd name="T45" fmla="*/ T44 w 842"/>
                              <a:gd name="T46" fmla="+- 0 451 89"/>
                              <a:gd name="T47" fmla="*/ 451 h 405"/>
                              <a:gd name="T48" fmla="+- 0 6781 6781"/>
                              <a:gd name="T49" fmla="*/ T48 w 842"/>
                              <a:gd name="T50" fmla="+- 0 418 89"/>
                              <a:gd name="T51" fmla="*/ 418 h 405"/>
                              <a:gd name="T52" fmla="+- 0 6823 6781"/>
                              <a:gd name="T53" fmla="*/ T52 w 842"/>
                              <a:gd name="T54" fmla="+- 0 418 89"/>
                              <a:gd name="T55" fmla="*/ 418 h 405"/>
                              <a:gd name="T56" fmla="+- 0 6781 6781"/>
                              <a:gd name="T57" fmla="*/ T56 w 842"/>
                              <a:gd name="T58" fmla="+- 0 253 89"/>
                              <a:gd name="T59" fmla="*/ 253 h 405"/>
                              <a:gd name="T60" fmla="+- 0 6823 6781"/>
                              <a:gd name="T61" fmla="*/ T60 w 842"/>
                              <a:gd name="T62" fmla="+- 0 253 89"/>
                              <a:gd name="T63" fmla="*/ 253 h 405"/>
                              <a:gd name="T64" fmla="+- 0 6781 6781"/>
                              <a:gd name="T65" fmla="*/ T64 w 842"/>
                              <a:gd name="T66" fmla="+- 0 89 89"/>
                              <a:gd name="T67" fmla="*/ 89 h 405"/>
                              <a:gd name="T68" fmla="+- 0 6823 6781"/>
                              <a:gd name="T69" fmla="*/ T68 w 842"/>
                              <a:gd name="T70" fmla="+- 0 89 89"/>
                              <a:gd name="T71" fmla="*/ 8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2" h="405">
                                <a:moveTo>
                                  <a:pt x="128" y="404"/>
                                </a:moveTo>
                                <a:lnTo>
                                  <a:pt x="128" y="362"/>
                                </a:lnTo>
                                <a:moveTo>
                                  <a:pt x="271" y="404"/>
                                </a:moveTo>
                                <a:lnTo>
                                  <a:pt x="271" y="362"/>
                                </a:lnTo>
                                <a:moveTo>
                                  <a:pt x="414" y="404"/>
                                </a:moveTo>
                                <a:lnTo>
                                  <a:pt x="414" y="362"/>
                                </a:lnTo>
                                <a:moveTo>
                                  <a:pt x="556" y="404"/>
                                </a:moveTo>
                                <a:lnTo>
                                  <a:pt x="556" y="362"/>
                                </a:lnTo>
                                <a:moveTo>
                                  <a:pt x="699" y="404"/>
                                </a:moveTo>
                                <a:lnTo>
                                  <a:pt x="699" y="362"/>
                                </a:lnTo>
                                <a:moveTo>
                                  <a:pt x="842" y="404"/>
                                </a:moveTo>
                                <a:lnTo>
                                  <a:pt x="842" y="362"/>
                                </a:lnTo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CD75F" id="docshapegroup191" o:spid="_x0000_s1026" style="position:absolute;margin-left:339.05pt;margin-top:4.05pt;width:49.25pt;height:20.65pt;z-index:15756800;mso-position-horizontal-relative:page" coordorigin="6781,81" coordsize="985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">
                <v:shape id="docshape192" o:spid="_x0000_s1027" style="position:absolute;left:7194;top:129;width:42;height:250;visibility:visible;mso-wrap-style:square;v-text-anchor:top" coordsize="4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" path="m,l,,,250,8,185r7,-12l38,136r4,-28l25,69,15,57,6,44,3,34,,xe" fillcolor="black" stroked="f">
                  <v:fill opacity="32896f"/>
                  <v:path arrowok="t" o:connecttype="custom" o:connectlocs="0,130;0,130;0,380;0,380;8,315;15,303;38,266;42,238;25,199;15,187;6,174;3,164;0,130" o:connectangles="0,0,0,0,0,0,0,0,0,0,0,0,0"/>
                </v:shape>
                <v:line id="Line 286" o:spid="_x0000_s1028" style="position:absolute;visibility:visible;mso-wrap-style:square" from="7195,341" to="7195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" strokeweight=".34811mm"/>
                <v:line id="Line 285" o:spid="_x0000_s1029" style="position:absolute;visibility:visible;mso-wrap-style:square" from="7195,276" to="7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" strokeweight=".81319mm"/>
                <v:shape id="docshape193" o:spid="_x0000_s1030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4" o:spid="_x0000_s1031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5" o:spid="_x0000_s1032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6" o:spid="_x0000_s1033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7" o:spid="_x0000_s1034" style="position:absolute;left:7051;top:152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" path="m,l,,,269,6,219,34,148r4,-33l24,87,15,71,3,32,,xe" fillcolor="black" stroked="f">
                  <v:fill opacity="32896f"/>
                  <v:path arrowok="t" o:connecttype="custom" o:connectlocs="0,153;0,153;0,422;0,422;6,372;34,301;38,268;24,240;15,224;3,185;0,153" o:connectangles="0,0,0,0,0,0,0,0,0,0,0"/>
                </v:shape>
                <v:line id="Line 279" o:spid="_x0000_s1035" style="position:absolute;visibility:visible;mso-wrap-style:square" from="7052,384" to="705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" strokeweight=".34811mm"/>
                <v:line id="Line 278" o:spid="_x0000_s1036" style="position:absolute;visibility:visible;mso-wrap-style:square" from="7052,311" to="7052,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" strokeweight=".81319mm"/>
                <v:shape id="docshape198" o:spid="_x0000_s1037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199" o:spid="_x0000_s1038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0" o:spid="_x0000_s1039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201" o:spid="_x0000_s1040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2" o:spid="_x0000_s1041" style="position:absolute;left:6909;top:16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" path="m1,l,,,265r1,l12,200,32,158r3,-32l32,111r-3,-9l25,84,4,37,1,xe" fillcolor="black" stroked="f">
                  <v:fill opacity="32896f"/>
                  <v:path arrowok="t" o:connecttype="custom" o:connectlocs="1,167;0,167;0,432;1,432;12,367;32,325;35,293;32,278;29,269;25,251;4,204;1,167" o:connectangles="0,0,0,0,0,0,0,0,0,0,0,0"/>
                </v:shape>
                <v:line id="Line 272" o:spid="_x0000_s1042" style="position:absolute;visibility:visible;mso-wrap-style:square" from="6909,400" to="6909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" strokeweight=".34811mm"/>
                <v:line id="Line 271" o:spid="_x0000_s1043" style="position:absolute;visibility:visible;mso-wrap-style:square" from="6909,338" to="6909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" strokeweight=".81319mm"/>
                <v:shape id="docshape203" o:spid="_x0000_s1044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XYX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KcFXM/kIyDnFwAAAP//AwBQSwECLQAUAAYACAAAACEA2+H2y+4AAACFAQAAEwAAAAAAAAAA&#10;AAAAAAAAAAAAW0NvbnRlbnRfVHlwZXNdLnhtbFBLAQItABQABgAIAAAAIQBa9CxbvwAAABUBAAAL&#10;AAAAAAAAAAAAAAAAAB8BAABfcmVscy8ucmVsc1BLAQItABQABgAIAAAAIQB02XYXxQAAANwAAAAP&#10;AAAAAAAAAAAAAAAAAAcCAABkcnMvZG93bnJldi54bWxQSwUGAAAAAAMAAwC3AAAA+QIAAAAA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4" o:spid="_x0000_s1045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shape id="docshape205" o:spid="_x0000_s1046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6" o:spid="_x0000_s1047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line id="Line 266" o:spid="_x0000_s1048" style="position:absolute;visibility:visible;mso-wrap-style:square" from="6823,253" to="7766,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" strokeweight=".291mm">
                  <v:stroke dashstyle="dash"/>
                </v:line>
                <v:shape id="docshape207" o:spid="_x0000_s1049" style="position:absolute;left:6781;top:88;width:842;height:405;visibility:visible;mso-wrap-style:square;v-text-anchor:top" coordsize="84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" path="m128,404r,-42m271,404r,-42m414,404r,-42m556,404r,-42m699,404r,-42m842,404r,-42m,329r42,m,164r42,m,l42,e" filled="f" strokecolor="#333" strokeweight=".291mm">
                  <v:path arrowok="t" o:connecttype="custom" o:connectlocs="128,493;128,451;271,493;271,451;414,493;414,451;556,493;556,451;699,493;699,451;842,493;842,451;0,418;42,418;0,253;42,253;0,89;42,89" o:connectangles="0,0,0,0,0,0,0,0,0,0,0,0,0,0,0,0,0,0"/>
                </v:shape>
                <w10:wrap anchorx="page"/>
              </v:group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0.5</w:t>
      </w:r>
    </w:p>
    <w:p w:rsidR="00485016" w:rsidRDefault="00C14774">
      <w:pPr>
        <w:spacing w:before="4"/>
        <w:jc w:val="right"/>
        <w:rPr>
          <w:rFonts w:ascii="Times New Roman"/>
          <w:sz w:val="14"/>
        </w:rPr>
        <w:pPrChange w:id="1695" w:author="Hughes, Anna E" w:date="2023-06-19T12:41:00Z">
          <w:pPr>
            <w:spacing w:before="3"/>
            <w:jc w:val="right"/>
          </w:pPr>
        </w:pPrChange>
      </w:pPr>
      <w:r>
        <w:rPr>
          <w:rFonts w:ascii="Times New Roman"/>
          <w:color w:val="4D4D4D"/>
          <w:spacing w:val="-5"/>
          <w:sz w:val="14"/>
        </w:rPr>
        <w:t>0.0</w:t>
      </w:r>
    </w:p>
    <w:p w:rsidR="00485016" w:rsidRDefault="002F7126">
      <w:pPr>
        <w:spacing w:before="3"/>
        <w:jc w:val="right"/>
        <w:rPr>
          <w:rFonts w:ascii="Times New Roman" w:hAnsi="Times New Roman"/>
          <w:sz w:val="14"/>
        </w:rPr>
        <w:pPrChange w:id="1696" w:author="Hughes, Anna E" w:date="2023-06-19T12:41:00Z">
          <w:pPr>
            <w:spacing w:before="4"/>
            <w:jc w:val="right"/>
          </w:pPr>
        </w:pPrChange>
      </w:pPr>
      <w:del w:id="1697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70272" behindDoc="0" locked="0" layoutInCell="1" allowOverlap="1" wp14:anchorId="1DAE523C" wp14:editId="43959798">
                  <wp:simplePos x="0" y="0"/>
                  <wp:positionH relativeFrom="page">
                    <wp:posOffset>4354195</wp:posOffset>
                  </wp:positionH>
                  <wp:positionV relativeFrom="paragraph">
                    <wp:posOffset>113030</wp:posOffset>
                  </wp:positionV>
                  <wp:extent cx="576580" cy="334010"/>
                  <wp:effectExtent l="0" t="0" r="0" b="0"/>
                  <wp:wrapNone/>
                  <wp:docPr id="765" name="docshape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1698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del w:id="1699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DAE523C" id="docshape208" o:spid="_x0000_s1040" type="#_x0000_t202" style="position:absolute;left:0;text-align:left;margin-left:342.85pt;margin-top:8.9pt;width:45.4pt;height:26.3pt;z-index:4876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8hTsgIAALY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15F29C14" w14:textId="77777777" w:rsidR="00701245" w:rsidRDefault="00F7725C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1720" w:author="Hughes, Anna E" w:date="2023-06-19T12:41:00Z"/>
                            <w:rFonts w:ascii="Times New Roman"/>
                            <w:sz w:val="14"/>
                          </w:rPr>
                        </w:pPr>
                        <w:del w:id="1721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71296" behindDoc="0" locked="0" layoutInCell="1" allowOverlap="1" wp14:anchorId="5CE58D37" wp14:editId="6D675F81">
                  <wp:simplePos x="0" y="0"/>
                  <wp:positionH relativeFrom="page">
                    <wp:posOffset>5006340</wp:posOffset>
                  </wp:positionH>
                  <wp:positionV relativeFrom="paragraph">
                    <wp:posOffset>113030</wp:posOffset>
                  </wp:positionV>
                  <wp:extent cx="576580" cy="334010"/>
                  <wp:effectExtent l="0" t="0" r="0" b="0"/>
                  <wp:wrapNone/>
                  <wp:docPr id="766" name="docshape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1700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del w:id="1701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CE58D37" id="docshape209" o:spid="_x0000_s1041" type="#_x0000_t202" style="position:absolute;left:0;text-align:left;margin-left:394.2pt;margin-top:8.9pt;width:45.4pt;height:26.3pt;z-index:4876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" filled="f" stroked="f">
                  <v:textbox style="layout-flow:vertical;mso-layout-flow-alt:bottom-to-top" inset="0,0,0,0">
                    <w:txbxContent>
                      <w:p w14:paraId="01E5C5B5" w14:textId="77777777" w:rsidR="00701245" w:rsidRDefault="00F7725C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1724" w:author="Hughes, Anna E" w:date="2023-06-19T12:41:00Z"/>
                            <w:rFonts w:ascii="Times New Roman"/>
                            <w:sz w:val="14"/>
                          </w:rPr>
                        </w:pPr>
                        <w:del w:id="1725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72320" behindDoc="0" locked="0" layoutInCell="1" allowOverlap="1" wp14:anchorId="31C7C09D" wp14:editId="57351E7A">
                  <wp:simplePos x="0" y="0"/>
                  <wp:positionH relativeFrom="page">
                    <wp:posOffset>5658485</wp:posOffset>
                  </wp:positionH>
                  <wp:positionV relativeFrom="paragraph">
                    <wp:posOffset>113030</wp:posOffset>
                  </wp:positionV>
                  <wp:extent cx="576580" cy="334010"/>
                  <wp:effectExtent l="0" t="0" r="0" b="0"/>
                  <wp:wrapNone/>
                  <wp:docPr id="767" name="docshape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del w:id="1702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del w:id="1703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delText>pink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purple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orange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diamond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triangle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delText xml:space="preserve"> </w:delTex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delText>circle</w:delText>
                                </w:r>
                              </w:del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1C7C09D" id="docshape210" o:spid="_x0000_s1042" type="#_x0000_t202" style="position:absolute;left:0;text-align:left;margin-left:445.55pt;margin-top:8.9pt;width:45.4pt;height:26.3pt;z-index:4876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" filled="f" stroked="f">
                  <v:textbox style="layout-flow:vertical;mso-layout-flow-alt:bottom-to-top" inset="0,0,0,0">
                    <w:txbxContent>
                      <w:p w14:paraId="7BE6268C" w14:textId="77777777" w:rsidR="00701245" w:rsidRDefault="00F7725C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del w:id="1728" w:author="Hughes, Anna E" w:date="2023-06-19T12:41:00Z"/>
                            <w:rFonts w:ascii="Times New Roman"/>
                            <w:sz w:val="14"/>
                          </w:rPr>
                        </w:pPr>
                        <w:del w:id="1729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delText>pink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purple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orange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diamond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triangle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delText xml:space="preserve"> </w:delTex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delText>circle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1704" w:author="Hughes, Anna E" w:date="2023-06-19T12:41:00Z"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64992" behindDoc="0" locked="0" layoutInCell="1" allowOverlap="1">
                  <wp:simplePos x="0" y="0"/>
                  <wp:positionH relativeFrom="page">
                    <wp:posOffset>4354195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272" name="docshape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1705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ins w:id="1706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43" type="#_x0000_t202" style="position:absolute;left:0;text-align:left;margin-left:342.85pt;margin-top:8.85pt;width:45.4pt;height:26.3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14:paraId="1DFFDE3E" w14:textId="77777777" w:rsidR="00485016" w:rsidRDefault="00C14774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1733" w:author="Hughes, Anna E" w:date="2023-06-19T12:41:00Z"/>
                            <w:rFonts w:ascii="Times New Roman"/>
                            <w:sz w:val="14"/>
                          </w:rPr>
                        </w:pPr>
                        <w:ins w:id="1734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65504" behindDoc="0" locked="0" layoutInCell="1" allowOverlap="1">
                  <wp:simplePos x="0" y="0"/>
                  <wp:positionH relativeFrom="page">
                    <wp:posOffset>5006340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271" name="docshape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1707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ins w:id="1708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44" type="#_x0000_t202" style="position:absolute;left:0;text-align:left;margin-left:394.2pt;margin-top:8.85pt;width:45.4pt;height:26.3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j4sw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14:paraId="4D91D9C6" w14:textId="77777777" w:rsidR="00485016" w:rsidRDefault="00C14774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1737" w:author="Hughes, Anna E" w:date="2023-06-19T12:41:00Z"/>
                            <w:rFonts w:ascii="Times New Roman"/>
                            <w:sz w:val="14"/>
                          </w:rPr>
                        </w:pPr>
                        <w:ins w:id="1738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15766016" behindDoc="0" locked="0" layoutInCell="1" allowOverlap="1">
                  <wp:simplePos x="0" y="0"/>
                  <wp:positionH relativeFrom="page">
                    <wp:posOffset>5658485</wp:posOffset>
                  </wp:positionH>
                  <wp:positionV relativeFrom="paragraph">
                    <wp:posOffset>112395</wp:posOffset>
                  </wp:positionV>
                  <wp:extent cx="576580" cy="334010"/>
                  <wp:effectExtent l="0" t="0" r="0" b="0"/>
                  <wp:wrapNone/>
                  <wp:docPr id="270" name="docshape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658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before="27" w:line="213" w:lineRule="auto"/>
                                <w:ind w:left="20" w:right="18" w:firstLine="239"/>
                                <w:jc w:val="right"/>
                                <w:rPr>
                                  <w:ins w:id="1709" w:author="Hughes, Anna E" w:date="2023-06-19T12:41:00Z"/>
                                  <w:rFonts w:ascii="Times New Roman"/>
                                  <w:sz w:val="14"/>
                                </w:rPr>
                              </w:pPr>
                              <w:ins w:id="1710" w:author="Hughes, Anna E" w:date="2023-06-19T12:41:00Z">
                                <w:r>
                                  <w:rPr>
                                    <w:rFonts w:ascii="Times New Roman"/>
                                    <w:color w:val="4D4D4D"/>
                                    <w:spacing w:val="-4"/>
                                    <w:sz w:val="14"/>
                                  </w:rPr>
                                  <w:t>pink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purple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orange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diamond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triangle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4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4D4D4D"/>
                                    <w:spacing w:val="-2"/>
                                    <w:sz w:val="14"/>
                                  </w:rPr>
                                  <w:t>circle</w:t>
                                </w:r>
                              </w:ins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45" type="#_x0000_t202" style="position:absolute;left:0;text-align:left;margin-left:445.55pt;margin-top:8.85pt;width:45.4pt;height:26.3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" filled="f" stroked="f">
                  <v:textbox style="layout-flow:vertical;mso-layout-flow-alt:bottom-to-top" inset="0,0,0,0">
                    <w:txbxContent>
                      <w:p w14:paraId="45B401FF" w14:textId="77777777" w:rsidR="00485016" w:rsidRDefault="00C14774">
                        <w:pPr>
                          <w:spacing w:before="27" w:line="213" w:lineRule="auto"/>
                          <w:ind w:left="20" w:right="18" w:firstLine="239"/>
                          <w:jc w:val="right"/>
                          <w:rPr>
                            <w:ins w:id="1741" w:author="Hughes, Anna E" w:date="2023-06-19T12:41:00Z"/>
                            <w:rFonts w:ascii="Times New Roman"/>
                            <w:sz w:val="14"/>
                          </w:rPr>
                        </w:pPr>
                        <w:ins w:id="1742" w:author="Hughes, Anna E" w:date="2023-06-19T12:41:00Z">
                          <w:r>
                            <w:rPr>
                              <w:rFonts w:ascii="Times New Roman"/>
                              <w:color w:val="4D4D4D"/>
                              <w:spacing w:val="-4"/>
                              <w:sz w:val="14"/>
                            </w:rPr>
                            <w:t>pink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purple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orange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diamond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triangle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4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4D4D4D"/>
                              <w:spacing w:val="-2"/>
                              <w:sz w:val="14"/>
                            </w:rPr>
                            <w:t>circle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C14774">
        <w:rPr>
          <w:rFonts w:ascii="Times New Roman" w:hAnsi="Times New Roman"/>
          <w:color w:val="4D4D4D"/>
          <w:spacing w:val="-4"/>
          <w:sz w:val="14"/>
        </w:rPr>
        <w:t>−0.5</w:t>
      </w:r>
    </w:p>
    <w:p w:rsidR="00485016" w:rsidRDefault="00C14774">
      <w:pPr>
        <w:tabs>
          <w:tab w:val="left" w:pos="972"/>
          <w:tab w:val="left" w:pos="1988"/>
        </w:tabs>
        <w:spacing w:before="94"/>
        <w:ind w:right="981"/>
        <w:jc w:val="right"/>
        <w:rPr>
          <w:rFonts w:ascii="Times New Roman"/>
          <w:sz w:val="14"/>
        </w:rPr>
        <w:pPrChange w:id="1711" w:author="Hughes, Anna E" w:date="2023-06-19T12:41:00Z">
          <w:pPr>
            <w:tabs>
              <w:tab w:val="left" w:pos="972"/>
              <w:tab w:val="left" w:pos="1988"/>
            </w:tabs>
            <w:spacing w:before="93"/>
            <w:ind w:right="981"/>
            <w:jc w:val="right"/>
          </w:pPr>
        </w:pPrChange>
      </w:pPr>
      <w:r>
        <w:br w:type="column"/>
      </w:r>
      <w:r>
        <w:rPr>
          <w:rFonts w:ascii="Times New Roman"/>
          <w:color w:val="1A1A1A"/>
          <w:spacing w:val="-4"/>
          <w:sz w:val="14"/>
        </w:rPr>
        <w:t>pink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orange</w:t>
      </w:r>
    </w:p>
    <w:p w:rsidR="00485016" w:rsidRDefault="00485016">
      <w:pPr>
        <w:pStyle w:val="BodyText"/>
        <w:ind w:left="0"/>
        <w:rPr>
          <w:rFonts w:ascii="Times New Roman"/>
          <w:sz w:val="3"/>
        </w:rPr>
      </w:pPr>
    </w:p>
    <w:p w:rsidR="00701245" w:rsidRDefault="002F7126">
      <w:pPr>
        <w:tabs>
          <w:tab w:val="left" w:pos="1124"/>
        </w:tabs>
        <w:spacing w:line="116" w:lineRule="exact"/>
        <w:ind w:left="-7"/>
        <w:rPr>
          <w:del w:id="1712" w:author="Hughes, Anna E" w:date="2023-06-19T12:41:00Z"/>
          <w:rFonts w:ascii="Times New Roman"/>
          <w:sz w:val="11"/>
        </w:rPr>
      </w:pPr>
      <w:del w:id="1713" w:author="Hughes, Anna E" w:date="2023-06-19T12:41:00Z">
        <w:r>
          <w:rPr>
            <w:rFonts w:ascii="Times New Roman"/>
            <w:noProof/>
            <w:position w:val="8"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49278760" wp14:editId="0C813955">
                  <wp:extent cx="27305" cy="10795"/>
                  <wp:effectExtent l="10160" t="635" r="10160" b="7620"/>
                  <wp:docPr id="768" name="docshapegroup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769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B26F283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  <w:r w:rsidR="00F7725C">
          <w:rPr>
            <w:rFonts w:ascii="Times New Roman"/>
            <w:position w:val="8"/>
            <w:sz w:val="2"/>
          </w:rPr>
          <w:tab/>
        </w:r>
        <w:r>
          <w:rPr>
            <w:rFonts w:ascii="Times New Roman"/>
            <w:noProof/>
            <w:position w:val="-1"/>
            <w:sz w:val="11"/>
            <w:lang w:val="en-GB" w:eastAsia="en-GB"/>
          </w:rPr>
          <mc:AlternateContent>
            <mc:Choice Requires="wpg">
              <w:drawing>
                <wp:inline distT="0" distB="0" distL="0" distR="0" wp14:anchorId="548121FB" wp14:editId="79018B8C">
                  <wp:extent cx="96520" cy="66675"/>
                  <wp:effectExtent l="4445" t="10160" r="3810" b="8890"/>
                  <wp:docPr id="770" name="docshapegroup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520" cy="66675"/>
                            <a:chOff x="0" y="0"/>
                            <a:chExt cx="152" cy="105"/>
                          </a:xfrm>
                        </wpg:grpSpPr>
                        <wps:wsp>
                          <wps:cNvPr id="771" name="docshape213"/>
                          <wps:cNvSpPr>
                            <a:spLocks/>
                          </wps:cNvSpPr>
                          <wps:spPr bwMode="auto">
                            <a:xfrm>
                              <a:off x="23" y="0"/>
                              <a:ext cx="129" cy="105"/>
                            </a:xfrm>
                            <a:custGeom>
                              <a:avLst/>
                              <a:gdLst>
                                <a:gd name="T0" fmla="+- 0 33 23"/>
                                <a:gd name="T1" fmla="*/ T0 w 129"/>
                                <a:gd name="T2" fmla="*/ 0 h 105"/>
                                <a:gd name="T3" fmla="+- 0 23 23"/>
                                <a:gd name="T4" fmla="*/ T3 w 129"/>
                                <a:gd name="T5" fmla="*/ 0 h 105"/>
                                <a:gd name="T6" fmla="+- 0 23 23"/>
                                <a:gd name="T7" fmla="*/ T6 w 129"/>
                                <a:gd name="T8" fmla="*/ 105 h 105"/>
                                <a:gd name="T9" fmla="+- 0 24 23"/>
                                <a:gd name="T10" fmla="*/ T9 w 129"/>
                                <a:gd name="T11" fmla="*/ 105 h 105"/>
                                <a:gd name="T12" fmla="+- 0 24 23"/>
                                <a:gd name="T13" fmla="*/ T12 w 129"/>
                                <a:gd name="T14" fmla="*/ 102 h 105"/>
                                <a:gd name="T15" fmla="+- 0 24 23"/>
                                <a:gd name="T16" fmla="*/ T15 w 129"/>
                                <a:gd name="T17" fmla="*/ 99 h 105"/>
                                <a:gd name="T18" fmla="+- 0 24 23"/>
                                <a:gd name="T19" fmla="*/ T18 w 129"/>
                                <a:gd name="T20" fmla="*/ 99 h 105"/>
                                <a:gd name="T21" fmla="+- 0 24 23"/>
                                <a:gd name="T22" fmla="*/ T21 w 129"/>
                                <a:gd name="T23" fmla="*/ 92 h 105"/>
                                <a:gd name="T24" fmla="+- 0 24 23"/>
                                <a:gd name="T25" fmla="*/ T24 w 129"/>
                                <a:gd name="T26" fmla="*/ 90 h 105"/>
                                <a:gd name="T27" fmla="+- 0 24 23"/>
                                <a:gd name="T28" fmla="*/ T27 w 129"/>
                                <a:gd name="T29" fmla="*/ 87 h 105"/>
                                <a:gd name="T30" fmla="+- 0 24 23"/>
                                <a:gd name="T31" fmla="*/ T30 w 129"/>
                                <a:gd name="T32" fmla="*/ 83 h 105"/>
                                <a:gd name="T33" fmla="+- 0 32 23"/>
                                <a:gd name="T34" fmla="*/ T33 w 129"/>
                                <a:gd name="T35" fmla="*/ 60 h 105"/>
                                <a:gd name="T36" fmla="+- 0 36 23"/>
                                <a:gd name="T37" fmla="*/ T36 w 129"/>
                                <a:gd name="T38" fmla="*/ 57 h 105"/>
                                <a:gd name="T39" fmla="+- 0 42 23"/>
                                <a:gd name="T40" fmla="*/ T39 w 129"/>
                                <a:gd name="T41" fmla="*/ 54 h 105"/>
                                <a:gd name="T42" fmla="+- 0 50 23"/>
                                <a:gd name="T43" fmla="*/ T42 w 129"/>
                                <a:gd name="T44" fmla="*/ 50 h 105"/>
                                <a:gd name="T45" fmla="+- 0 88 23"/>
                                <a:gd name="T46" fmla="*/ T45 w 129"/>
                                <a:gd name="T47" fmla="*/ 37 h 105"/>
                                <a:gd name="T48" fmla="+- 0 132 23"/>
                                <a:gd name="T49" fmla="*/ T48 w 129"/>
                                <a:gd name="T50" fmla="*/ 29 h 105"/>
                                <a:gd name="T51" fmla="+- 0 146 23"/>
                                <a:gd name="T52" fmla="*/ T51 w 129"/>
                                <a:gd name="T53" fmla="*/ 25 h 105"/>
                                <a:gd name="T54" fmla="+- 0 151 23"/>
                                <a:gd name="T55" fmla="*/ T54 w 129"/>
                                <a:gd name="T56" fmla="*/ 23 h 105"/>
                                <a:gd name="T57" fmla="+- 0 152 23"/>
                                <a:gd name="T58" fmla="*/ T57 w 129"/>
                                <a:gd name="T59" fmla="*/ 22 h 105"/>
                                <a:gd name="T60" fmla="+- 0 149 23"/>
                                <a:gd name="T61" fmla="*/ T60 w 129"/>
                                <a:gd name="T62" fmla="*/ 18 h 105"/>
                                <a:gd name="T63" fmla="+- 0 148 23"/>
                                <a:gd name="T64" fmla="*/ T63 w 129"/>
                                <a:gd name="T65" fmla="*/ 16 h 105"/>
                                <a:gd name="T66" fmla="+- 0 143 23"/>
                                <a:gd name="T67" fmla="*/ T66 w 129"/>
                                <a:gd name="T68" fmla="*/ 14 h 105"/>
                                <a:gd name="T69" fmla="+- 0 133 23"/>
                                <a:gd name="T70" fmla="*/ T69 w 129"/>
                                <a:gd name="T71" fmla="*/ 12 h 105"/>
                                <a:gd name="T72" fmla="+- 0 55 23"/>
                                <a:gd name="T73" fmla="*/ T72 w 129"/>
                                <a:gd name="T74" fmla="*/ 4 h 105"/>
                                <a:gd name="T75" fmla="+- 0 36 23"/>
                                <a:gd name="T76" fmla="*/ T75 w 129"/>
                                <a:gd name="T77" fmla="*/ 1 h 105"/>
                                <a:gd name="T78" fmla="+- 0 33 23"/>
                                <a:gd name="T79" fmla="*/ T78 w 129"/>
                                <a:gd name="T80" fmla="*/ 0 h 10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5" y="T56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1" y="T62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7" y="T68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3" y="T74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9" y="T80"/>
                                </a:cxn>
                              </a:cxnLst>
                              <a:rect l="0" t="0" r="r" b="b"/>
                              <a:pathLst>
                                <a:path w="129" h="105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1" y="9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1" y="87"/>
                                  </a:lnTo>
                                  <a:lnTo>
                                    <a:pt x="1" y="83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13" y="57"/>
                                  </a:lnTo>
                                  <a:lnTo>
                                    <a:pt x="19" y="54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109" y="29"/>
                                  </a:lnTo>
                                  <a:lnTo>
                                    <a:pt x="123" y="25"/>
                                  </a:lnTo>
                                  <a:lnTo>
                                    <a:pt x="128" y="23"/>
                                  </a:lnTo>
                                  <a:lnTo>
                                    <a:pt x="129" y="22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25" y="16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6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4" name="docshape214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docshape215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docshape216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docshape217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F074814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  <v:fill opacity="32896f"/>
  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  </v:shape>
  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w10:anchorlock/>
                </v:group>
              </w:pict>
            </mc:Fallback>
          </mc:AlternateContent>
        </w:r>
      </w:del>
    </w:p>
    <w:p w:rsidR="00701245" w:rsidRDefault="00701245">
      <w:pPr>
        <w:pStyle w:val="BodyText"/>
        <w:spacing w:before="2"/>
        <w:ind w:left="0"/>
        <w:rPr>
          <w:del w:id="1714" w:author="Hughes, Anna E" w:date="2023-06-19T12:41:00Z"/>
          <w:rFonts w:ascii="Times New Roman"/>
          <w:sz w:val="2"/>
        </w:rPr>
      </w:pPr>
    </w:p>
    <w:p w:rsidR="00701245" w:rsidRDefault="002F7126">
      <w:pPr>
        <w:ind w:left="-16"/>
        <w:rPr>
          <w:del w:id="1715" w:author="Hughes, Anna E" w:date="2023-06-19T12:41:00Z"/>
          <w:rFonts w:ascii="Times New Roman"/>
          <w:sz w:val="20"/>
        </w:rPr>
      </w:pPr>
      <w:del w:id="1716" w:author="Hughes, Anna E" w:date="2023-06-19T12:41:00Z">
        <w:r>
          <w:rPr>
            <w:rFonts w:ascii="Times New Roman"/>
            <w:noProof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4B53733E" wp14:editId="5B78F540">
                  <wp:extent cx="625475" cy="240665"/>
                  <wp:effectExtent l="13970" t="2540" r="8255" b="13970"/>
                  <wp:docPr id="778" name="docshapegroup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5475" cy="240665"/>
                            <a:chOff x="0" y="0"/>
                            <a:chExt cx="985" cy="379"/>
                          </a:xfrm>
                        </wpg:grpSpPr>
                        <wps:wsp>
                          <wps:cNvPr id="779" name="docshape219"/>
                          <wps:cNvSpPr>
                            <a:spLocks/>
                          </wps:cNvSpPr>
                          <wps:spPr bwMode="auto">
                            <a:xfrm>
                              <a:off x="841" y="151"/>
                              <a:ext cx="32" cy="228"/>
                            </a:xfrm>
                            <a:custGeom>
                              <a:avLst/>
                              <a:gdLst>
                                <a:gd name="T0" fmla="+- 0 843 842"/>
                                <a:gd name="T1" fmla="*/ T0 w 32"/>
                                <a:gd name="T2" fmla="+- 0 151 151"/>
                                <a:gd name="T3" fmla="*/ 151 h 228"/>
                                <a:gd name="T4" fmla="+- 0 842 842"/>
                                <a:gd name="T5" fmla="*/ T4 w 32"/>
                                <a:gd name="T6" fmla="+- 0 151 151"/>
                                <a:gd name="T7" fmla="*/ 151 h 228"/>
                                <a:gd name="T8" fmla="+- 0 842 842"/>
                                <a:gd name="T9" fmla="*/ T8 w 32"/>
                                <a:gd name="T10" fmla="+- 0 379 151"/>
                                <a:gd name="T11" fmla="*/ 379 h 228"/>
                                <a:gd name="T12" fmla="+- 0 846 842"/>
                                <a:gd name="T13" fmla="*/ T12 w 32"/>
                                <a:gd name="T14" fmla="+- 0 379 151"/>
                                <a:gd name="T15" fmla="*/ 379 h 228"/>
                                <a:gd name="T16" fmla="+- 0 857 842"/>
                                <a:gd name="T17" fmla="*/ T16 w 32"/>
                                <a:gd name="T18" fmla="+- 0 343 151"/>
                                <a:gd name="T19" fmla="*/ 343 h 228"/>
                                <a:gd name="T20" fmla="+- 0 867 842"/>
                                <a:gd name="T21" fmla="*/ T20 w 32"/>
                                <a:gd name="T22" fmla="+- 0 320 151"/>
                                <a:gd name="T23" fmla="*/ 320 h 228"/>
                                <a:gd name="T24" fmla="+- 0 873 842"/>
                                <a:gd name="T25" fmla="*/ T24 w 32"/>
                                <a:gd name="T26" fmla="+- 0 274 151"/>
                                <a:gd name="T27" fmla="*/ 274 h 228"/>
                                <a:gd name="T28" fmla="+- 0 867 842"/>
                                <a:gd name="T29" fmla="*/ T28 w 32"/>
                                <a:gd name="T30" fmla="+- 0 231 151"/>
                                <a:gd name="T31" fmla="*/ 231 h 228"/>
                                <a:gd name="T32" fmla="+- 0 855 842"/>
                                <a:gd name="T33" fmla="*/ T32 w 32"/>
                                <a:gd name="T34" fmla="+- 0 204 151"/>
                                <a:gd name="T35" fmla="*/ 204 h 228"/>
                                <a:gd name="T36" fmla="+- 0 843 842"/>
                                <a:gd name="T37" fmla="*/ T36 w 32"/>
                                <a:gd name="T38" fmla="+- 0 151 151"/>
                                <a:gd name="T39" fmla="*/ 151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2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228"/>
                                  </a:lnTo>
                                  <a:lnTo>
                                    <a:pt x="15" y="192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31" y="123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1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0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2" name="docshape220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docshape221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docshape222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docshape223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docshape224"/>
                          <wps:cNvSpPr>
                            <a:spLocks/>
                          </wps:cNvSpPr>
                          <wps:spPr bwMode="auto">
                            <a:xfrm>
                              <a:off x="699" y="0"/>
                              <a:ext cx="43" cy="259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T0 w 43"/>
                                <a:gd name="T2" fmla="*/ 0 h 259"/>
                                <a:gd name="T3" fmla="+- 0 699 699"/>
                                <a:gd name="T4" fmla="*/ T3 w 43"/>
                                <a:gd name="T5" fmla="*/ 0 h 259"/>
                                <a:gd name="T6" fmla="+- 0 699 699"/>
                                <a:gd name="T7" fmla="*/ T6 w 43"/>
                                <a:gd name="T8" fmla="*/ 258 h 259"/>
                                <a:gd name="T9" fmla="+- 0 699 699"/>
                                <a:gd name="T10" fmla="*/ T9 w 43"/>
                                <a:gd name="T11" fmla="*/ 258 h 259"/>
                                <a:gd name="T12" fmla="+- 0 707 699"/>
                                <a:gd name="T13" fmla="*/ T12 w 43"/>
                                <a:gd name="T14" fmla="*/ 198 h 259"/>
                                <a:gd name="T15" fmla="+- 0 717 699"/>
                                <a:gd name="T16" fmla="*/ T15 w 43"/>
                                <a:gd name="T17" fmla="*/ 173 h 259"/>
                                <a:gd name="T18" fmla="+- 0 724 699"/>
                                <a:gd name="T19" fmla="*/ T18 w 43"/>
                                <a:gd name="T20" fmla="*/ 165 h 259"/>
                                <a:gd name="T21" fmla="+- 0 737 699"/>
                                <a:gd name="T22" fmla="*/ T21 w 43"/>
                                <a:gd name="T23" fmla="*/ 151 h 259"/>
                                <a:gd name="T24" fmla="+- 0 740 699"/>
                                <a:gd name="T25" fmla="*/ T24 w 43"/>
                                <a:gd name="T26" fmla="*/ 143 h 259"/>
                                <a:gd name="T27" fmla="+- 0 741 699"/>
                                <a:gd name="T28" fmla="*/ T27 w 43"/>
                                <a:gd name="T29" fmla="*/ 126 h 259"/>
                                <a:gd name="T30" fmla="+- 0 739 699"/>
                                <a:gd name="T31" fmla="*/ T30 w 43"/>
                                <a:gd name="T32" fmla="*/ 119 h 259"/>
                                <a:gd name="T33" fmla="+- 0 734 699"/>
                                <a:gd name="T34" fmla="*/ T33 w 43"/>
                                <a:gd name="T35" fmla="*/ 106 h 259"/>
                                <a:gd name="T36" fmla="+- 0 729 699"/>
                                <a:gd name="T37" fmla="*/ T36 w 43"/>
                                <a:gd name="T38" fmla="*/ 90 h 259"/>
                                <a:gd name="T39" fmla="+- 0 715 699"/>
                                <a:gd name="T40" fmla="*/ T39 w 43"/>
                                <a:gd name="T41" fmla="*/ 64 h 259"/>
                                <a:gd name="T42" fmla="+- 0 709 699"/>
                                <a:gd name="T43" fmla="*/ T42 w 43"/>
                                <a:gd name="T44" fmla="*/ 54 h 259"/>
                                <a:gd name="T45" fmla="+- 0 703 699"/>
                                <a:gd name="T46" fmla="*/ T45 w 43"/>
                                <a:gd name="T47" fmla="*/ 38 h 259"/>
                                <a:gd name="T48" fmla="+- 0 699 699"/>
                                <a:gd name="T49" fmla="*/ T48 w 43"/>
                                <a:gd name="T50" fmla="*/ 0 h 25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3" h="25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198"/>
                                  </a:lnTo>
                                  <a:lnTo>
                                    <a:pt x="18" y="173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38" y="151"/>
                                  </a:lnTo>
                                  <a:lnTo>
                                    <a:pt x="41" y="143"/>
                                  </a:lnTo>
                                  <a:lnTo>
                                    <a:pt x="42" y="126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35" y="106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16" y="6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20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8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15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" name="docshape225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docshape226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docshape227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docshape228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docshape229"/>
                          <wps:cNvSpPr>
                            <a:spLocks/>
                          </wps:cNvSpPr>
                          <wps:spPr bwMode="auto">
                            <a:xfrm>
                              <a:off x="556" y="96"/>
                              <a:ext cx="35" cy="266"/>
                            </a:xfrm>
                            <a:custGeom>
                              <a:avLst/>
                              <a:gdLst>
                                <a:gd name="T0" fmla="+- 0 557 556"/>
                                <a:gd name="T1" fmla="*/ T0 w 35"/>
                                <a:gd name="T2" fmla="+- 0 97 97"/>
                                <a:gd name="T3" fmla="*/ 97 h 266"/>
                                <a:gd name="T4" fmla="+- 0 556 556"/>
                                <a:gd name="T5" fmla="*/ T4 w 35"/>
                                <a:gd name="T6" fmla="+- 0 97 97"/>
                                <a:gd name="T7" fmla="*/ 97 h 266"/>
                                <a:gd name="T8" fmla="+- 0 556 556"/>
                                <a:gd name="T9" fmla="*/ T8 w 35"/>
                                <a:gd name="T10" fmla="+- 0 362 97"/>
                                <a:gd name="T11" fmla="*/ 362 h 266"/>
                                <a:gd name="T12" fmla="+- 0 557 556"/>
                                <a:gd name="T13" fmla="*/ T12 w 35"/>
                                <a:gd name="T14" fmla="+- 0 362 97"/>
                                <a:gd name="T15" fmla="*/ 362 h 266"/>
                                <a:gd name="T16" fmla="+- 0 568 556"/>
                                <a:gd name="T17" fmla="*/ T16 w 35"/>
                                <a:gd name="T18" fmla="+- 0 297 97"/>
                                <a:gd name="T19" fmla="*/ 297 h 266"/>
                                <a:gd name="T20" fmla="+- 0 589 556"/>
                                <a:gd name="T21" fmla="*/ T20 w 35"/>
                                <a:gd name="T22" fmla="+- 0 253 97"/>
                                <a:gd name="T23" fmla="*/ 253 h 266"/>
                                <a:gd name="T24" fmla="+- 0 591 556"/>
                                <a:gd name="T25" fmla="*/ T24 w 35"/>
                                <a:gd name="T26" fmla="+- 0 220 97"/>
                                <a:gd name="T27" fmla="*/ 220 h 266"/>
                                <a:gd name="T28" fmla="+- 0 588 556"/>
                                <a:gd name="T29" fmla="*/ T28 w 35"/>
                                <a:gd name="T30" fmla="+- 0 208 97"/>
                                <a:gd name="T31" fmla="*/ 208 h 266"/>
                                <a:gd name="T32" fmla="+- 0 585 556"/>
                                <a:gd name="T33" fmla="*/ T32 w 35"/>
                                <a:gd name="T34" fmla="+- 0 197 97"/>
                                <a:gd name="T35" fmla="*/ 197 h 266"/>
                                <a:gd name="T36" fmla="+- 0 581 556"/>
                                <a:gd name="T37" fmla="*/ T36 w 35"/>
                                <a:gd name="T38" fmla="+- 0 182 97"/>
                                <a:gd name="T39" fmla="*/ 182 h 266"/>
                                <a:gd name="T40" fmla="+- 0 560 556"/>
                                <a:gd name="T41" fmla="*/ T40 w 35"/>
                                <a:gd name="T42" fmla="+- 0 134 97"/>
                                <a:gd name="T43" fmla="*/ 134 h 266"/>
                                <a:gd name="T44" fmla="+- 0 557 556"/>
                                <a:gd name="T45" fmla="*/ T44 w 35"/>
                                <a:gd name="T46" fmla="+- 0 97 97"/>
                                <a:gd name="T47" fmla="*/ 97 h 2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5" h="266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1" y="265"/>
                                  </a:lnTo>
                                  <a:lnTo>
                                    <a:pt x="12" y="200"/>
                                  </a:lnTo>
                                  <a:lnTo>
                                    <a:pt x="33" y="156"/>
                                  </a:lnTo>
                                  <a:lnTo>
                                    <a:pt x="35" y="123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3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5" name="Line 2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2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6" name="docshape230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docshape231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docshape232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docshape233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Line 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" y="183"/>
                              <a:ext cx="943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docshape234"/>
                          <wps:cNvSpPr>
                            <a:spLocks/>
                          </wps:cNvSpPr>
                          <wps:spPr bwMode="auto">
                            <a:xfrm>
                              <a:off x="0" y="18"/>
                              <a:ext cx="43" cy="330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+- 0 348 19"/>
                                <a:gd name="T2" fmla="*/ 348 h 330"/>
                                <a:gd name="T3" fmla="*/ 42 w 43"/>
                                <a:gd name="T4" fmla="+- 0 348 19"/>
                                <a:gd name="T5" fmla="*/ 348 h 330"/>
                                <a:gd name="T6" fmla="*/ 0 w 43"/>
                                <a:gd name="T7" fmla="+- 0 183 19"/>
                                <a:gd name="T8" fmla="*/ 183 h 330"/>
                                <a:gd name="T9" fmla="*/ 42 w 43"/>
                                <a:gd name="T10" fmla="+- 0 183 19"/>
                                <a:gd name="T11" fmla="*/ 183 h 330"/>
                                <a:gd name="T12" fmla="*/ 0 w 43"/>
                                <a:gd name="T13" fmla="+- 0 19 19"/>
                                <a:gd name="T14" fmla="*/ 19 h 330"/>
                                <a:gd name="T15" fmla="*/ 42 w 43"/>
                                <a:gd name="T16" fmla="+- 0 19 19"/>
                                <a:gd name="T17" fmla="*/ 19 h 33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</a:cxnLst>
                              <a:rect l="0" t="0" r="r" b="b"/>
                              <a:pathLst>
                                <a:path w="43" h="330">
                                  <a:moveTo>
                                    <a:pt x="0" y="329"/>
                                  </a:moveTo>
                                  <a:lnTo>
                                    <a:pt x="42" y="329"/>
                                  </a:lnTo>
                                  <a:moveTo>
                                    <a:pt x="0" y="164"/>
                                  </a:moveTo>
                                  <a:lnTo>
                                    <a:pt x="42" y="164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AA9CE8A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  <v:fill opacity="32896f"/>
                    <v:path arrowok="t" o:connecttype="custom" o:connectlocs="1,151;0,151;0,379;4,379;15,343;25,320;31,274;25,231;13,204;1,151" o:connectangles="0,0,0,0,0,0,0,0,0,0"/>
                  </v:shape>
  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  <v:fill opacity="32896f"/>
                    <v:path arrowok="t" o:connecttype="custom" o:connectlocs="0,0;0,0;0,258;0,258;8,198;18,173;25,165;38,151;41,143;42,126;40,119;35,106;30,90;16,64;10,54;4,38;0,0" o:connectangles="0,0,0,0,0,0,0,0,0,0,0,0,0,0,0,0,0"/>
                  </v:shape>
  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  <v:fill opacity="32896f"/>
                    <v:path arrowok="t" o:connecttype="custom" o:connectlocs="1,97;0,97;0,362;1,362;12,297;33,253;35,220;32,208;29,197;25,182;4,134;1,97" o:connectangles="0,0,0,0,0,0,0,0,0,0,0,0"/>
                  </v:shape>
  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  <v:stroke dashstyle="dash"/>
                  </v:line>
  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  <v:path arrowok="t" o:connecttype="custom" o:connectlocs="0,348;42,348;0,183;42,183;0,19;42,19" o:connectangles="0,0,0,0,0,0"/>
                  </v:shape>
                  <w10:anchorlock/>
                </v:group>
              </w:pict>
            </mc:Fallback>
          </mc:AlternateContent>
        </w:r>
        <w:r w:rsidR="00F7725C">
          <w:rPr>
            <w:rFonts w:ascii="Times New Roman"/>
            <w:spacing w:val="10"/>
            <w:sz w:val="20"/>
          </w:rPr>
          <w:delText xml:space="preserve"> </w:delText>
        </w:r>
        <w:r>
          <w:rPr>
            <w:rFonts w:ascii="Times New Roman"/>
            <w:noProof/>
            <w:spacing w:val="10"/>
            <w:position w:val="1"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4A658F63" wp14:editId="353A9B76">
                  <wp:extent cx="598805" cy="231775"/>
                  <wp:effectExtent l="13970" t="5715" r="6350" b="635"/>
                  <wp:docPr id="802" name="docshapegroup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31775"/>
                            <a:chOff x="0" y="0"/>
                            <a:chExt cx="943" cy="365"/>
                          </a:xfrm>
                        </wpg:grpSpPr>
                        <wps:wsp>
                          <wps:cNvPr id="803" name="docshape236"/>
                          <wps:cNvSpPr>
                            <a:spLocks/>
                          </wps:cNvSpPr>
                          <wps:spPr bwMode="auto">
                            <a:xfrm>
                              <a:off x="799" y="97"/>
                              <a:ext cx="34" cy="268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34"/>
                                <a:gd name="T2" fmla="+- 0 97 97"/>
                                <a:gd name="T3" fmla="*/ 97 h 268"/>
                                <a:gd name="T4" fmla="+- 0 799 799"/>
                                <a:gd name="T5" fmla="*/ T4 w 34"/>
                                <a:gd name="T6" fmla="+- 0 97 97"/>
                                <a:gd name="T7" fmla="*/ 97 h 268"/>
                                <a:gd name="T8" fmla="+- 0 799 799"/>
                                <a:gd name="T9" fmla="*/ T8 w 34"/>
                                <a:gd name="T10" fmla="+- 0 365 97"/>
                                <a:gd name="T11" fmla="*/ 365 h 268"/>
                                <a:gd name="T12" fmla="+- 0 802 799"/>
                                <a:gd name="T13" fmla="*/ T12 w 34"/>
                                <a:gd name="T14" fmla="+- 0 365 97"/>
                                <a:gd name="T15" fmla="*/ 365 h 268"/>
                                <a:gd name="T16" fmla="+- 0 809 799"/>
                                <a:gd name="T17" fmla="*/ T16 w 34"/>
                                <a:gd name="T18" fmla="+- 0 328 97"/>
                                <a:gd name="T19" fmla="*/ 328 h 268"/>
                                <a:gd name="T20" fmla="+- 0 830 799"/>
                                <a:gd name="T21" fmla="*/ T20 w 34"/>
                                <a:gd name="T22" fmla="+- 0 278 97"/>
                                <a:gd name="T23" fmla="*/ 278 h 268"/>
                                <a:gd name="T24" fmla="+- 0 833 799"/>
                                <a:gd name="T25" fmla="*/ T24 w 34"/>
                                <a:gd name="T26" fmla="+- 0 249 97"/>
                                <a:gd name="T27" fmla="*/ 249 h 268"/>
                                <a:gd name="T28" fmla="+- 0 830 799"/>
                                <a:gd name="T29" fmla="*/ T28 w 34"/>
                                <a:gd name="T30" fmla="+- 0 222 97"/>
                                <a:gd name="T31" fmla="*/ 222 h 268"/>
                                <a:gd name="T32" fmla="+- 0 811 799"/>
                                <a:gd name="T33" fmla="*/ T32 w 34"/>
                                <a:gd name="T34" fmla="+- 0 177 97"/>
                                <a:gd name="T35" fmla="*/ 177 h 268"/>
                                <a:gd name="T36" fmla="+- 0 805 799"/>
                                <a:gd name="T37" fmla="*/ T36 w 34"/>
                                <a:gd name="T38" fmla="+- 0 152 97"/>
                                <a:gd name="T39" fmla="*/ 152 h 268"/>
                                <a:gd name="T40" fmla="+- 0 802 799"/>
                                <a:gd name="T41" fmla="*/ T40 w 34"/>
                                <a:gd name="T42" fmla="+- 0 141 97"/>
                                <a:gd name="T43" fmla="*/ 141 h 268"/>
                                <a:gd name="T44" fmla="+- 0 800 799"/>
                                <a:gd name="T45" fmla="*/ T44 w 34"/>
                                <a:gd name="T46" fmla="+- 0 97 97"/>
                                <a:gd name="T47" fmla="*/ 97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4" h="26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3" y="268"/>
                                  </a:lnTo>
                                  <a:lnTo>
                                    <a:pt x="10" y="231"/>
                                  </a:lnTo>
                                  <a:lnTo>
                                    <a:pt x="31" y="181"/>
                                  </a:lnTo>
                                  <a:lnTo>
                                    <a:pt x="34" y="152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35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5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8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6" name="docshape237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docshape238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docshape239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docshape240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docshape241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45" cy="210"/>
                            </a:xfrm>
                            <a:custGeom>
                              <a:avLst/>
                              <a:gdLst>
                                <a:gd name="T0" fmla="+- 0 658 657"/>
                                <a:gd name="T1" fmla="*/ T0 w 45"/>
                                <a:gd name="T2" fmla="*/ 0 h 210"/>
                                <a:gd name="T3" fmla="+- 0 657 657"/>
                                <a:gd name="T4" fmla="*/ T3 w 45"/>
                                <a:gd name="T5" fmla="*/ 0 h 210"/>
                                <a:gd name="T6" fmla="+- 0 657 657"/>
                                <a:gd name="T7" fmla="*/ T6 w 45"/>
                                <a:gd name="T8" fmla="*/ 209 h 210"/>
                                <a:gd name="T9" fmla="+- 0 658 657"/>
                                <a:gd name="T10" fmla="*/ T9 w 45"/>
                                <a:gd name="T11" fmla="*/ 209 h 210"/>
                                <a:gd name="T12" fmla="+- 0 663 657"/>
                                <a:gd name="T13" fmla="*/ T12 w 45"/>
                                <a:gd name="T14" fmla="*/ 177 h 210"/>
                                <a:gd name="T15" fmla="+- 0 666 657"/>
                                <a:gd name="T16" fmla="*/ T15 w 45"/>
                                <a:gd name="T17" fmla="*/ 169 h 210"/>
                                <a:gd name="T18" fmla="+- 0 684 657"/>
                                <a:gd name="T19" fmla="*/ T18 w 45"/>
                                <a:gd name="T20" fmla="*/ 139 h 210"/>
                                <a:gd name="T21" fmla="+- 0 692 657"/>
                                <a:gd name="T22" fmla="*/ T21 w 45"/>
                                <a:gd name="T23" fmla="*/ 128 h 210"/>
                                <a:gd name="T24" fmla="+- 0 695 657"/>
                                <a:gd name="T25" fmla="*/ T24 w 45"/>
                                <a:gd name="T26" fmla="*/ 123 h 210"/>
                                <a:gd name="T27" fmla="+- 0 701 657"/>
                                <a:gd name="T28" fmla="*/ T27 w 45"/>
                                <a:gd name="T29" fmla="*/ 95 h 210"/>
                                <a:gd name="T30" fmla="+- 0 699 657"/>
                                <a:gd name="T31" fmla="*/ T30 w 45"/>
                                <a:gd name="T32" fmla="*/ 88 h 210"/>
                                <a:gd name="T33" fmla="+- 0 691 657"/>
                                <a:gd name="T34" fmla="*/ T33 w 45"/>
                                <a:gd name="T35" fmla="*/ 71 h 210"/>
                                <a:gd name="T36" fmla="+- 0 690 657"/>
                                <a:gd name="T37" fmla="*/ T36 w 45"/>
                                <a:gd name="T38" fmla="*/ 65 h 210"/>
                                <a:gd name="T39" fmla="+- 0 684 657"/>
                                <a:gd name="T40" fmla="*/ T39 w 45"/>
                                <a:gd name="T41" fmla="*/ 56 h 210"/>
                                <a:gd name="T42" fmla="+- 0 667 657"/>
                                <a:gd name="T43" fmla="*/ T42 w 45"/>
                                <a:gd name="T44" fmla="*/ 36 h 210"/>
                                <a:gd name="T45" fmla="+- 0 659 657"/>
                                <a:gd name="T46" fmla="*/ T45 w 45"/>
                                <a:gd name="T47" fmla="*/ 16 h 210"/>
                                <a:gd name="T48" fmla="+- 0 658 657"/>
                                <a:gd name="T49" fmla="*/ T48 w 45"/>
                                <a:gd name="T50" fmla="*/ 0 h 21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5" h="21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1" y="209"/>
                                  </a:lnTo>
                                  <a:lnTo>
                                    <a:pt x="6" y="177"/>
                                  </a:lnTo>
                                  <a:lnTo>
                                    <a:pt x="9" y="169"/>
                                  </a:lnTo>
                                  <a:lnTo>
                                    <a:pt x="27" y="13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44" y="95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34" y="71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Line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2" name="Line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docshape242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docshape243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docshape244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docshape245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docshape246"/>
                          <wps:cNvSpPr>
                            <a:spLocks/>
                          </wps:cNvSpPr>
                          <wps:spPr bwMode="auto">
                            <a:xfrm>
                              <a:off x="513" y="67"/>
                              <a:ext cx="38" cy="27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38"/>
                                <a:gd name="T2" fmla="+- 0 67 67"/>
                                <a:gd name="T3" fmla="*/ 67 h 270"/>
                                <a:gd name="T4" fmla="+- 0 514 514"/>
                                <a:gd name="T5" fmla="*/ T4 w 38"/>
                                <a:gd name="T6" fmla="+- 0 67 67"/>
                                <a:gd name="T7" fmla="*/ 67 h 270"/>
                                <a:gd name="T8" fmla="+- 0 514 514"/>
                                <a:gd name="T9" fmla="*/ T8 w 38"/>
                                <a:gd name="T10" fmla="+- 0 337 67"/>
                                <a:gd name="T11" fmla="*/ 337 h 270"/>
                                <a:gd name="T12" fmla="+- 0 514 514"/>
                                <a:gd name="T13" fmla="*/ T12 w 38"/>
                                <a:gd name="T14" fmla="+- 0 337 67"/>
                                <a:gd name="T15" fmla="*/ 337 h 270"/>
                                <a:gd name="T16" fmla="+- 0 520 514"/>
                                <a:gd name="T17" fmla="*/ T16 w 38"/>
                                <a:gd name="T18" fmla="+- 0 288 67"/>
                                <a:gd name="T19" fmla="*/ 288 h 270"/>
                                <a:gd name="T20" fmla="+- 0 548 514"/>
                                <a:gd name="T21" fmla="*/ T20 w 38"/>
                                <a:gd name="T22" fmla="+- 0 215 67"/>
                                <a:gd name="T23" fmla="*/ 215 h 270"/>
                                <a:gd name="T24" fmla="+- 0 552 514"/>
                                <a:gd name="T25" fmla="*/ T24 w 38"/>
                                <a:gd name="T26" fmla="+- 0 183 67"/>
                                <a:gd name="T27" fmla="*/ 183 h 270"/>
                                <a:gd name="T28" fmla="+- 0 550 514"/>
                                <a:gd name="T29" fmla="*/ T28 w 38"/>
                                <a:gd name="T30" fmla="+- 0 177 67"/>
                                <a:gd name="T31" fmla="*/ 177 h 270"/>
                                <a:gd name="T32" fmla="+- 0 536 514"/>
                                <a:gd name="T33" fmla="*/ T32 w 38"/>
                                <a:gd name="T34" fmla="+- 0 151 67"/>
                                <a:gd name="T35" fmla="*/ 151 h 270"/>
                                <a:gd name="T36" fmla="+- 0 532 514"/>
                                <a:gd name="T37" fmla="*/ T36 w 38"/>
                                <a:gd name="T38" fmla="+- 0 146 67"/>
                                <a:gd name="T39" fmla="*/ 146 h 270"/>
                                <a:gd name="T40" fmla="+- 0 518 514"/>
                                <a:gd name="T41" fmla="*/ T40 w 38"/>
                                <a:gd name="T42" fmla="+- 0 104 67"/>
                                <a:gd name="T43" fmla="*/ 104 h 270"/>
                                <a:gd name="T44" fmla="+- 0 515 514"/>
                                <a:gd name="T45" fmla="*/ T44 w 38"/>
                                <a:gd name="T46" fmla="+- 0 67 67"/>
                                <a:gd name="T47" fmla="*/ 67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6" y="221"/>
                                  </a:lnTo>
                                  <a:lnTo>
                                    <a:pt x="34" y="148"/>
                                  </a:lnTo>
                                  <a:lnTo>
                                    <a:pt x="38" y="116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9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9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0" name="docshape247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docshape248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docshape249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docshape250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8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3F130E4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  <v:fill opacity="32896f"/>
                    <v:path arrowok="t" o:connecttype="custom" o:connectlocs="1,97;0,97;0,365;3,365;10,328;31,278;34,249;31,222;12,177;6,152;3,141;1,97" o:connectangles="0,0,0,0,0,0,0,0,0,0,0,0"/>
                  </v:shape>
  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  <v:fill opacity="32896f"/>
                    <v:path arrowok="t" o:connecttype="custom" o:connectlocs="1,0;0,0;0,209;1,209;6,177;9,169;27,139;35,128;38,123;44,95;42,88;34,71;33,65;27,56;10,36;2,16;1,0" o:connectangles="0,0,0,0,0,0,0,0,0,0,0,0,0,0,0,0,0"/>
                  </v:shape>
  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  <v:fill opacity="32896f"/>
                    <v:path arrowok="t" o:connecttype="custom" o:connectlocs="1,67;0,67;0,337;0,337;6,288;34,215;38,183;36,177;22,151;18,146;4,104;1,67" o:connectangles="0,0,0,0,0,0,0,0,0,0,0,0"/>
                  </v:shape>
  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  <w:r w:rsidR="00F7725C">
          <w:rPr>
            <w:rFonts w:ascii="Times New Roman"/>
            <w:spacing w:val="-3"/>
            <w:position w:val="1"/>
            <w:sz w:val="20"/>
          </w:rPr>
          <w:delText xml:space="preserve"> </w:delText>
        </w:r>
        <w:r>
          <w:rPr>
            <w:rFonts w:ascii="Times New Roman"/>
            <w:noProof/>
            <w:spacing w:val="-3"/>
            <w:position w:val="7"/>
            <w:sz w:val="20"/>
            <w:lang w:val="en-GB" w:eastAsia="en-GB"/>
          </w:rPr>
          <mc:AlternateContent>
            <mc:Choice Requires="wpg">
              <w:drawing>
                <wp:inline distT="0" distB="0" distL="0" distR="0" wp14:anchorId="246AD72F" wp14:editId="31CDED55">
                  <wp:extent cx="598805" cy="213360"/>
                  <wp:effectExtent l="5715" t="5715" r="5080" b="0"/>
                  <wp:docPr id="825" name="docshapegroup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13360"/>
                            <a:chOff x="0" y="0"/>
                            <a:chExt cx="943" cy="336"/>
                          </a:xfrm>
                        </wpg:grpSpPr>
                        <wps:wsp>
                          <wps:cNvPr id="826" name="docshape252"/>
                          <wps:cNvSpPr>
                            <a:spLocks/>
                          </wps:cNvSpPr>
                          <wps:spPr bwMode="auto">
                            <a:xfrm>
                              <a:off x="799" y="66"/>
                              <a:ext cx="41" cy="270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41"/>
                                <a:gd name="T2" fmla="+- 0 66 66"/>
                                <a:gd name="T3" fmla="*/ 66 h 270"/>
                                <a:gd name="T4" fmla="+- 0 799 799"/>
                                <a:gd name="T5" fmla="*/ T4 w 41"/>
                                <a:gd name="T6" fmla="+- 0 66 66"/>
                                <a:gd name="T7" fmla="*/ 66 h 270"/>
                                <a:gd name="T8" fmla="+- 0 799 799"/>
                                <a:gd name="T9" fmla="*/ T8 w 41"/>
                                <a:gd name="T10" fmla="+- 0 335 66"/>
                                <a:gd name="T11" fmla="*/ 335 h 270"/>
                                <a:gd name="T12" fmla="+- 0 800 799"/>
                                <a:gd name="T13" fmla="*/ T12 w 41"/>
                                <a:gd name="T14" fmla="+- 0 335 66"/>
                                <a:gd name="T15" fmla="*/ 335 h 270"/>
                                <a:gd name="T16" fmla="+- 0 811 799"/>
                                <a:gd name="T17" fmla="*/ T16 w 41"/>
                                <a:gd name="T18" fmla="+- 0 255 66"/>
                                <a:gd name="T19" fmla="*/ 255 h 270"/>
                                <a:gd name="T20" fmla="+- 0 840 799"/>
                                <a:gd name="T21" fmla="*/ T20 w 41"/>
                                <a:gd name="T22" fmla="+- 0 187 66"/>
                                <a:gd name="T23" fmla="*/ 187 h 270"/>
                                <a:gd name="T24" fmla="+- 0 840 799"/>
                                <a:gd name="T25" fmla="*/ T24 w 41"/>
                                <a:gd name="T26" fmla="+- 0 179 66"/>
                                <a:gd name="T27" fmla="*/ 179 h 270"/>
                                <a:gd name="T28" fmla="+- 0 838 799"/>
                                <a:gd name="T29" fmla="*/ T28 w 41"/>
                                <a:gd name="T30" fmla="+- 0 167 66"/>
                                <a:gd name="T31" fmla="*/ 167 h 270"/>
                                <a:gd name="T32" fmla="+- 0 829 799"/>
                                <a:gd name="T33" fmla="*/ T32 w 41"/>
                                <a:gd name="T34" fmla="+- 0 148 66"/>
                                <a:gd name="T35" fmla="*/ 148 h 270"/>
                                <a:gd name="T36" fmla="+- 0 811 799"/>
                                <a:gd name="T37" fmla="*/ T36 w 41"/>
                                <a:gd name="T38" fmla="+- 0 119 66"/>
                                <a:gd name="T39" fmla="*/ 119 h 270"/>
                                <a:gd name="T40" fmla="+- 0 804 799"/>
                                <a:gd name="T41" fmla="*/ T40 w 41"/>
                                <a:gd name="T42" fmla="+- 0 99 66"/>
                                <a:gd name="T43" fmla="*/ 99 h 270"/>
                                <a:gd name="T44" fmla="+- 0 800 799"/>
                                <a:gd name="T45" fmla="*/ T44 w 41"/>
                                <a:gd name="T46" fmla="+- 0 66 66"/>
                                <a:gd name="T47" fmla="*/ 66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1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12" y="189"/>
                                  </a:lnTo>
                                  <a:lnTo>
                                    <a:pt x="41" y="121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8" name="docshape253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54" cy="189"/>
                            </a:xfrm>
                            <a:custGeom>
                              <a:avLst/>
                              <a:gdLst>
                                <a:gd name="T0" fmla="+- 0 659 657"/>
                                <a:gd name="T1" fmla="*/ T0 w 54"/>
                                <a:gd name="T2" fmla="*/ 0 h 189"/>
                                <a:gd name="T3" fmla="+- 0 657 657"/>
                                <a:gd name="T4" fmla="*/ T3 w 54"/>
                                <a:gd name="T5" fmla="*/ 0 h 189"/>
                                <a:gd name="T6" fmla="+- 0 657 657"/>
                                <a:gd name="T7" fmla="*/ T6 w 54"/>
                                <a:gd name="T8" fmla="*/ 188 h 189"/>
                                <a:gd name="T9" fmla="+- 0 657 657"/>
                                <a:gd name="T10" fmla="*/ T9 w 54"/>
                                <a:gd name="T11" fmla="*/ 188 h 189"/>
                                <a:gd name="T12" fmla="+- 0 664 657"/>
                                <a:gd name="T13" fmla="*/ T12 w 54"/>
                                <a:gd name="T14" fmla="*/ 143 h 189"/>
                                <a:gd name="T15" fmla="+- 0 688 657"/>
                                <a:gd name="T16" fmla="*/ T15 w 54"/>
                                <a:gd name="T17" fmla="*/ 108 h 189"/>
                                <a:gd name="T18" fmla="+- 0 698 657"/>
                                <a:gd name="T19" fmla="*/ T18 w 54"/>
                                <a:gd name="T20" fmla="*/ 99 h 189"/>
                                <a:gd name="T21" fmla="+- 0 702 657"/>
                                <a:gd name="T22" fmla="*/ T21 w 54"/>
                                <a:gd name="T23" fmla="*/ 96 h 189"/>
                                <a:gd name="T24" fmla="+- 0 706 657"/>
                                <a:gd name="T25" fmla="*/ T24 w 54"/>
                                <a:gd name="T26" fmla="*/ 93 h 189"/>
                                <a:gd name="T27" fmla="+- 0 709 657"/>
                                <a:gd name="T28" fmla="*/ T27 w 54"/>
                                <a:gd name="T29" fmla="*/ 85 h 189"/>
                                <a:gd name="T30" fmla="+- 0 710 657"/>
                                <a:gd name="T31" fmla="*/ T30 w 54"/>
                                <a:gd name="T32" fmla="*/ 73 h 189"/>
                                <a:gd name="T33" fmla="+- 0 708 657"/>
                                <a:gd name="T34" fmla="*/ T33 w 54"/>
                                <a:gd name="T35" fmla="*/ 62 h 189"/>
                                <a:gd name="T36" fmla="+- 0 701 657"/>
                                <a:gd name="T37" fmla="*/ T36 w 54"/>
                                <a:gd name="T38" fmla="*/ 55 h 189"/>
                                <a:gd name="T39" fmla="+- 0 686 657"/>
                                <a:gd name="T40" fmla="*/ T39 w 54"/>
                                <a:gd name="T41" fmla="*/ 44 h 189"/>
                                <a:gd name="T42" fmla="+- 0 679 657"/>
                                <a:gd name="T43" fmla="*/ T42 w 54"/>
                                <a:gd name="T44" fmla="*/ 36 h 189"/>
                                <a:gd name="T45" fmla="+- 0 668 657"/>
                                <a:gd name="T46" fmla="*/ T45 w 54"/>
                                <a:gd name="T47" fmla="*/ 23 h 189"/>
                                <a:gd name="T48" fmla="+- 0 662 657"/>
                                <a:gd name="T49" fmla="*/ T48 w 54"/>
                                <a:gd name="T50" fmla="*/ 9 h 189"/>
                                <a:gd name="T51" fmla="+- 0 659 657"/>
                                <a:gd name="T52" fmla="*/ T51 w 54"/>
                                <a:gd name="T53" fmla="*/ 0 h 18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54" h="189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31" y="108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53" y="73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5" y="9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Lin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4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docshape254"/>
                          <wps:cNvSpPr>
                            <a:spLocks/>
                          </wps:cNvSpPr>
                          <wps:spPr bwMode="auto">
                            <a:xfrm>
                              <a:off x="656" y="54"/>
                              <a:ext cx="143" cy="153"/>
                            </a:xfrm>
                            <a:custGeom>
                              <a:avLst/>
                              <a:gdLst>
                                <a:gd name="T0" fmla="+- 0 799 657"/>
                                <a:gd name="T1" fmla="*/ T0 w 143"/>
                                <a:gd name="T2" fmla="+- 0 207 54"/>
                                <a:gd name="T3" fmla="*/ 207 h 153"/>
                                <a:gd name="T4" fmla="+- 0 799 657"/>
                                <a:gd name="T5" fmla="*/ T4 w 143"/>
                                <a:gd name="T6" fmla="+- 0 148 54"/>
                                <a:gd name="T7" fmla="*/ 148 h 153"/>
                                <a:gd name="T8" fmla="+- 0 657 657"/>
                                <a:gd name="T9" fmla="*/ T8 w 143"/>
                                <a:gd name="T10" fmla="+- 0 97 54"/>
                                <a:gd name="T11" fmla="*/ 97 h 153"/>
                                <a:gd name="T12" fmla="+- 0 657 657"/>
                                <a:gd name="T13" fmla="*/ T12 w 143"/>
                                <a:gd name="T14" fmla="+- 0 54 54"/>
                                <a:gd name="T15" fmla="*/ 54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53">
                                  <a:moveTo>
                                    <a:pt x="142" y="153"/>
                                  </a:moveTo>
                                  <a:lnTo>
                                    <a:pt x="142" y="94"/>
                                  </a:lnTo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docshape255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docshape256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docshape257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docshape258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docshape259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docshape260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docshape261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docshape262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docshape263"/>
                          <wps:cNvSpPr>
                            <a:spLocks/>
                          </wps:cNvSpPr>
                          <wps:spPr bwMode="auto">
                            <a:xfrm>
                              <a:off x="513" y="73"/>
                              <a:ext cx="43" cy="25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43"/>
                                <a:gd name="T2" fmla="+- 0 74 74"/>
                                <a:gd name="T3" fmla="*/ 74 h 250"/>
                                <a:gd name="T4" fmla="+- 0 514 514"/>
                                <a:gd name="T5" fmla="*/ T4 w 43"/>
                                <a:gd name="T6" fmla="+- 0 74 74"/>
                                <a:gd name="T7" fmla="*/ 74 h 250"/>
                                <a:gd name="T8" fmla="+- 0 514 514"/>
                                <a:gd name="T9" fmla="*/ T8 w 43"/>
                                <a:gd name="T10" fmla="+- 0 324 74"/>
                                <a:gd name="T11" fmla="*/ 324 h 250"/>
                                <a:gd name="T12" fmla="+- 0 514 514"/>
                                <a:gd name="T13" fmla="*/ T12 w 43"/>
                                <a:gd name="T14" fmla="+- 0 324 74"/>
                                <a:gd name="T15" fmla="*/ 324 h 250"/>
                                <a:gd name="T16" fmla="+- 0 522 514"/>
                                <a:gd name="T17" fmla="*/ T16 w 43"/>
                                <a:gd name="T18" fmla="+- 0 260 74"/>
                                <a:gd name="T19" fmla="*/ 260 h 250"/>
                                <a:gd name="T20" fmla="+- 0 528 514"/>
                                <a:gd name="T21" fmla="*/ T20 w 43"/>
                                <a:gd name="T22" fmla="+- 0 248 74"/>
                                <a:gd name="T23" fmla="*/ 248 h 250"/>
                                <a:gd name="T24" fmla="+- 0 548 514"/>
                                <a:gd name="T25" fmla="*/ T24 w 43"/>
                                <a:gd name="T26" fmla="+- 0 218 74"/>
                                <a:gd name="T27" fmla="*/ 218 h 250"/>
                                <a:gd name="T28" fmla="+- 0 552 514"/>
                                <a:gd name="T29" fmla="*/ T28 w 43"/>
                                <a:gd name="T30" fmla="+- 0 209 74"/>
                                <a:gd name="T31" fmla="*/ 209 h 250"/>
                                <a:gd name="T32" fmla="+- 0 556 514"/>
                                <a:gd name="T33" fmla="*/ T32 w 43"/>
                                <a:gd name="T34" fmla="+- 0 183 74"/>
                                <a:gd name="T35" fmla="*/ 183 h 250"/>
                                <a:gd name="T36" fmla="+- 0 555 514"/>
                                <a:gd name="T37" fmla="*/ T36 w 43"/>
                                <a:gd name="T38" fmla="+- 0 178 74"/>
                                <a:gd name="T39" fmla="*/ 178 h 250"/>
                                <a:gd name="T40" fmla="+- 0 541 514"/>
                                <a:gd name="T41" fmla="*/ T40 w 43"/>
                                <a:gd name="T42" fmla="+- 0 145 74"/>
                                <a:gd name="T43" fmla="*/ 145 h 250"/>
                                <a:gd name="T44" fmla="+- 0 526 514"/>
                                <a:gd name="T45" fmla="*/ T44 w 43"/>
                                <a:gd name="T46" fmla="+- 0 127 74"/>
                                <a:gd name="T47" fmla="*/ 127 h 250"/>
                                <a:gd name="T48" fmla="+- 0 520 514"/>
                                <a:gd name="T49" fmla="*/ T48 w 43"/>
                                <a:gd name="T50" fmla="+- 0 117 74"/>
                                <a:gd name="T51" fmla="*/ 117 h 250"/>
                                <a:gd name="T52" fmla="+- 0 517 514"/>
                                <a:gd name="T53" fmla="*/ T52 w 43"/>
                                <a:gd name="T54" fmla="+- 0 107 74"/>
                                <a:gd name="T55" fmla="*/ 107 h 250"/>
                                <a:gd name="T56" fmla="+- 0 515 514"/>
                                <a:gd name="T57" fmla="*/ T56 w 43"/>
                                <a:gd name="T58" fmla="+- 0 74 74"/>
                                <a:gd name="T59" fmla="*/ 74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43" h="25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8" y="186"/>
                                  </a:lnTo>
                                  <a:lnTo>
                                    <a:pt x="14" y="174"/>
                                  </a:lnTo>
                                  <a:lnTo>
                                    <a:pt x="34" y="144"/>
                                  </a:lnTo>
                                  <a:lnTo>
                                    <a:pt x="38" y="135"/>
                                  </a:lnTo>
                                  <a:lnTo>
                                    <a:pt x="42" y="109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8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1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2" name="docshape264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docshape265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docshape266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docshape267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97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EAEF076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  <v:fill opacity="32896f"/>
                    <v:path arrowok="t" o:connecttype="custom" o:connectlocs="1,66;0,66;0,335;1,335;12,255;41,187;41,179;39,167;30,148;12,119;5,99;1,66" o:connectangles="0,0,0,0,0,0,0,0,0,0,0,0"/>
                  </v:shape>
  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  <v:fill opacity="32896f"/>
                    <v:path arrowok="t" o:connecttype="custom" o:connectlocs="2,0;0,0;0,188;0,188;7,143;31,108;41,99;45,96;49,93;52,85;53,73;51,62;44,55;29,44;22,36;11,23;5,9;2,0" o:connectangles="0,0,0,0,0,0,0,0,0,0,0,0,0,0,0,0,0,0"/>
                  </v:shape>
  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  <v:path arrowok="t" o:connecttype="custom" o:connectlocs="142,207;142,148;0,97;0,54" o:connectangles="0,0,0,0"/>
                  </v:shape>
  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  <v:fill opacity="32896f"/>
                    <v:path arrowok="t" o:connecttype="custom" o:connectlocs="1,74;0,74;0,324;0,324;8,260;14,248;34,218;38,209;42,183;41,178;27,145;12,127;6,117;3,107;1,74" o:connectangles="0,0,0,0,0,0,0,0,0,0,0,0,0,0,0"/>
                  </v:shape>
  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</w:del>
    </w:p>
    <w:p w:rsidR="00485016" w:rsidRDefault="002F7126">
      <w:pPr>
        <w:tabs>
          <w:tab w:val="left" w:pos="1124"/>
        </w:tabs>
        <w:spacing w:line="116" w:lineRule="exact"/>
        <w:ind w:left="-7"/>
        <w:rPr>
          <w:ins w:id="1717" w:author="Hughes, Anna E" w:date="2023-06-19T12:41:00Z"/>
          <w:rFonts w:ascii="Times New Roman"/>
          <w:sz w:val="11"/>
        </w:rPr>
      </w:pPr>
      <w:del w:id="1718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4368" behindDoc="1" locked="0" layoutInCell="1" allowOverlap="1" wp14:anchorId="4416A5C1" wp14:editId="33E1A8B8">
                  <wp:simplePos x="0" y="0"/>
                  <wp:positionH relativeFrom="page">
                    <wp:posOffset>4463415</wp:posOffset>
                  </wp:positionH>
                  <wp:positionV relativeFrom="paragraph">
                    <wp:posOffset>-350520</wp:posOffset>
                  </wp:positionV>
                  <wp:extent cx="140335" cy="141605"/>
                  <wp:effectExtent l="0" t="0" r="0" b="0"/>
                  <wp:wrapNone/>
                  <wp:docPr id="847" name="docshapegroup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41605"/>
                            <a:chOff x="7029" y="-552"/>
                            <a:chExt cx="221" cy="223"/>
                          </a:xfrm>
                        </wpg:grpSpPr>
                        <wps:wsp>
                          <wps:cNvPr id="848" name="docshape269"/>
                          <wps:cNvSpPr>
                            <a:spLocks/>
                          </wps:cNvSpPr>
                          <wps:spPr bwMode="auto">
                            <a:xfrm>
                              <a:off x="7051" y="-553"/>
                              <a:ext cx="198" cy="223"/>
                            </a:xfrm>
                            <a:custGeom>
                              <a:avLst/>
                              <a:gdLst>
                                <a:gd name="T0" fmla="+- 0 7180 7052"/>
                                <a:gd name="T1" fmla="*/ T0 w 198"/>
                                <a:gd name="T2" fmla="+- 0 -531 -552"/>
                                <a:gd name="T3" fmla="*/ -531 h 223"/>
                                <a:gd name="T4" fmla="+- 0 7177 7052"/>
                                <a:gd name="T5" fmla="*/ T4 w 198"/>
                                <a:gd name="T6" fmla="+- 0 -536 -552"/>
                                <a:gd name="T7" fmla="*/ -536 h 223"/>
                                <a:gd name="T8" fmla="+- 0 7174 7052"/>
                                <a:gd name="T9" fmla="*/ T8 w 198"/>
                                <a:gd name="T10" fmla="+- 0 -537 -552"/>
                                <a:gd name="T11" fmla="*/ -537 h 223"/>
                                <a:gd name="T12" fmla="+- 0 7164 7052"/>
                                <a:gd name="T13" fmla="*/ T12 w 198"/>
                                <a:gd name="T14" fmla="+- 0 -540 -552"/>
                                <a:gd name="T15" fmla="*/ -540 h 223"/>
                                <a:gd name="T16" fmla="+- 0 7084 7052"/>
                                <a:gd name="T17" fmla="*/ T16 w 198"/>
                                <a:gd name="T18" fmla="+- 0 -549 -552"/>
                                <a:gd name="T19" fmla="*/ -549 h 223"/>
                                <a:gd name="T20" fmla="+- 0 7068 7052"/>
                                <a:gd name="T21" fmla="*/ T20 w 198"/>
                                <a:gd name="T22" fmla="+- 0 -551 -552"/>
                                <a:gd name="T23" fmla="*/ -551 h 223"/>
                                <a:gd name="T24" fmla="+- 0 7061 7052"/>
                                <a:gd name="T25" fmla="*/ T24 w 198"/>
                                <a:gd name="T26" fmla="+- 0 -552 -552"/>
                                <a:gd name="T27" fmla="*/ -552 h 223"/>
                                <a:gd name="T28" fmla="+- 0 7052 7052"/>
                                <a:gd name="T29" fmla="*/ T28 w 198"/>
                                <a:gd name="T30" fmla="+- 0 -552 -552"/>
                                <a:gd name="T31" fmla="*/ -552 h 223"/>
                                <a:gd name="T32" fmla="+- 0 7052 7052"/>
                                <a:gd name="T33" fmla="*/ T32 w 198"/>
                                <a:gd name="T34" fmla="+- 0 -448 -552"/>
                                <a:gd name="T35" fmla="*/ -448 h 223"/>
                                <a:gd name="T36" fmla="+- 0 7053 7052"/>
                                <a:gd name="T37" fmla="*/ T36 w 198"/>
                                <a:gd name="T38" fmla="+- 0 -448 -552"/>
                                <a:gd name="T39" fmla="*/ -448 h 223"/>
                                <a:gd name="T40" fmla="+- 0 7053 7052"/>
                                <a:gd name="T41" fmla="*/ T40 w 198"/>
                                <a:gd name="T42" fmla="+- 0 -450 -552"/>
                                <a:gd name="T43" fmla="*/ -450 h 223"/>
                                <a:gd name="T44" fmla="+- 0 7052 7052"/>
                                <a:gd name="T45" fmla="*/ T44 w 198"/>
                                <a:gd name="T46" fmla="+- 0 -455 -552"/>
                                <a:gd name="T47" fmla="*/ -455 h 223"/>
                                <a:gd name="T48" fmla="+- 0 7053 7052"/>
                                <a:gd name="T49" fmla="*/ T48 w 198"/>
                                <a:gd name="T50" fmla="+- 0 -460 -552"/>
                                <a:gd name="T51" fmla="*/ -460 h 223"/>
                                <a:gd name="T52" fmla="+- 0 7052 7052"/>
                                <a:gd name="T53" fmla="*/ T52 w 198"/>
                                <a:gd name="T54" fmla="+- 0 -466 -552"/>
                                <a:gd name="T55" fmla="*/ -466 h 223"/>
                                <a:gd name="T56" fmla="+- 0 7054 7052"/>
                                <a:gd name="T57" fmla="*/ T56 w 198"/>
                                <a:gd name="T58" fmla="+- 0 -476 -552"/>
                                <a:gd name="T59" fmla="*/ -476 h 223"/>
                                <a:gd name="T60" fmla="+- 0 7061 7052"/>
                                <a:gd name="T61" fmla="*/ T60 w 198"/>
                                <a:gd name="T62" fmla="+- 0 -493 -552"/>
                                <a:gd name="T63" fmla="*/ -493 h 223"/>
                                <a:gd name="T64" fmla="+- 0 7063 7052"/>
                                <a:gd name="T65" fmla="*/ T64 w 198"/>
                                <a:gd name="T66" fmla="+- 0 -495 -552"/>
                                <a:gd name="T67" fmla="*/ -495 h 223"/>
                                <a:gd name="T68" fmla="+- 0 7080 7052"/>
                                <a:gd name="T69" fmla="*/ T68 w 198"/>
                                <a:gd name="T70" fmla="+- 0 -503 -552"/>
                                <a:gd name="T71" fmla="*/ -503 h 223"/>
                                <a:gd name="T72" fmla="+- 0 7099 7052"/>
                                <a:gd name="T73" fmla="*/ T72 w 198"/>
                                <a:gd name="T74" fmla="+- 0 -509 -552"/>
                                <a:gd name="T75" fmla="*/ -509 h 223"/>
                                <a:gd name="T76" fmla="+- 0 7124 7052"/>
                                <a:gd name="T77" fmla="*/ T76 w 198"/>
                                <a:gd name="T78" fmla="+- 0 -517 -552"/>
                                <a:gd name="T79" fmla="*/ -517 h 223"/>
                                <a:gd name="T80" fmla="+- 0 7161 7052"/>
                                <a:gd name="T81" fmla="*/ T80 w 198"/>
                                <a:gd name="T82" fmla="+- 0 -524 -552"/>
                                <a:gd name="T83" fmla="*/ -524 h 223"/>
                                <a:gd name="T84" fmla="+- 0 7174 7052"/>
                                <a:gd name="T85" fmla="*/ T84 w 198"/>
                                <a:gd name="T86" fmla="+- 0 -527 -552"/>
                                <a:gd name="T87" fmla="*/ -527 h 223"/>
                                <a:gd name="T88" fmla="+- 0 7179 7052"/>
                                <a:gd name="T89" fmla="*/ T88 w 198"/>
                                <a:gd name="T90" fmla="+- 0 -529 -552"/>
                                <a:gd name="T91" fmla="*/ -529 h 223"/>
                                <a:gd name="T92" fmla="+- 0 7180 7052"/>
                                <a:gd name="T93" fmla="*/ T92 w 198"/>
                                <a:gd name="T94" fmla="+- 0 -531 -552"/>
                                <a:gd name="T95" fmla="*/ -531 h 223"/>
                                <a:gd name="T96" fmla="+- 0 7249 7052"/>
                                <a:gd name="T97" fmla="*/ T96 w 198"/>
                                <a:gd name="T98" fmla="+- 0 -443 -552"/>
                                <a:gd name="T99" fmla="*/ -443 h 223"/>
                                <a:gd name="T100" fmla="+- 0 7247 7052"/>
                                <a:gd name="T101" fmla="*/ T100 w 198"/>
                                <a:gd name="T102" fmla="+- 0 -449 -552"/>
                                <a:gd name="T103" fmla="*/ -449 h 223"/>
                                <a:gd name="T104" fmla="+- 0 7245 7052"/>
                                <a:gd name="T105" fmla="*/ T104 w 198"/>
                                <a:gd name="T106" fmla="+- 0 -452 -552"/>
                                <a:gd name="T107" fmla="*/ -452 h 223"/>
                                <a:gd name="T108" fmla="+- 0 7235 7052"/>
                                <a:gd name="T109" fmla="*/ T108 w 198"/>
                                <a:gd name="T110" fmla="+- 0 -464 -552"/>
                                <a:gd name="T111" fmla="*/ -464 h 223"/>
                                <a:gd name="T112" fmla="+- 0 7228 7052"/>
                                <a:gd name="T113" fmla="*/ T112 w 198"/>
                                <a:gd name="T114" fmla="+- 0 -472 -552"/>
                                <a:gd name="T115" fmla="*/ -472 h 223"/>
                                <a:gd name="T116" fmla="+- 0 7221 7052"/>
                                <a:gd name="T117" fmla="*/ T116 w 198"/>
                                <a:gd name="T118" fmla="+- 0 -479 -552"/>
                                <a:gd name="T119" fmla="*/ -479 h 223"/>
                                <a:gd name="T120" fmla="+- 0 7214 7052"/>
                                <a:gd name="T121" fmla="*/ T120 w 198"/>
                                <a:gd name="T122" fmla="+- 0 -484 -552"/>
                                <a:gd name="T123" fmla="*/ -484 h 223"/>
                                <a:gd name="T124" fmla="+- 0 7203 7052"/>
                                <a:gd name="T125" fmla="*/ T124 w 198"/>
                                <a:gd name="T126" fmla="+- 0 -497 -552"/>
                                <a:gd name="T127" fmla="*/ -497 h 223"/>
                                <a:gd name="T128" fmla="+- 0 7198 7052"/>
                                <a:gd name="T129" fmla="*/ T128 w 198"/>
                                <a:gd name="T130" fmla="+- 0 -506 -552"/>
                                <a:gd name="T131" fmla="*/ -506 h 223"/>
                                <a:gd name="T132" fmla="+- 0 7195 7052"/>
                                <a:gd name="T133" fmla="*/ T132 w 198"/>
                                <a:gd name="T134" fmla="+- 0 -526 -552"/>
                                <a:gd name="T135" fmla="*/ -526 h 223"/>
                                <a:gd name="T136" fmla="+- 0 7195 7052"/>
                                <a:gd name="T137" fmla="*/ T136 w 198"/>
                                <a:gd name="T138" fmla="+- 0 -526 -552"/>
                                <a:gd name="T139" fmla="*/ -526 h 223"/>
                                <a:gd name="T140" fmla="+- 0 7195 7052"/>
                                <a:gd name="T141" fmla="*/ T140 w 198"/>
                                <a:gd name="T142" fmla="+- 0 -330 -552"/>
                                <a:gd name="T143" fmla="*/ -330 h 223"/>
                                <a:gd name="T144" fmla="+- 0 7195 7052"/>
                                <a:gd name="T145" fmla="*/ T144 w 198"/>
                                <a:gd name="T146" fmla="+- 0 -330 -552"/>
                                <a:gd name="T147" fmla="*/ -330 h 223"/>
                                <a:gd name="T148" fmla="+- 0 7203 7052"/>
                                <a:gd name="T149" fmla="*/ T148 w 198"/>
                                <a:gd name="T150" fmla="+- 0 -376 -552"/>
                                <a:gd name="T151" fmla="*/ -376 h 223"/>
                                <a:gd name="T152" fmla="+- 0 7227 7052"/>
                                <a:gd name="T153" fmla="*/ T152 w 198"/>
                                <a:gd name="T154" fmla="+- 0 -412 -552"/>
                                <a:gd name="T155" fmla="*/ -412 h 223"/>
                                <a:gd name="T156" fmla="+- 0 7232 7052"/>
                                <a:gd name="T157" fmla="*/ T156 w 198"/>
                                <a:gd name="T158" fmla="+- 0 -416 -552"/>
                                <a:gd name="T159" fmla="*/ -416 h 223"/>
                                <a:gd name="T160" fmla="+- 0 7243 7052"/>
                                <a:gd name="T161" fmla="*/ T160 w 198"/>
                                <a:gd name="T162" fmla="+- 0 -425 -552"/>
                                <a:gd name="T163" fmla="*/ -425 h 223"/>
                                <a:gd name="T164" fmla="+- 0 7245 7052"/>
                                <a:gd name="T165" fmla="*/ T164 w 198"/>
                                <a:gd name="T166" fmla="+- 0 -427 -552"/>
                                <a:gd name="T167" fmla="*/ -427 h 223"/>
                                <a:gd name="T168" fmla="+- 0 7247 7052"/>
                                <a:gd name="T169" fmla="*/ T168 w 198"/>
                                <a:gd name="T170" fmla="+- 0 -432 -552"/>
                                <a:gd name="T171" fmla="*/ -432 h 223"/>
                                <a:gd name="T172" fmla="+- 0 7249 7052"/>
                                <a:gd name="T173" fmla="*/ T172 w 198"/>
                                <a:gd name="T174" fmla="+- 0 -443 -552"/>
                                <a:gd name="T175" fmla="*/ -443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98" h="223">
                                  <a:moveTo>
                                    <a:pt x="128" y="21"/>
                                  </a:moveTo>
                                  <a:lnTo>
                                    <a:pt x="125" y="16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9" y="59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27" y="23"/>
                                  </a:lnTo>
                                  <a:lnTo>
                                    <a:pt x="128" y="21"/>
                                  </a:lnTo>
                                  <a:close/>
                                  <a:moveTo>
                                    <a:pt x="197" y="109"/>
                                  </a:moveTo>
                                  <a:lnTo>
                                    <a:pt x="195" y="103"/>
                                  </a:lnTo>
                                  <a:lnTo>
                                    <a:pt x="193" y="100"/>
                                  </a:lnTo>
                                  <a:lnTo>
                                    <a:pt x="183" y="88"/>
                                  </a:lnTo>
                                  <a:lnTo>
                                    <a:pt x="176" y="80"/>
                                  </a:lnTo>
                                  <a:lnTo>
                                    <a:pt x="169" y="73"/>
                                  </a:lnTo>
                                  <a:lnTo>
                                    <a:pt x="162" y="68"/>
                                  </a:lnTo>
                                  <a:lnTo>
                                    <a:pt x="151" y="55"/>
                                  </a:lnTo>
                                  <a:lnTo>
                                    <a:pt x="146" y="46"/>
                                  </a:lnTo>
                                  <a:lnTo>
                                    <a:pt x="143" y="26"/>
                                  </a:lnTo>
                                  <a:lnTo>
                                    <a:pt x="143" y="222"/>
                                  </a:lnTo>
                                  <a:lnTo>
                                    <a:pt x="151" y="176"/>
                                  </a:lnTo>
                                  <a:lnTo>
                                    <a:pt x="175" y="140"/>
                                  </a:lnTo>
                                  <a:lnTo>
                                    <a:pt x="180" y="136"/>
                                  </a:lnTo>
                                  <a:lnTo>
                                    <a:pt x="191" y="127"/>
                                  </a:lnTo>
                                  <a:lnTo>
                                    <a:pt x="193" y="125"/>
                                  </a:lnTo>
                                  <a:lnTo>
                                    <a:pt x="195" y="120"/>
                                  </a:lnTo>
                                  <a:lnTo>
                                    <a:pt x="19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docshape270"/>
                          <wps:cNvSpPr>
                            <a:spLocks/>
                          </wps:cNvSpPr>
                          <wps:spPr bwMode="auto">
                            <a:xfrm>
                              <a:off x="7051" y="-550"/>
                              <a:ext cx="143" cy="18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368 -550"/>
                                <a:gd name="T3" fmla="*/ -368 h 182"/>
                                <a:gd name="T4" fmla="+- 0 7195 7052"/>
                                <a:gd name="T5" fmla="*/ T4 w 143"/>
                                <a:gd name="T6" fmla="+- 0 -501 -550"/>
                                <a:gd name="T7" fmla="*/ -501 h 182"/>
                                <a:gd name="T8" fmla="+- 0 7052 7052"/>
                                <a:gd name="T9" fmla="*/ T8 w 143"/>
                                <a:gd name="T10" fmla="+- 0 -491 -550"/>
                                <a:gd name="T11" fmla="*/ -491 h 182"/>
                                <a:gd name="T12" fmla="+- 0 7052 7052"/>
                                <a:gd name="T13" fmla="*/ T12 w 143"/>
                                <a:gd name="T14" fmla="+- 0 -550 -550"/>
                                <a:gd name="T15" fmla="*/ -550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82">
                                  <a:moveTo>
                                    <a:pt x="143" y="182"/>
                                  </a:moveTo>
                                  <a:lnTo>
                                    <a:pt x="143" y="49"/>
                                  </a:lnTo>
                                  <a:moveTo>
                                    <a:pt x="0" y="5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docshape271"/>
                          <wps:cNvSpPr>
                            <a:spLocks/>
                          </wps:cNvSpPr>
                          <wps:spPr bwMode="auto">
                            <a:xfrm>
                              <a:off x="7051" y="-541"/>
                              <a:ext cx="143" cy="12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420 -541"/>
                                <a:gd name="T3" fmla="*/ -420 h 122"/>
                                <a:gd name="T4" fmla="+- 0 7195 7052"/>
                                <a:gd name="T5" fmla="*/ T4 w 143"/>
                                <a:gd name="T6" fmla="+- 0 -464 -541"/>
                                <a:gd name="T7" fmla="*/ -464 h 122"/>
                                <a:gd name="T8" fmla="+- 0 7052 7052"/>
                                <a:gd name="T9" fmla="*/ T8 w 143"/>
                                <a:gd name="T10" fmla="+- 0 -522 -541"/>
                                <a:gd name="T11" fmla="*/ -522 h 122"/>
                                <a:gd name="T12" fmla="+- 0 7052 7052"/>
                                <a:gd name="T13" fmla="*/ T12 w 143"/>
                                <a:gd name="T14" fmla="+- 0 -541 -541"/>
                                <a:gd name="T15" fmla="*/ -541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22">
                                  <a:moveTo>
                                    <a:pt x="143" y="121"/>
                                  </a:moveTo>
                                  <a:lnTo>
                                    <a:pt x="143" y="77"/>
                                  </a:lnTo>
                                  <a:moveTo>
                                    <a:pt x="0" y="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docshape272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docshape273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docshape274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docshape275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docshape276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docshape277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docshape278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docshape279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848E36" id="docshapegroup268" o:spid="_x0000_s1026" style="position:absolute;margin-left:351.45pt;margin-top:-27.6pt;width:11.05pt;height:11.15pt;z-index:-17208832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  <v:fill opacity="32896f"/>
  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  </v:shape>
  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  <v:path arrowok="t" o:connecttype="custom" o:connectlocs="143,-368;143,-501;0,-491;0,-550" o:connectangles="0,0,0,0"/>
                  </v:shape>
  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  <v:path arrowok="t" o:connecttype="custom" o:connectlocs="143,-420;143,-464;0,-522;0,-541" o:connectangles="0,0,0,0"/>
                  </v:shape>
  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w10:wrap anchorx="page"/>
                </v:group>
              </w:pict>
            </mc:Fallback>
          </mc:AlternateContent>
        </w:r>
      </w:del>
      <w:ins w:id="1719" w:author="Hughes, Anna E" w:date="2023-06-19T12:41:00Z">
        <w:r w:rsidR="00DA2490">
          <w:rPr>
            <w:rFonts w:ascii="Times New Roman"/>
            <w:noProof/>
            <w:position w:val="8"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27305" cy="10795"/>
                  <wp:effectExtent l="10160" t="2540" r="10160" b="5715"/>
                  <wp:docPr id="268" name="docshapegroup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269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EC48A07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  <w:r w:rsidR="00C14774">
          <w:rPr>
            <w:rFonts w:ascii="Times New Roman"/>
            <w:position w:val="8"/>
            <w:sz w:val="2"/>
          </w:rPr>
          <w:tab/>
        </w:r>
        <w:r w:rsidR="00DA2490">
          <w:rPr>
            <w:rFonts w:ascii="Times New Roman"/>
            <w:noProof/>
            <w:position w:val="-1"/>
            <w:sz w:val="11"/>
            <w:lang w:val="en-GB" w:eastAsia="en-GB"/>
          </w:rPr>
          <mc:AlternateContent>
            <mc:Choice Requires="wpg">
              <w:drawing>
                <wp:inline distT="0" distB="0" distL="0" distR="0">
                  <wp:extent cx="96520" cy="66675"/>
                  <wp:effectExtent l="4445" t="12065" r="3810" b="6985"/>
                  <wp:docPr id="260" name="docshapegroup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520" cy="66675"/>
                            <a:chOff x="0" y="0"/>
                            <a:chExt cx="152" cy="105"/>
                          </a:xfrm>
                        </wpg:grpSpPr>
                        <wps:wsp>
                          <wps:cNvPr id="261" name="docshape213"/>
                          <wps:cNvSpPr>
                            <a:spLocks/>
                          </wps:cNvSpPr>
                          <wps:spPr bwMode="auto">
                            <a:xfrm>
                              <a:off x="23" y="0"/>
                              <a:ext cx="129" cy="105"/>
                            </a:xfrm>
                            <a:custGeom>
                              <a:avLst/>
                              <a:gdLst>
                                <a:gd name="T0" fmla="+- 0 33 23"/>
                                <a:gd name="T1" fmla="*/ T0 w 129"/>
                                <a:gd name="T2" fmla="*/ 0 h 105"/>
                                <a:gd name="T3" fmla="+- 0 23 23"/>
                                <a:gd name="T4" fmla="*/ T3 w 129"/>
                                <a:gd name="T5" fmla="*/ 0 h 105"/>
                                <a:gd name="T6" fmla="+- 0 23 23"/>
                                <a:gd name="T7" fmla="*/ T6 w 129"/>
                                <a:gd name="T8" fmla="*/ 105 h 105"/>
                                <a:gd name="T9" fmla="+- 0 24 23"/>
                                <a:gd name="T10" fmla="*/ T9 w 129"/>
                                <a:gd name="T11" fmla="*/ 105 h 105"/>
                                <a:gd name="T12" fmla="+- 0 24 23"/>
                                <a:gd name="T13" fmla="*/ T12 w 129"/>
                                <a:gd name="T14" fmla="*/ 102 h 105"/>
                                <a:gd name="T15" fmla="+- 0 24 23"/>
                                <a:gd name="T16" fmla="*/ T15 w 129"/>
                                <a:gd name="T17" fmla="*/ 99 h 105"/>
                                <a:gd name="T18" fmla="+- 0 24 23"/>
                                <a:gd name="T19" fmla="*/ T18 w 129"/>
                                <a:gd name="T20" fmla="*/ 99 h 105"/>
                                <a:gd name="T21" fmla="+- 0 24 23"/>
                                <a:gd name="T22" fmla="*/ T21 w 129"/>
                                <a:gd name="T23" fmla="*/ 92 h 105"/>
                                <a:gd name="T24" fmla="+- 0 24 23"/>
                                <a:gd name="T25" fmla="*/ T24 w 129"/>
                                <a:gd name="T26" fmla="*/ 90 h 105"/>
                                <a:gd name="T27" fmla="+- 0 24 23"/>
                                <a:gd name="T28" fmla="*/ T27 w 129"/>
                                <a:gd name="T29" fmla="*/ 87 h 105"/>
                                <a:gd name="T30" fmla="+- 0 24 23"/>
                                <a:gd name="T31" fmla="*/ T30 w 129"/>
                                <a:gd name="T32" fmla="*/ 83 h 105"/>
                                <a:gd name="T33" fmla="+- 0 32 23"/>
                                <a:gd name="T34" fmla="*/ T33 w 129"/>
                                <a:gd name="T35" fmla="*/ 60 h 105"/>
                                <a:gd name="T36" fmla="+- 0 36 23"/>
                                <a:gd name="T37" fmla="*/ T36 w 129"/>
                                <a:gd name="T38" fmla="*/ 57 h 105"/>
                                <a:gd name="T39" fmla="+- 0 42 23"/>
                                <a:gd name="T40" fmla="*/ T39 w 129"/>
                                <a:gd name="T41" fmla="*/ 54 h 105"/>
                                <a:gd name="T42" fmla="+- 0 50 23"/>
                                <a:gd name="T43" fmla="*/ T42 w 129"/>
                                <a:gd name="T44" fmla="*/ 50 h 105"/>
                                <a:gd name="T45" fmla="+- 0 88 23"/>
                                <a:gd name="T46" fmla="*/ T45 w 129"/>
                                <a:gd name="T47" fmla="*/ 37 h 105"/>
                                <a:gd name="T48" fmla="+- 0 132 23"/>
                                <a:gd name="T49" fmla="*/ T48 w 129"/>
                                <a:gd name="T50" fmla="*/ 29 h 105"/>
                                <a:gd name="T51" fmla="+- 0 146 23"/>
                                <a:gd name="T52" fmla="*/ T51 w 129"/>
                                <a:gd name="T53" fmla="*/ 25 h 105"/>
                                <a:gd name="T54" fmla="+- 0 151 23"/>
                                <a:gd name="T55" fmla="*/ T54 w 129"/>
                                <a:gd name="T56" fmla="*/ 23 h 105"/>
                                <a:gd name="T57" fmla="+- 0 152 23"/>
                                <a:gd name="T58" fmla="*/ T57 w 129"/>
                                <a:gd name="T59" fmla="*/ 22 h 105"/>
                                <a:gd name="T60" fmla="+- 0 149 23"/>
                                <a:gd name="T61" fmla="*/ T60 w 129"/>
                                <a:gd name="T62" fmla="*/ 18 h 105"/>
                                <a:gd name="T63" fmla="+- 0 148 23"/>
                                <a:gd name="T64" fmla="*/ T63 w 129"/>
                                <a:gd name="T65" fmla="*/ 16 h 105"/>
                                <a:gd name="T66" fmla="+- 0 143 23"/>
                                <a:gd name="T67" fmla="*/ T66 w 129"/>
                                <a:gd name="T68" fmla="*/ 14 h 105"/>
                                <a:gd name="T69" fmla="+- 0 133 23"/>
                                <a:gd name="T70" fmla="*/ T69 w 129"/>
                                <a:gd name="T71" fmla="*/ 12 h 105"/>
                                <a:gd name="T72" fmla="+- 0 55 23"/>
                                <a:gd name="T73" fmla="*/ T72 w 129"/>
                                <a:gd name="T74" fmla="*/ 4 h 105"/>
                                <a:gd name="T75" fmla="+- 0 36 23"/>
                                <a:gd name="T76" fmla="*/ T75 w 129"/>
                                <a:gd name="T77" fmla="*/ 1 h 105"/>
                                <a:gd name="T78" fmla="+- 0 33 23"/>
                                <a:gd name="T79" fmla="*/ T78 w 129"/>
                                <a:gd name="T80" fmla="*/ 0 h 10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5" y="T56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1" y="T62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7" y="T68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3" y="T74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9" y="T80"/>
                                </a:cxn>
                              </a:cxnLst>
                              <a:rect l="0" t="0" r="r" b="b"/>
                              <a:pathLst>
                                <a:path w="129" h="105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1" y="9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1" y="87"/>
                                  </a:lnTo>
                                  <a:lnTo>
                                    <a:pt x="1" y="83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13" y="57"/>
                                  </a:lnTo>
                                  <a:lnTo>
                                    <a:pt x="19" y="54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109" y="29"/>
                                  </a:lnTo>
                                  <a:lnTo>
                                    <a:pt x="123" y="25"/>
                                  </a:lnTo>
                                  <a:lnTo>
                                    <a:pt x="128" y="23"/>
                                  </a:lnTo>
                                  <a:lnTo>
                                    <a:pt x="129" y="22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25" y="16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10" y="12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6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" y="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docshape214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docshape215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docshape216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28 15"/>
                                <a:gd name="T1" fmla="*/ T0 w 17"/>
                                <a:gd name="T2" fmla="+- 0 16 16"/>
                                <a:gd name="T3" fmla="*/ 16 h 17"/>
                                <a:gd name="T4" fmla="+- 0 19 15"/>
                                <a:gd name="T5" fmla="*/ T4 w 17"/>
                                <a:gd name="T6" fmla="+- 0 16 16"/>
                                <a:gd name="T7" fmla="*/ 16 h 17"/>
                                <a:gd name="T8" fmla="+- 0 15 15"/>
                                <a:gd name="T9" fmla="*/ T8 w 17"/>
                                <a:gd name="T10" fmla="+- 0 19 16"/>
                                <a:gd name="T11" fmla="*/ 19 h 17"/>
                                <a:gd name="T12" fmla="+- 0 15 15"/>
                                <a:gd name="T13" fmla="*/ T12 w 17"/>
                                <a:gd name="T14" fmla="+- 0 24 16"/>
                                <a:gd name="T15" fmla="*/ 24 h 17"/>
                                <a:gd name="T16" fmla="+- 0 15 15"/>
                                <a:gd name="T17" fmla="*/ T16 w 17"/>
                                <a:gd name="T18" fmla="+- 0 28 16"/>
                                <a:gd name="T19" fmla="*/ 28 h 17"/>
                                <a:gd name="T20" fmla="+- 0 19 15"/>
                                <a:gd name="T21" fmla="*/ T20 w 17"/>
                                <a:gd name="T22" fmla="+- 0 32 16"/>
                                <a:gd name="T23" fmla="*/ 32 h 17"/>
                                <a:gd name="T24" fmla="+- 0 28 15"/>
                                <a:gd name="T25" fmla="*/ T24 w 17"/>
                                <a:gd name="T26" fmla="+- 0 32 16"/>
                                <a:gd name="T27" fmla="*/ 32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31 15"/>
                                <a:gd name="T33" fmla="*/ T32 w 17"/>
                                <a:gd name="T34" fmla="+- 0 19 16"/>
                                <a:gd name="T35" fmla="*/ 19 h 17"/>
                                <a:gd name="T36" fmla="+- 0 28 15"/>
                                <a:gd name="T37" fmla="*/ T36 w 17"/>
                                <a:gd name="T38" fmla="+- 0 16 16"/>
                                <a:gd name="T39" fmla="*/ 1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docshape217"/>
                          <wps:cNvSpPr>
                            <a:spLocks/>
                          </wps:cNvSpPr>
                          <wps:spPr bwMode="auto">
                            <a:xfrm>
                              <a:off x="14" y="15"/>
                              <a:ext cx="17" cy="17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7"/>
                                <a:gd name="T2" fmla="+- 0 24 16"/>
                                <a:gd name="T3" fmla="*/ 24 h 17"/>
                                <a:gd name="T4" fmla="+- 0 15 15"/>
                                <a:gd name="T5" fmla="*/ T4 w 17"/>
                                <a:gd name="T6" fmla="+- 0 19 16"/>
                                <a:gd name="T7" fmla="*/ 19 h 17"/>
                                <a:gd name="T8" fmla="+- 0 19 15"/>
                                <a:gd name="T9" fmla="*/ T8 w 17"/>
                                <a:gd name="T10" fmla="+- 0 16 16"/>
                                <a:gd name="T11" fmla="*/ 16 h 17"/>
                                <a:gd name="T12" fmla="+- 0 23 15"/>
                                <a:gd name="T13" fmla="*/ T12 w 17"/>
                                <a:gd name="T14" fmla="+- 0 16 16"/>
                                <a:gd name="T15" fmla="*/ 16 h 17"/>
                                <a:gd name="T16" fmla="+- 0 28 15"/>
                                <a:gd name="T17" fmla="*/ T16 w 17"/>
                                <a:gd name="T18" fmla="+- 0 16 16"/>
                                <a:gd name="T19" fmla="*/ 16 h 17"/>
                                <a:gd name="T20" fmla="+- 0 31 15"/>
                                <a:gd name="T21" fmla="*/ T20 w 17"/>
                                <a:gd name="T22" fmla="+- 0 19 16"/>
                                <a:gd name="T23" fmla="*/ 19 h 17"/>
                                <a:gd name="T24" fmla="+- 0 31 15"/>
                                <a:gd name="T25" fmla="*/ T24 w 17"/>
                                <a:gd name="T26" fmla="+- 0 24 16"/>
                                <a:gd name="T27" fmla="*/ 24 h 17"/>
                                <a:gd name="T28" fmla="+- 0 31 15"/>
                                <a:gd name="T29" fmla="*/ T28 w 17"/>
                                <a:gd name="T30" fmla="+- 0 28 16"/>
                                <a:gd name="T31" fmla="*/ 28 h 17"/>
                                <a:gd name="T32" fmla="+- 0 28 15"/>
                                <a:gd name="T33" fmla="*/ T32 w 17"/>
                                <a:gd name="T34" fmla="+- 0 32 16"/>
                                <a:gd name="T35" fmla="*/ 32 h 17"/>
                                <a:gd name="T36" fmla="+- 0 23 15"/>
                                <a:gd name="T37" fmla="*/ T36 w 17"/>
                                <a:gd name="T38" fmla="+- 0 32 16"/>
                                <a:gd name="T39" fmla="*/ 32 h 17"/>
                                <a:gd name="T40" fmla="+- 0 19 15"/>
                                <a:gd name="T41" fmla="*/ T40 w 17"/>
                                <a:gd name="T42" fmla="+- 0 32 16"/>
                                <a:gd name="T43" fmla="*/ 32 h 17"/>
                                <a:gd name="T44" fmla="+- 0 15 15"/>
                                <a:gd name="T45" fmla="*/ T44 w 17"/>
                                <a:gd name="T46" fmla="+- 0 28 16"/>
                                <a:gd name="T47" fmla="*/ 28 h 17"/>
                                <a:gd name="T48" fmla="+- 0 15 15"/>
                                <a:gd name="T49" fmla="*/ T48 w 17"/>
                                <a:gd name="T50" fmla="+- 0 24 16"/>
                                <a:gd name="T51" fmla="*/ 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2876D33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  <v:fill opacity="32896f"/>
  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  </v:shape>
  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  <v:fill opacity="32896f"/>
                    <v:path arrowok="t" o:connecttype="custom" o:connectlocs="13,16;4,16;0,19;0,24;0,28;4,32;13,32;16,28;16,19;13,16" o:connectangles="0,0,0,0,0,0,0,0,0,0"/>
                  </v:shape>
  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  <v:path arrowok="t" o:connecttype="custom" o:connectlocs="0,24;0,19;4,16;8,16;13,16;16,19;16,24;16,28;13,32;8,32;4,32;0,28;0,24" o:connectangles="0,0,0,0,0,0,0,0,0,0,0,0,0"/>
                  </v:shape>
                  <w10:anchorlock/>
                </v:group>
              </w:pict>
            </mc:Fallback>
          </mc:AlternateContent>
        </w:r>
      </w:ins>
    </w:p>
    <w:p w:rsidR="00485016" w:rsidRDefault="00485016">
      <w:pPr>
        <w:pStyle w:val="BodyText"/>
        <w:spacing w:before="2"/>
        <w:ind w:left="0"/>
        <w:rPr>
          <w:ins w:id="1720" w:author="Hughes, Anna E" w:date="2023-06-19T12:41:00Z"/>
          <w:rFonts w:ascii="Times New Roman"/>
          <w:sz w:val="2"/>
        </w:rPr>
      </w:pPr>
    </w:p>
    <w:p w:rsidR="00485016" w:rsidRDefault="00DA2490">
      <w:pPr>
        <w:ind w:left="-16"/>
        <w:rPr>
          <w:ins w:id="1721" w:author="Hughes, Anna E" w:date="2023-06-19T12:41:00Z"/>
          <w:rFonts w:ascii="Times New Roman"/>
          <w:sz w:val="20"/>
        </w:rPr>
      </w:pPr>
      <w:ins w:id="1722" w:author="Hughes, Anna E" w:date="2023-06-19T12:41:00Z">
        <w:r>
          <w:rPr>
            <w:rFonts w:ascii="Times New Roman"/>
            <w:noProof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625475" cy="240665"/>
                  <wp:effectExtent l="13970" t="4445" r="8255" b="12065"/>
                  <wp:docPr id="236" name="docshapegroup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5475" cy="240665"/>
                            <a:chOff x="0" y="0"/>
                            <a:chExt cx="985" cy="379"/>
                          </a:xfrm>
                        </wpg:grpSpPr>
                        <wps:wsp>
                          <wps:cNvPr id="237" name="docshape219"/>
                          <wps:cNvSpPr>
                            <a:spLocks/>
                          </wps:cNvSpPr>
                          <wps:spPr bwMode="auto">
                            <a:xfrm>
                              <a:off x="841" y="151"/>
                              <a:ext cx="32" cy="228"/>
                            </a:xfrm>
                            <a:custGeom>
                              <a:avLst/>
                              <a:gdLst>
                                <a:gd name="T0" fmla="+- 0 843 842"/>
                                <a:gd name="T1" fmla="*/ T0 w 32"/>
                                <a:gd name="T2" fmla="+- 0 151 151"/>
                                <a:gd name="T3" fmla="*/ 151 h 228"/>
                                <a:gd name="T4" fmla="+- 0 842 842"/>
                                <a:gd name="T5" fmla="*/ T4 w 32"/>
                                <a:gd name="T6" fmla="+- 0 151 151"/>
                                <a:gd name="T7" fmla="*/ 151 h 228"/>
                                <a:gd name="T8" fmla="+- 0 842 842"/>
                                <a:gd name="T9" fmla="*/ T8 w 32"/>
                                <a:gd name="T10" fmla="+- 0 379 151"/>
                                <a:gd name="T11" fmla="*/ 379 h 228"/>
                                <a:gd name="T12" fmla="+- 0 846 842"/>
                                <a:gd name="T13" fmla="*/ T12 w 32"/>
                                <a:gd name="T14" fmla="+- 0 379 151"/>
                                <a:gd name="T15" fmla="*/ 379 h 228"/>
                                <a:gd name="T16" fmla="+- 0 857 842"/>
                                <a:gd name="T17" fmla="*/ T16 w 32"/>
                                <a:gd name="T18" fmla="+- 0 343 151"/>
                                <a:gd name="T19" fmla="*/ 343 h 228"/>
                                <a:gd name="T20" fmla="+- 0 867 842"/>
                                <a:gd name="T21" fmla="*/ T20 w 32"/>
                                <a:gd name="T22" fmla="+- 0 320 151"/>
                                <a:gd name="T23" fmla="*/ 320 h 228"/>
                                <a:gd name="T24" fmla="+- 0 873 842"/>
                                <a:gd name="T25" fmla="*/ T24 w 32"/>
                                <a:gd name="T26" fmla="+- 0 274 151"/>
                                <a:gd name="T27" fmla="*/ 274 h 228"/>
                                <a:gd name="T28" fmla="+- 0 867 842"/>
                                <a:gd name="T29" fmla="*/ T28 w 32"/>
                                <a:gd name="T30" fmla="+- 0 231 151"/>
                                <a:gd name="T31" fmla="*/ 231 h 228"/>
                                <a:gd name="T32" fmla="+- 0 855 842"/>
                                <a:gd name="T33" fmla="*/ T32 w 32"/>
                                <a:gd name="T34" fmla="+- 0 204 151"/>
                                <a:gd name="T35" fmla="*/ 204 h 228"/>
                                <a:gd name="T36" fmla="+- 0 843 842"/>
                                <a:gd name="T37" fmla="*/ T36 w 32"/>
                                <a:gd name="T38" fmla="+- 0 151 151"/>
                                <a:gd name="T39" fmla="*/ 151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" h="22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228"/>
                                  </a:lnTo>
                                  <a:lnTo>
                                    <a:pt x="15" y="192"/>
                                  </a:lnTo>
                                  <a:lnTo>
                                    <a:pt x="25" y="169"/>
                                  </a:lnTo>
                                  <a:lnTo>
                                    <a:pt x="31" y="123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2" y="30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docshape220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docshape221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docshape222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46 834"/>
                                <a:gd name="T1" fmla="*/ T0 w 17"/>
                                <a:gd name="T2" fmla="+- 0 266 266"/>
                                <a:gd name="T3" fmla="*/ 266 h 17"/>
                                <a:gd name="T4" fmla="+- 0 837 834"/>
                                <a:gd name="T5" fmla="*/ T4 w 17"/>
                                <a:gd name="T6" fmla="+- 0 266 266"/>
                                <a:gd name="T7" fmla="*/ 266 h 17"/>
                                <a:gd name="T8" fmla="+- 0 834 834"/>
                                <a:gd name="T9" fmla="*/ T8 w 17"/>
                                <a:gd name="T10" fmla="+- 0 270 266"/>
                                <a:gd name="T11" fmla="*/ 270 h 17"/>
                                <a:gd name="T12" fmla="+- 0 834 834"/>
                                <a:gd name="T13" fmla="*/ T12 w 17"/>
                                <a:gd name="T14" fmla="+- 0 275 266"/>
                                <a:gd name="T15" fmla="*/ 275 h 17"/>
                                <a:gd name="T16" fmla="+- 0 834 834"/>
                                <a:gd name="T17" fmla="*/ T16 w 17"/>
                                <a:gd name="T18" fmla="+- 0 279 266"/>
                                <a:gd name="T19" fmla="*/ 279 h 17"/>
                                <a:gd name="T20" fmla="+- 0 837 834"/>
                                <a:gd name="T21" fmla="*/ T20 w 17"/>
                                <a:gd name="T22" fmla="+- 0 283 266"/>
                                <a:gd name="T23" fmla="*/ 283 h 17"/>
                                <a:gd name="T24" fmla="+- 0 846 834"/>
                                <a:gd name="T25" fmla="*/ T24 w 17"/>
                                <a:gd name="T26" fmla="+- 0 283 266"/>
                                <a:gd name="T27" fmla="*/ 283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50 834"/>
                                <a:gd name="T33" fmla="*/ T32 w 17"/>
                                <a:gd name="T34" fmla="+- 0 270 266"/>
                                <a:gd name="T35" fmla="*/ 270 h 17"/>
                                <a:gd name="T36" fmla="+- 0 846 834"/>
                                <a:gd name="T37" fmla="*/ T36 w 17"/>
                                <a:gd name="T38" fmla="+- 0 266 266"/>
                                <a:gd name="T39" fmla="*/ 2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docshape223"/>
                          <wps:cNvSpPr>
                            <a:spLocks/>
                          </wps:cNvSpPr>
                          <wps:spPr bwMode="auto">
                            <a:xfrm>
                              <a:off x="833" y="266"/>
                              <a:ext cx="17" cy="17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17"/>
                                <a:gd name="T2" fmla="+- 0 275 266"/>
                                <a:gd name="T3" fmla="*/ 275 h 17"/>
                                <a:gd name="T4" fmla="+- 0 834 834"/>
                                <a:gd name="T5" fmla="*/ T4 w 17"/>
                                <a:gd name="T6" fmla="+- 0 270 266"/>
                                <a:gd name="T7" fmla="*/ 270 h 17"/>
                                <a:gd name="T8" fmla="+- 0 837 834"/>
                                <a:gd name="T9" fmla="*/ T8 w 17"/>
                                <a:gd name="T10" fmla="+- 0 266 266"/>
                                <a:gd name="T11" fmla="*/ 266 h 17"/>
                                <a:gd name="T12" fmla="+- 0 842 834"/>
                                <a:gd name="T13" fmla="*/ T12 w 17"/>
                                <a:gd name="T14" fmla="+- 0 266 266"/>
                                <a:gd name="T15" fmla="*/ 266 h 17"/>
                                <a:gd name="T16" fmla="+- 0 846 834"/>
                                <a:gd name="T17" fmla="*/ T16 w 17"/>
                                <a:gd name="T18" fmla="+- 0 266 266"/>
                                <a:gd name="T19" fmla="*/ 266 h 17"/>
                                <a:gd name="T20" fmla="+- 0 850 834"/>
                                <a:gd name="T21" fmla="*/ T20 w 17"/>
                                <a:gd name="T22" fmla="+- 0 270 266"/>
                                <a:gd name="T23" fmla="*/ 270 h 17"/>
                                <a:gd name="T24" fmla="+- 0 850 834"/>
                                <a:gd name="T25" fmla="*/ T24 w 17"/>
                                <a:gd name="T26" fmla="+- 0 275 266"/>
                                <a:gd name="T27" fmla="*/ 275 h 17"/>
                                <a:gd name="T28" fmla="+- 0 850 834"/>
                                <a:gd name="T29" fmla="*/ T28 w 17"/>
                                <a:gd name="T30" fmla="+- 0 279 266"/>
                                <a:gd name="T31" fmla="*/ 279 h 17"/>
                                <a:gd name="T32" fmla="+- 0 846 834"/>
                                <a:gd name="T33" fmla="*/ T32 w 17"/>
                                <a:gd name="T34" fmla="+- 0 283 266"/>
                                <a:gd name="T35" fmla="*/ 283 h 17"/>
                                <a:gd name="T36" fmla="+- 0 842 834"/>
                                <a:gd name="T37" fmla="*/ T36 w 17"/>
                                <a:gd name="T38" fmla="+- 0 283 266"/>
                                <a:gd name="T39" fmla="*/ 283 h 17"/>
                                <a:gd name="T40" fmla="+- 0 837 834"/>
                                <a:gd name="T41" fmla="*/ T40 w 17"/>
                                <a:gd name="T42" fmla="+- 0 283 266"/>
                                <a:gd name="T43" fmla="*/ 283 h 17"/>
                                <a:gd name="T44" fmla="+- 0 834 834"/>
                                <a:gd name="T45" fmla="*/ T44 w 17"/>
                                <a:gd name="T46" fmla="+- 0 279 266"/>
                                <a:gd name="T47" fmla="*/ 279 h 17"/>
                                <a:gd name="T48" fmla="+- 0 834 834"/>
                                <a:gd name="T49" fmla="*/ T48 w 17"/>
                                <a:gd name="T50" fmla="+- 0 275 266"/>
                                <a:gd name="T51" fmla="*/ 2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docshape224"/>
                          <wps:cNvSpPr>
                            <a:spLocks/>
                          </wps:cNvSpPr>
                          <wps:spPr bwMode="auto">
                            <a:xfrm>
                              <a:off x="699" y="0"/>
                              <a:ext cx="43" cy="259"/>
                            </a:xfrm>
                            <a:custGeom>
                              <a:avLst/>
                              <a:gdLst>
                                <a:gd name="T0" fmla="+- 0 699 699"/>
                                <a:gd name="T1" fmla="*/ T0 w 43"/>
                                <a:gd name="T2" fmla="*/ 0 h 259"/>
                                <a:gd name="T3" fmla="+- 0 699 699"/>
                                <a:gd name="T4" fmla="*/ T3 w 43"/>
                                <a:gd name="T5" fmla="*/ 0 h 259"/>
                                <a:gd name="T6" fmla="+- 0 699 699"/>
                                <a:gd name="T7" fmla="*/ T6 w 43"/>
                                <a:gd name="T8" fmla="*/ 258 h 259"/>
                                <a:gd name="T9" fmla="+- 0 699 699"/>
                                <a:gd name="T10" fmla="*/ T9 w 43"/>
                                <a:gd name="T11" fmla="*/ 258 h 259"/>
                                <a:gd name="T12" fmla="+- 0 707 699"/>
                                <a:gd name="T13" fmla="*/ T12 w 43"/>
                                <a:gd name="T14" fmla="*/ 198 h 259"/>
                                <a:gd name="T15" fmla="+- 0 717 699"/>
                                <a:gd name="T16" fmla="*/ T15 w 43"/>
                                <a:gd name="T17" fmla="*/ 173 h 259"/>
                                <a:gd name="T18" fmla="+- 0 724 699"/>
                                <a:gd name="T19" fmla="*/ T18 w 43"/>
                                <a:gd name="T20" fmla="*/ 165 h 259"/>
                                <a:gd name="T21" fmla="+- 0 737 699"/>
                                <a:gd name="T22" fmla="*/ T21 w 43"/>
                                <a:gd name="T23" fmla="*/ 151 h 259"/>
                                <a:gd name="T24" fmla="+- 0 740 699"/>
                                <a:gd name="T25" fmla="*/ T24 w 43"/>
                                <a:gd name="T26" fmla="*/ 143 h 259"/>
                                <a:gd name="T27" fmla="+- 0 741 699"/>
                                <a:gd name="T28" fmla="*/ T27 w 43"/>
                                <a:gd name="T29" fmla="*/ 126 h 259"/>
                                <a:gd name="T30" fmla="+- 0 739 699"/>
                                <a:gd name="T31" fmla="*/ T30 w 43"/>
                                <a:gd name="T32" fmla="*/ 119 h 259"/>
                                <a:gd name="T33" fmla="+- 0 734 699"/>
                                <a:gd name="T34" fmla="*/ T33 w 43"/>
                                <a:gd name="T35" fmla="*/ 106 h 259"/>
                                <a:gd name="T36" fmla="+- 0 729 699"/>
                                <a:gd name="T37" fmla="*/ T36 w 43"/>
                                <a:gd name="T38" fmla="*/ 90 h 259"/>
                                <a:gd name="T39" fmla="+- 0 715 699"/>
                                <a:gd name="T40" fmla="*/ T39 w 43"/>
                                <a:gd name="T41" fmla="*/ 64 h 259"/>
                                <a:gd name="T42" fmla="+- 0 709 699"/>
                                <a:gd name="T43" fmla="*/ T42 w 43"/>
                                <a:gd name="T44" fmla="*/ 54 h 259"/>
                                <a:gd name="T45" fmla="+- 0 703 699"/>
                                <a:gd name="T46" fmla="*/ T45 w 43"/>
                                <a:gd name="T47" fmla="*/ 38 h 259"/>
                                <a:gd name="T48" fmla="+- 0 699 699"/>
                                <a:gd name="T49" fmla="*/ T48 w 43"/>
                                <a:gd name="T50" fmla="*/ 0 h 25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3" h="25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8"/>
                                  </a:lnTo>
                                  <a:lnTo>
                                    <a:pt x="8" y="198"/>
                                  </a:lnTo>
                                  <a:lnTo>
                                    <a:pt x="18" y="173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38" y="151"/>
                                  </a:lnTo>
                                  <a:lnTo>
                                    <a:pt x="41" y="143"/>
                                  </a:lnTo>
                                  <a:lnTo>
                                    <a:pt x="42" y="126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35" y="106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16" y="64"/>
                                  </a:lnTo>
                                  <a:lnTo>
                                    <a:pt x="10" y="54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20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" y="15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docshape225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docshape226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docshape227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 691"/>
                                <a:gd name="T1" fmla="*/ T0 w 17"/>
                                <a:gd name="T2" fmla="+- 0 117 117"/>
                                <a:gd name="T3" fmla="*/ 117 h 17"/>
                                <a:gd name="T4" fmla="+- 0 695 691"/>
                                <a:gd name="T5" fmla="*/ T4 w 17"/>
                                <a:gd name="T6" fmla="+- 0 117 117"/>
                                <a:gd name="T7" fmla="*/ 117 h 17"/>
                                <a:gd name="T8" fmla="+- 0 691 691"/>
                                <a:gd name="T9" fmla="*/ T8 w 17"/>
                                <a:gd name="T10" fmla="+- 0 121 117"/>
                                <a:gd name="T11" fmla="*/ 121 h 17"/>
                                <a:gd name="T12" fmla="+- 0 691 691"/>
                                <a:gd name="T13" fmla="*/ T12 w 17"/>
                                <a:gd name="T14" fmla="+- 0 125 117"/>
                                <a:gd name="T15" fmla="*/ 125 h 17"/>
                                <a:gd name="T16" fmla="+- 0 691 691"/>
                                <a:gd name="T17" fmla="*/ T16 w 17"/>
                                <a:gd name="T18" fmla="+- 0 130 117"/>
                                <a:gd name="T19" fmla="*/ 130 h 17"/>
                                <a:gd name="T20" fmla="+- 0 695 691"/>
                                <a:gd name="T21" fmla="*/ T20 w 17"/>
                                <a:gd name="T22" fmla="+- 0 133 117"/>
                                <a:gd name="T23" fmla="*/ 133 h 17"/>
                                <a:gd name="T24" fmla="+- 0 704 691"/>
                                <a:gd name="T25" fmla="*/ T24 w 17"/>
                                <a:gd name="T26" fmla="+- 0 133 117"/>
                                <a:gd name="T27" fmla="*/ 133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7 691"/>
                                <a:gd name="T33" fmla="*/ T32 w 17"/>
                                <a:gd name="T34" fmla="+- 0 121 117"/>
                                <a:gd name="T35" fmla="*/ 121 h 17"/>
                                <a:gd name="T36" fmla="+- 0 704 691"/>
                                <a:gd name="T37" fmla="*/ T36 w 17"/>
                                <a:gd name="T38" fmla="+- 0 117 117"/>
                                <a:gd name="T39" fmla="*/ 1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docshape228"/>
                          <wps:cNvSpPr>
                            <a:spLocks/>
                          </wps:cNvSpPr>
                          <wps:spPr bwMode="auto">
                            <a:xfrm>
                              <a:off x="690" y="116"/>
                              <a:ext cx="17" cy="17"/>
                            </a:xfrm>
                            <a:custGeom>
                              <a:avLst/>
                              <a:gdLst>
                                <a:gd name="T0" fmla="+- 0 691 691"/>
                                <a:gd name="T1" fmla="*/ T0 w 17"/>
                                <a:gd name="T2" fmla="+- 0 125 117"/>
                                <a:gd name="T3" fmla="*/ 125 h 17"/>
                                <a:gd name="T4" fmla="+- 0 691 691"/>
                                <a:gd name="T5" fmla="*/ T4 w 17"/>
                                <a:gd name="T6" fmla="+- 0 121 117"/>
                                <a:gd name="T7" fmla="*/ 121 h 17"/>
                                <a:gd name="T8" fmla="+- 0 695 691"/>
                                <a:gd name="T9" fmla="*/ T8 w 17"/>
                                <a:gd name="T10" fmla="+- 0 117 117"/>
                                <a:gd name="T11" fmla="*/ 117 h 17"/>
                                <a:gd name="T12" fmla="+- 0 699 691"/>
                                <a:gd name="T13" fmla="*/ T12 w 17"/>
                                <a:gd name="T14" fmla="+- 0 117 117"/>
                                <a:gd name="T15" fmla="*/ 117 h 17"/>
                                <a:gd name="T16" fmla="+- 0 704 691"/>
                                <a:gd name="T17" fmla="*/ T16 w 17"/>
                                <a:gd name="T18" fmla="+- 0 117 117"/>
                                <a:gd name="T19" fmla="*/ 117 h 17"/>
                                <a:gd name="T20" fmla="+- 0 707 691"/>
                                <a:gd name="T21" fmla="*/ T20 w 17"/>
                                <a:gd name="T22" fmla="+- 0 121 117"/>
                                <a:gd name="T23" fmla="*/ 121 h 17"/>
                                <a:gd name="T24" fmla="+- 0 707 691"/>
                                <a:gd name="T25" fmla="*/ T24 w 17"/>
                                <a:gd name="T26" fmla="+- 0 125 117"/>
                                <a:gd name="T27" fmla="*/ 125 h 17"/>
                                <a:gd name="T28" fmla="+- 0 707 691"/>
                                <a:gd name="T29" fmla="*/ T28 w 17"/>
                                <a:gd name="T30" fmla="+- 0 130 117"/>
                                <a:gd name="T31" fmla="*/ 130 h 17"/>
                                <a:gd name="T32" fmla="+- 0 704 691"/>
                                <a:gd name="T33" fmla="*/ T32 w 17"/>
                                <a:gd name="T34" fmla="+- 0 133 117"/>
                                <a:gd name="T35" fmla="*/ 133 h 17"/>
                                <a:gd name="T36" fmla="+- 0 699 691"/>
                                <a:gd name="T37" fmla="*/ T36 w 17"/>
                                <a:gd name="T38" fmla="+- 0 133 117"/>
                                <a:gd name="T39" fmla="*/ 133 h 17"/>
                                <a:gd name="T40" fmla="+- 0 695 691"/>
                                <a:gd name="T41" fmla="*/ T40 w 17"/>
                                <a:gd name="T42" fmla="+- 0 133 117"/>
                                <a:gd name="T43" fmla="*/ 133 h 17"/>
                                <a:gd name="T44" fmla="+- 0 691 691"/>
                                <a:gd name="T45" fmla="*/ T44 w 17"/>
                                <a:gd name="T46" fmla="+- 0 130 117"/>
                                <a:gd name="T47" fmla="*/ 130 h 17"/>
                                <a:gd name="T48" fmla="+- 0 691 691"/>
                                <a:gd name="T49" fmla="*/ T48 w 17"/>
                                <a:gd name="T50" fmla="+- 0 125 117"/>
                                <a:gd name="T51" fmla="*/ 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docshape229"/>
                          <wps:cNvSpPr>
                            <a:spLocks/>
                          </wps:cNvSpPr>
                          <wps:spPr bwMode="auto">
                            <a:xfrm>
                              <a:off x="556" y="96"/>
                              <a:ext cx="35" cy="266"/>
                            </a:xfrm>
                            <a:custGeom>
                              <a:avLst/>
                              <a:gdLst>
                                <a:gd name="T0" fmla="+- 0 557 556"/>
                                <a:gd name="T1" fmla="*/ T0 w 35"/>
                                <a:gd name="T2" fmla="+- 0 97 97"/>
                                <a:gd name="T3" fmla="*/ 97 h 266"/>
                                <a:gd name="T4" fmla="+- 0 556 556"/>
                                <a:gd name="T5" fmla="*/ T4 w 35"/>
                                <a:gd name="T6" fmla="+- 0 97 97"/>
                                <a:gd name="T7" fmla="*/ 97 h 266"/>
                                <a:gd name="T8" fmla="+- 0 556 556"/>
                                <a:gd name="T9" fmla="*/ T8 w 35"/>
                                <a:gd name="T10" fmla="+- 0 362 97"/>
                                <a:gd name="T11" fmla="*/ 362 h 266"/>
                                <a:gd name="T12" fmla="+- 0 557 556"/>
                                <a:gd name="T13" fmla="*/ T12 w 35"/>
                                <a:gd name="T14" fmla="+- 0 362 97"/>
                                <a:gd name="T15" fmla="*/ 362 h 266"/>
                                <a:gd name="T16" fmla="+- 0 568 556"/>
                                <a:gd name="T17" fmla="*/ T16 w 35"/>
                                <a:gd name="T18" fmla="+- 0 297 97"/>
                                <a:gd name="T19" fmla="*/ 297 h 266"/>
                                <a:gd name="T20" fmla="+- 0 589 556"/>
                                <a:gd name="T21" fmla="*/ T20 w 35"/>
                                <a:gd name="T22" fmla="+- 0 253 97"/>
                                <a:gd name="T23" fmla="*/ 253 h 266"/>
                                <a:gd name="T24" fmla="+- 0 591 556"/>
                                <a:gd name="T25" fmla="*/ T24 w 35"/>
                                <a:gd name="T26" fmla="+- 0 220 97"/>
                                <a:gd name="T27" fmla="*/ 220 h 266"/>
                                <a:gd name="T28" fmla="+- 0 588 556"/>
                                <a:gd name="T29" fmla="*/ T28 w 35"/>
                                <a:gd name="T30" fmla="+- 0 208 97"/>
                                <a:gd name="T31" fmla="*/ 208 h 266"/>
                                <a:gd name="T32" fmla="+- 0 585 556"/>
                                <a:gd name="T33" fmla="*/ T32 w 35"/>
                                <a:gd name="T34" fmla="+- 0 197 97"/>
                                <a:gd name="T35" fmla="*/ 197 h 266"/>
                                <a:gd name="T36" fmla="+- 0 581 556"/>
                                <a:gd name="T37" fmla="*/ T36 w 35"/>
                                <a:gd name="T38" fmla="+- 0 182 97"/>
                                <a:gd name="T39" fmla="*/ 182 h 266"/>
                                <a:gd name="T40" fmla="+- 0 560 556"/>
                                <a:gd name="T41" fmla="*/ T40 w 35"/>
                                <a:gd name="T42" fmla="+- 0 134 97"/>
                                <a:gd name="T43" fmla="*/ 134 h 266"/>
                                <a:gd name="T44" fmla="+- 0 557 556"/>
                                <a:gd name="T45" fmla="*/ T44 w 35"/>
                                <a:gd name="T46" fmla="+- 0 97 97"/>
                                <a:gd name="T47" fmla="*/ 97 h 2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5" h="266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1" y="265"/>
                                  </a:lnTo>
                                  <a:lnTo>
                                    <a:pt x="12" y="200"/>
                                  </a:lnTo>
                                  <a:lnTo>
                                    <a:pt x="33" y="156"/>
                                  </a:lnTo>
                                  <a:lnTo>
                                    <a:pt x="35" y="123"/>
                                  </a:lnTo>
                                  <a:lnTo>
                                    <a:pt x="32" y="111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Line 2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3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2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" y="2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docshape230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docshape231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docshape232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61 548"/>
                                <a:gd name="T1" fmla="*/ T0 w 17"/>
                                <a:gd name="T2" fmla="+- 0 219 219"/>
                                <a:gd name="T3" fmla="*/ 219 h 17"/>
                                <a:gd name="T4" fmla="+- 0 552 548"/>
                                <a:gd name="T5" fmla="*/ T4 w 17"/>
                                <a:gd name="T6" fmla="+- 0 219 219"/>
                                <a:gd name="T7" fmla="*/ 219 h 17"/>
                                <a:gd name="T8" fmla="+- 0 548 548"/>
                                <a:gd name="T9" fmla="*/ T8 w 17"/>
                                <a:gd name="T10" fmla="+- 0 223 219"/>
                                <a:gd name="T11" fmla="*/ 223 h 17"/>
                                <a:gd name="T12" fmla="+- 0 548 548"/>
                                <a:gd name="T13" fmla="*/ T12 w 17"/>
                                <a:gd name="T14" fmla="+- 0 227 219"/>
                                <a:gd name="T15" fmla="*/ 227 h 17"/>
                                <a:gd name="T16" fmla="+- 0 548 548"/>
                                <a:gd name="T17" fmla="*/ T16 w 17"/>
                                <a:gd name="T18" fmla="+- 0 232 219"/>
                                <a:gd name="T19" fmla="*/ 232 h 17"/>
                                <a:gd name="T20" fmla="+- 0 552 548"/>
                                <a:gd name="T21" fmla="*/ T20 w 17"/>
                                <a:gd name="T22" fmla="+- 0 235 219"/>
                                <a:gd name="T23" fmla="*/ 235 h 17"/>
                                <a:gd name="T24" fmla="+- 0 561 548"/>
                                <a:gd name="T25" fmla="*/ T24 w 17"/>
                                <a:gd name="T26" fmla="+- 0 235 219"/>
                                <a:gd name="T27" fmla="*/ 235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4 548"/>
                                <a:gd name="T33" fmla="*/ T32 w 17"/>
                                <a:gd name="T34" fmla="+- 0 223 219"/>
                                <a:gd name="T35" fmla="*/ 223 h 17"/>
                                <a:gd name="T36" fmla="+- 0 561 548"/>
                                <a:gd name="T37" fmla="*/ T36 w 17"/>
                                <a:gd name="T38" fmla="+- 0 219 219"/>
                                <a:gd name="T39" fmla="*/ 21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docshape233"/>
                          <wps:cNvSpPr>
                            <a:spLocks/>
                          </wps:cNvSpPr>
                          <wps:spPr bwMode="auto">
                            <a:xfrm>
                              <a:off x="548" y="21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48 548"/>
                                <a:gd name="T1" fmla="*/ T0 w 17"/>
                                <a:gd name="T2" fmla="+- 0 227 219"/>
                                <a:gd name="T3" fmla="*/ 227 h 17"/>
                                <a:gd name="T4" fmla="+- 0 548 548"/>
                                <a:gd name="T5" fmla="*/ T4 w 17"/>
                                <a:gd name="T6" fmla="+- 0 223 219"/>
                                <a:gd name="T7" fmla="*/ 223 h 17"/>
                                <a:gd name="T8" fmla="+- 0 552 548"/>
                                <a:gd name="T9" fmla="*/ T8 w 17"/>
                                <a:gd name="T10" fmla="+- 0 219 219"/>
                                <a:gd name="T11" fmla="*/ 219 h 17"/>
                                <a:gd name="T12" fmla="+- 0 556 548"/>
                                <a:gd name="T13" fmla="*/ T12 w 17"/>
                                <a:gd name="T14" fmla="+- 0 219 219"/>
                                <a:gd name="T15" fmla="*/ 219 h 17"/>
                                <a:gd name="T16" fmla="+- 0 561 548"/>
                                <a:gd name="T17" fmla="*/ T16 w 17"/>
                                <a:gd name="T18" fmla="+- 0 219 219"/>
                                <a:gd name="T19" fmla="*/ 219 h 17"/>
                                <a:gd name="T20" fmla="+- 0 564 548"/>
                                <a:gd name="T21" fmla="*/ T20 w 17"/>
                                <a:gd name="T22" fmla="+- 0 223 219"/>
                                <a:gd name="T23" fmla="*/ 223 h 17"/>
                                <a:gd name="T24" fmla="+- 0 564 548"/>
                                <a:gd name="T25" fmla="*/ T24 w 17"/>
                                <a:gd name="T26" fmla="+- 0 227 219"/>
                                <a:gd name="T27" fmla="*/ 227 h 17"/>
                                <a:gd name="T28" fmla="+- 0 564 548"/>
                                <a:gd name="T29" fmla="*/ T28 w 17"/>
                                <a:gd name="T30" fmla="+- 0 232 219"/>
                                <a:gd name="T31" fmla="*/ 232 h 17"/>
                                <a:gd name="T32" fmla="+- 0 561 548"/>
                                <a:gd name="T33" fmla="*/ T32 w 17"/>
                                <a:gd name="T34" fmla="+- 0 235 219"/>
                                <a:gd name="T35" fmla="*/ 235 h 17"/>
                                <a:gd name="T36" fmla="+- 0 556 548"/>
                                <a:gd name="T37" fmla="*/ T36 w 17"/>
                                <a:gd name="T38" fmla="+- 0 235 219"/>
                                <a:gd name="T39" fmla="*/ 235 h 17"/>
                                <a:gd name="T40" fmla="+- 0 552 548"/>
                                <a:gd name="T41" fmla="*/ T40 w 17"/>
                                <a:gd name="T42" fmla="+- 0 235 219"/>
                                <a:gd name="T43" fmla="*/ 235 h 17"/>
                                <a:gd name="T44" fmla="+- 0 548 548"/>
                                <a:gd name="T45" fmla="*/ T44 w 17"/>
                                <a:gd name="T46" fmla="+- 0 232 219"/>
                                <a:gd name="T47" fmla="*/ 232 h 17"/>
                                <a:gd name="T48" fmla="+- 0 548 548"/>
                                <a:gd name="T49" fmla="*/ T48 w 17"/>
                                <a:gd name="T50" fmla="+- 0 227 219"/>
                                <a:gd name="T51" fmla="*/ 2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Line 2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" y="183"/>
                              <a:ext cx="943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" name="docshape234"/>
                          <wps:cNvSpPr>
                            <a:spLocks/>
                          </wps:cNvSpPr>
                          <wps:spPr bwMode="auto">
                            <a:xfrm>
                              <a:off x="0" y="18"/>
                              <a:ext cx="43" cy="330"/>
                            </a:xfrm>
                            <a:custGeom>
                              <a:avLst/>
                              <a:gdLst>
                                <a:gd name="T0" fmla="*/ 0 w 43"/>
                                <a:gd name="T1" fmla="+- 0 348 19"/>
                                <a:gd name="T2" fmla="*/ 348 h 330"/>
                                <a:gd name="T3" fmla="*/ 42 w 43"/>
                                <a:gd name="T4" fmla="+- 0 348 19"/>
                                <a:gd name="T5" fmla="*/ 348 h 330"/>
                                <a:gd name="T6" fmla="*/ 0 w 43"/>
                                <a:gd name="T7" fmla="+- 0 183 19"/>
                                <a:gd name="T8" fmla="*/ 183 h 330"/>
                                <a:gd name="T9" fmla="*/ 42 w 43"/>
                                <a:gd name="T10" fmla="+- 0 183 19"/>
                                <a:gd name="T11" fmla="*/ 183 h 330"/>
                                <a:gd name="T12" fmla="*/ 0 w 43"/>
                                <a:gd name="T13" fmla="+- 0 19 19"/>
                                <a:gd name="T14" fmla="*/ 19 h 330"/>
                                <a:gd name="T15" fmla="*/ 42 w 43"/>
                                <a:gd name="T16" fmla="+- 0 19 19"/>
                                <a:gd name="T17" fmla="*/ 19 h 33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</a:cxnLst>
                              <a:rect l="0" t="0" r="r" b="b"/>
                              <a:pathLst>
                                <a:path w="43" h="330">
                                  <a:moveTo>
                                    <a:pt x="0" y="329"/>
                                  </a:moveTo>
                                  <a:lnTo>
                                    <a:pt x="42" y="329"/>
                                  </a:lnTo>
                                  <a:moveTo>
                                    <a:pt x="0" y="164"/>
                                  </a:moveTo>
                                  <a:lnTo>
                                    <a:pt x="42" y="164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E8D020B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  <v:fill opacity="32896f"/>
                    <v:path arrowok="t" o:connecttype="custom" o:connectlocs="1,151;0,151;0,379;4,379;15,343;25,320;31,274;25,231;13,204;1,151" o:connectangles="0,0,0,0,0,0,0,0,0,0"/>
                  </v:shape>
  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266;3,266;0,270;0,275;0,279;3,283;12,283;16,279;16,270;12,266" o:connectangles="0,0,0,0,0,0,0,0,0,0"/>
                  </v:shape>
  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  <v:path arrowok="t" o:connecttype="custom" o:connectlocs="0,275;0,270;3,266;8,266;12,266;16,270;16,275;16,279;12,283;8,283;3,283;0,279;0,275" o:connectangles="0,0,0,0,0,0,0,0,0,0,0,0,0"/>
                  </v:shape>
  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  <v:fill opacity="32896f"/>
                    <v:path arrowok="t" o:connecttype="custom" o:connectlocs="0,0;0,0;0,258;0,258;8,198;18,173;25,165;38,151;41,143;42,126;40,119;35,106;30,90;16,64;10,54;4,38;0,0" o:connectangles="0,0,0,0,0,0,0,0,0,0,0,0,0,0,0,0,0"/>
                  </v:shape>
  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117;4,117;0,121;0,125;0,130;4,133;13,133;16,130;16,121;13,117" o:connectangles="0,0,0,0,0,0,0,0,0,0"/>
                  </v:shape>
  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  <v:path arrowok="t" o:connecttype="custom" o:connectlocs="0,125;0,121;4,117;8,117;13,117;16,121;16,125;16,130;13,133;8,133;4,133;0,130;0,125" o:connectangles="0,0,0,0,0,0,0,0,0,0,0,0,0"/>
                  </v:shape>
  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  <v:fill opacity="32896f"/>
                    <v:path arrowok="t" o:connecttype="custom" o:connectlocs="1,97;0,97;0,362;1,362;12,297;33,253;35,220;32,208;29,197;25,182;4,134;1,97" o:connectangles="0,0,0,0,0,0,0,0,0,0,0,0"/>
                  </v:shape>
  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  <v:fill opacity="32896f"/>
                    <v:path arrowok="t" o:connecttype="custom" o:connectlocs="13,219;4,219;0,223;0,227;0,232;4,235;13,235;16,232;16,223;13,219" o:connectangles="0,0,0,0,0,0,0,0,0,0"/>
                  </v:shape>
  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  <v:path arrowok="t" o:connecttype="custom" o:connectlocs="0,227;0,223;4,219;8,219;13,219;16,223;16,227;16,232;13,235;8,235;4,235;0,232;0,227" o:connectangles="0,0,0,0,0,0,0,0,0,0,0,0,0"/>
                  </v:shape>
  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  <v:stroke dashstyle="dash"/>
                  </v:line>
  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  <v:path arrowok="t" o:connecttype="custom" o:connectlocs="0,348;42,348;0,183;42,183;0,19;42,19" o:connectangles="0,0,0,0,0,0"/>
                  </v:shape>
                  <w10:anchorlock/>
                </v:group>
              </w:pict>
            </mc:Fallback>
          </mc:AlternateContent>
        </w:r>
        <w:r w:rsidR="00C14774">
          <w:rPr>
            <w:rFonts w:ascii="Times New Roman"/>
            <w:spacing w:val="10"/>
            <w:sz w:val="20"/>
          </w:rPr>
          <w:t xml:space="preserve"> </w:t>
        </w:r>
        <w:r>
          <w:rPr>
            <w:rFonts w:ascii="Times New Roman"/>
            <w:noProof/>
            <w:spacing w:val="10"/>
            <w:position w:val="1"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598805" cy="231775"/>
                  <wp:effectExtent l="13970" t="7620" r="6350" b="8255"/>
                  <wp:docPr id="213" name="docshapegroup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31775"/>
                            <a:chOff x="0" y="0"/>
                            <a:chExt cx="943" cy="365"/>
                          </a:xfrm>
                        </wpg:grpSpPr>
                        <wps:wsp>
                          <wps:cNvPr id="214" name="docshape236"/>
                          <wps:cNvSpPr>
                            <a:spLocks/>
                          </wps:cNvSpPr>
                          <wps:spPr bwMode="auto">
                            <a:xfrm>
                              <a:off x="799" y="97"/>
                              <a:ext cx="34" cy="268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34"/>
                                <a:gd name="T2" fmla="+- 0 97 97"/>
                                <a:gd name="T3" fmla="*/ 97 h 268"/>
                                <a:gd name="T4" fmla="+- 0 799 799"/>
                                <a:gd name="T5" fmla="*/ T4 w 34"/>
                                <a:gd name="T6" fmla="+- 0 97 97"/>
                                <a:gd name="T7" fmla="*/ 97 h 268"/>
                                <a:gd name="T8" fmla="+- 0 799 799"/>
                                <a:gd name="T9" fmla="*/ T8 w 34"/>
                                <a:gd name="T10" fmla="+- 0 365 97"/>
                                <a:gd name="T11" fmla="*/ 365 h 268"/>
                                <a:gd name="T12" fmla="+- 0 802 799"/>
                                <a:gd name="T13" fmla="*/ T12 w 34"/>
                                <a:gd name="T14" fmla="+- 0 365 97"/>
                                <a:gd name="T15" fmla="*/ 365 h 268"/>
                                <a:gd name="T16" fmla="+- 0 809 799"/>
                                <a:gd name="T17" fmla="*/ T16 w 34"/>
                                <a:gd name="T18" fmla="+- 0 328 97"/>
                                <a:gd name="T19" fmla="*/ 328 h 268"/>
                                <a:gd name="T20" fmla="+- 0 830 799"/>
                                <a:gd name="T21" fmla="*/ T20 w 34"/>
                                <a:gd name="T22" fmla="+- 0 278 97"/>
                                <a:gd name="T23" fmla="*/ 278 h 268"/>
                                <a:gd name="T24" fmla="+- 0 833 799"/>
                                <a:gd name="T25" fmla="*/ T24 w 34"/>
                                <a:gd name="T26" fmla="+- 0 249 97"/>
                                <a:gd name="T27" fmla="*/ 249 h 268"/>
                                <a:gd name="T28" fmla="+- 0 830 799"/>
                                <a:gd name="T29" fmla="*/ T28 w 34"/>
                                <a:gd name="T30" fmla="+- 0 222 97"/>
                                <a:gd name="T31" fmla="*/ 222 h 268"/>
                                <a:gd name="T32" fmla="+- 0 811 799"/>
                                <a:gd name="T33" fmla="*/ T32 w 34"/>
                                <a:gd name="T34" fmla="+- 0 177 97"/>
                                <a:gd name="T35" fmla="*/ 177 h 268"/>
                                <a:gd name="T36" fmla="+- 0 805 799"/>
                                <a:gd name="T37" fmla="*/ T36 w 34"/>
                                <a:gd name="T38" fmla="+- 0 152 97"/>
                                <a:gd name="T39" fmla="*/ 152 h 268"/>
                                <a:gd name="T40" fmla="+- 0 802 799"/>
                                <a:gd name="T41" fmla="*/ T40 w 34"/>
                                <a:gd name="T42" fmla="+- 0 141 97"/>
                                <a:gd name="T43" fmla="*/ 141 h 268"/>
                                <a:gd name="T44" fmla="+- 0 800 799"/>
                                <a:gd name="T45" fmla="*/ T44 w 34"/>
                                <a:gd name="T46" fmla="+- 0 97 97"/>
                                <a:gd name="T47" fmla="*/ 97 h 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4" h="268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3" y="268"/>
                                  </a:lnTo>
                                  <a:lnTo>
                                    <a:pt x="10" y="231"/>
                                  </a:lnTo>
                                  <a:lnTo>
                                    <a:pt x="31" y="181"/>
                                  </a:lnTo>
                                  <a:lnTo>
                                    <a:pt x="34" y="152"/>
                                  </a:lnTo>
                                  <a:lnTo>
                                    <a:pt x="31" y="125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35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8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docshape237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docshape238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docshape239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242 242"/>
                                <a:gd name="T3" fmla="*/ 242 h 17"/>
                                <a:gd name="T4" fmla="+- 0 795 791"/>
                                <a:gd name="T5" fmla="*/ T4 w 17"/>
                                <a:gd name="T6" fmla="+- 0 242 242"/>
                                <a:gd name="T7" fmla="*/ 242 h 17"/>
                                <a:gd name="T8" fmla="+- 0 791 791"/>
                                <a:gd name="T9" fmla="*/ T8 w 17"/>
                                <a:gd name="T10" fmla="+- 0 245 242"/>
                                <a:gd name="T11" fmla="*/ 245 h 17"/>
                                <a:gd name="T12" fmla="+- 0 791 791"/>
                                <a:gd name="T13" fmla="*/ T12 w 17"/>
                                <a:gd name="T14" fmla="+- 0 250 242"/>
                                <a:gd name="T15" fmla="*/ 250 h 17"/>
                                <a:gd name="T16" fmla="+- 0 791 791"/>
                                <a:gd name="T17" fmla="*/ T16 w 17"/>
                                <a:gd name="T18" fmla="+- 0 255 242"/>
                                <a:gd name="T19" fmla="*/ 255 h 17"/>
                                <a:gd name="T20" fmla="+- 0 795 791"/>
                                <a:gd name="T21" fmla="*/ T20 w 17"/>
                                <a:gd name="T22" fmla="+- 0 258 242"/>
                                <a:gd name="T23" fmla="*/ 258 h 17"/>
                                <a:gd name="T24" fmla="+- 0 804 791"/>
                                <a:gd name="T25" fmla="*/ T24 w 17"/>
                                <a:gd name="T26" fmla="+- 0 258 242"/>
                                <a:gd name="T27" fmla="*/ 258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8 791"/>
                                <a:gd name="T33" fmla="*/ T32 w 17"/>
                                <a:gd name="T34" fmla="+- 0 245 242"/>
                                <a:gd name="T35" fmla="*/ 245 h 17"/>
                                <a:gd name="T36" fmla="+- 0 804 791"/>
                                <a:gd name="T37" fmla="*/ T36 w 17"/>
                                <a:gd name="T38" fmla="+- 0 242 242"/>
                                <a:gd name="T39" fmla="*/ 2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docshape240"/>
                          <wps:cNvSpPr>
                            <a:spLocks/>
                          </wps:cNvSpPr>
                          <wps:spPr bwMode="auto">
                            <a:xfrm>
                              <a:off x="791" y="241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250 242"/>
                                <a:gd name="T3" fmla="*/ 250 h 17"/>
                                <a:gd name="T4" fmla="+- 0 791 791"/>
                                <a:gd name="T5" fmla="*/ T4 w 17"/>
                                <a:gd name="T6" fmla="+- 0 245 242"/>
                                <a:gd name="T7" fmla="*/ 245 h 17"/>
                                <a:gd name="T8" fmla="+- 0 795 791"/>
                                <a:gd name="T9" fmla="*/ T8 w 17"/>
                                <a:gd name="T10" fmla="+- 0 242 242"/>
                                <a:gd name="T11" fmla="*/ 242 h 17"/>
                                <a:gd name="T12" fmla="+- 0 799 791"/>
                                <a:gd name="T13" fmla="*/ T12 w 17"/>
                                <a:gd name="T14" fmla="+- 0 242 242"/>
                                <a:gd name="T15" fmla="*/ 242 h 17"/>
                                <a:gd name="T16" fmla="+- 0 804 791"/>
                                <a:gd name="T17" fmla="*/ T16 w 17"/>
                                <a:gd name="T18" fmla="+- 0 242 242"/>
                                <a:gd name="T19" fmla="*/ 242 h 17"/>
                                <a:gd name="T20" fmla="+- 0 808 791"/>
                                <a:gd name="T21" fmla="*/ T20 w 17"/>
                                <a:gd name="T22" fmla="+- 0 245 242"/>
                                <a:gd name="T23" fmla="*/ 245 h 17"/>
                                <a:gd name="T24" fmla="+- 0 808 791"/>
                                <a:gd name="T25" fmla="*/ T24 w 17"/>
                                <a:gd name="T26" fmla="+- 0 250 242"/>
                                <a:gd name="T27" fmla="*/ 250 h 17"/>
                                <a:gd name="T28" fmla="+- 0 808 791"/>
                                <a:gd name="T29" fmla="*/ T28 w 17"/>
                                <a:gd name="T30" fmla="+- 0 255 242"/>
                                <a:gd name="T31" fmla="*/ 255 h 17"/>
                                <a:gd name="T32" fmla="+- 0 804 791"/>
                                <a:gd name="T33" fmla="*/ T32 w 17"/>
                                <a:gd name="T34" fmla="+- 0 258 242"/>
                                <a:gd name="T35" fmla="*/ 258 h 17"/>
                                <a:gd name="T36" fmla="+- 0 799 791"/>
                                <a:gd name="T37" fmla="*/ T36 w 17"/>
                                <a:gd name="T38" fmla="+- 0 258 242"/>
                                <a:gd name="T39" fmla="*/ 258 h 17"/>
                                <a:gd name="T40" fmla="+- 0 795 791"/>
                                <a:gd name="T41" fmla="*/ T40 w 17"/>
                                <a:gd name="T42" fmla="+- 0 258 242"/>
                                <a:gd name="T43" fmla="*/ 258 h 17"/>
                                <a:gd name="T44" fmla="+- 0 791 791"/>
                                <a:gd name="T45" fmla="*/ T44 w 17"/>
                                <a:gd name="T46" fmla="+- 0 255 242"/>
                                <a:gd name="T47" fmla="*/ 255 h 17"/>
                                <a:gd name="T48" fmla="+- 0 791 791"/>
                                <a:gd name="T49" fmla="*/ T48 w 17"/>
                                <a:gd name="T50" fmla="+- 0 250 242"/>
                                <a:gd name="T51" fmla="*/ 25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docshape241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45" cy="210"/>
                            </a:xfrm>
                            <a:custGeom>
                              <a:avLst/>
                              <a:gdLst>
                                <a:gd name="T0" fmla="+- 0 658 657"/>
                                <a:gd name="T1" fmla="*/ T0 w 45"/>
                                <a:gd name="T2" fmla="*/ 0 h 210"/>
                                <a:gd name="T3" fmla="+- 0 657 657"/>
                                <a:gd name="T4" fmla="*/ T3 w 45"/>
                                <a:gd name="T5" fmla="*/ 0 h 210"/>
                                <a:gd name="T6" fmla="+- 0 657 657"/>
                                <a:gd name="T7" fmla="*/ T6 w 45"/>
                                <a:gd name="T8" fmla="*/ 209 h 210"/>
                                <a:gd name="T9" fmla="+- 0 658 657"/>
                                <a:gd name="T10" fmla="*/ T9 w 45"/>
                                <a:gd name="T11" fmla="*/ 209 h 210"/>
                                <a:gd name="T12" fmla="+- 0 663 657"/>
                                <a:gd name="T13" fmla="*/ T12 w 45"/>
                                <a:gd name="T14" fmla="*/ 177 h 210"/>
                                <a:gd name="T15" fmla="+- 0 666 657"/>
                                <a:gd name="T16" fmla="*/ T15 w 45"/>
                                <a:gd name="T17" fmla="*/ 169 h 210"/>
                                <a:gd name="T18" fmla="+- 0 684 657"/>
                                <a:gd name="T19" fmla="*/ T18 w 45"/>
                                <a:gd name="T20" fmla="*/ 139 h 210"/>
                                <a:gd name="T21" fmla="+- 0 692 657"/>
                                <a:gd name="T22" fmla="*/ T21 w 45"/>
                                <a:gd name="T23" fmla="*/ 128 h 210"/>
                                <a:gd name="T24" fmla="+- 0 695 657"/>
                                <a:gd name="T25" fmla="*/ T24 w 45"/>
                                <a:gd name="T26" fmla="*/ 123 h 210"/>
                                <a:gd name="T27" fmla="+- 0 701 657"/>
                                <a:gd name="T28" fmla="*/ T27 w 45"/>
                                <a:gd name="T29" fmla="*/ 95 h 210"/>
                                <a:gd name="T30" fmla="+- 0 699 657"/>
                                <a:gd name="T31" fmla="*/ T30 w 45"/>
                                <a:gd name="T32" fmla="*/ 88 h 210"/>
                                <a:gd name="T33" fmla="+- 0 691 657"/>
                                <a:gd name="T34" fmla="*/ T33 w 45"/>
                                <a:gd name="T35" fmla="*/ 71 h 210"/>
                                <a:gd name="T36" fmla="+- 0 690 657"/>
                                <a:gd name="T37" fmla="*/ T36 w 45"/>
                                <a:gd name="T38" fmla="*/ 65 h 210"/>
                                <a:gd name="T39" fmla="+- 0 684 657"/>
                                <a:gd name="T40" fmla="*/ T39 w 45"/>
                                <a:gd name="T41" fmla="*/ 56 h 210"/>
                                <a:gd name="T42" fmla="+- 0 667 657"/>
                                <a:gd name="T43" fmla="*/ T42 w 45"/>
                                <a:gd name="T44" fmla="*/ 36 h 210"/>
                                <a:gd name="T45" fmla="+- 0 659 657"/>
                                <a:gd name="T46" fmla="*/ T45 w 45"/>
                                <a:gd name="T47" fmla="*/ 16 h 210"/>
                                <a:gd name="T48" fmla="+- 0 658 657"/>
                                <a:gd name="T49" fmla="*/ T48 w 45"/>
                                <a:gd name="T50" fmla="*/ 0 h 21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45" h="21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1" y="209"/>
                                  </a:lnTo>
                                  <a:lnTo>
                                    <a:pt x="6" y="177"/>
                                  </a:lnTo>
                                  <a:lnTo>
                                    <a:pt x="9" y="169"/>
                                  </a:lnTo>
                                  <a:lnTo>
                                    <a:pt x="27" y="13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8" y="123"/>
                                  </a:lnTo>
                                  <a:lnTo>
                                    <a:pt x="44" y="95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34" y="71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3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docshape242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docshape243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docshape244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91 91"/>
                                <a:gd name="T3" fmla="*/ 91 h 17"/>
                                <a:gd name="T4" fmla="+- 0 652 649"/>
                                <a:gd name="T5" fmla="*/ T4 w 17"/>
                                <a:gd name="T6" fmla="+- 0 91 91"/>
                                <a:gd name="T7" fmla="*/ 91 h 17"/>
                                <a:gd name="T8" fmla="+- 0 649 649"/>
                                <a:gd name="T9" fmla="*/ T8 w 17"/>
                                <a:gd name="T10" fmla="+- 0 95 91"/>
                                <a:gd name="T11" fmla="*/ 95 h 17"/>
                                <a:gd name="T12" fmla="+- 0 649 649"/>
                                <a:gd name="T13" fmla="*/ T12 w 17"/>
                                <a:gd name="T14" fmla="+- 0 100 91"/>
                                <a:gd name="T15" fmla="*/ 100 h 17"/>
                                <a:gd name="T16" fmla="+- 0 649 649"/>
                                <a:gd name="T17" fmla="*/ T16 w 17"/>
                                <a:gd name="T18" fmla="+- 0 104 91"/>
                                <a:gd name="T19" fmla="*/ 104 h 17"/>
                                <a:gd name="T20" fmla="+- 0 652 649"/>
                                <a:gd name="T21" fmla="*/ T20 w 17"/>
                                <a:gd name="T22" fmla="+- 0 108 91"/>
                                <a:gd name="T23" fmla="*/ 108 h 17"/>
                                <a:gd name="T24" fmla="+- 0 661 649"/>
                                <a:gd name="T25" fmla="*/ T24 w 17"/>
                                <a:gd name="T26" fmla="+- 0 108 91"/>
                                <a:gd name="T27" fmla="*/ 108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5 649"/>
                                <a:gd name="T33" fmla="*/ T32 w 17"/>
                                <a:gd name="T34" fmla="+- 0 95 91"/>
                                <a:gd name="T35" fmla="*/ 95 h 17"/>
                                <a:gd name="T36" fmla="+- 0 661 649"/>
                                <a:gd name="T37" fmla="*/ T36 w 17"/>
                                <a:gd name="T38" fmla="+- 0 91 91"/>
                                <a:gd name="T39" fmla="*/ 9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docshape245"/>
                          <wps:cNvSpPr>
                            <a:spLocks/>
                          </wps:cNvSpPr>
                          <wps:spPr bwMode="auto">
                            <a:xfrm>
                              <a:off x="648" y="91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100 91"/>
                                <a:gd name="T3" fmla="*/ 100 h 17"/>
                                <a:gd name="T4" fmla="+- 0 649 649"/>
                                <a:gd name="T5" fmla="*/ T4 w 17"/>
                                <a:gd name="T6" fmla="+- 0 95 91"/>
                                <a:gd name="T7" fmla="*/ 95 h 17"/>
                                <a:gd name="T8" fmla="+- 0 652 649"/>
                                <a:gd name="T9" fmla="*/ T8 w 17"/>
                                <a:gd name="T10" fmla="+- 0 91 91"/>
                                <a:gd name="T11" fmla="*/ 91 h 17"/>
                                <a:gd name="T12" fmla="+- 0 657 649"/>
                                <a:gd name="T13" fmla="*/ T12 w 17"/>
                                <a:gd name="T14" fmla="+- 0 91 91"/>
                                <a:gd name="T15" fmla="*/ 91 h 17"/>
                                <a:gd name="T16" fmla="+- 0 661 649"/>
                                <a:gd name="T17" fmla="*/ T16 w 17"/>
                                <a:gd name="T18" fmla="+- 0 91 91"/>
                                <a:gd name="T19" fmla="*/ 91 h 17"/>
                                <a:gd name="T20" fmla="+- 0 665 649"/>
                                <a:gd name="T21" fmla="*/ T20 w 17"/>
                                <a:gd name="T22" fmla="+- 0 95 91"/>
                                <a:gd name="T23" fmla="*/ 95 h 17"/>
                                <a:gd name="T24" fmla="+- 0 665 649"/>
                                <a:gd name="T25" fmla="*/ T24 w 17"/>
                                <a:gd name="T26" fmla="+- 0 100 91"/>
                                <a:gd name="T27" fmla="*/ 100 h 17"/>
                                <a:gd name="T28" fmla="+- 0 665 649"/>
                                <a:gd name="T29" fmla="*/ T28 w 17"/>
                                <a:gd name="T30" fmla="+- 0 104 91"/>
                                <a:gd name="T31" fmla="*/ 104 h 17"/>
                                <a:gd name="T32" fmla="+- 0 661 649"/>
                                <a:gd name="T33" fmla="*/ T32 w 17"/>
                                <a:gd name="T34" fmla="+- 0 108 91"/>
                                <a:gd name="T35" fmla="*/ 108 h 17"/>
                                <a:gd name="T36" fmla="+- 0 657 649"/>
                                <a:gd name="T37" fmla="*/ T36 w 17"/>
                                <a:gd name="T38" fmla="+- 0 108 91"/>
                                <a:gd name="T39" fmla="*/ 108 h 17"/>
                                <a:gd name="T40" fmla="+- 0 652 649"/>
                                <a:gd name="T41" fmla="*/ T40 w 17"/>
                                <a:gd name="T42" fmla="+- 0 108 91"/>
                                <a:gd name="T43" fmla="*/ 108 h 17"/>
                                <a:gd name="T44" fmla="+- 0 649 649"/>
                                <a:gd name="T45" fmla="*/ T44 w 17"/>
                                <a:gd name="T46" fmla="+- 0 104 91"/>
                                <a:gd name="T47" fmla="*/ 104 h 17"/>
                                <a:gd name="T48" fmla="+- 0 649 649"/>
                                <a:gd name="T49" fmla="*/ T48 w 17"/>
                                <a:gd name="T50" fmla="+- 0 100 91"/>
                                <a:gd name="T51" fmla="*/ 1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9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docshape246"/>
                          <wps:cNvSpPr>
                            <a:spLocks/>
                          </wps:cNvSpPr>
                          <wps:spPr bwMode="auto">
                            <a:xfrm>
                              <a:off x="513" y="67"/>
                              <a:ext cx="38" cy="27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38"/>
                                <a:gd name="T2" fmla="+- 0 67 67"/>
                                <a:gd name="T3" fmla="*/ 67 h 270"/>
                                <a:gd name="T4" fmla="+- 0 514 514"/>
                                <a:gd name="T5" fmla="*/ T4 w 38"/>
                                <a:gd name="T6" fmla="+- 0 67 67"/>
                                <a:gd name="T7" fmla="*/ 67 h 270"/>
                                <a:gd name="T8" fmla="+- 0 514 514"/>
                                <a:gd name="T9" fmla="*/ T8 w 38"/>
                                <a:gd name="T10" fmla="+- 0 337 67"/>
                                <a:gd name="T11" fmla="*/ 337 h 270"/>
                                <a:gd name="T12" fmla="+- 0 514 514"/>
                                <a:gd name="T13" fmla="*/ T12 w 38"/>
                                <a:gd name="T14" fmla="+- 0 337 67"/>
                                <a:gd name="T15" fmla="*/ 337 h 270"/>
                                <a:gd name="T16" fmla="+- 0 520 514"/>
                                <a:gd name="T17" fmla="*/ T16 w 38"/>
                                <a:gd name="T18" fmla="+- 0 288 67"/>
                                <a:gd name="T19" fmla="*/ 288 h 270"/>
                                <a:gd name="T20" fmla="+- 0 548 514"/>
                                <a:gd name="T21" fmla="*/ T20 w 38"/>
                                <a:gd name="T22" fmla="+- 0 215 67"/>
                                <a:gd name="T23" fmla="*/ 215 h 270"/>
                                <a:gd name="T24" fmla="+- 0 552 514"/>
                                <a:gd name="T25" fmla="*/ T24 w 38"/>
                                <a:gd name="T26" fmla="+- 0 183 67"/>
                                <a:gd name="T27" fmla="*/ 183 h 270"/>
                                <a:gd name="T28" fmla="+- 0 550 514"/>
                                <a:gd name="T29" fmla="*/ T28 w 38"/>
                                <a:gd name="T30" fmla="+- 0 177 67"/>
                                <a:gd name="T31" fmla="*/ 177 h 270"/>
                                <a:gd name="T32" fmla="+- 0 536 514"/>
                                <a:gd name="T33" fmla="*/ T32 w 38"/>
                                <a:gd name="T34" fmla="+- 0 151 67"/>
                                <a:gd name="T35" fmla="*/ 151 h 270"/>
                                <a:gd name="T36" fmla="+- 0 532 514"/>
                                <a:gd name="T37" fmla="*/ T36 w 38"/>
                                <a:gd name="T38" fmla="+- 0 146 67"/>
                                <a:gd name="T39" fmla="*/ 146 h 270"/>
                                <a:gd name="T40" fmla="+- 0 518 514"/>
                                <a:gd name="T41" fmla="*/ T40 w 38"/>
                                <a:gd name="T42" fmla="+- 0 104 67"/>
                                <a:gd name="T43" fmla="*/ 104 h 270"/>
                                <a:gd name="T44" fmla="+- 0 515 514"/>
                                <a:gd name="T45" fmla="*/ T44 w 38"/>
                                <a:gd name="T46" fmla="+- 0 67 67"/>
                                <a:gd name="T47" fmla="*/ 67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6" y="221"/>
                                  </a:lnTo>
                                  <a:lnTo>
                                    <a:pt x="34" y="148"/>
                                  </a:lnTo>
                                  <a:lnTo>
                                    <a:pt x="38" y="116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9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docshape247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docshape248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docshape249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9 189"/>
                                <a:gd name="T3" fmla="*/ 189 h 17"/>
                                <a:gd name="T4" fmla="+- 0 509 506"/>
                                <a:gd name="T5" fmla="*/ T4 w 17"/>
                                <a:gd name="T6" fmla="+- 0 189 189"/>
                                <a:gd name="T7" fmla="*/ 189 h 17"/>
                                <a:gd name="T8" fmla="+- 0 506 506"/>
                                <a:gd name="T9" fmla="*/ T8 w 17"/>
                                <a:gd name="T10" fmla="+- 0 193 189"/>
                                <a:gd name="T11" fmla="*/ 193 h 17"/>
                                <a:gd name="T12" fmla="+- 0 506 506"/>
                                <a:gd name="T13" fmla="*/ T12 w 17"/>
                                <a:gd name="T14" fmla="+- 0 197 189"/>
                                <a:gd name="T15" fmla="*/ 197 h 17"/>
                                <a:gd name="T16" fmla="+- 0 506 506"/>
                                <a:gd name="T17" fmla="*/ T16 w 17"/>
                                <a:gd name="T18" fmla="+- 0 202 189"/>
                                <a:gd name="T19" fmla="*/ 202 h 17"/>
                                <a:gd name="T20" fmla="+- 0 509 506"/>
                                <a:gd name="T21" fmla="*/ T20 w 17"/>
                                <a:gd name="T22" fmla="+- 0 206 189"/>
                                <a:gd name="T23" fmla="*/ 206 h 17"/>
                                <a:gd name="T24" fmla="+- 0 518 506"/>
                                <a:gd name="T25" fmla="*/ T24 w 17"/>
                                <a:gd name="T26" fmla="+- 0 206 189"/>
                                <a:gd name="T27" fmla="*/ 206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22 506"/>
                                <a:gd name="T33" fmla="*/ T32 w 17"/>
                                <a:gd name="T34" fmla="+- 0 193 189"/>
                                <a:gd name="T35" fmla="*/ 193 h 17"/>
                                <a:gd name="T36" fmla="+- 0 518 506"/>
                                <a:gd name="T37" fmla="*/ T36 w 17"/>
                                <a:gd name="T38" fmla="+- 0 189 189"/>
                                <a:gd name="T39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docshape250"/>
                          <wps:cNvSpPr>
                            <a:spLocks/>
                          </wps:cNvSpPr>
                          <wps:spPr bwMode="auto">
                            <a:xfrm>
                              <a:off x="505" y="189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97 189"/>
                                <a:gd name="T3" fmla="*/ 197 h 17"/>
                                <a:gd name="T4" fmla="+- 0 506 506"/>
                                <a:gd name="T5" fmla="*/ T4 w 17"/>
                                <a:gd name="T6" fmla="+- 0 193 189"/>
                                <a:gd name="T7" fmla="*/ 193 h 17"/>
                                <a:gd name="T8" fmla="+- 0 509 506"/>
                                <a:gd name="T9" fmla="*/ T8 w 17"/>
                                <a:gd name="T10" fmla="+- 0 189 189"/>
                                <a:gd name="T11" fmla="*/ 189 h 17"/>
                                <a:gd name="T12" fmla="+- 0 514 506"/>
                                <a:gd name="T13" fmla="*/ T12 w 17"/>
                                <a:gd name="T14" fmla="+- 0 189 189"/>
                                <a:gd name="T15" fmla="*/ 189 h 17"/>
                                <a:gd name="T16" fmla="+- 0 518 506"/>
                                <a:gd name="T17" fmla="*/ T16 w 17"/>
                                <a:gd name="T18" fmla="+- 0 189 189"/>
                                <a:gd name="T19" fmla="*/ 189 h 17"/>
                                <a:gd name="T20" fmla="+- 0 522 506"/>
                                <a:gd name="T21" fmla="*/ T20 w 17"/>
                                <a:gd name="T22" fmla="+- 0 193 189"/>
                                <a:gd name="T23" fmla="*/ 193 h 17"/>
                                <a:gd name="T24" fmla="+- 0 522 506"/>
                                <a:gd name="T25" fmla="*/ T24 w 17"/>
                                <a:gd name="T26" fmla="+- 0 197 189"/>
                                <a:gd name="T27" fmla="*/ 197 h 17"/>
                                <a:gd name="T28" fmla="+- 0 522 506"/>
                                <a:gd name="T29" fmla="*/ T28 w 17"/>
                                <a:gd name="T30" fmla="+- 0 202 189"/>
                                <a:gd name="T31" fmla="*/ 202 h 17"/>
                                <a:gd name="T32" fmla="+- 0 518 506"/>
                                <a:gd name="T33" fmla="*/ T32 w 17"/>
                                <a:gd name="T34" fmla="+- 0 206 189"/>
                                <a:gd name="T35" fmla="*/ 206 h 17"/>
                                <a:gd name="T36" fmla="+- 0 514 506"/>
                                <a:gd name="T37" fmla="*/ T36 w 17"/>
                                <a:gd name="T38" fmla="+- 0 206 189"/>
                                <a:gd name="T39" fmla="*/ 206 h 17"/>
                                <a:gd name="T40" fmla="+- 0 509 506"/>
                                <a:gd name="T41" fmla="*/ T40 w 17"/>
                                <a:gd name="T42" fmla="+- 0 206 189"/>
                                <a:gd name="T43" fmla="*/ 206 h 17"/>
                                <a:gd name="T44" fmla="+- 0 506 506"/>
                                <a:gd name="T45" fmla="*/ T44 w 17"/>
                                <a:gd name="T46" fmla="+- 0 202 189"/>
                                <a:gd name="T47" fmla="*/ 202 h 17"/>
                                <a:gd name="T48" fmla="+- 0 506 506"/>
                                <a:gd name="T49" fmla="*/ T48 w 17"/>
                                <a:gd name="T50" fmla="+- 0 197 189"/>
                                <a:gd name="T51" fmla="*/ 19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8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B2FF391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  <v:fill opacity="32896f"/>
                    <v:path arrowok="t" o:connecttype="custom" o:connectlocs="1,97;0,97;0,365;3,365;10,328;31,278;34,249;31,222;12,177;6,152;3,141;1,97" o:connectangles="0,0,0,0,0,0,0,0,0,0,0,0"/>
                  </v:shape>
  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  <v:fill opacity="32896f"/>
                    <v:path arrowok="t" o:connecttype="custom" o:connectlocs="13,242;4,242;0,245;0,250;0,255;4,258;13,258;17,255;17,245;13,242" o:connectangles="0,0,0,0,0,0,0,0,0,0"/>
                  </v:shape>
  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  <v:path arrowok="t" o:connecttype="custom" o:connectlocs="0,250;0,245;4,242;8,242;13,242;17,245;17,250;17,255;13,258;8,258;4,258;0,255;0,250" o:connectangles="0,0,0,0,0,0,0,0,0,0,0,0,0"/>
                  </v:shape>
  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  <v:fill opacity="32896f"/>
                    <v:path arrowok="t" o:connecttype="custom" o:connectlocs="1,0;0,0;0,209;1,209;6,177;9,169;27,139;35,128;38,123;44,95;42,88;34,71;33,65;27,56;10,36;2,16;1,0" o:connectangles="0,0,0,0,0,0,0,0,0,0,0,0,0,0,0,0,0"/>
                  </v:shape>
  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  <v:fill opacity="32896f"/>
                    <v:path arrowok="t" o:connecttype="custom" o:connectlocs="12,91;3,91;0,95;0,100;0,104;3,108;12,108;16,104;16,95;12,91" o:connectangles="0,0,0,0,0,0,0,0,0,0"/>
                  </v:shape>
  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  <v:path arrowok="t" o:connecttype="custom" o:connectlocs="0,100;0,95;3,91;8,91;12,91;16,95;16,100;16,104;12,108;8,108;3,108;0,104;0,100" o:connectangles="0,0,0,0,0,0,0,0,0,0,0,0,0"/>
                  </v:shape>
  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  <v:fill opacity="32896f"/>
                    <v:path arrowok="t" o:connecttype="custom" o:connectlocs="1,67;0,67;0,337;0,337;6,288;34,215;38,183;36,177;22,151;18,146;4,104;1,67" o:connectangles="0,0,0,0,0,0,0,0,0,0,0,0"/>
                  </v:shape>
  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  <v:fill opacity="32896f"/>
                    <v:path arrowok="t" o:connecttype="custom" o:connectlocs="12,189;3,189;0,193;0,197;0,202;3,206;12,206;16,202;16,193;12,189" o:connectangles="0,0,0,0,0,0,0,0,0,0"/>
                  </v:shape>
  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  <v:path arrowok="t" o:connecttype="custom" o:connectlocs="0,197;0,193;3,189;8,189;12,189;16,193;16,197;16,202;12,206;8,206;3,206;0,202;0,197" o:connectangles="0,0,0,0,0,0,0,0,0,0,0,0,0"/>
                  </v:shape>
  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  <w:r w:rsidR="00C14774">
          <w:rPr>
            <w:rFonts w:ascii="Times New Roman"/>
            <w:spacing w:val="-3"/>
            <w:position w:val="1"/>
            <w:sz w:val="20"/>
          </w:rPr>
          <w:t xml:space="preserve"> </w:t>
        </w:r>
        <w:r>
          <w:rPr>
            <w:rFonts w:ascii="Times New Roman"/>
            <w:noProof/>
            <w:spacing w:val="-3"/>
            <w:position w:val="7"/>
            <w:sz w:val="20"/>
            <w:lang w:val="en-GB" w:eastAsia="en-GB"/>
          </w:rPr>
          <mc:AlternateContent>
            <mc:Choice Requires="wpg">
              <w:drawing>
                <wp:inline distT="0" distB="0" distL="0" distR="0">
                  <wp:extent cx="598805" cy="213360"/>
                  <wp:effectExtent l="5715" t="7620" r="5080" b="7620"/>
                  <wp:docPr id="191" name="docshapegroup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8805" cy="213360"/>
                            <a:chOff x="0" y="0"/>
                            <a:chExt cx="943" cy="336"/>
                          </a:xfrm>
                        </wpg:grpSpPr>
                        <wps:wsp>
                          <wps:cNvPr id="192" name="docshape252"/>
                          <wps:cNvSpPr>
                            <a:spLocks/>
                          </wps:cNvSpPr>
                          <wps:spPr bwMode="auto">
                            <a:xfrm>
                              <a:off x="799" y="66"/>
                              <a:ext cx="41" cy="270"/>
                            </a:xfrm>
                            <a:custGeom>
                              <a:avLst/>
                              <a:gdLst>
                                <a:gd name="T0" fmla="+- 0 800 799"/>
                                <a:gd name="T1" fmla="*/ T0 w 41"/>
                                <a:gd name="T2" fmla="+- 0 66 66"/>
                                <a:gd name="T3" fmla="*/ 66 h 270"/>
                                <a:gd name="T4" fmla="+- 0 799 799"/>
                                <a:gd name="T5" fmla="*/ T4 w 41"/>
                                <a:gd name="T6" fmla="+- 0 66 66"/>
                                <a:gd name="T7" fmla="*/ 66 h 270"/>
                                <a:gd name="T8" fmla="+- 0 799 799"/>
                                <a:gd name="T9" fmla="*/ T8 w 41"/>
                                <a:gd name="T10" fmla="+- 0 335 66"/>
                                <a:gd name="T11" fmla="*/ 335 h 270"/>
                                <a:gd name="T12" fmla="+- 0 800 799"/>
                                <a:gd name="T13" fmla="*/ T12 w 41"/>
                                <a:gd name="T14" fmla="+- 0 335 66"/>
                                <a:gd name="T15" fmla="*/ 335 h 270"/>
                                <a:gd name="T16" fmla="+- 0 811 799"/>
                                <a:gd name="T17" fmla="*/ T16 w 41"/>
                                <a:gd name="T18" fmla="+- 0 255 66"/>
                                <a:gd name="T19" fmla="*/ 255 h 270"/>
                                <a:gd name="T20" fmla="+- 0 840 799"/>
                                <a:gd name="T21" fmla="*/ T20 w 41"/>
                                <a:gd name="T22" fmla="+- 0 187 66"/>
                                <a:gd name="T23" fmla="*/ 187 h 270"/>
                                <a:gd name="T24" fmla="+- 0 840 799"/>
                                <a:gd name="T25" fmla="*/ T24 w 41"/>
                                <a:gd name="T26" fmla="+- 0 179 66"/>
                                <a:gd name="T27" fmla="*/ 179 h 270"/>
                                <a:gd name="T28" fmla="+- 0 838 799"/>
                                <a:gd name="T29" fmla="*/ T28 w 41"/>
                                <a:gd name="T30" fmla="+- 0 167 66"/>
                                <a:gd name="T31" fmla="*/ 167 h 270"/>
                                <a:gd name="T32" fmla="+- 0 829 799"/>
                                <a:gd name="T33" fmla="*/ T32 w 41"/>
                                <a:gd name="T34" fmla="+- 0 148 66"/>
                                <a:gd name="T35" fmla="*/ 148 h 270"/>
                                <a:gd name="T36" fmla="+- 0 811 799"/>
                                <a:gd name="T37" fmla="*/ T36 w 41"/>
                                <a:gd name="T38" fmla="+- 0 119 66"/>
                                <a:gd name="T39" fmla="*/ 119 h 270"/>
                                <a:gd name="T40" fmla="+- 0 804 799"/>
                                <a:gd name="T41" fmla="*/ T40 w 41"/>
                                <a:gd name="T42" fmla="+- 0 99 66"/>
                                <a:gd name="T43" fmla="*/ 99 h 270"/>
                                <a:gd name="T44" fmla="+- 0 800 799"/>
                                <a:gd name="T45" fmla="*/ T44 w 41"/>
                                <a:gd name="T46" fmla="+- 0 66 66"/>
                                <a:gd name="T47" fmla="*/ 66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41" h="27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1" y="269"/>
                                  </a:lnTo>
                                  <a:lnTo>
                                    <a:pt x="12" y="189"/>
                                  </a:lnTo>
                                  <a:lnTo>
                                    <a:pt x="41" y="121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39" y="10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9" y="279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docshape253"/>
                          <wps:cNvSpPr>
                            <a:spLocks/>
                          </wps:cNvSpPr>
                          <wps:spPr bwMode="auto">
                            <a:xfrm>
                              <a:off x="656" y="0"/>
                              <a:ext cx="54" cy="189"/>
                            </a:xfrm>
                            <a:custGeom>
                              <a:avLst/>
                              <a:gdLst>
                                <a:gd name="T0" fmla="+- 0 659 657"/>
                                <a:gd name="T1" fmla="*/ T0 w 54"/>
                                <a:gd name="T2" fmla="*/ 0 h 189"/>
                                <a:gd name="T3" fmla="+- 0 657 657"/>
                                <a:gd name="T4" fmla="*/ T3 w 54"/>
                                <a:gd name="T5" fmla="*/ 0 h 189"/>
                                <a:gd name="T6" fmla="+- 0 657 657"/>
                                <a:gd name="T7" fmla="*/ T6 w 54"/>
                                <a:gd name="T8" fmla="*/ 188 h 189"/>
                                <a:gd name="T9" fmla="+- 0 657 657"/>
                                <a:gd name="T10" fmla="*/ T9 w 54"/>
                                <a:gd name="T11" fmla="*/ 188 h 189"/>
                                <a:gd name="T12" fmla="+- 0 664 657"/>
                                <a:gd name="T13" fmla="*/ T12 w 54"/>
                                <a:gd name="T14" fmla="*/ 143 h 189"/>
                                <a:gd name="T15" fmla="+- 0 688 657"/>
                                <a:gd name="T16" fmla="*/ T15 w 54"/>
                                <a:gd name="T17" fmla="*/ 108 h 189"/>
                                <a:gd name="T18" fmla="+- 0 698 657"/>
                                <a:gd name="T19" fmla="*/ T18 w 54"/>
                                <a:gd name="T20" fmla="*/ 99 h 189"/>
                                <a:gd name="T21" fmla="+- 0 702 657"/>
                                <a:gd name="T22" fmla="*/ T21 w 54"/>
                                <a:gd name="T23" fmla="*/ 96 h 189"/>
                                <a:gd name="T24" fmla="+- 0 706 657"/>
                                <a:gd name="T25" fmla="*/ T24 w 54"/>
                                <a:gd name="T26" fmla="*/ 93 h 189"/>
                                <a:gd name="T27" fmla="+- 0 709 657"/>
                                <a:gd name="T28" fmla="*/ T27 w 54"/>
                                <a:gd name="T29" fmla="*/ 85 h 189"/>
                                <a:gd name="T30" fmla="+- 0 710 657"/>
                                <a:gd name="T31" fmla="*/ T30 w 54"/>
                                <a:gd name="T32" fmla="*/ 73 h 189"/>
                                <a:gd name="T33" fmla="+- 0 708 657"/>
                                <a:gd name="T34" fmla="*/ T33 w 54"/>
                                <a:gd name="T35" fmla="*/ 62 h 189"/>
                                <a:gd name="T36" fmla="+- 0 701 657"/>
                                <a:gd name="T37" fmla="*/ T36 w 54"/>
                                <a:gd name="T38" fmla="*/ 55 h 189"/>
                                <a:gd name="T39" fmla="+- 0 686 657"/>
                                <a:gd name="T40" fmla="*/ T39 w 54"/>
                                <a:gd name="T41" fmla="*/ 44 h 189"/>
                                <a:gd name="T42" fmla="+- 0 679 657"/>
                                <a:gd name="T43" fmla="*/ T42 w 54"/>
                                <a:gd name="T44" fmla="*/ 36 h 189"/>
                                <a:gd name="T45" fmla="+- 0 668 657"/>
                                <a:gd name="T46" fmla="*/ T45 w 54"/>
                                <a:gd name="T47" fmla="*/ 23 h 189"/>
                                <a:gd name="T48" fmla="+- 0 662 657"/>
                                <a:gd name="T49" fmla="*/ T48 w 54"/>
                                <a:gd name="T50" fmla="*/ 9 h 189"/>
                                <a:gd name="T51" fmla="+- 0 659 657"/>
                                <a:gd name="T52" fmla="*/ T51 w 54"/>
                                <a:gd name="T53" fmla="*/ 0 h 18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54" h="189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31" y="108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45" y="96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53" y="73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11" y="23"/>
                                  </a:lnTo>
                                  <a:lnTo>
                                    <a:pt x="5" y="9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Lin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7" y="14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docshape254"/>
                          <wps:cNvSpPr>
                            <a:spLocks/>
                          </wps:cNvSpPr>
                          <wps:spPr bwMode="auto">
                            <a:xfrm>
                              <a:off x="656" y="54"/>
                              <a:ext cx="143" cy="153"/>
                            </a:xfrm>
                            <a:custGeom>
                              <a:avLst/>
                              <a:gdLst>
                                <a:gd name="T0" fmla="+- 0 799 657"/>
                                <a:gd name="T1" fmla="*/ T0 w 143"/>
                                <a:gd name="T2" fmla="+- 0 207 54"/>
                                <a:gd name="T3" fmla="*/ 207 h 153"/>
                                <a:gd name="T4" fmla="+- 0 799 657"/>
                                <a:gd name="T5" fmla="*/ T4 w 143"/>
                                <a:gd name="T6" fmla="+- 0 148 54"/>
                                <a:gd name="T7" fmla="*/ 148 h 153"/>
                                <a:gd name="T8" fmla="+- 0 657 657"/>
                                <a:gd name="T9" fmla="*/ T8 w 143"/>
                                <a:gd name="T10" fmla="+- 0 97 54"/>
                                <a:gd name="T11" fmla="*/ 97 h 153"/>
                                <a:gd name="T12" fmla="+- 0 657 657"/>
                                <a:gd name="T13" fmla="*/ T12 w 143"/>
                                <a:gd name="T14" fmla="+- 0 54 54"/>
                                <a:gd name="T15" fmla="*/ 54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53">
                                  <a:moveTo>
                                    <a:pt x="142" y="153"/>
                                  </a:moveTo>
                                  <a:lnTo>
                                    <a:pt x="142" y="94"/>
                                  </a:lnTo>
                                  <a:moveTo>
                                    <a:pt x="0" y="4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docshape255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docshape256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docshape257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docshape258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docshape259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804 791"/>
                                <a:gd name="T1" fmla="*/ T0 w 17"/>
                                <a:gd name="T2" fmla="+- 0 176 176"/>
                                <a:gd name="T3" fmla="*/ 176 h 17"/>
                                <a:gd name="T4" fmla="+- 0 795 791"/>
                                <a:gd name="T5" fmla="*/ T4 w 17"/>
                                <a:gd name="T6" fmla="+- 0 176 176"/>
                                <a:gd name="T7" fmla="*/ 176 h 17"/>
                                <a:gd name="T8" fmla="+- 0 791 791"/>
                                <a:gd name="T9" fmla="*/ T8 w 17"/>
                                <a:gd name="T10" fmla="+- 0 179 176"/>
                                <a:gd name="T11" fmla="*/ 179 h 17"/>
                                <a:gd name="T12" fmla="+- 0 791 791"/>
                                <a:gd name="T13" fmla="*/ T12 w 17"/>
                                <a:gd name="T14" fmla="+- 0 184 176"/>
                                <a:gd name="T15" fmla="*/ 184 h 17"/>
                                <a:gd name="T16" fmla="+- 0 791 791"/>
                                <a:gd name="T17" fmla="*/ T16 w 17"/>
                                <a:gd name="T18" fmla="+- 0 189 176"/>
                                <a:gd name="T19" fmla="*/ 189 h 17"/>
                                <a:gd name="T20" fmla="+- 0 795 791"/>
                                <a:gd name="T21" fmla="*/ T20 w 17"/>
                                <a:gd name="T22" fmla="+- 0 192 176"/>
                                <a:gd name="T23" fmla="*/ 192 h 17"/>
                                <a:gd name="T24" fmla="+- 0 804 791"/>
                                <a:gd name="T25" fmla="*/ T24 w 17"/>
                                <a:gd name="T26" fmla="+- 0 192 176"/>
                                <a:gd name="T27" fmla="*/ 192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8 791"/>
                                <a:gd name="T33" fmla="*/ T32 w 17"/>
                                <a:gd name="T34" fmla="+- 0 179 176"/>
                                <a:gd name="T35" fmla="*/ 179 h 17"/>
                                <a:gd name="T36" fmla="+- 0 804 791"/>
                                <a:gd name="T37" fmla="*/ T36 w 17"/>
                                <a:gd name="T38" fmla="+- 0 176 176"/>
                                <a:gd name="T39" fmla="*/ 17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docshape260"/>
                          <wps:cNvSpPr>
                            <a:spLocks/>
                          </wps:cNvSpPr>
                          <wps:spPr bwMode="auto">
                            <a:xfrm>
                              <a:off x="791" y="175"/>
                              <a:ext cx="17" cy="17"/>
                            </a:xfrm>
                            <a:custGeom>
                              <a:avLst/>
                              <a:gdLst>
                                <a:gd name="T0" fmla="+- 0 791 791"/>
                                <a:gd name="T1" fmla="*/ T0 w 17"/>
                                <a:gd name="T2" fmla="+- 0 184 176"/>
                                <a:gd name="T3" fmla="*/ 184 h 17"/>
                                <a:gd name="T4" fmla="+- 0 791 791"/>
                                <a:gd name="T5" fmla="*/ T4 w 17"/>
                                <a:gd name="T6" fmla="+- 0 179 176"/>
                                <a:gd name="T7" fmla="*/ 179 h 17"/>
                                <a:gd name="T8" fmla="+- 0 795 791"/>
                                <a:gd name="T9" fmla="*/ T8 w 17"/>
                                <a:gd name="T10" fmla="+- 0 176 176"/>
                                <a:gd name="T11" fmla="*/ 176 h 17"/>
                                <a:gd name="T12" fmla="+- 0 799 791"/>
                                <a:gd name="T13" fmla="*/ T12 w 17"/>
                                <a:gd name="T14" fmla="+- 0 176 176"/>
                                <a:gd name="T15" fmla="*/ 176 h 17"/>
                                <a:gd name="T16" fmla="+- 0 804 791"/>
                                <a:gd name="T17" fmla="*/ T16 w 17"/>
                                <a:gd name="T18" fmla="+- 0 176 176"/>
                                <a:gd name="T19" fmla="*/ 176 h 17"/>
                                <a:gd name="T20" fmla="+- 0 808 791"/>
                                <a:gd name="T21" fmla="*/ T20 w 17"/>
                                <a:gd name="T22" fmla="+- 0 179 176"/>
                                <a:gd name="T23" fmla="*/ 179 h 17"/>
                                <a:gd name="T24" fmla="+- 0 808 791"/>
                                <a:gd name="T25" fmla="*/ T24 w 17"/>
                                <a:gd name="T26" fmla="+- 0 184 176"/>
                                <a:gd name="T27" fmla="*/ 184 h 17"/>
                                <a:gd name="T28" fmla="+- 0 808 791"/>
                                <a:gd name="T29" fmla="*/ T28 w 17"/>
                                <a:gd name="T30" fmla="+- 0 189 176"/>
                                <a:gd name="T31" fmla="*/ 189 h 17"/>
                                <a:gd name="T32" fmla="+- 0 804 791"/>
                                <a:gd name="T33" fmla="*/ T32 w 17"/>
                                <a:gd name="T34" fmla="+- 0 192 176"/>
                                <a:gd name="T35" fmla="*/ 192 h 17"/>
                                <a:gd name="T36" fmla="+- 0 799 791"/>
                                <a:gd name="T37" fmla="*/ T36 w 17"/>
                                <a:gd name="T38" fmla="+- 0 192 176"/>
                                <a:gd name="T39" fmla="*/ 192 h 17"/>
                                <a:gd name="T40" fmla="+- 0 795 791"/>
                                <a:gd name="T41" fmla="*/ T40 w 17"/>
                                <a:gd name="T42" fmla="+- 0 192 176"/>
                                <a:gd name="T43" fmla="*/ 192 h 17"/>
                                <a:gd name="T44" fmla="+- 0 791 791"/>
                                <a:gd name="T45" fmla="*/ T44 w 17"/>
                                <a:gd name="T46" fmla="+- 0 189 176"/>
                                <a:gd name="T47" fmla="*/ 189 h 17"/>
                                <a:gd name="T48" fmla="+- 0 791 791"/>
                                <a:gd name="T49" fmla="*/ T48 w 17"/>
                                <a:gd name="T50" fmla="+- 0 184 176"/>
                                <a:gd name="T51" fmla="*/ 18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docshape261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61 649"/>
                                <a:gd name="T1" fmla="*/ T0 w 17"/>
                                <a:gd name="T2" fmla="+- 0 70 70"/>
                                <a:gd name="T3" fmla="*/ 70 h 17"/>
                                <a:gd name="T4" fmla="+- 0 652 649"/>
                                <a:gd name="T5" fmla="*/ T4 w 17"/>
                                <a:gd name="T6" fmla="+- 0 70 70"/>
                                <a:gd name="T7" fmla="*/ 70 h 17"/>
                                <a:gd name="T8" fmla="+- 0 649 649"/>
                                <a:gd name="T9" fmla="*/ T8 w 17"/>
                                <a:gd name="T10" fmla="+- 0 73 70"/>
                                <a:gd name="T11" fmla="*/ 73 h 17"/>
                                <a:gd name="T12" fmla="+- 0 649 649"/>
                                <a:gd name="T13" fmla="*/ T12 w 17"/>
                                <a:gd name="T14" fmla="+- 0 78 70"/>
                                <a:gd name="T15" fmla="*/ 78 h 17"/>
                                <a:gd name="T16" fmla="+- 0 649 649"/>
                                <a:gd name="T17" fmla="*/ T16 w 17"/>
                                <a:gd name="T18" fmla="+- 0 82 70"/>
                                <a:gd name="T19" fmla="*/ 82 h 17"/>
                                <a:gd name="T20" fmla="+- 0 652 649"/>
                                <a:gd name="T21" fmla="*/ T20 w 17"/>
                                <a:gd name="T22" fmla="+- 0 86 70"/>
                                <a:gd name="T23" fmla="*/ 86 h 17"/>
                                <a:gd name="T24" fmla="+- 0 661 649"/>
                                <a:gd name="T25" fmla="*/ T24 w 17"/>
                                <a:gd name="T26" fmla="+- 0 86 70"/>
                                <a:gd name="T27" fmla="*/ 86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5 649"/>
                                <a:gd name="T33" fmla="*/ T32 w 17"/>
                                <a:gd name="T34" fmla="+- 0 73 70"/>
                                <a:gd name="T35" fmla="*/ 73 h 17"/>
                                <a:gd name="T36" fmla="+- 0 661 649"/>
                                <a:gd name="T37" fmla="*/ T36 w 17"/>
                                <a:gd name="T38" fmla="+- 0 70 70"/>
                                <a:gd name="T39" fmla="*/ 7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docshape262"/>
                          <wps:cNvSpPr>
                            <a:spLocks/>
                          </wps:cNvSpPr>
                          <wps:spPr bwMode="auto">
                            <a:xfrm>
                              <a:off x="648" y="69"/>
                              <a:ext cx="17" cy="17"/>
                            </a:xfrm>
                            <a:custGeom>
                              <a:avLst/>
                              <a:gdLst>
                                <a:gd name="T0" fmla="+- 0 649 649"/>
                                <a:gd name="T1" fmla="*/ T0 w 17"/>
                                <a:gd name="T2" fmla="+- 0 78 70"/>
                                <a:gd name="T3" fmla="*/ 78 h 17"/>
                                <a:gd name="T4" fmla="+- 0 649 649"/>
                                <a:gd name="T5" fmla="*/ T4 w 17"/>
                                <a:gd name="T6" fmla="+- 0 73 70"/>
                                <a:gd name="T7" fmla="*/ 73 h 17"/>
                                <a:gd name="T8" fmla="+- 0 652 649"/>
                                <a:gd name="T9" fmla="*/ T8 w 17"/>
                                <a:gd name="T10" fmla="+- 0 70 70"/>
                                <a:gd name="T11" fmla="*/ 70 h 17"/>
                                <a:gd name="T12" fmla="+- 0 657 649"/>
                                <a:gd name="T13" fmla="*/ T12 w 17"/>
                                <a:gd name="T14" fmla="+- 0 70 70"/>
                                <a:gd name="T15" fmla="*/ 70 h 17"/>
                                <a:gd name="T16" fmla="+- 0 661 649"/>
                                <a:gd name="T17" fmla="*/ T16 w 17"/>
                                <a:gd name="T18" fmla="+- 0 70 70"/>
                                <a:gd name="T19" fmla="*/ 70 h 17"/>
                                <a:gd name="T20" fmla="+- 0 665 649"/>
                                <a:gd name="T21" fmla="*/ T20 w 17"/>
                                <a:gd name="T22" fmla="+- 0 73 70"/>
                                <a:gd name="T23" fmla="*/ 73 h 17"/>
                                <a:gd name="T24" fmla="+- 0 665 649"/>
                                <a:gd name="T25" fmla="*/ T24 w 17"/>
                                <a:gd name="T26" fmla="+- 0 78 70"/>
                                <a:gd name="T27" fmla="*/ 78 h 17"/>
                                <a:gd name="T28" fmla="+- 0 665 649"/>
                                <a:gd name="T29" fmla="*/ T28 w 17"/>
                                <a:gd name="T30" fmla="+- 0 82 70"/>
                                <a:gd name="T31" fmla="*/ 82 h 17"/>
                                <a:gd name="T32" fmla="+- 0 661 649"/>
                                <a:gd name="T33" fmla="*/ T32 w 17"/>
                                <a:gd name="T34" fmla="+- 0 86 70"/>
                                <a:gd name="T35" fmla="*/ 86 h 17"/>
                                <a:gd name="T36" fmla="+- 0 657 649"/>
                                <a:gd name="T37" fmla="*/ T36 w 17"/>
                                <a:gd name="T38" fmla="+- 0 86 70"/>
                                <a:gd name="T39" fmla="*/ 86 h 17"/>
                                <a:gd name="T40" fmla="+- 0 652 649"/>
                                <a:gd name="T41" fmla="*/ T40 w 17"/>
                                <a:gd name="T42" fmla="+- 0 86 70"/>
                                <a:gd name="T43" fmla="*/ 86 h 17"/>
                                <a:gd name="T44" fmla="+- 0 649 649"/>
                                <a:gd name="T45" fmla="*/ T44 w 17"/>
                                <a:gd name="T46" fmla="+- 0 82 70"/>
                                <a:gd name="T47" fmla="*/ 82 h 17"/>
                                <a:gd name="T48" fmla="+- 0 649 649"/>
                                <a:gd name="T49" fmla="*/ T48 w 17"/>
                                <a:gd name="T50" fmla="+- 0 78 70"/>
                                <a:gd name="T51" fmla="*/ 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docshape263"/>
                          <wps:cNvSpPr>
                            <a:spLocks/>
                          </wps:cNvSpPr>
                          <wps:spPr bwMode="auto">
                            <a:xfrm>
                              <a:off x="513" y="73"/>
                              <a:ext cx="43" cy="250"/>
                            </a:xfrm>
                            <a:custGeom>
                              <a:avLst/>
                              <a:gdLst>
                                <a:gd name="T0" fmla="+- 0 515 514"/>
                                <a:gd name="T1" fmla="*/ T0 w 43"/>
                                <a:gd name="T2" fmla="+- 0 74 74"/>
                                <a:gd name="T3" fmla="*/ 74 h 250"/>
                                <a:gd name="T4" fmla="+- 0 514 514"/>
                                <a:gd name="T5" fmla="*/ T4 w 43"/>
                                <a:gd name="T6" fmla="+- 0 74 74"/>
                                <a:gd name="T7" fmla="*/ 74 h 250"/>
                                <a:gd name="T8" fmla="+- 0 514 514"/>
                                <a:gd name="T9" fmla="*/ T8 w 43"/>
                                <a:gd name="T10" fmla="+- 0 324 74"/>
                                <a:gd name="T11" fmla="*/ 324 h 250"/>
                                <a:gd name="T12" fmla="+- 0 514 514"/>
                                <a:gd name="T13" fmla="*/ T12 w 43"/>
                                <a:gd name="T14" fmla="+- 0 324 74"/>
                                <a:gd name="T15" fmla="*/ 324 h 250"/>
                                <a:gd name="T16" fmla="+- 0 522 514"/>
                                <a:gd name="T17" fmla="*/ T16 w 43"/>
                                <a:gd name="T18" fmla="+- 0 260 74"/>
                                <a:gd name="T19" fmla="*/ 260 h 250"/>
                                <a:gd name="T20" fmla="+- 0 528 514"/>
                                <a:gd name="T21" fmla="*/ T20 w 43"/>
                                <a:gd name="T22" fmla="+- 0 248 74"/>
                                <a:gd name="T23" fmla="*/ 248 h 250"/>
                                <a:gd name="T24" fmla="+- 0 548 514"/>
                                <a:gd name="T25" fmla="*/ T24 w 43"/>
                                <a:gd name="T26" fmla="+- 0 218 74"/>
                                <a:gd name="T27" fmla="*/ 218 h 250"/>
                                <a:gd name="T28" fmla="+- 0 552 514"/>
                                <a:gd name="T29" fmla="*/ T28 w 43"/>
                                <a:gd name="T30" fmla="+- 0 209 74"/>
                                <a:gd name="T31" fmla="*/ 209 h 250"/>
                                <a:gd name="T32" fmla="+- 0 556 514"/>
                                <a:gd name="T33" fmla="*/ T32 w 43"/>
                                <a:gd name="T34" fmla="+- 0 183 74"/>
                                <a:gd name="T35" fmla="*/ 183 h 250"/>
                                <a:gd name="T36" fmla="+- 0 555 514"/>
                                <a:gd name="T37" fmla="*/ T36 w 43"/>
                                <a:gd name="T38" fmla="+- 0 178 74"/>
                                <a:gd name="T39" fmla="*/ 178 h 250"/>
                                <a:gd name="T40" fmla="+- 0 541 514"/>
                                <a:gd name="T41" fmla="*/ T40 w 43"/>
                                <a:gd name="T42" fmla="+- 0 145 74"/>
                                <a:gd name="T43" fmla="*/ 145 h 250"/>
                                <a:gd name="T44" fmla="+- 0 526 514"/>
                                <a:gd name="T45" fmla="*/ T44 w 43"/>
                                <a:gd name="T46" fmla="+- 0 127 74"/>
                                <a:gd name="T47" fmla="*/ 127 h 250"/>
                                <a:gd name="T48" fmla="+- 0 520 514"/>
                                <a:gd name="T49" fmla="*/ T48 w 43"/>
                                <a:gd name="T50" fmla="+- 0 117 74"/>
                                <a:gd name="T51" fmla="*/ 117 h 250"/>
                                <a:gd name="T52" fmla="+- 0 517 514"/>
                                <a:gd name="T53" fmla="*/ T52 w 43"/>
                                <a:gd name="T54" fmla="+- 0 107 74"/>
                                <a:gd name="T55" fmla="*/ 107 h 250"/>
                                <a:gd name="T56" fmla="+- 0 515 514"/>
                                <a:gd name="T57" fmla="*/ T56 w 43"/>
                                <a:gd name="T58" fmla="+- 0 74 74"/>
                                <a:gd name="T59" fmla="*/ 74 h 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43" h="250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8" y="186"/>
                                  </a:lnTo>
                                  <a:lnTo>
                                    <a:pt x="14" y="174"/>
                                  </a:lnTo>
                                  <a:lnTo>
                                    <a:pt x="34" y="144"/>
                                  </a:lnTo>
                                  <a:lnTo>
                                    <a:pt x="38" y="135"/>
                                  </a:lnTo>
                                  <a:lnTo>
                                    <a:pt x="42" y="109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8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" y="22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docshape264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docshape265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docshape266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18 506"/>
                                <a:gd name="T1" fmla="*/ T0 w 17"/>
                                <a:gd name="T2" fmla="+- 0 181 181"/>
                                <a:gd name="T3" fmla="*/ 181 h 17"/>
                                <a:gd name="T4" fmla="+- 0 509 506"/>
                                <a:gd name="T5" fmla="*/ T4 w 17"/>
                                <a:gd name="T6" fmla="+- 0 181 181"/>
                                <a:gd name="T7" fmla="*/ 181 h 17"/>
                                <a:gd name="T8" fmla="+- 0 506 506"/>
                                <a:gd name="T9" fmla="*/ T8 w 17"/>
                                <a:gd name="T10" fmla="+- 0 184 181"/>
                                <a:gd name="T11" fmla="*/ 184 h 17"/>
                                <a:gd name="T12" fmla="+- 0 506 506"/>
                                <a:gd name="T13" fmla="*/ T12 w 17"/>
                                <a:gd name="T14" fmla="+- 0 189 181"/>
                                <a:gd name="T15" fmla="*/ 189 h 17"/>
                                <a:gd name="T16" fmla="+- 0 506 506"/>
                                <a:gd name="T17" fmla="*/ T16 w 17"/>
                                <a:gd name="T18" fmla="+- 0 193 181"/>
                                <a:gd name="T19" fmla="*/ 193 h 17"/>
                                <a:gd name="T20" fmla="+- 0 509 506"/>
                                <a:gd name="T21" fmla="*/ T20 w 17"/>
                                <a:gd name="T22" fmla="+- 0 197 181"/>
                                <a:gd name="T23" fmla="*/ 197 h 17"/>
                                <a:gd name="T24" fmla="+- 0 518 506"/>
                                <a:gd name="T25" fmla="*/ T24 w 17"/>
                                <a:gd name="T26" fmla="+- 0 197 181"/>
                                <a:gd name="T27" fmla="*/ 197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22 506"/>
                                <a:gd name="T33" fmla="*/ T32 w 17"/>
                                <a:gd name="T34" fmla="+- 0 184 181"/>
                                <a:gd name="T35" fmla="*/ 184 h 17"/>
                                <a:gd name="T36" fmla="+- 0 518 506"/>
                                <a:gd name="T37" fmla="*/ T36 w 17"/>
                                <a:gd name="T38" fmla="+- 0 181 181"/>
                                <a:gd name="T39" fmla="*/ 18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docshape267"/>
                          <wps:cNvSpPr>
                            <a:spLocks/>
                          </wps:cNvSpPr>
                          <wps:spPr bwMode="auto">
                            <a:xfrm>
                              <a:off x="505" y="180"/>
                              <a:ext cx="17" cy="17"/>
                            </a:xfrm>
                            <a:custGeom>
                              <a:avLst/>
                              <a:gdLst>
                                <a:gd name="T0" fmla="+- 0 506 506"/>
                                <a:gd name="T1" fmla="*/ T0 w 17"/>
                                <a:gd name="T2" fmla="+- 0 189 181"/>
                                <a:gd name="T3" fmla="*/ 189 h 17"/>
                                <a:gd name="T4" fmla="+- 0 506 506"/>
                                <a:gd name="T5" fmla="*/ T4 w 17"/>
                                <a:gd name="T6" fmla="+- 0 184 181"/>
                                <a:gd name="T7" fmla="*/ 184 h 17"/>
                                <a:gd name="T8" fmla="+- 0 509 506"/>
                                <a:gd name="T9" fmla="*/ T8 w 17"/>
                                <a:gd name="T10" fmla="+- 0 181 181"/>
                                <a:gd name="T11" fmla="*/ 181 h 17"/>
                                <a:gd name="T12" fmla="+- 0 514 506"/>
                                <a:gd name="T13" fmla="*/ T12 w 17"/>
                                <a:gd name="T14" fmla="+- 0 181 181"/>
                                <a:gd name="T15" fmla="*/ 181 h 17"/>
                                <a:gd name="T16" fmla="+- 0 518 506"/>
                                <a:gd name="T17" fmla="*/ T16 w 17"/>
                                <a:gd name="T18" fmla="+- 0 181 181"/>
                                <a:gd name="T19" fmla="*/ 181 h 17"/>
                                <a:gd name="T20" fmla="+- 0 522 506"/>
                                <a:gd name="T21" fmla="*/ T20 w 17"/>
                                <a:gd name="T22" fmla="+- 0 184 181"/>
                                <a:gd name="T23" fmla="*/ 184 h 17"/>
                                <a:gd name="T24" fmla="+- 0 522 506"/>
                                <a:gd name="T25" fmla="*/ T24 w 17"/>
                                <a:gd name="T26" fmla="+- 0 189 181"/>
                                <a:gd name="T27" fmla="*/ 189 h 17"/>
                                <a:gd name="T28" fmla="+- 0 522 506"/>
                                <a:gd name="T29" fmla="*/ T28 w 17"/>
                                <a:gd name="T30" fmla="+- 0 193 181"/>
                                <a:gd name="T31" fmla="*/ 193 h 17"/>
                                <a:gd name="T32" fmla="+- 0 518 506"/>
                                <a:gd name="T33" fmla="*/ T32 w 17"/>
                                <a:gd name="T34" fmla="+- 0 197 181"/>
                                <a:gd name="T35" fmla="*/ 197 h 17"/>
                                <a:gd name="T36" fmla="+- 0 514 506"/>
                                <a:gd name="T37" fmla="*/ T36 w 17"/>
                                <a:gd name="T38" fmla="+- 0 197 181"/>
                                <a:gd name="T39" fmla="*/ 197 h 17"/>
                                <a:gd name="T40" fmla="+- 0 509 506"/>
                                <a:gd name="T41" fmla="*/ T40 w 17"/>
                                <a:gd name="T42" fmla="+- 0 197 181"/>
                                <a:gd name="T43" fmla="*/ 197 h 17"/>
                                <a:gd name="T44" fmla="+- 0 506 506"/>
                                <a:gd name="T45" fmla="*/ T44 w 17"/>
                                <a:gd name="T46" fmla="+- 0 193 181"/>
                                <a:gd name="T47" fmla="*/ 193 h 17"/>
                                <a:gd name="T48" fmla="+- 0 506 506"/>
                                <a:gd name="T49" fmla="*/ T48 w 17"/>
                                <a:gd name="T50" fmla="+- 0 189 181"/>
                                <a:gd name="T51" fmla="*/ 18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3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97"/>
                              <a:ext cx="9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12CE399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  <v:fill opacity="32896f"/>
                    <v:path arrowok="t" o:connecttype="custom" o:connectlocs="1,66;0,66;0,335;1,335;12,255;41,187;41,179;39,167;30,148;12,119;5,99;1,66" o:connectangles="0,0,0,0,0,0,0,0,0,0,0,0"/>
                  </v:shape>
  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  <v:fill opacity="32896f"/>
                    <v:path arrowok="t" o:connecttype="custom" o:connectlocs="2,0;0,0;0,188;0,188;7,143;31,108;41,99;45,96;49,93;52,85;53,73;51,62;44,55;29,44;22,36;11,23;5,9;2,0" o:connectangles="0,0,0,0,0,0,0,0,0,0,0,0,0,0,0,0,0,0"/>
                  </v:shape>
  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  <v:path arrowok="t" o:connecttype="custom" o:connectlocs="142,207;142,148;0,97;0,54" o:connectangles="0,0,0,0"/>
                  </v:shape>
  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  <v:fill opacity="32896f"/>
                    <v:path arrowok="t" o:connecttype="custom" o:connectlocs="13,176;4,176;0,179;0,184;0,189;4,192;13,192;17,189;17,179;13,176" o:connectangles="0,0,0,0,0,0,0,0,0,0"/>
                  </v:shape>
  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  <v:path arrowok="t" o:connecttype="custom" o:connectlocs="0,184;0,179;4,176;8,176;13,176;17,179;17,184;17,189;13,192;8,192;4,192;0,189;0,184" o:connectangles="0,0,0,0,0,0,0,0,0,0,0,0,0"/>
                  </v:shape>
  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  <v:fill opacity="32896f"/>
                    <v:path arrowok="t" o:connecttype="custom" o:connectlocs="12,70;3,70;0,73;0,78;0,82;3,86;12,86;16,82;16,73;12,70" o:connectangles="0,0,0,0,0,0,0,0,0,0"/>
                  </v:shape>
  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  <v:path arrowok="t" o:connecttype="custom" o:connectlocs="0,78;0,73;3,70;8,70;12,70;16,73;16,78;16,82;12,86;8,86;3,86;0,82;0,78" o:connectangles="0,0,0,0,0,0,0,0,0,0,0,0,0"/>
                  </v:shape>
  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  <v:fill opacity="32896f"/>
                    <v:path arrowok="t" o:connecttype="custom" o:connectlocs="1,74;0,74;0,324;0,324;8,260;14,248;34,218;38,209;42,183;41,178;27,145;12,127;6,117;3,107;1,74" o:connectangles="0,0,0,0,0,0,0,0,0,0,0,0,0,0,0"/>
                  </v:shape>
  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  <v:fill opacity="32896f"/>
                    <v:path arrowok="t" o:connecttype="custom" o:connectlocs="12,181;3,181;0,184;0,189;0,193;3,197;12,197;16,193;16,184;12,181" o:connectangles="0,0,0,0,0,0,0,0,0,0"/>
                  </v:shape>
  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  <v:path arrowok="t" o:connecttype="custom" o:connectlocs="0,189;0,184;3,181;8,181;12,181;16,184;16,189;16,193;12,197;8,197;3,197;0,193;0,189" o:connectangles="0,0,0,0,0,0,0,0,0,0,0,0,0"/>
                  </v:shape>
  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  <v:stroke dashstyle="dash"/>
                  </v:line>
                  <w10:anchorlock/>
                </v:group>
              </w:pict>
            </mc:Fallback>
          </mc:AlternateContent>
        </w:r>
      </w:ins>
    </w:p>
    <w:p w:rsidR="00485016" w:rsidRDefault="00DA2490">
      <w:pPr>
        <w:tabs>
          <w:tab w:val="left" w:pos="1057"/>
          <w:tab w:val="left" w:pos="2142"/>
        </w:tabs>
        <w:spacing w:before="101"/>
        <w:ind w:right="1015"/>
        <w:jc w:val="right"/>
        <w:rPr>
          <w:rFonts w:ascii="Times New Roman"/>
          <w:sz w:val="14"/>
        </w:rPr>
      </w:pPr>
      <w:ins w:id="1723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59680" behindDoc="1" locked="0" layoutInCell="1" allowOverlap="1">
                  <wp:simplePos x="0" y="0"/>
                  <wp:positionH relativeFrom="page">
                    <wp:posOffset>4463415</wp:posOffset>
                  </wp:positionH>
                  <wp:positionV relativeFrom="paragraph">
                    <wp:posOffset>-350520</wp:posOffset>
                  </wp:positionV>
                  <wp:extent cx="140335" cy="141605"/>
                  <wp:effectExtent l="0" t="0" r="0" b="0"/>
                  <wp:wrapNone/>
                  <wp:docPr id="179" name="docshapegroup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41605"/>
                            <a:chOff x="7029" y="-552"/>
                            <a:chExt cx="221" cy="223"/>
                          </a:xfrm>
                        </wpg:grpSpPr>
                        <wps:wsp>
                          <wps:cNvPr id="180" name="docshape269"/>
                          <wps:cNvSpPr>
                            <a:spLocks/>
                          </wps:cNvSpPr>
                          <wps:spPr bwMode="auto">
                            <a:xfrm>
                              <a:off x="7051" y="-553"/>
                              <a:ext cx="198" cy="223"/>
                            </a:xfrm>
                            <a:custGeom>
                              <a:avLst/>
                              <a:gdLst>
                                <a:gd name="T0" fmla="+- 0 7180 7052"/>
                                <a:gd name="T1" fmla="*/ T0 w 198"/>
                                <a:gd name="T2" fmla="+- 0 -531 -552"/>
                                <a:gd name="T3" fmla="*/ -531 h 223"/>
                                <a:gd name="T4" fmla="+- 0 7177 7052"/>
                                <a:gd name="T5" fmla="*/ T4 w 198"/>
                                <a:gd name="T6" fmla="+- 0 -536 -552"/>
                                <a:gd name="T7" fmla="*/ -536 h 223"/>
                                <a:gd name="T8" fmla="+- 0 7174 7052"/>
                                <a:gd name="T9" fmla="*/ T8 w 198"/>
                                <a:gd name="T10" fmla="+- 0 -537 -552"/>
                                <a:gd name="T11" fmla="*/ -537 h 223"/>
                                <a:gd name="T12" fmla="+- 0 7164 7052"/>
                                <a:gd name="T13" fmla="*/ T12 w 198"/>
                                <a:gd name="T14" fmla="+- 0 -540 -552"/>
                                <a:gd name="T15" fmla="*/ -540 h 223"/>
                                <a:gd name="T16" fmla="+- 0 7084 7052"/>
                                <a:gd name="T17" fmla="*/ T16 w 198"/>
                                <a:gd name="T18" fmla="+- 0 -549 -552"/>
                                <a:gd name="T19" fmla="*/ -549 h 223"/>
                                <a:gd name="T20" fmla="+- 0 7068 7052"/>
                                <a:gd name="T21" fmla="*/ T20 w 198"/>
                                <a:gd name="T22" fmla="+- 0 -551 -552"/>
                                <a:gd name="T23" fmla="*/ -551 h 223"/>
                                <a:gd name="T24" fmla="+- 0 7061 7052"/>
                                <a:gd name="T25" fmla="*/ T24 w 198"/>
                                <a:gd name="T26" fmla="+- 0 -552 -552"/>
                                <a:gd name="T27" fmla="*/ -552 h 223"/>
                                <a:gd name="T28" fmla="+- 0 7052 7052"/>
                                <a:gd name="T29" fmla="*/ T28 w 198"/>
                                <a:gd name="T30" fmla="+- 0 -552 -552"/>
                                <a:gd name="T31" fmla="*/ -552 h 223"/>
                                <a:gd name="T32" fmla="+- 0 7052 7052"/>
                                <a:gd name="T33" fmla="*/ T32 w 198"/>
                                <a:gd name="T34" fmla="+- 0 -448 -552"/>
                                <a:gd name="T35" fmla="*/ -448 h 223"/>
                                <a:gd name="T36" fmla="+- 0 7053 7052"/>
                                <a:gd name="T37" fmla="*/ T36 w 198"/>
                                <a:gd name="T38" fmla="+- 0 -448 -552"/>
                                <a:gd name="T39" fmla="*/ -448 h 223"/>
                                <a:gd name="T40" fmla="+- 0 7053 7052"/>
                                <a:gd name="T41" fmla="*/ T40 w 198"/>
                                <a:gd name="T42" fmla="+- 0 -450 -552"/>
                                <a:gd name="T43" fmla="*/ -450 h 223"/>
                                <a:gd name="T44" fmla="+- 0 7052 7052"/>
                                <a:gd name="T45" fmla="*/ T44 w 198"/>
                                <a:gd name="T46" fmla="+- 0 -455 -552"/>
                                <a:gd name="T47" fmla="*/ -455 h 223"/>
                                <a:gd name="T48" fmla="+- 0 7053 7052"/>
                                <a:gd name="T49" fmla="*/ T48 w 198"/>
                                <a:gd name="T50" fmla="+- 0 -460 -552"/>
                                <a:gd name="T51" fmla="*/ -460 h 223"/>
                                <a:gd name="T52" fmla="+- 0 7052 7052"/>
                                <a:gd name="T53" fmla="*/ T52 w 198"/>
                                <a:gd name="T54" fmla="+- 0 -466 -552"/>
                                <a:gd name="T55" fmla="*/ -466 h 223"/>
                                <a:gd name="T56" fmla="+- 0 7054 7052"/>
                                <a:gd name="T57" fmla="*/ T56 w 198"/>
                                <a:gd name="T58" fmla="+- 0 -476 -552"/>
                                <a:gd name="T59" fmla="*/ -476 h 223"/>
                                <a:gd name="T60" fmla="+- 0 7061 7052"/>
                                <a:gd name="T61" fmla="*/ T60 w 198"/>
                                <a:gd name="T62" fmla="+- 0 -493 -552"/>
                                <a:gd name="T63" fmla="*/ -493 h 223"/>
                                <a:gd name="T64" fmla="+- 0 7063 7052"/>
                                <a:gd name="T65" fmla="*/ T64 w 198"/>
                                <a:gd name="T66" fmla="+- 0 -495 -552"/>
                                <a:gd name="T67" fmla="*/ -495 h 223"/>
                                <a:gd name="T68" fmla="+- 0 7080 7052"/>
                                <a:gd name="T69" fmla="*/ T68 w 198"/>
                                <a:gd name="T70" fmla="+- 0 -503 -552"/>
                                <a:gd name="T71" fmla="*/ -503 h 223"/>
                                <a:gd name="T72" fmla="+- 0 7099 7052"/>
                                <a:gd name="T73" fmla="*/ T72 w 198"/>
                                <a:gd name="T74" fmla="+- 0 -509 -552"/>
                                <a:gd name="T75" fmla="*/ -509 h 223"/>
                                <a:gd name="T76" fmla="+- 0 7124 7052"/>
                                <a:gd name="T77" fmla="*/ T76 w 198"/>
                                <a:gd name="T78" fmla="+- 0 -517 -552"/>
                                <a:gd name="T79" fmla="*/ -517 h 223"/>
                                <a:gd name="T80" fmla="+- 0 7161 7052"/>
                                <a:gd name="T81" fmla="*/ T80 w 198"/>
                                <a:gd name="T82" fmla="+- 0 -524 -552"/>
                                <a:gd name="T83" fmla="*/ -524 h 223"/>
                                <a:gd name="T84" fmla="+- 0 7174 7052"/>
                                <a:gd name="T85" fmla="*/ T84 w 198"/>
                                <a:gd name="T86" fmla="+- 0 -527 -552"/>
                                <a:gd name="T87" fmla="*/ -527 h 223"/>
                                <a:gd name="T88" fmla="+- 0 7179 7052"/>
                                <a:gd name="T89" fmla="*/ T88 w 198"/>
                                <a:gd name="T90" fmla="+- 0 -529 -552"/>
                                <a:gd name="T91" fmla="*/ -529 h 223"/>
                                <a:gd name="T92" fmla="+- 0 7180 7052"/>
                                <a:gd name="T93" fmla="*/ T92 w 198"/>
                                <a:gd name="T94" fmla="+- 0 -531 -552"/>
                                <a:gd name="T95" fmla="*/ -531 h 223"/>
                                <a:gd name="T96" fmla="+- 0 7249 7052"/>
                                <a:gd name="T97" fmla="*/ T96 w 198"/>
                                <a:gd name="T98" fmla="+- 0 -443 -552"/>
                                <a:gd name="T99" fmla="*/ -443 h 223"/>
                                <a:gd name="T100" fmla="+- 0 7247 7052"/>
                                <a:gd name="T101" fmla="*/ T100 w 198"/>
                                <a:gd name="T102" fmla="+- 0 -449 -552"/>
                                <a:gd name="T103" fmla="*/ -449 h 223"/>
                                <a:gd name="T104" fmla="+- 0 7245 7052"/>
                                <a:gd name="T105" fmla="*/ T104 w 198"/>
                                <a:gd name="T106" fmla="+- 0 -452 -552"/>
                                <a:gd name="T107" fmla="*/ -452 h 223"/>
                                <a:gd name="T108" fmla="+- 0 7235 7052"/>
                                <a:gd name="T109" fmla="*/ T108 w 198"/>
                                <a:gd name="T110" fmla="+- 0 -464 -552"/>
                                <a:gd name="T111" fmla="*/ -464 h 223"/>
                                <a:gd name="T112" fmla="+- 0 7228 7052"/>
                                <a:gd name="T113" fmla="*/ T112 w 198"/>
                                <a:gd name="T114" fmla="+- 0 -472 -552"/>
                                <a:gd name="T115" fmla="*/ -472 h 223"/>
                                <a:gd name="T116" fmla="+- 0 7221 7052"/>
                                <a:gd name="T117" fmla="*/ T116 w 198"/>
                                <a:gd name="T118" fmla="+- 0 -479 -552"/>
                                <a:gd name="T119" fmla="*/ -479 h 223"/>
                                <a:gd name="T120" fmla="+- 0 7214 7052"/>
                                <a:gd name="T121" fmla="*/ T120 w 198"/>
                                <a:gd name="T122" fmla="+- 0 -484 -552"/>
                                <a:gd name="T123" fmla="*/ -484 h 223"/>
                                <a:gd name="T124" fmla="+- 0 7203 7052"/>
                                <a:gd name="T125" fmla="*/ T124 w 198"/>
                                <a:gd name="T126" fmla="+- 0 -497 -552"/>
                                <a:gd name="T127" fmla="*/ -497 h 223"/>
                                <a:gd name="T128" fmla="+- 0 7198 7052"/>
                                <a:gd name="T129" fmla="*/ T128 w 198"/>
                                <a:gd name="T130" fmla="+- 0 -506 -552"/>
                                <a:gd name="T131" fmla="*/ -506 h 223"/>
                                <a:gd name="T132" fmla="+- 0 7195 7052"/>
                                <a:gd name="T133" fmla="*/ T132 w 198"/>
                                <a:gd name="T134" fmla="+- 0 -526 -552"/>
                                <a:gd name="T135" fmla="*/ -526 h 223"/>
                                <a:gd name="T136" fmla="+- 0 7195 7052"/>
                                <a:gd name="T137" fmla="*/ T136 w 198"/>
                                <a:gd name="T138" fmla="+- 0 -526 -552"/>
                                <a:gd name="T139" fmla="*/ -526 h 223"/>
                                <a:gd name="T140" fmla="+- 0 7195 7052"/>
                                <a:gd name="T141" fmla="*/ T140 w 198"/>
                                <a:gd name="T142" fmla="+- 0 -330 -552"/>
                                <a:gd name="T143" fmla="*/ -330 h 223"/>
                                <a:gd name="T144" fmla="+- 0 7195 7052"/>
                                <a:gd name="T145" fmla="*/ T144 w 198"/>
                                <a:gd name="T146" fmla="+- 0 -330 -552"/>
                                <a:gd name="T147" fmla="*/ -330 h 223"/>
                                <a:gd name="T148" fmla="+- 0 7203 7052"/>
                                <a:gd name="T149" fmla="*/ T148 w 198"/>
                                <a:gd name="T150" fmla="+- 0 -376 -552"/>
                                <a:gd name="T151" fmla="*/ -376 h 223"/>
                                <a:gd name="T152" fmla="+- 0 7227 7052"/>
                                <a:gd name="T153" fmla="*/ T152 w 198"/>
                                <a:gd name="T154" fmla="+- 0 -412 -552"/>
                                <a:gd name="T155" fmla="*/ -412 h 223"/>
                                <a:gd name="T156" fmla="+- 0 7232 7052"/>
                                <a:gd name="T157" fmla="*/ T156 w 198"/>
                                <a:gd name="T158" fmla="+- 0 -416 -552"/>
                                <a:gd name="T159" fmla="*/ -416 h 223"/>
                                <a:gd name="T160" fmla="+- 0 7243 7052"/>
                                <a:gd name="T161" fmla="*/ T160 w 198"/>
                                <a:gd name="T162" fmla="+- 0 -425 -552"/>
                                <a:gd name="T163" fmla="*/ -425 h 223"/>
                                <a:gd name="T164" fmla="+- 0 7245 7052"/>
                                <a:gd name="T165" fmla="*/ T164 w 198"/>
                                <a:gd name="T166" fmla="+- 0 -427 -552"/>
                                <a:gd name="T167" fmla="*/ -427 h 223"/>
                                <a:gd name="T168" fmla="+- 0 7247 7052"/>
                                <a:gd name="T169" fmla="*/ T168 w 198"/>
                                <a:gd name="T170" fmla="+- 0 -432 -552"/>
                                <a:gd name="T171" fmla="*/ -432 h 223"/>
                                <a:gd name="T172" fmla="+- 0 7249 7052"/>
                                <a:gd name="T173" fmla="*/ T172 w 198"/>
                                <a:gd name="T174" fmla="+- 0 -443 -552"/>
                                <a:gd name="T175" fmla="*/ -443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198" h="223">
                                  <a:moveTo>
                                    <a:pt x="128" y="21"/>
                                  </a:moveTo>
                                  <a:lnTo>
                                    <a:pt x="125" y="16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12" y="12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1" y="102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9" y="59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27" y="23"/>
                                  </a:lnTo>
                                  <a:lnTo>
                                    <a:pt x="128" y="21"/>
                                  </a:lnTo>
                                  <a:close/>
                                  <a:moveTo>
                                    <a:pt x="197" y="109"/>
                                  </a:moveTo>
                                  <a:lnTo>
                                    <a:pt x="195" y="103"/>
                                  </a:lnTo>
                                  <a:lnTo>
                                    <a:pt x="193" y="100"/>
                                  </a:lnTo>
                                  <a:lnTo>
                                    <a:pt x="183" y="88"/>
                                  </a:lnTo>
                                  <a:lnTo>
                                    <a:pt x="176" y="80"/>
                                  </a:lnTo>
                                  <a:lnTo>
                                    <a:pt x="169" y="73"/>
                                  </a:lnTo>
                                  <a:lnTo>
                                    <a:pt x="162" y="68"/>
                                  </a:lnTo>
                                  <a:lnTo>
                                    <a:pt x="151" y="55"/>
                                  </a:lnTo>
                                  <a:lnTo>
                                    <a:pt x="146" y="46"/>
                                  </a:lnTo>
                                  <a:lnTo>
                                    <a:pt x="143" y="26"/>
                                  </a:lnTo>
                                  <a:lnTo>
                                    <a:pt x="143" y="222"/>
                                  </a:lnTo>
                                  <a:lnTo>
                                    <a:pt x="151" y="176"/>
                                  </a:lnTo>
                                  <a:lnTo>
                                    <a:pt x="175" y="140"/>
                                  </a:lnTo>
                                  <a:lnTo>
                                    <a:pt x="180" y="136"/>
                                  </a:lnTo>
                                  <a:lnTo>
                                    <a:pt x="191" y="127"/>
                                  </a:lnTo>
                                  <a:lnTo>
                                    <a:pt x="193" y="125"/>
                                  </a:lnTo>
                                  <a:lnTo>
                                    <a:pt x="195" y="120"/>
                                  </a:lnTo>
                                  <a:lnTo>
                                    <a:pt x="19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docshape270"/>
                          <wps:cNvSpPr>
                            <a:spLocks/>
                          </wps:cNvSpPr>
                          <wps:spPr bwMode="auto">
                            <a:xfrm>
                              <a:off x="7051" y="-550"/>
                              <a:ext cx="143" cy="18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368 -550"/>
                                <a:gd name="T3" fmla="*/ -368 h 182"/>
                                <a:gd name="T4" fmla="+- 0 7195 7052"/>
                                <a:gd name="T5" fmla="*/ T4 w 143"/>
                                <a:gd name="T6" fmla="+- 0 -501 -550"/>
                                <a:gd name="T7" fmla="*/ -501 h 182"/>
                                <a:gd name="T8" fmla="+- 0 7052 7052"/>
                                <a:gd name="T9" fmla="*/ T8 w 143"/>
                                <a:gd name="T10" fmla="+- 0 -491 -550"/>
                                <a:gd name="T11" fmla="*/ -491 h 182"/>
                                <a:gd name="T12" fmla="+- 0 7052 7052"/>
                                <a:gd name="T13" fmla="*/ T12 w 143"/>
                                <a:gd name="T14" fmla="+- 0 -550 -550"/>
                                <a:gd name="T15" fmla="*/ -550 h 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82">
                                  <a:moveTo>
                                    <a:pt x="143" y="182"/>
                                  </a:moveTo>
                                  <a:lnTo>
                                    <a:pt x="143" y="49"/>
                                  </a:lnTo>
                                  <a:moveTo>
                                    <a:pt x="0" y="5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docshape271"/>
                          <wps:cNvSpPr>
                            <a:spLocks/>
                          </wps:cNvSpPr>
                          <wps:spPr bwMode="auto">
                            <a:xfrm>
                              <a:off x="7051" y="-541"/>
                              <a:ext cx="143" cy="122"/>
                            </a:xfrm>
                            <a:custGeom>
                              <a:avLst/>
                              <a:gdLst>
                                <a:gd name="T0" fmla="+- 0 7195 7052"/>
                                <a:gd name="T1" fmla="*/ T0 w 143"/>
                                <a:gd name="T2" fmla="+- 0 -420 -541"/>
                                <a:gd name="T3" fmla="*/ -420 h 122"/>
                                <a:gd name="T4" fmla="+- 0 7195 7052"/>
                                <a:gd name="T5" fmla="*/ T4 w 143"/>
                                <a:gd name="T6" fmla="+- 0 -464 -541"/>
                                <a:gd name="T7" fmla="*/ -464 h 122"/>
                                <a:gd name="T8" fmla="+- 0 7052 7052"/>
                                <a:gd name="T9" fmla="*/ T8 w 143"/>
                                <a:gd name="T10" fmla="+- 0 -522 -541"/>
                                <a:gd name="T11" fmla="*/ -522 h 122"/>
                                <a:gd name="T12" fmla="+- 0 7052 7052"/>
                                <a:gd name="T13" fmla="*/ T12 w 143"/>
                                <a:gd name="T14" fmla="+- 0 -541 -541"/>
                                <a:gd name="T15" fmla="*/ -541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122">
                                  <a:moveTo>
                                    <a:pt x="143" y="121"/>
                                  </a:moveTo>
                                  <a:lnTo>
                                    <a:pt x="143" y="77"/>
                                  </a:lnTo>
                                  <a:moveTo>
                                    <a:pt x="0" y="1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docshape272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docshape273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docshape274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docshape275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docshape276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99 7186"/>
                                <a:gd name="T1" fmla="*/ T0 w 17"/>
                                <a:gd name="T2" fmla="+- 0 -447 -447"/>
                                <a:gd name="T3" fmla="*/ -447 h 17"/>
                                <a:gd name="T4" fmla="+- 0 7190 7186"/>
                                <a:gd name="T5" fmla="*/ T4 w 17"/>
                                <a:gd name="T6" fmla="+- 0 -447 -447"/>
                                <a:gd name="T7" fmla="*/ -447 h 17"/>
                                <a:gd name="T8" fmla="+- 0 7186 7186"/>
                                <a:gd name="T9" fmla="*/ T8 w 17"/>
                                <a:gd name="T10" fmla="+- 0 -443 -447"/>
                                <a:gd name="T11" fmla="*/ -443 h 17"/>
                                <a:gd name="T12" fmla="+- 0 7186 7186"/>
                                <a:gd name="T13" fmla="*/ T12 w 17"/>
                                <a:gd name="T14" fmla="+- 0 -439 -447"/>
                                <a:gd name="T15" fmla="*/ -439 h 17"/>
                                <a:gd name="T16" fmla="+- 0 7186 7186"/>
                                <a:gd name="T17" fmla="*/ T16 w 17"/>
                                <a:gd name="T18" fmla="+- 0 -434 -447"/>
                                <a:gd name="T19" fmla="*/ -434 h 17"/>
                                <a:gd name="T20" fmla="+- 0 7190 7186"/>
                                <a:gd name="T21" fmla="*/ T20 w 17"/>
                                <a:gd name="T22" fmla="+- 0 -430 -447"/>
                                <a:gd name="T23" fmla="*/ -430 h 17"/>
                                <a:gd name="T24" fmla="+- 0 7199 7186"/>
                                <a:gd name="T25" fmla="*/ T24 w 17"/>
                                <a:gd name="T26" fmla="+- 0 -430 -447"/>
                                <a:gd name="T27" fmla="*/ -430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203 7186"/>
                                <a:gd name="T33" fmla="*/ T32 w 17"/>
                                <a:gd name="T34" fmla="+- 0 -443 -447"/>
                                <a:gd name="T35" fmla="*/ -443 h 17"/>
                                <a:gd name="T36" fmla="+- 0 7199 7186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docshape277"/>
                          <wps:cNvSpPr>
                            <a:spLocks/>
                          </wps:cNvSpPr>
                          <wps:spPr bwMode="auto">
                            <a:xfrm>
                              <a:off x="7186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186 7186"/>
                                <a:gd name="T1" fmla="*/ T0 w 17"/>
                                <a:gd name="T2" fmla="+- 0 -439 -447"/>
                                <a:gd name="T3" fmla="*/ -439 h 17"/>
                                <a:gd name="T4" fmla="+- 0 7186 7186"/>
                                <a:gd name="T5" fmla="*/ T4 w 17"/>
                                <a:gd name="T6" fmla="+- 0 -443 -447"/>
                                <a:gd name="T7" fmla="*/ -443 h 17"/>
                                <a:gd name="T8" fmla="+- 0 7190 7186"/>
                                <a:gd name="T9" fmla="*/ T8 w 17"/>
                                <a:gd name="T10" fmla="+- 0 -447 -447"/>
                                <a:gd name="T11" fmla="*/ -447 h 17"/>
                                <a:gd name="T12" fmla="+- 0 7195 7186"/>
                                <a:gd name="T13" fmla="*/ T12 w 17"/>
                                <a:gd name="T14" fmla="+- 0 -447 -447"/>
                                <a:gd name="T15" fmla="*/ -447 h 17"/>
                                <a:gd name="T16" fmla="+- 0 7199 7186"/>
                                <a:gd name="T17" fmla="*/ T16 w 17"/>
                                <a:gd name="T18" fmla="+- 0 -447 -447"/>
                                <a:gd name="T19" fmla="*/ -447 h 17"/>
                                <a:gd name="T20" fmla="+- 0 7203 7186"/>
                                <a:gd name="T21" fmla="*/ T20 w 17"/>
                                <a:gd name="T22" fmla="+- 0 -443 -447"/>
                                <a:gd name="T23" fmla="*/ -443 h 17"/>
                                <a:gd name="T24" fmla="+- 0 7203 7186"/>
                                <a:gd name="T25" fmla="*/ T24 w 17"/>
                                <a:gd name="T26" fmla="+- 0 -439 -447"/>
                                <a:gd name="T27" fmla="*/ -439 h 17"/>
                                <a:gd name="T28" fmla="+- 0 7203 7186"/>
                                <a:gd name="T29" fmla="*/ T28 w 17"/>
                                <a:gd name="T30" fmla="+- 0 -434 -447"/>
                                <a:gd name="T31" fmla="*/ -434 h 17"/>
                                <a:gd name="T32" fmla="+- 0 7199 7186"/>
                                <a:gd name="T33" fmla="*/ T32 w 17"/>
                                <a:gd name="T34" fmla="+- 0 -430 -447"/>
                                <a:gd name="T35" fmla="*/ -430 h 17"/>
                                <a:gd name="T36" fmla="+- 0 7195 7186"/>
                                <a:gd name="T37" fmla="*/ T36 w 17"/>
                                <a:gd name="T38" fmla="+- 0 -430 -447"/>
                                <a:gd name="T39" fmla="*/ -430 h 17"/>
                                <a:gd name="T40" fmla="+- 0 7190 7186"/>
                                <a:gd name="T41" fmla="*/ T40 w 17"/>
                                <a:gd name="T42" fmla="+- 0 -430 -447"/>
                                <a:gd name="T43" fmla="*/ -430 h 17"/>
                                <a:gd name="T44" fmla="+- 0 7186 7186"/>
                                <a:gd name="T45" fmla="*/ T44 w 17"/>
                                <a:gd name="T46" fmla="+- 0 -434 -447"/>
                                <a:gd name="T47" fmla="*/ -434 h 17"/>
                                <a:gd name="T48" fmla="+- 0 7186 7186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docshape278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56 7044"/>
                                <a:gd name="T1" fmla="*/ T0 w 17"/>
                                <a:gd name="T2" fmla="+- 0 -537 -537"/>
                                <a:gd name="T3" fmla="*/ -537 h 17"/>
                                <a:gd name="T4" fmla="+- 0 7047 7044"/>
                                <a:gd name="T5" fmla="*/ T4 w 17"/>
                                <a:gd name="T6" fmla="+- 0 -537 -537"/>
                                <a:gd name="T7" fmla="*/ -537 h 17"/>
                                <a:gd name="T8" fmla="+- 0 7044 7044"/>
                                <a:gd name="T9" fmla="*/ T8 w 17"/>
                                <a:gd name="T10" fmla="+- 0 -533 -537"/>
                                <a:gd name="T11" fmla="*/ -533 h 17"/>
                                <a:gd name="T12" fmla="+- 0 7044 7044"/>
                                <a:gd name="T13" fmla="*/ T12 w 17"/>
                                <a:gd name="T14" fmla="+- 0 -529 -537"/>
                                <a:gd name="T15" fmla="*/ -529 h 17"/>
                                <a:gd name="T16" fmla="+- 0 7044 7044"/>
                                <a:gd name="T17" fmla="*/ T16 w 17"/>
                                <a:gd name="T18" fmla="+- 0 -524 -537"/>
                                <a:gd name="T19" fmla="*/ -524 h 17"/>
                                <a:gd name="T20" fmla="+- 0 7047 7044"/>
                                <a:gd name="T21" fmla="*/ T20 w 17"/>
                                <a:gd name="T22" fmla="+- 0 -520 -537"/>
                                <a:gd name="T23" fmla="*/ -520 h 17"/>
                                <a:gd name="T24" fmla="+- 0 7056 7044"/>
                                <a:gd name="T25" fmla="*/ T24 w 17"/>
                                <a:gd name="T26" fmla="+- 0 -520 -537"/>
                                <a:gd name="T27" fmla="*/ -520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60 7044"/>
                                <a:gd name="T33" fmla="*/ T32 w 17"/>
                                <a:gd name="T34" fmla="+- 0 -533 -537"/>
                                <a:gd name="T35" fmla="*/ -533 h 17"/>
                                <a:gd name="T36" fmla="+- 0 7056 7044"/>
                                <a:gd name="T37" fmla="*/ T36 w 17"/>
                                <a:gd name="T38" fmla="+- 0 -537 -537"/>
                                <a:gd name="T39" fmla="*/ -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docshape279"/>
                          <wps:cNvSpPr>
                            <a:spLocks/>
                          </wps:cNvSpPr>
                          <wps:spPr bwMode="auto">
                            <a:xfrm>
                              <a:off x="7043" y="-537"/>
                              <a:ext cx="17" cy="17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17"/>
                                <a:gd name="T2" fmla="+- 0 -529 -537"/>
                                <a:gd name="T3" fmla="*/ -529 h 17"/>
                                <a:gd name="T4" fmla="+- 0 7044 7044"/>
                                <a:gd name="T5" fmla="*/ T4 w 17"/>
                                <a:gd name="T6" fmla="+- 0 -533 -537"/>
                                <a:gd name="T7" fmla="*/ -533 h 17"/>
                                <a:gd name="T8" fmla="+- 0 7047 7044"/>
                                <a:gd name="T9" fmla="*/ T8 w 17"/>
                                <a:gd name="T10" fmla="+- 0 -537 -537"/>
                                <a:gd name="T11" fmla="*/ -537 h 17"/>
                                <a:gd name="T12" fmla="+- 0 7052 7044"/>
                                <a:gd name="T13" fmla="*/ T12 w 17"/>
                                <a:gd name="T14" fmla="+- 0 -537 -537"/>
                                <a:gd name="T15" fmla="*/ -537 h 17"/>
                                <a:gd name="T16" fmla="+- 0 7056 7044"/>
                                <a:gd name="T17" fmla="*/ T16 w 17"/>
                                <a:gd name="T18" fmla="+- 0 -537 -537"/>
                                <a:gd name="T19" fmla="*/ -537 h 17"/>
                                <a:gd name="T20" fmla="+- 0 7060 7044"/>
                                <a:gd name="T21" fmla="*/ T20 w 17"/>
                                <a:gd name="T22" fmla="+- 0 -533 -537"/>
                                <a:gd name="T23" fmla="*/ -533 h 17"/>
                                <a:gd name="T24" fmla="+- 0 7060 7044"/>
                                <a:gd name="T25" fmla="*/ T24 w 17"/>
                                <a:gd name="T26" fmla="+- 0 -529 -537"/>
                                <a:gd name="T27" fmla="*/ -529 h 17"/>
                                <a:gd name="T28" fmla="+- 0 7060 7044"/>
                                <a:gd name="T29" fmla="*/ T28 w 17"/>
                                <a:gd name="T30" fmla="+- 0 -524 -537"/>
                                <a:gd name="T31" fmla="*/ -524 h 17"/>
                                <a:gd name="T32" fmla="+- 0 7056 7044"/>
                                <a:gd name="T33" fmla="*/ T32 w 17"/>
                                <a:gd name="T34" fmla="+- 0 -520 -537"/>
                                <a:gd name="T35" fmla="*/ -520 h 17"/>
                                <a:gd name="T36" fmla="+- 0 7052 7044"/>
                                <a:gd name="T37" fmla="*/ T36 w 17"/>
                                <a:gd name="T38" fmla="+- 0 -520 -537"/>
                                <a:gd name="T39" fmla="*/ -520 h 17"/>
                                <a:gd name="T40" fmla="+- 0 7047 7044"/>
                                <a:gd name="T41" fmla="*/ T40 w 17"/>
                                <a:gd name="T42" fmla="+- 0 -520 -537"/>
                                <a:gd name="T43" fmla="*/ -520 h 17"/>
                                <a:gd name="T44" fmla="+- 0 7044 7044"/>
                                <a:gd name="T45" fmla="*/ T44 w 17"/>
                                <a:gd name="T46" fmla="+- 0 -524 -537"/>
                                <a:gd name="T47" fmla="*/ -524 h 17"/>
                                <a:gd name="T48" fmla="+- 0 7044 7044"/>
                                <a:gd name="T49" fmla="*/ T48 w 17"/>
                                <a:gd name="T50" fmla="+- 0 -529 -537"/>
                                <a:gd name="T51" fmla="*/ -52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631EB92" id="docshapegroup268" o:spid="_x0000_s1026" style="position:absolute;margin-left:351.45pt;margin-top:-27.6pt;width:11.05pt;height:11.15pt;z-index:-17356800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  <v:fill opacity="32896f"/>
  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  </v:shape>
  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  <v:path arrowok="t" o:connecttype="custom" o:connectlocs="143,-368;143,-501;0,-491;0,-550" o:connectangles="0,0,0,0"/>
                  </v:shape>
  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  <v:path arrowok="t" o:connecttype="custom" o:connectlocs="143,-420;143,-464;0,-522;0,-541" o:connectangles="0,0,0,0"/>
                  </v:shape>
  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  <v:path arrowok="t" o:connecttype="custom" o:connectlocs="0,-439;0,-443;4,-447;9,-447;13,-447;17,-443;17,-439;17,-434;13,-430;9,-430;4,-430;0,-434;0,-439" o:connectangles="0,0,0,0,0,0,0,0,0,0,0,0,0"/>
                  </v:shape>
  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  <v:fill opacity="32896f"/>
                    <v:path arrowok="t" o:connecttype="custom" o:connectlocs="12,-537;3,-537;0,-533;0,-529;0,-524;3,-520;12,-520;16,-524;16,-533;12,-537" o:connectangles="0,0,0,0,0,0,0,0,0,0"/>
                  </v:shape>
  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  <v:path arrowok="t" o:connecttype="custom" o:connectlocs="0,-529;0,-533;3,-537;8,-537;12,-537;16,-533;16,-529;16,-524;12,-520;8,-520;3,-520;0,-524;0,-529" o:connectangles="0,0,0,0,0,0,0,0,0,0,0,0,0"/>
                  </v:shape>
                  <w10:wrap anchorx="page"/>
                </v:group>
              </w:pict>
            </mc:Fallback>
          </mc:AlternateContent>
        </w:r>
      </w:ins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4735195</wp:posOffset>
                </wp:positionH>
                <wp:positionV relativeFrom="paragraph">
                  <wp:posOffset>204470</wp:posOffset>
                </wp:positionV>
                <wp:extent cx="153670" cy="107315"/>
                <wp:effectExtent l="0" t="0" r="0" b="0"/>
                <wp:wrapNone/>
                <wp:docPr id="167" name="docshapegroup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107315"/>
                          <a:chOff x="7457" y="322"/>
                          <a:chExt cx="242" cy="169"/>
                        </a:xfrm>
                      </wpg:grpSpPr>
                      <wps:wsp>
                        <wps:cNvPr id="168" name="docshape281"/>
                        <wps:cNvSpPr>
                          <a:spLocks/>
                        </wps:cNvSpPr>
                        <wps:spPr bwMode="auto">
                          <a:xfrm>
                            <a:off x="7480" y="321"/>
                            <a:ext cx="219" cy="169"/>
                          </a:xfrm>
                          <a:custGeom>
                            <a:avLst/>
                            <a:gdLst>
                              <a:gd name="T0" fmla="+- 0 7556 7480"/>
                              <a:gd name="T1" fmla="*/ T0 w 219"/>
                              <a:gd name="T2" fmla="+- 0 396 322"/>
                              <a:gd name="T3" fmla="*/ 396 h 169"/>
                              <a:gd name="T4" fmla="+- 0 7554 7480"/>
                              <a:gd name="T5" fmla="*/ T4 w 219"/>
                              <a:gd name="T6" fmla="+- 0 393 322"/>
                              <a:gd name="T7" fmla="*/ 393 h 169"/>
                              <a:gd name="T8" fmla="+- 0 7551 7480"/>
                              <a:gd name="T9" fmla="*/ T8 w 219"/>
                              <a:gd name="T10" fmla="+- 0 389 322"/>
                              <a:gd name="T11" fmla="*/ 389 h 169"/>
                              <a:gd name="T12" fmla="+- 0 7549 7480"/>
                              <a:gd name="T13" fmla="*/ T12 w 219"/>
                              <a:gd name="T14" fmla="+- 0 387 322"/>
                              <a:gd name="T15" fmla="*/ 387 h 169"/>
                              <a:gd name="T16" fmla="+- 0 7544 7480"/>
                              <a:gd name="T17" fmla="*/ T16 w 219"/>
                              <a:gd name="T18" fmla="+- 0 382 322"/>
                              <a:gd name="T19" fmla="*/ 382 h 169"/>
                              <a:gd name="T20" fmla="+- 0 7534 7480"/>
                              <a:gd name="T21" fmla="*/ T20 w 219"/>
                              <a:gd name="T22" fmla="+- 0 378 322"/>
                              <a:gd name="T23" fmla="*/ 378 h 169"/>
                              <a:gd name="T24" fmla="+- 0 7516 7480"/>
                              <a:gd name="T25" fmla="*/ T24 w 219"/>
                              <a:gd name="T26" fmla="+- 0 372 322"/>
                              <a:gd name="T27" fmla="*/ 372 h 169"/>
                              <a:gd name="T28" fmla="+- 0 7505 7480"/>
                              <a:gd name="T29" fmla="*/ T28 w 219"/>
                              <a:gd name="T30" fmla="+- 0 368 322"/>
                              <a:gd name="T31" fmla="*/ 368 h 169"/>
                              <a:gd name="T32" fmla="+- 0 7495 7480"/>
                              <a:gd name="T33" fmla="*/ T32 w 219"/>
                              <a:gd name="T34" fmla="+- 0 362 322"/>
                              <a:gd name="T35" fmla="*/ 362 h 169"/>
                              <a:gd name="T36" fmla="+- 0 7492 7480"/>
                              <a:gd name="T37" fmla="*/ T36 w 219"/>
                              <a:gd name="T38" fmla="+- 0 360 322"/>
                              <a:gd name="T39" fmla="*/ 360 h 169"/>
                              <a:gd name="T40" fmla="+- 0 7488 7480"/>
                              <a:gd name="T41" fmla="*/ T40 w 219"/>
                              <a:gd name="T42" fmla="+- 0 356 322"/>
                              <a:gd name="T43" fmla="*/ 356 h 169"/>
                              <a:gd name="T44" fmla="+- 0 7485 7480"/>
                              <a:gd name="T45" fmla="*/ T44 w 219"/>
                              <a:gd name="T46" fmla="+- 0 353 322"/>
                              <a:gd name="T47" fmla="*/ 353 h 169"/>
                              <a:gd name="T48" fmla="+- 0 7483 7480"/>
                              <a:gd name="T49" fmla="*/ T48 w 219"/>
                              <a:gd name="T50" fmla="+- 0 350 322"/>
                              <a:gd name="T51" fmla="*/ 350 h 169"/>
                              <a:gd name="T52" fmla="+- 0 7482 7480"/>
                              <a:gd name="T53" fmla="*/ T52 w 219"/>
                              <a:gd name="T54" fmla="+- 0 345 322"/>
                              <a:gd name="T55" fmla="*/ 345 h 169"/>
                              <a:gd name="T56" fmla="+- 0 7480 7480"/>
                              <a:gd name="T57" fmla="*/ T56 w 219"/>
                              <a:gd name="T58" fmla="+- 0 471 322"/>
                              <a:gd name="T59" fmla="*/ 471 h 169"/>
                              <a:gd name="T60" fmla="+- 0 7482 7480"/>
                              <a:gd name="T61" fmla="*/ T60 w 219"/>
                              <a:gd name="T62" fmla="+- 0 465 322"/>
                              <a:gd name="T63" fmla="*/ 465 h 169"/>
                              <a:gd name="T64" fmla="+- 0 7487 7480"/>
                              <a:gd name="T65" fmla="*/ T64 w 219"/>
                              <a:gd name="T66" fmla="+- 0 455 322"/>
                              <a:gd name="T67" fmla="*/ 455 h 169"/>
                              <a:gd name="T68" fmla="+- 0 7488 7480"/>
                              <a:gd name="T69" fmla="*/ T68 w 219"/>
                              <a:gd name="T70" fmla="+- 0 451 322"/>
                              <a:gd name="T71" fmla="*/ 451 h 169"/>
                              <a:gd name="T72" fmla="+- 0 7490 7480"/>
                              <a:gd name="T73" fmla="*/ T72 w 219"/>
                              <a:gd name="T74" fmla="+- 0 447 322"/>
                              <a:gd name="T75" fmla="*/ 447 h 169"/>
                              <a:gd name="T76" fmla="+- 0 7493 7480"/>
                              <a:gd name="T77" fmla="*/ T76 w 219"/>
                              <a:gd name="T78" fmla="+- 0 441 322"/>
                              <a:gd name="T79" fmla="*/ 441 h 169"/>
                              <a:gd name="T80" fmla="+- 0 7497 7480"/>
                              <a:gd name="T81" fmla="*/ T80 w 219"/>
                              <a:gd name="T82" fmla="+- 0 437 322"/>
                              <a:gd name="T83" fmla="*/ 437 h 169"/>
                              <a:gd name="T84" fmla="+- 0 7503 7480"/>
                              <a:gd name="T85" fmla="*/ T84 w 219"/>
                              <a:gd name="T86" fmla="+- 0 434 322"/>
                              <a:gd name="T87" fmla="*/ 434 h 169"/>
                              <a:gd name="T88" fmla="+- 0 7518 7480"/>
                              <a:gd name="T89" fmla="*/ T88 w 219"/>
                              <a:gd name="T90" fmla="+- 0 426 322"/>
                              <a:gd name="T91" fmla="*/ 426 h 169"/>
                              <a:gd name="T92" fmla="+- 0 7522 7480"/>
                              <a:gd name="T93" fmla="*/ T92 w 219"/>
                              <a:gd name="T94" fmla="+- 0 424 322"/>
                              <a:gd name="T95" fmla="*/ 424 h 169"/>
                              <a:gd name="T96" fmla="+- 0 7525 7480"/>
                              <a:gd name="T97" fmla="*/ T96 w 219"/>
                              <a:gd name="T98" fmla="+- 0 422 322"/>
                              <a:gd name="T99" fmla="*/ 422 h 169"/>
                              <a:gd name="T100" fmla="+- 0 7530 7480"/>
                              <a:gd name="T101" fmla="*/ T100 w 219"/>
                              <a:gd name="T102" fmla="+- 0 420 322"/>
                              <a:gd name="T103" fmla="*/ 420 h 169"/>
                              <a:gd name="T104" fmla="+- 0 7537 7480"/>
                              <a:gd name="T105" fmla="*/ T104 w 219"/>
                              <a:gd name="T106" fmla="+- 0 417 322"/>
                              <a:gd name="T107" fmla="*/ 417 h 169"/>
                              <a:gd name="T108" fmla="+- 0 7541 7480"/>
                              <a:gd name="T109" fmla="*/ T108 w 219"/>
                              <a:gd name="T110" fmla="+- 0 415 322"/>
                              <a:gd name="T111" fmla="*/ 415 h 169"/>
                              <a:gd name="T112" fmla="+- 0 7550 7480"/>
                              <a:gd name="T113" fmla="*/ T112 w 219"/>
                              <a:gd name="T114" fmla="+- 0 410 322"/>
                              <a:gd name="T115" fmla="*/ 410 h 169"/>
                              <a:gd name="T116" fmla="+- 0 7552 7480"/>
                              <a:gd name="T117" fmla="*/ T116 w 219"/>
                              <a:gd name="T118" fmla="+- 0 407 322"/>
                              <a:gd name="T119" fmla="*/ 407 h 169"/>
                              <a:gd name="T120" fmla="+- 0 7555 7480"/>
                              <a:gd name="T121" fmla="*/ T120 w 219"/>
                              <a:gd name="T122" fmla="+- 0 399 322"/>
                              <a:gd name="T123" fmla="*/ 399 h 169"/>
                              <a:gd name="T124" fmla="+- 0 7623 7480"/>
                              <a:gd name="T125" fmla="*/ T124 w 219"/>
                              <a:gd name="T126" fmla="+- 0 462 322"/>
                              <a:gd name="T127" fmla="*/ 462 h 169"/>
                              <a:gd name="T128" fmla="+- 0 7698 7480"/>
                              <a:gd name="T129" fmla="*/ T128 w 219"/>
                              <a:gd name="T130" fmla="+- 0 365 322"/>
                              <a:gd name="T131" fmla="*/ 365 h 169"/>
                              <a:gd name="T132" fmla="+- 0 7696 7480"/>
                              <a:gd name="T133" fmla="*/ T132 w 219"/>
                              <a:gd name="T134" fmla="+- 0 360 322"/>
                              <a:gd name="T135" fmla="*/ 360 h 169"/>
                              <a:gd name="T136" fmla="+- 0 7695 7480"/>
                              <a:gd name="T137" fmla="*/ T136 w 219"/>
                              <a:gd name="T138" fmla="+- 0 357 322"/>
                              <a:gd name="T139" fmla="*/ 357 h 169"/>
                              <a:gd name="T140" fmla="+- 0 7688 7480"/>
                              <a:gd name="T141" fmla="*/ T140 w 219"/>
                              <a:gd name="T142" fmla="+- 0 350 322"/>
                              <a:gd name="T143" fmla="*/ 350 h 169"/>
                              <a:gd name="T144" fmla="+- 0 7678 7480"/>
                              <a:gd name="T145" fmla="*/ T144 w 219"/>
                              <a:gd name="T146" fmla="+- 0 347 322"/>
                              <a:gd name="T147" fmla="*/ 347 h 169"/>
                              <a:gd name="T148" fmla="+- 0 7668 7480"/>
                              <a:gd name="T149" fmla="*/ T148 w 219"/>
                              <a:gd name="T150" fmla="+- 0 343 322"/>
                              <a:gd name="T151" fmla="*/ 343 h 169"/>
                              <a:gd name="T152" fmla="+- 0 7659 7480"/>
                              <a:gd name="T153" fmla="*/ T152 w 219"/>
                              <a:gd name="T154" fmla="+- 0 340 322"/>
                              <a:gd name="T155" fmla="*/ 340 h 169"/>
                              <a:gd name="T156" fmla="+- 0 7651 7480"/>
                              <a:gd name="T157" fmla="*/ T156 w 219"/>
                              <a:gd name="T158" fmla="+- 0 336 322"/>
                              <a:gd name="T159" fmla="*/ 336 h 169"/>
                              <a:gd name="T160" fmla="+- 0 7642 7480"/>
                              <a:gd name="T161" fmla="*/ T160 w 219"/>
                              <a:gd name="T162" fmla="+- 0 332 322"/>
                              <a:gd name="T163" fmla="*/ 332 h 169"/>
                              <a:gd name="T164" fmla="+- 0 7636 7480"/>
                              <a:gd name="T165" fmla="*/ T164 w 219"/>
                              <a:gd name="T166" fmla="+- 0 329 322"/>
                              <a:gd name="T167" fmla="*/ 329 h 169"/>
                              <a:gd name="T168" fmla="+- 0 7629 7480"/>
                              <a:gd name="T169" fmla="*/ T168 w 219"/>
                              <a:gd name="T170" fmla="+- 0 325 322"/>
                              <a:gd name="T171" fmla="*/ 325 h 169"/>
                              <a:gd name="T172" fmla="+- 0 7623 7480"/>
                              <a:gd name="T173" fmla="*/ T172 w 219"/>
                              <a:gd name="T174" fmla="+- 0 322 322"/>
                              <a:gd name="T175" fmla="*/ 322 h 169"/>
                              <a:gd name="T176" fmla="+- 0 7624 7480"/>
                              <a:gd name="T177" fmla="*/ T176 w 219"/>
                              <a:gd name="T178" fmla="+- 0 444 322"/>
                              <a:gd name="T179" fmla="*/ 444 h 169"/>
                              <a:gd name="T180" fmla="+- 0 7626 7480"/>
                              <a:gd name="T181" fmla="*/ T180 w 219"/>
                              <a:gd name="T182" fmla="+- 0 437 322"/>
                              <a:gd name="T183" fmla="*/ 437 h 169"/>
                              <a:gd name="T184" fmla="+- 0 7627 7480"/>
                              <a:gd name="T185" fmla="*/ T184 w 219"/>
                              <a:gd name="T186" fmla="+- 0 432 322"/>
                              <a:gd name="T187" fmla="*/ 432 h 169"/>
                              <a:gd name="T188" fmla="+- 0 7629 7480"/>
                              <a:gd name="T189" fmla="*/ T188 w 219"/>
                              <a:gd name="T190" fmla="+- 0 428 322"/>
                              <a:gd name="T191" fmla="*/ 428 h 169"/>
                              <a:gd name="T192" fmla="+- 0 7631 7480"/>
                              <a:gd name="T193" fmla="*/ T192 w 219"/>
                              <a:gd name="T194" fmla="+- 0 423 322"/>
                              <a:gd name="T195" fmla="*/ 423 h 169"/>
                              <a:gd name="T196" fmla="+- 0 7632 7480"/>
                              <a:gd name="T197" fmla="*/ T196 w 219"/>
                              <a:gd name="T198" fmla="+- 0 418 322"/>
                              <a:gd name="T199" fmla="*/ 418 h 169"/>
                              <a:gd name="T200" fmla="+- 0 7634 7480"/>
                              <a:gd name="T201" fmla="*/ T200 w 219"/>
                              <a:gd name="T202" fmla="+- 0 414 322"/>
                              <a:gd name="T203" fmla="*/ 414 h 169"/>
                              <a:gd name="T204" fmla="+- 0 7638 7480"/>
                              <a:gd name="T205" fmla="*/ T204 w 219"/>
                              <a:gd name="T206" fmla="+- 0 410 322"/>
                              <a:gd name="T207" fmla="*/ 410 h 169"/>
                              <a:gd name="T208" fmla="+- 0 7641 7480"/>
                              <a:gd name="T209" fmla="*/ T208 w 219"/>
                              <a:gd name="T210" fmla="+- 0 408 322"/>
                              <a:gd name="T211" fmla="*/ 408 h 169"/>
                              <a:gd name="T212" fmla="+- 0 7646 7480"/>
                              <a:gd name="T213" fmla="*/ T212 w 219"/>
                              <a:gd name="T214" fmla="+- 0 404 322"/>
                              <a:gd name="T215" fmla="*/ 404 h 169"/>
                              <a:gd name="T216" fmla="+- 0 7652 7480"/>
                              <a:gd name="T217" fmla="*/ T216 w 219"/>
                              <a:gd name="T218" fmla="+- 0 401 322"/>
                              <a:gd name="T219" fmla="*/ 401 h 169"/>
                              <a:gd name="T220" fmla="+- 0 7661 7480"/>
                              <a:gd name="T221" fmla="*/ T220 w 219"/>
                              <a:gd name="T222" fmla="+- 0 395 322"/>
                              <a:gd name="T223" fmla="*/ 395 h 169"/>
                              <a:gd name="T224" fmla="+- 0 7664 7480"/>
                              <a:gd name="T225" fmla="*/ T224 w 219"/>
                              <a:gd name="T226" fmla="+- 0 393 322"/>
                              <a:gd name="T227" fmla="*/ 393 h 169"/>
                              <a:gd name="T228" fmla="+- 0 7669 7480"/>
                              <a:gd name="T229" fmla="*/ T228 w 219"/>
                              <a:gd name="T230" fmla="+- 0 388 322"/>
                              <a:gd name="T231" fmla="*/ 388 h 169"/>
                              <a:gd name="T232" fmla="+- 0 7673 7480"/>
                              <a:gd name="T233" fmla="*/ T232 w 219"/>
                              <a:gd name="T234" fmla="+- 0 385 322"/>
                              <a:gd name="T235" fmla="*/ 385 h 169"/>
                              <a:gd name="T236" fmla="+- 0 7683 7480"/>
                              <a:gd name="T237" fmla="*/ T236 w 219"/>
                              <a:gd name="T238" fmla="+- 0 379 322"/>
                              <a:gd name="T239" fmla="*/ 379 h 169"/>
                              <a:gd name="T240" fmla="+- 0 7692 7480"/>
                              <a:gd name="T241" fmla="*/ T240 w 219"/>
                              <a:gd name="T242" fmla="+- 0 375 322"/>
                              <a:gd name="T243" fmla="*/ 375 h 169"/>
                              <a:gd name="T244" fmla="+- 0 7697 7480"/>
                              <a:gd name="T245" fmla="*/ T244 w 219"/>
                              <a:gd name="T246" fmla="+- 0 371 322"/>
                              <a:gd name="T247" fmla="*/ 37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19" h="169">
                                <a:moveTo>
                                  <a:pt x="0" y="168"/>
                                </a:moveTo>
                                <a:lnTo>
                                  <a:pt x="0" y="161"/>
                                </a:lnTo>
                                <a:lnTo>
                                  <a:pt x="0" y="168"/>
                                </a:lnTo>
                                <a:close/>
                                <a:moveTo>
                                  <a:pt x="76" y="74"/>
                                </a:moveTo>
                                <a:lnTo>
                                  <a:pt x="76" y="73"/>
                                </a:lnTo>
                                <a:lnTo>
                                  <a:pt x="75" y="72"/>
                                </a:lnTo>
                                <a:lnTo>
                                  <a:pt x="75" y="71"/>
                                </a:lnTo>
                                <a:lnTo>
                                  <a:pt x="74" y="71"/>
                                </a:lnTo>
                                <a:lnTo>
                                  <a:pt x="74" y="70"/>
                                </a:lnTo>
                                <a:lnTo>
                                  <a:pt x="73" y="70"/>
                                </a:lnTo>
                                <a:lnTo>
                                  <a:pt x="73" y="69"/>
                                </a:lnTo>
                                <a:lnTo>
                                  <a:pt x="72" y="68"/>
                                </a:lnTo>
                                <a:lnTo>
                                  <a:pt x="71" y="67"/>
                                </a:lnTo>
                                <a:lnTo>
                                  <a:pt x="70" y="66"/>
                                </a:lnTo>
                                <a:lnTo>
                                  <a:pt x="69" y="65"/>
                                </a:lnTo>
                                <a:lnTo>
                                  <a:pt x="66" y="62"/>
                                </a:lnTo>
                                <a:lnTo>
                                  <a:pt x="66" y="61"/>
                                </a:lnTo>
                                <a:lnTo>
                                  <a:pt x="65" y="61"/>
                                </a:lnTo>
                                <a:lnTo>
                                  <a:pt x="64" y="61"/>
                                </a:lnTo>
                                <a:lnTo>
                                  <a:pt x="64" y="60"/>
                                </a:lnTo>
                                <a:lnTo>
                                  <a:pt x="63" y="59"/>
                                </a:lnTo>
                                <a:lnTo>
                                  <a:pt x="59" y="58"/>
                                </a:lnTo>
                                <a:lnTo>
                                  <a:pt x="57" y="57"/>
                                </a:lnTo>
                                <a:lnTo>
                                  <a:pt x="56" y="57"/>
                                </a:lnTo>
                                <a:lnTo>
                                  <a:pt x="54" y="56"/>
                                </a:lnTo>
                                <a:lnTo>
                                  <a:pt x="53" y="55"/>
                                </a:lnTo>
                                <a:lnTo>
                                  <a:pt x="52" y="55"/>
                                </a:lnTo>
                                <a:lnTo>
                                  <a:pt x="50" y="54"/>
                                </a:lnTo>
                                <a:lnTo>
                                  <a:pt x="49" y="54"/>
                                </a:lnTo>
                                <a:lnTo>
                                  <a:pt x="37" y="50"/>
                                </a:lnTo>
                                <a:lnTo>
                                  <a:pt x="36" y="50"/>
                                </a:lnTo>
                                <a:lnTo>
                                  <a:pt x="33" y="49"/>
                                </a:lnTo>
                                <a:lnTo>
                                  <a:pt x="33" y="48"/>
                                </a:lnTo>
                                <a:lnTo>
                                  <a:pt x="32" y="48"/>
                                </a:lnTo>
                                <a:lnTo>
                                  <a:pt x="30" y="47"/>
                                </a:lnTo>
                                <a:lnTo>
                                  <a:pt x="29" y="47"/>
                                </a:lnTo>
                                <a:lnTo>
                                  <a:pt x="25" y="46"/>
                                </a:lnTo>
                                <a:lnTo>
                                  <a:pt x="25" y="45"/>
                                </a:lnTo>
                                <a:lnTo>
                                  <a:pt x="24" y="45"/>
                                </a:lnTo>
                                <a:lnTo>
                                  <a:pt x="20" y="43"/>
                                </a:lnTo>
                                <a:lnTo>
                                  <a:pt x="19" y="43"/>
                                </a:lnTo>
                                <a:lnTo>
                                  <a:pt x="18" y="42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3" y="38"/>
                                </a:lnTo>
                                <a:lnTo>
                                  <a:pt x="12" y="38"/>
                                </a:lnTo>
                                <a:lnTo>
                                  <a:pt x="11" y="37"/>
                                </a:lnTo>
                                <a:lnTo>
                                  <a:pt x="10" y="36"/>
                                </a:lnTo>
                                <a:lnTo>
                                  <a:pt x="8" y="34"/>
                                </a:lnTo>
                                <a:lnTo>
                                  <a:pt x="6" y="32"/>
                                </a:lnTo>
                                <a:lnTo>
                                  <a:pt x="6" y="31"/>
                                </a:lnTo>
                                <a:lnTo>
                                  <a:pt x="5" y="31"/>
                                </a:lnTo>
                                <a:lnTo>
                                  <a:pt x="5" y="30"/>
                                </a:lnTo>
                                <a:lnTo>
                                  <a:pt x="4" y="30"/>
                                </a:lnTo>
                                <a:lnTo>
                                  <a:pt x="4" y="29"/>
                                </a:lnTo>
                                <a:lnTo>
                                  <a:pt x="4" y="28"/>
                                </a:lnTo>
                                <a:lnTo>
                                  <a:pt x="3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2" y="24"/>
                                </a:lnTo>
                                <a:lnTo>
                                  <a:pt x="2" y="23"/>
                                </a:lnTo>
                                <a:lnTo>
                                  <a:pt x="1" y="21"/>
                                </a:lnTo>
                                <a:lnTo>
                                  <a:pt x="1" y="17"/>
                                </a:lnTo>
                                <a:lnTo>
                                  <a:pt x="1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150"/>
                                </a:lnTo>
                                <a:lnTo>
                                  <a:pt x="0" y="149"/>
                                </a:lnTo>
                                <a:lnTo>
                                  <a:pt x="0" y="147"/>
                                </a:lnTo>
                                <a:lnTo>
                                  <a:pt x="1" y="146"/>
                                </a:lnTo>
                                <a:lnTo>
                                  <a:pt x="1" y="145"/>
                                </a:lnTo>
                                <a:lnTo>
                                  <a:pt x="1" y="144"/>
                                </a:lnTo>
                                <a:lnTo>
                                  <a:pt x="2" y="143"/>
                                </a:lnTo>
                                <a:lnTo>
                                  <a:pt x="3" y="139"/>
                                </a:lnTo>
                                <a:lnTo>
                                  <a:pt x="4" y="139"/>
                                </a:lnTo>
                                <a:lnTo>
                                  <a:pt x="5" y="137"/>
                                </a:lnTo>
                                <a:lnTo>
                                  <a:pt x="7" y="133"/>
                                </a:lnTo>
                                <a:lnTo>
                                  <a:pt x="8" y="131"/>
                                </a:lnTo>
                                <a:lnTo>
                                  <a:pt x="8" y="130"/>
                                </a:lnTo>
                                <a:lnTo>
                                  <a:pt x="8" y="129"/>
                                </a:lnTo>
                                <a:lnTo>
                                  <a:pt x="9" y="129"/>
                                </a:lnTo>
                                <a:lnTo>
                                  <a:pt x="9" y="128"/>
                                </a:lnTo>
                                <a:lnTo>
                                  <a:pt x="9" y="127"/>
                                </a:lnTo>
                                <a:lnTo>
                                  <a:pt x="10" y="125"/>
                                </a:lnTo>
                                <a:lnTo>
                                  <a:pt x="11" y="124"/>
                                </a:lnTo>
                                <a:lnTo>
                                  <a:pt x="12" y="121"/>
                                </a:lnTo>
                                <a:lnTo>
                                  <a:pt x="13" y="120"/>
                                </a:lnTo>
                                <a:lnTo>
                                  <a:pt x="13" y="119"/>
                                </a:lnTo>
                                <a:lnTo>
                                  <a:pt x="14" y="119"/>
                                </a:lnTo>
                                <a:lnTo>
                                  <a:pt x="14" y="118"/>
                                </a:lnTo>
                                <a:lnTo>
                                  <a:pt x="16" y="116"/>
                                </a:lnTo>
                                <a:lnTo>
                                  <a:pt x="17" y="115"/>
                                </a:lnTo>
                                <a:lnTo>
                                  <a:pt x="19" y="114"/>
                                </a:lnTo>
                                <a:lnTo>
                                  <a:pt x="20" y="113"/>
                                </a:lnTo>
                                <a:lnTo>
                                  <a:pt x="21" y="113"/>
                                </a:lnTo>
                                <a:lnTo>
                                  <a:pt x="22" y="112"/>
                                </a:lnTo>
                                <a:lnTo>
                                  <a:pt x="23" y="112"/>
                                </a:lnTo>
                                <a:lnTo>
                                  <a:pt x="28" y="109"/>
                                </a:lnTo>
                                <a:lnTo>
                                  <a:pt x="29" y="109"/>
                                </a:lnTo>
                                <a:lnTo>
                                  <a:pt x="37" y="105"/>
                                </a:lnTo>
                                <a:lnTo>
                                  <a:pt x="38" y="105"/>
                                </a:lnTo>
                                <a:lnTo>
                                  <a:pt x="38" y="104"/>
                                </a:lnTo>
                                <a:lnTo>
                                  <a:pt x="39" y="104"/>
                                </a:lnTo>
                                <a:lnTo>
                                  <a:pt x="40" y="103"/>
                                </a:lnTo>
                                <a:lnTo>
                                  <a:pt x="41" y="103"/>
                                </a:lnTo>
                                <a:lnTo>
                                  <a:pt x="41" y="102"/>
                                </a:lnTo>
                                <a:lnTo>
                                  <a:pt x="42" y="102"/>
                                </a:lnTo>
                                <a:lnTo>
                                  <a:pt x="43" y="102"/>
                                </a:lnTo>
                                <a:lnTo>
                                  <a:pt x="44" y="101"/>
                                </a:lnTo>
                                <a:lnTo>
                                  <a:pt x="45" y="101"/>
                                </a:lnTo>
                                <a:lnTo>
                                  <a:pt x="45" y="100"/>
                                </a:lnTo>
                                <a:lnTo>
                                  <a:pt x="46" y="100"/>
                                </a:lnTo>
                                <a:lnTo>
                                  <a:pt x="47" y="99"/>
                                </a:lnTo>
                                <a:lnTo>
                                  <a:pt x="48" y="99"/>
                                </a:lnTo>
                                <a:lnTo>
                                  <a:pt x="49" y="98"/>
                                </a:lnTo>
                                <a:lnTo>
                                  <a:pt x="50" y="98"/>
                                </a:lnTo>
                                <a:lnTo>
                                  <a:pt x="53" y="96"/>
                                </a:lnTo>
                                <a:lnTo>
                                  <a:pt x="55" y="95"/>
                                </a:lnTo>
                                <a:lnTo>
                                  <a:pt x="56" y="95"/>
                                </a:lnTo>
                                <a:lnTo>
                                  <a:pt x="57" y="95"/>
                                </a:lnTo>
                                <a:lnTo>
                                  <a:pt x="57" y="94"/>
                                </a:lnTo>
                                <a:lnTo>
                                  <a:pt x="58" y="94"/>
                                </a:lnTo>
                                <a:lnTo>
                                  <a:pt x="59" y="94"/>
                                </a:lnTo>
                                <a:lnTo>
                                  <a:pt x="60" y="93"/>
                                </a:lnTo>
                                <a:lnTo>
                                  <a:pt x="61" y="93"/>
                                </a:lnTo>
                                <a:lnTo>
                                  <a:pt x="62" y="92"/>
                                </a:lnTo>
                                <a:lnTo>
                                  <a:pt x="67" y="90"/>
                                </a:lnTo>
                                <a:lnTo>
                                  <a:pt x="69" y="88"/>
                                </a:lnTo>
                                <a:lnTo>
                                  <a:pt x="70" y="88"/>
                                </a:lnTo>
                                <a:lnTo>
                                  <a:pt x="71" y="87"/>
                                </a:lnTo>
                                <a:lnTo>
                                  <a:pt x="71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85"/>
                                </a:lnTo>
                                <a:lnTo>
                                  <a:pt x="73" y="83"/>
                                </a:lnTo>
                                <a:lnTo>
                                  <a:pt x="74" y="81"/>
                                </a:lnTo>
                                <a:lnTo>
                                  <a:pt x="75" y="77"/>
                                </a:lnTo>
                                <a:lnTo>
                                  <a:pt x="76" y="77"/>
                                </a:lnTo>
                                <a:lnTo>
                                  <a:pt x="76" y="75"/>
                                </a:lnTo>
                                <a:lnTo>
                                  <a:pt x="76" y="74"/>
                                </a:lnTo>
                                <a:close/>
                                <a:moveTo>
                                  <a:pt x="143" y="147"/>
                                </a:moveTo>
                                <a:lnTo>
                                  <a:pt x="143" y="140"/>
                                </a:lnTo>
                                <a:lnTo>
                                  <a:pt x="143" y="147"/>
                                </a:lnTo>
                                <a:close/>
                                <a:moveTo>
                                  <a:pt x="218" y="44"/>
                                </a:moveTo>
                                <a:lnTo>
                                  <a:pt x="218" y="44"/>
                                </a:lnTo>
                                <a:lnTo>
                                  <a:pt x="218" y="43"/>
                                </a:lnTo>
                                <a:lnTo>
                                  <a:pt x="217" y="42"/>
                                </a:lnTo>
                                <a:lnTo>
                                  <a:pt x="216" y="40"/>
                                </a:lnTo>
                                <a:lnTo>
                                  <a:pt x="216" y="39"/>
                                </a:lnTo>
                                <a:lnTo>
                                  <a:pt x="216" y="38"/>
                                </a:lnTo>
                                <a:lnTo>
                                  <a:pt x="215" y="37"/>
                                </a:lnTo>
                                <a:lnTo>
                                  <a:pt x="215" y="36"/>
                                </a:lnTo>
                                <a:lnTo>
                                  <a:pt x="215" y="35"/>
                                </a:lnTo>
                                <a:lnTo>
                                  <a:pt x="214" y="35"/>
                                </a:lnTo>
                                <a:lnTo>
                                  <a:pt x="214" y="34"/>
                                </a:lnTo>
                                <a:lnTo>
                                  <a:pt x="214" y="32"/>
                                </a:lnTo>
                                <a:lnTo>
                                  <a:pt x="212" y="30"/>
                                </a:lnTo>
                                <a:lnTo>
                                  <a:pt x="209" y="29"/>
                                </a:lnTo>
                                <a:lnTo>
                                  <a:pt x="208" y="28"/>
                                </a:lnTo>
                                <a:lnTo>
                                  <a:pt x="206" y="28"/>
                                </a:lnTo>
                                <a:lnTo>
                                  <a:pt x="206" y="27"/>
                                </a:lnTo>
                                <a:lnTo>
                                  <a:pt x="205" y="27"/>
                                </a:lnTo>
                                <a:lnTo>
                                  <a:pt x="200" y="25"/>
                                </a:lnTo>
                                <a:lnTo>
                                  <a:pt x="199" y="25"/>
                                </a:lnTo>
                                <a:lnTo>
                                  <a:pt x="198" y="25"/>
                                </a:lnTo>
                                <a:lnTo>
                                  <a:pt x="198" y="24"/>
                                </a:lnTo>
                                <a:lnTo>
                                  <a:pt x="195" y="23"/>
                                </a:lnTo>
                                <a:lnTo>
                                  <a:pt x="194" y="23"/>
                                </a:lnTo>
                                <a:lnTo>
                                  <a:pt x="189" y="22"/>
                                </a:lnTo>
                                <a:lnTo>
                                  <a:pt x="189" y="21"/>
                                </a:lnTo>
                                <a:lnTo>
                                  <a:pt x="188" y="21"/>
                                </a:lnTo>
                                <a:lnTo>
                                  <a:pt x="185" y="20"/>
                                </a:lnTo>
                                <a:lnTo>
                                  <a:pt x="184" y="20"/>
                                </a:lnTo>
                                <a:lnTo>
                                  <a:pt x="183" y="20"/>
                                </a:lnTo>
                                <a:lnTo>
                                  <a:pt x="182" y="19"/>
                                </a:lnTo>
                                <a:lnTo>
                                  <a:pt x="181" y="19"/>
                                </a:lnTo>
                                <a:lnTo>
                                  <a:pt x="179" y="18"/>
                                </a:lnTo>
                                <a:lnTo>
                                  <a:pt x="178" y="18"/>
                                </a:lnTo>
                                <a:lnTo>
                                  <a:pt x="177" y="17"/>
                                </a:lnTo>
                                <a:lnTo>
                                  <a:pt x="176" y="17"/>
                                </a:lnTo>
                                <a:lnTo>
                                  <a:pt x="175" y="16"/>
                                </a:lnTo>
                                <a:lnTo>
                                  <a:pt x="174" y="16"/>
                                </a:lnTo>
                                <a:lnTo>
                                  <a:pt x="171" y="14"/>
                                </a:lnTo>
                                <a:lnTo>
                                  <a:pt x="170" y="14"/>
                                </a:lnTo>
                                <a:lnTo>
                                  <a:pt x="165" y="12"/>
                                </a:lnTo>
                                <a:lnTo>
                                  <a:pt x="164" y="11"/>
                                </a:lnTo>
                                <a:lnTo>
                                  <a:pt x="163" y="11"/>
                                </a:lnTo>
                                <a:lnTo>
                                  <a:pt x="162" y="10"/>
                                </a:lnTo>
                                <a:lnTo>
                                  <a:pt x="161" y="10"/>
                                </a:lnTo>
                                <a:lnTo>
                                  <a:pt x="160" y="9"/>
                                </a:lnTo>
                                <a:lnTo>
                                  <a:pt x="158" y="8"/>
                                </a:lnTo>
                                <a:lnTo>
                                  <a:pt x="157" y="8"/>
                                </a:lnTo>
                                <a:lnTo>
                                  <a:pt x="156" y="7"/>
                                </a:lnTo>
                                <a:lnTo>
                                  <a:pt x="155" y="7"/>
                                </a:lnTo>
                                <a:lnTo>
                                  <a:pt x="151" y="4"/>
                                </a:lnTo>
                                <a:lnTo>
                                  <a:pt x="150" y="4"/>
                                </a:lnTo>
                                <a:lnTo>
                                  <a:pt x="150" y="3"/>
                                </a:lnTo>
                                <a:lnTo>
                                  <a:pt x="149" y="3"/>
                                </a:lnTo>
                                <a:lnTo>
                                  <a:pt x="149" y="2"/>
                                </a:lnTo>
                                <a:lnTo>
                                  <a:pt x="148" y="1"/>
                                </a:lnTo>
                                <a:lnTo>
                                  <a:pt x="147" y="1"/>
                                </a:lnTo>
                                <a:lnTo>
                                  <a:pt x="146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132"/>
                                </a:lnTo>
                                <a:lnTo>
                                  <a:pt x="143" y="129"/>
                                </a:lnTo>
                                <a:lnTo>
                                  <a:pt x="143" y="127"/>
                                </a:lnTo>
                                <a:lnTo>
                                  <a:pt x="144" y="125"/>
                                </a:lnTo>
                                <a:lnTo>
                                  <a:pt x="144" y="123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1"/>
                                </a:lnTo>
                                <a:lnTo>
                                  <a:pt x="145" y="120"/>
                                </a:lnTo>
                                <a:lnTo>
                                  <a:pt x="145" y="118"/>
                                </a:lnTo>
                                <a:lnTo>
                                  <a:pt x="146" y="115"/>
                                </a:lnTo>
                                <a:lnTo>
                                  <a:pt x="146" y="113"/>
                                </a:lnTo>
                                <a:lnTo>
                                  <a:pt x="146" y="111"/>
                                </a:lnTo>
                                <a:lnTo>
                                  <a:pt x="147" y="111"/>
                                </a:lnTo>
                                <a:lnTo>
                                  <a:pt x="147" y="110"/>
                                </a:lnTo>
                                <a:lnTo>
                                  <a:pt x="148" y="109"/>
                                </a:lnTo>
                                <a:lnTo>
                                  <a:pt x="148" y="108"/>
                                </a:lnTo>
                                <a:lnTo>
                                  <a:pt x="148" y="107"/>
                                </a:lnTo>
                                <a:lnTo>
                                  <a:pt x="149" y="106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3"/>
                                </a:lnTo>
                                <a:lnTo>
                                  <a:pt x="150" y="102"/>
                                </a:lnTo>
                                <a:lnTo>
                                  <a:pt x="151" y="101"/>
                                </a:lnTo>
                                <a:lnTo>
                                  <a:pt x="151" y="100"/>
                                </a:lnTo>
                                <a:lnTo>
                                  <a:pt x="151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6"/>
                                </a:lnTo>
                                <a:lnTo>
                                  <a:pt x="153" y="95"/>
                                </a:lnTo>
                                <a:lnTo>
                                  <a:pt x="153" y="94"/>
                                </a:lnTo>
                                <a:lnTo>
                                  <a:pt x="153" y="93"/>
                                </a:lnTo>
                                <a:lnTo>
                                  <a:pt x="154" y="93"/>
                                </a:lnTo>
                                <a:lnTo>
                                  <a:pt x="154" y="92"/>
                                </a:lnTo>
                                <a:lnTo>
                                  <a:pt x="155" y="91"/>
                                </a:lnTo>
                                <a:lnTo>
                                  <a:pt x="156" y="90"/>
                                </a:lnTo>
                                <a:lnTo>
                                  <a:pt x="157" y="89"/>
                                </a:lnTo>
                                <a:lnTo>
                                  <a:pt x="158" y="88"/>
                                </a:lnTo>
                                <a:lnTo>
                                  <a:pt x="159" y="88"/>
                                </a:lnTo>
                                <a:lnTo>
                                  <a:pt x="159" y="87"/>
                                </a:lnTo>
                                <a:lnTo>
                                  <a:pt x="160" y="87"/>
                                </a:lnTo>
                                <a:lnTo>
                                  <a:pt x="160" y="86"/>
                                </a:lnTo>
                                <a:lnTo>
                                  <a:pt x="161" y="86"/>
                                </a:lnTo>
                                <a:lnTo>
                                  <a:pt x="162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84"/>
                                </a:lnTo>
                                <a:lnTo>
                                  <a:pt x="166" y="82"/>
                                </a:lnTo>
                                <a:lnTo>
                                  <a:pt x="168" y="81"/>
                                </a:lnTo>
                                <a:lnTo>
                                  <a:pt x="169" y="81"/>
                                </a:lnTo>
                                <a:lnTo>
                                  <a:pt x="170" y="80"/>
                                </a:lnTo>
                                <a:lnTo>
                                  <a:pt x="171" y="80"/>
                                </a:lnTo>
                                <a:lnTo>
                                  <a:pt x="172" y="79"/>
                                </a:lnTo>
                                <a:lnTo>
                                  <a:pt x="174" y="78"/>
                                </a:lnTo>
                                <a:lnTo>
                                  <a:pt x="176" y="76"/>
                                </a:lnTo>
                                <a:lnTo>
                                  <a:pt x="177" y="76"/>
                                </a:lnTo>
                                <a:lnTo>
                                  <a:pt x="178" y="75"/>
                                </a:lnTo>
                                <a:lnTo>
                                  <a:pt x="181" y="73"/>
                                </a:lnTo>
                                <a:lnTo>
                                  <a:pt x="183" y="72"/>
                                </a:lnTo>
                                <a:lnTo>
                                  <a:pt x="183" y="71"/>
                                </a:lnTo>
                                <a:lnTo>
                                  <a:pt x="184" y="71"/>
                                </a:lnTo>
                                <a:lnTo>
                                  <a:pt x="185" y="70"/>
                                </a:lnTo>
                                <a:lnTo>
                                  <a:pt x="187" y="68"/>
                                </a:lnTo>
                                <a:lnTo>
                                  <a:pt x="188" y="68"/>
                                </a:lnTo>
                                <a:lnTo>
                                  <a:pt x="189" y="66"/>
                                </a:lnTo>
                                <a:lnTo>
                                  <a:pt x="191" y="64"/>
                                </a:lnTo>
                                <a:lnTo>
                                  <a:pt x="192" y="64"/>
                                </a:lnTo>
                                <a:lnTo>
                                  <a:pt x="193" y="63"/>
                                </a:lnTo>
                                <a:lnTo>
                                  <a:pt x="196" y="61"/>
                                </a:lnTo>
                                <a:lnTo>
                                  <a:pt x="197" y="61"/>
                                </a:lnTo>
                                <a:lnTo>
                                  <a:pt x="197" y="60"/>
                                </a:lnTo>
                                <a:lnTo>
                                  <a:pt x="198" y="60"/>
                                </a:lnTo>
                                <a:lnTo>
                                  <a:pt x="203" y="57"/>
                                </a:lnTo>
                                <a:lnTo>
                                  <a:pt x="204" y="57"/>
                                </a:lnTo>
                                <a:lnTo>
                                  <a:pt x="209" y="54"/>
                                </a:lnTo>
                                <a:lnTo>
                                  <a:pt x="210" y="54"/>
                                </a:lnTo>
                                <a:lnTo>
                                  <a:pt x="211" y="54"/>
                                </a:lnTo>
                                <a:lnTo>
                                  <a:pt x="212" y="53"/>
                                </a:lnTo>
                                <a:lnTo>
                                  <a:pt x="215" y="51"/>
                                </a:lnTo>
                                <a:lnTo>
                                  <a:pt x="216" y="51"/>
                                </a:lnTo>
                                <a:lnTo>
                                  <a:pt x="216" y="50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18" y="47"/>
                                </a:lnTo>
                                <a:lnTo>
                                  <a:pt x="21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82"/>
                        <wps:cNvSpPr>
                          <a:spLocks/>
                        </wps:cNvSpPr>
                        <wps:spPr bwMode="auto">
                          <a:xfrm>
                            <a:off x="7480" y="329"/>
                            <a:ext cx="143" cy="121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423 329"/>
                              <a:gd name="T3" fmla="*/ 423 h 121"/>
                              <a:gd name="T4" fmla="+- 0 7623 7480"/>
                              <a:gd name="T5" fmla="*/ T4 w 143"/>
                              <a:gd name="T6" fmla="+- 0 329 329"/>
                              <a:gd name="T7" fmla="*/ 329 h 121"/>
                              <a:gd name="T8" fmla="+- 0 7480 7480"/>
                              <a:gd name="T9" fmla="*/ T8 w 143"/>
                              <a:gd name="T10" fmla="+- 0 450 329"/>
                              <a:gd name="T11" fmla="*/ 450 h 121"/>
                              <a:gd name="T12" fmla="+- 0 7480 7480"/>
                              <a:gd name="T13" fmla="*/ T12 w 143"/>
                              <a:gd name="T14" fmla="+- 0 357 329"/>
                              <a:gd name="T15" fmla="*/ 3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143" y="94"/>
                                </a:moveTo>
                                <a:lnTo>
                                  <a:pt x="143" y="0"/>
                                </a:lnTo>
                                <a:moveTo>
                                  <a:pt x="0" y="121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283"/>
                        <wps:cNvSpPr>
                          <a:spLocks/>
                        </wps:cNvSpPr>
                        <wps:spPr bwMode="auto">
                          <a:xfrm>
                            <a:off x="7480" y="349"/>
                            <a:ext cx="143" cy="63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380 349"/>
                              <a:gd name="T3" fmla="*/ 380 h 63"/>
                              <a:gd name="T4" fmla="+- 0 7623 7480"/>
                              <a:gd name="T5" fmla="*/ T4 w 143"/>
                              <a:gd name="T6" fmla="+- 0 349 349"/>
                              <a:gd name="T7" fmla="*/ 349 h 63"/>
                              <a:gd name="T8" fmla="+- 0 7480 7480"/>
                              <a:gd name="T9" fmla="*/ T8 w 143"/>
                              <a:gd name="T10" fmla="+- 0 412 349"/>
                              <a:gd name="T11" fmla="*/ 412 h 63"/>
                              <a:gd name="T12" fmla="+- 0 7480 7480"/>
                              <a:gd name="T13" fmla="*/ T12 w 143"/>
                              <a:gd name="T14" fmla="+- 0 381 349"/>
                              <a:gd name="T15" fmla="*/ 381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63"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  <a:moveTo>
                                  <a:pt x="0" y="63"/>
                                </a:move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284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285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86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287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288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289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290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291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1FCB4" id="docshapegroup280" o:spid="_x0000_s1026" style="position:absolute;margin-left:372.85pt;margin-top:16.1pt;width:12.1pt;height:8.45pt;z-index:15757312;mso-position-horizontal-relative:page" coordorigin="7457,322" coordsize="242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">
                <v:shape id="docshape281" o:spid="_x0000_s1027" style="position:absolute;left:7480;top:321;width:219;height:169;visibility:visible;mso-wrap-style:square;v-text-anchor:top" coordsize="21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" path="m,168r,-7l,168xm76,74r,-1l75,72r,-1l74,71r,-1l73,70r,-1l72,68,71,67,70,66,69,65,66,62r,-1l65,61r-1,l64,60,63,59,59,58,57,57r-1,l54,56,53,55r-1,l50,54r-1,l37,50r-1,l33,49r,-1l32,48,30,47r-1,l25,46r,-1l24,45,20,43r-1,l18,42,15,40r-1,l14,39r-1,l13,38r-1,l11,37,10,36,8,34,6,32r,-1l5,31r,-1l4,30r,-1l4,28r-1,l2,26r,-1l2,24r,-1l1,21r,-4l1,16,,16,,150r,-1l,147r1,-1l1,145r,-1l2,143r1,-4l4,139r1,-2l7,133r1,-2l8,130r,-1l9,129r,-1l9,127r1,-2l11,124r1,-3l13,120r,-1l14,119r,-1l16,116r1,-1l19,114r1,-1l21,113r1,-1l23,112r5,-3l29,109r8,-4l38,105r,-1l39,104r1,-1l41,103r,-1l42,102r1,l44,101r1,l45,100r1,l47,99r1,l49,98r1,l53,96r2,-1l56,95r1,l57,94r1,l59,94r1,-1l61,93r1,-1l67,90r2,-2l70,88r1,-1l71,86r1,l72,85r1,-2l74,81r1,-4l76,77r,-2l76,74xm143,147r,-7l143,147xm218,44r,l218,43r-1,-1l216,40r,-1l216,38r-1,-1l215,36r,-1l214,35r,-1l214,32r-2,-2l209,29r-1,-1l206,28r,-1l205,27r-5,-2l199,25r-1,l198,24r-3,-1l194,23r-5,-1l189,21r-1,l185,20r-1,l183,20r-1,-1l181,19r-2,-1l178,18r-1,-1l176,17r-1,-1l174,16r-3,-2l170,14r-5,-2l164,11r-1,l162,10r-1,l160,9,158,8r-1,l156,7r-1,l151,4r-1,l150,3r-1,l149,2,148,1r-1,l146,r-3,l143,132r,-3l143,127r1,-2l144,123r,-1l144,121r1,-1l145,118r1,-3l146,113r,-2l147,111r,-1l148,109r,-1l148,107r1,-1l150,104r,-1l150,102r1,-1l151,100r,-1l152,97r,-1l153,95r,-1l153,93r1,l154,92r1,-1l156,90r1,-1l158,88r1,l159,87r1,l160,86r1,l162,85r1,l163,84r3,-2l168,81r1,l170,80r1,l172,79r2,-1l176,76r1,l178,75r3,-2l183,72r,-1l184,71r1,-1l187,68r1,l189,66r2,-2l192,64r1,-1l196,61r1,l197,60r1,l203,57r1,l209,54r1,l211,54r1,-1l215,51r1,l216,50r1,-1l218,49r,-2l218,44xe" fillcolor="#006400" stroked="f">
                  <v:fill opacity="32896f"/>
                  <v:path arrowok="t" o:connecttype="custom" o:connectlocs="76,396;74,393;71,389;69,387;64,382;54,378;36,372;25,368;15,362;12,360;8,356;5,353;3,350;2,345;0,471;2,465;7,455;8,451;10,447;13,441;17,437;23,434;38,426;42,424;45,422;50,420;57,417;61,415;70,410;72,407;75,399;143,462;218,365;216,360;215,357;208,350;198,347;188,343;179,340;171,336;162,332;156,329;149,325;143,322;144,444;146,437;147,432;149,428;151,423;152,418;154,414;158,410;161,408;166,404;172,401;181,395;184,393;189,388;193,385;203,379;212,375;217,371" o:connectangles="0,0,0,0,0,0,0,0,0,0,0,0,0,0,0,0,0,0,0,0,0,0,0,0,0,0,0,0,0,0,0,0,0,0,0,0,0,0,0,0,0,0,0,0,0,0,0,0,0,0,0,0,0,0,0,0,0,0,0,0,0,0"/>
                </v:shape>
                <v:shape id="docshape282" o:spid="_x0000_s1028" style="position:absolute;left:7480;top:329;width:143;height:121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" path="m143,94l143,m,121l,28e" filled="f" strokeweight=".34811mm">
                  <v:path arrowok="t" o:connecttype="custom" o:connectlocs="143,423;143,329;0,450;0,357" o:connectangles="0,0,0,0"/>
                </v:shape>
                <v:shape id="docshape283" o:spid="_x0000_s1029" style="position:absolute;left:7480;top:349;width:143;height:63;visibility:visible;mso-wrap-style:square;v-text-anchor:top" coordsize="14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" path="m143,31l143,m,63l,32e" filled="f" strokeweight=".81319mm">
                  <v:path arrowok="t" o:connecttype="custom" o:connectlocs="143,380;143,349;0,412;0,381" o:connectangles="0,0,0,0"/>
                </v:shape>
                <v:shape id="docshape284" o:spid="_x0000_s1030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5" o:spid="_x0000_s1031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XZ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m6bw+0ycQC+fAAAA//8DAFBLAQItABQABgAIAAAAIQDb4fbL7gAAAIUBAAATAAAAAAAAAAAA&#10;AAAAAAAAAABbQ29udGVudF9UeXBlc10ueG1sUEsBAi0AFAAGAAgAAAAhAFr0LFu/AAAAFQEAAAsA&#10;AAAAAAAAAAAAAAAAHwEAAF9yZWxzLy5yZWxzUEsBAi0AFAAGAAgAAAAhAOfS9dn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86" o:spid="_x0000_s1032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p9wgAAANwAAAAPAAAAZHJzL2Rvd25yZXYueG1sRE/bagIx&#10;EH0v+A9hhL7VRIV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CAbsp9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87" o:spid="_x0000_s1033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288" o:spid="_x0000_s1034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eSwgAAANwAAAAPAAAAZHJzL2Rvd25yZXYueG1sRE/bagIx&#10;EH0v+A9hhL7VRMF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Bgy/e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9" o:spid="_x0000_s1035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90" o:spid="_x0000_s1036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91" o:spid="_x0000_s1037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w10:wrap anchorx="page"/>
              </v:group>
            </w:pict>
          </mc:Fallback>
        </mc:AlternateContent>
      </w:r>
      <w:del w:id="1724" w:author="Hughes, Anna E" w:date="2023-06-19T12:41:00Z">
        <w:r w:rsidR="002F7126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6416" behindDoc="1" locked="0" layoutInCell="1" allowOverlap="1" wp14:anchorId="21E8BF3A" wp14:editId="78FCE7E9">
                  <wp:simplePos x="0" y="0"/>
                  <wp:positionH relativeFrom="page">
                    <wp:posOffset>5205730</wp:posOffset>
                  </wp:positionH>
                  <wp:positionV relativeFrom="paragraph">
                    <wp:posOffset>-331470</wp:posOffset>
                  </wp:positionV>
                  <wp:extent cx="49530" cy="108585"/>
                  <wp:effectExtent l="0" t="0" r="0" b="0"/>
                  <wp:wrapNone/>
                  <wp:docPr id="859" name="docshapegroup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9530" cy="108585"/>
                            <a:chOff x="8198" y="-522"/>
                            <a:chExt cx="78" cy="171"/>
                          </a:xfrm>
                        </wpg:grpSpPr>
                        <wps:wsp>
                          <wps:cNvPr id="860" name="docshape293"/>
                          <wps:cNvSpPr>
                            <a:spLocks/>
                          </wps:cNvSpPr>
                          <wps:spPr bwMode="auto">
                            <a:xfrm>
                              <a:off x="8221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8223 8221"/>
                                <a:gd name="T1" fmla="*/ T0 w 55"/>
                                <a:gd name="T2" fmla="+- 0 -522 -522"/>
                                <a:gd name="T3" fmla="*/ -522 h 171"/>
                                <a:gd name="T4" fmla="+- 0 8221 8221"/>
                                <a:gd name="T5" fmla="*/ T4 w 55"/>
                                <a:gd name="T6" fmla="+- 0 -522 -522"/>
                                <a:gd name="T7" fmla="*/ -522 h 171"/>
                                <a:gd name="T8" fmla="+- 0 8221 8221"/>
                                <a:gd name="T9" fmla="*/ T8 w 55"/>
                                <a:gd name="T10" fmla="+- 0 -352 -522"/>
                                <a:gd name="T11" fmla="*/ -352 h 171"/>
                                <a:gd name="T12" fmla="+- 0 8222 8221"/>
                                <a:gd name="T13" fmla="*/ T12 w 55"/>
                                <a:gd name="T14" fmla="+- 0 -352 -522"/>
                                <a:gd name="T15" fmla="*/ -352 h 171"/>
                                <a:gd name="T16" fmla="+- 0 8230 8221"/>
                                <a:gd name="T17" fmla="*/ T16 w 55"/>
                                <a:gd name="T18" fmla="+- 0 -391 -522"/>
                                <a:gd name="T19" fmla="*/ -391 h 171"/>
                                <a:gd name="T20" fmla="+- 0 8242 8221"/>
                                <a:gd name="T21" fmla="*/ T20 w 55"/>
                                <a:gd name="T22" fmla="+- 0 -408 -522"/>
                                <a:gd name="T23" fmla="*/ -408 h 171"/>
                                <a:gd name="T24" fmla="+- 0 8263 8221"/>
                                <a:gd name="T25" fmla="*/ T24 w 55"/>
                                <a:gd name="T26" fmla="+- 0 -423 -522"/>
                                <a:gd name="T27" fmla="*/ -423 h 171"/>
                                <a:gd name="T28" fmla="+- 0 8266 8221"/>
                                <a:gd name="T29" fmla="*/ T28 w 55"/>
                                <a:gd name="T30" fmla="+- 0 -428 -522"/>
                                <a:gd name="T31" fmla="*/ -428 h 171"/>
                                <a:gd name="T32" fmla="+- 0 8266 8221"/>
                                <a:gd name="T33" fmla="*/ T32 w 55"/>
                                <a:gd name="T34" fmla="+- 0 -432 -522"/>
                                <a:gd name="T35" fmla="*/ -432 h 171"/>
                                <a:gd name="T36" fmla="+- 0 8268 8221"/>
                                <a:gd name="T37" fmla="*/ T36 w 55"/>
                                <a:gd name="T38" fmla="+- 0 -441 -522"/>
                                <a:gd name="T39" fmla="*/ -441 h 171"/>
                                <a:gd name="T40" fmla="+- 0 8275 8221"/>
                                <a:gd name="T41" fmla="*/ T40 w 55"/>
                                <a:gd name="T42" fmla="+- 0 -452 -522"/>
                                <a:gd name="T43" fmla="*/ -452 h 171"/>
                                <a:gd name="T44" fmla="+- 0 8276 8221"/>
                                <a:gd name="T45" fmla="*/ T44 w 55"/>
                                <a:gd name="T46" fmla="+- 0 -459 -522"/>
                                <a:gd name="T47" fmla="*/ -459 h 171"/>
                                <a:gd name="T48" fmla="+- 0 8275 8221"/>
                                <a:gd name="T49" fmla="*/ T48 w 55"/>
                                <a:gd name="T50" fmla="+- 0 -471 -522"/>
                                <a:gd name="T51" fmla="*/ -471 h 171"/>
                                <a:gd name="T52" fmla="+- 0 8270 8221"/>
                                <a:gd name="T53" fmla="*/ T52 w 55"/>
                                <a:gd name="T54" fmla="+- 0 -476 -522"/>
                                <a:gd name="T55" fmla="*/ -476 h 171"/>
                                <a:gd name="T56" fmla="+- 0 8243 8221"/>
                                <a:gd name="T57" fmla="*/ T56 w 55"/>
                                <a:gd name="T58" fmla="+- 0 -492 -522"/>
                                <a:gd name="T59" fmla="*/ -492 h 171"/>
                                <a:gd name="T60" fmla="+- 0 8233 8221"/>
                                <a:gd name="T61" fmla="*/ T60 w 55"/>
                                <a:gd name="T62" fmla="+- 0 -501 -522"/>
                                <a:gd name="T63" fmla="*/ -501 h 171"/>
                                <a:gd name="T64" fmla="+- 0 8224 8221"/>
                                <a:gd name="T65" fmla="*/ T64 w 55"/>
                                <a:gd name="T66" fmla="+- 0 -517 -522"/>
                                <a:gd name="T67" fmla="*/ -517 h 171"/>
                                <a:gd name="T68" fmla="+- 0 8223 8221"/>
                                <a:gd name="T69" fmla="*/ T68 w 55"/>
                                <a:gd name="T70" fmla="+- 0 -522 -522"/>
                                <a:gd name="T71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9" y="131"/>
                                  </a:lnTo>
                                  <a:lnTo>
                                    <a:pt x="21" y="114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63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Lin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43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docshape294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docshape295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docshape296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docshape297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07230D5" id="docshapegroup292" o:spid="_x0000_s1026" style="position:absolute;margin-left:409.9pt;margin-top:-26.1pt;width:3.9pt;height:8.55pt;z-index:-17207296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  <v:fill opacity="32896f"/>
  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  </v:shape>
  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</w:del>
      <w:ins w:id="1725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61216" behindDoc="1" locked="0" layoutInCell="1" allowOverlap="1">
                  <wp:simplePos x="0" y="0"/>
                  <wp:positionH relativeFrom="page">
                    <wp:posOffset>5205730</wp:posOffset>
                  </wp:positionH>
                  <wp:positionV relativeFrom="paragraph">
                    <wp:posOffset>-331470</wp:posOffset>
                  </wp:positionV>
                  <wp:extent cx="49530" cy="108585"/>
                  <wp:effectExtent l="0" t="0" r="0" b="0"/>
                  <wp:wrapNone/>
                  <wp:docPr id="159" name="docshapegroup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9530" cy="108585"/>
                            <a:chOff x="8198" y="-522"/>
                            <a:chExt cx="78" cy="171"/>
                          </a:xfrm>
                        </wpg:grpSpPr>
                        <wps:wsp>
                          <wps:cNvPr id="160" name="docshape293"/>
                          <wps:cNvSpPr>
                            <a:spLocks/>
                          </wps:cNvSpPr>
                          <wps:spPr bwMode="auto">
                            <a:xfrm>
                              <a:off x="8221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8223 8221"/>
                                <a:gd name="T1" fmla="*/ T0 w 55"/>
                                <a:gd name="T2" fmla="+- 0 -522 -522"/>
                                <a:gd name="T3" fmla="*/ -522 h 171"/>
                                <a:gd name="T4" fmla="+- 0 8221 8221"/>
                                <a:gd name="T5" fmla="*/ T4 w 55"/>
                                <a:gd name="T6" fmla="+- 0 -522 -522"/>
                                <a:gd name="T7" fmla="*/ -522 h 171"/>
                                <a:gd name="T8" fmla="+- 0 8221 8221"/>
                                <a:gd name="T9" fmla="*/ T8 w 55"/>
                                <a:gd name="T10" fmla="+- 0 -352 -522"/>
                                <a:gd name="T11" fmla="*/ -352 h 171"/>
                                <a:gd name="T12" fmla="+- 0 8222 8221"/>
                                <a:gd name="T13" fmla="*/ T12 w 55"/>
                                <a:gd name="T14" fmla="+- 0 -352 -522"/>
                                <a:gd name="T15" fmla="*/ -352 h 171"/>
                                <a:gd name="T16" fmla="+- 0 8230 8221"/>
                                <a:gd name="T17" fmla="*/ T16 w 55"/>
                                <a:gd name="T18" fmla="+- 0 -391 -522"/>
                                <a:gd name="T19" fmla="*/ -391 h 171"/>
                                <a:gd name="T20" fmla="+- 0 8242 8221"/>
                                <a:gd name="T21" fmla="*/ T20 w 55"/>
                                <a:gd name="T22" fmla="+- 0 -408 -522"/>
                                <a:gd name="T23" fmla="*/ -408 h 171"/>
                                <a:gd name="T24" fmla="+- 0 8263 8221"/>
                                <a:gd name="T25" fmla="*/ T24 w 55"/>
                                <a:gd name="T26" fmla="+- 0 -423 -522"/>
                                <a:gd name="T27" fmla="*/ -423 h 171"/>
                                <a:gd name="T28" fmla="+- 0 8266 8221"/>
                                <a:gd name="T29" fmla="*/ T28 w 55"/>
                                <a:gd name="T30" fmla="+- 0 -428 -522"/>
                                <a:gd name="T31" fmla="*/ -428 h 171"/>
                                <a:gd name="T32" fmla="+- 0 8266 8221"/>
                                <a:gd name="T33" fmla="*/ T32 w 55"/>
                                <a:gd name="T34" fmla="+- 0 -432 -522"/>
                                <a:gd name="T35" fmla="*/ -432 h 171"/>
                                <a:gd name="T36" fmla="+- 0 8268 8221"/>
                                <a:gd name="T37" fmla="*/ T36 w 55"/>
                                <a:gd name="T38" fmla="+- 0 -441 -522"/>
                                <a:gd name="T39" fmla="*/ -441 h 171"/>
                                <a:gd name="T40" fmla="+- 0 8275 8221"/>
                                <a:gd name="T41" fmla="*/ T40 w 55"/>
                                <a:gd name="T42" fmla="+- 0 -452 -522"/>
                                <a:gd name="T43" fmla="*/ -452 h 171"/>
                                <a:gd name="T44" fmla="+- 0 8276 8221"/>
                                <a:gd name="T45" fmla="*/ T44 w 55"/>
                                <a:gd name="T46" fmla="+- 0 -459 -522"/>
                                <a:gd name="T47" fmla="*/ -459 h 171"/>
                                <a:gd name="T48" fmla="+- 0 8275 8221"/>
                                <a:gd name="T49" fmla="*/ T48 w 55"/>
                                <a:gd name="T50" fmla="+- 0 -471 -522"/>
                                <a:gd name="T51" fmla="*/ -471 h 171"/>
                                <a:gd name="T52" fmla="+- 0 8270 8221"/>
                                <a:gd name="T53" fmla="*/ T52 w 55"/>
                                <a:gd name="T54" fmla="+- 0 -476 -522"/>
                                <a:gd name="T55" fmla="*/ -476 h 171"/>
                                <a:gd name="T56" fmla="+- 0 8243 8221"/>
                                <a:gd name="T57" fmla="*/ T56 w 55"/>
                                <a:gd name="T58" fmla="+- 0 -492 -522"/>
                                <a:gd name="T59" fmla="*/ -492 h 171"/>
                                <a:gd name="T60" fmla="+- 0 8233 8221"/>
                                <a:gd name="T61" fmla="*/ T60 w 55"/>
                                <a:gd name="T62" fmla="+- 0 -501 -522"/>
                                <a:gd name="T63" fmla="*/ -501 h 171"/>
                                <a:gd name="T64" fmla="+- 0 8224 8221"/>
                                <a:gd name="T65" fmla="*/ T64 w 55"/>
                                <a:gd name="T66" fmla="+- 0 -517 -522"/>
                                <a:gd name="T67" fmla="*/ -517 h 171"/>
                                <a:gd name="T68" fmla="+- 0 8223 8221"/>
                                <a:gd name="T69" fmla="*/ T68 w 55"/>
                                <a:gd name="T70" fmla="+- 0 -522 -522"/>
                                <a:gd name="T71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9" y="131"/>
                                  </a:lnTo>
                                  <a:lnTo>
                                    <a:pt x="21" y="114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63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22" y="30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3" y="5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Lin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21" y="-43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docshape294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docshape295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docshape296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26 8213"/>
                                <a:gd name="T1" fmla="*/ T0 w 17"/>
                                <a:gd name="T2" fmla="+- 0 -460 -460"/>
                                <a:gd name="T3" fmla="*/ -460 h 17"/>
                                <a:gd name="T4" fmla="+- 0 8217 8213"/>
                                <a:gd name="T5" fmla="*/ T4 w 17"/>
                                <a:gd name="T6" fmla="+- 0 -460 -460"/>
                                <a:gd name="T7" fmla="*/ -460 h 17"/>
                                <a:gd name="T8" fmla="+- 0 8213 8213"/>
                                <a:gd name="T9" fmla="*/ T8 w 17"/>
                                <a:gd name="T10" fmla="+- 0 -456 -460"/>
                                <a:gd name="T11" fmla="*/ -456 h 17"/>
                                <a:gd name="T12" fmla="+- 0 8213 8213"/>
                                <a:gd name="T13" fmla="*/ T12 w 17"/>
                                <a:gd name="T14" fmla="+- 0 -452 -460"/>
                                <a:gd name="T15" fmla="*/ -452 h 17"/>
                                <a:gd name="T16" fmla="+- 0 8213 8213"/>
                                <a:gd name="T17" fmla="*/ T16 w 17"/>
                                <a:gd name="T18" fmla="+- 0 -447 -460"/>
                                <a:gd name="T19" fmla="*/ -447 h 17"/>
                                <a:gd name="T20" fmla="+- 0 8217 8213"/>
                                <a:gd name="T21" fmla="*/ T20 w 17"/>
                                <a:gd name="T22" fmla="+- 0 -443 -460"/>
                                <a:gd name="T23" fmla="*/ -443 h 17"/>
                                <a:gd name="T24" fmla="+- 0 8226 8213"/>
                                <a:gd name="T25" fmla="*/ T24 w 17"/>
                                <a:gd name="T26" fmla="+- 0 -443 -460"/>
                                <a:gd name="T27" fmla="*/ -443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9 8213"/>
                                <a:gd name="T33" fmla="*/ T32 w 17"/>
                                <a:gd name="T34" fmla="+- 0 -456 -460"/>
                                <a:gd name="T35" fmla="*/ -456 h 17"/>
                                <a:gd name="T36" fmla="+- 0 8226 8213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docshape297"/>
                          <wps:cNvSpPr>
                            <a:spLocks/>
                          </wps:cNvSpPr>
                          <wps:spPr bwMode="auto">
                            <a:xfrm>
                              <a:off x="8213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8213 8213"/>
                                <a:gd name="T1" fmla="*/ T0 w 17"/>
                                <a:gd name="T2" fmla="+- 0 -452 -460"/>
                                <a:gd name="T3" fmla="*/ -452 h 17"/>
                                <a:gd name="T4" fmla="+- 0 8213 8213"/>
                                <a:gd name="T5" fmla="*/ T4 w 17"/>
                                <a:gd name="T6" fmla="+- 0 -456 -460"/>
                                <a:gd name="T7" fmla="*/ -456 h 17"/>
                                <a:gd name="T8" fmla="+- 0 8217 8213"/>
                                <a:gd name="T9" fmla="*/ T8 w 17"/>
                                <a:gd name="T10" fmla="+- 0 -460 -460"/>
                                <a:gd name="T11" fmla="*/ -460 h 17"/>
                                <a:gd name="T12" fmla="+- 0 8221 8213"/>
                                <a:gd name="T13" fmla="*/ T12 w 17"/>
                                <a:gd name="T14" fmla="+- 0 -460 -460"/>
                                <a:gd name="T15" fmla="*/ -460 h 17"/>
                                <a:gd name="T16" fmla="+- 0 8226 8213"/>
                                <a:gd name="T17" fmla="*/ T16 w 17"/>
                                <a:gd name="T18" fmla="+- 0 -460 -460"/>
                                <a:gd name="T19" fmla="*/ -460 h 17"/>
                                <a:gd name="T20" fmla="+- 0 8229 8213"/>
                                <a:gd name="T21" fmla="*/ T20 w 17"/>
                                <a:gd name="T22" fmla="+- 0 -456 -460"/>
                                <a:gd name="T23" fmla="*/ -456 h 17"/>
                                <a:gd name="T24" fmla="+- 0 8229 8213"/>
                                <a:gd name="T25" fmla="*/ T24 w 17"/>
                                <a:gd name="T26" fmla="+- 0 -452 -460"/>
                                <a:gd name="T27" fmla="*/ -452 h 17"/>
                                <a:gd name="T28" fmla="+- 0 8229 8213"/>
                                <a:gd name="T29" fmla="*/ T28 w 17"/>
                                <a:gd name="T30" fmla="+- 0 -447 -460"/>
                                <a:gd name="T31" fmla="*/ -447 h 17"/>
                                <a:gd name="T32" fmla="+- 0 8226 8213"/>
                                <a:gd name="T33" fmla="*/ T32 w 17"/>
                                <a:gd name="T34" fmla="+- 0 -443 -460"/>
                                <a:gd name="T35" fmla="*/ -443 h 17"/>
                                <a:gd name="T36" fmla="+- 0 8221 8213"/>
                                <a:gd name="T37" fmla="*/ T36 w 17"/>
                                <a:gd name="T38" fmla="+- 0 -443 -460"/>
                                <a:gd name="T39" fmla="*/ -443 h 17"/>
                                <a:gd name="T40" fmla="+- 0 8217 8213"/>
                                <a:gd name="T41" fmla="*/ T40 w 17"/>
                                <a:gd name="T42" fmla="+- 0 -443 -460"/>
                                <a:gd name="T43" fmla="*/ -443 h 17"/>
                                <a:gd name="T44" fmla="+- 0 8213 8213"/>
                                <a:gd name="T45" fmla="*/ T44 w 17"/>
                                <a:gd name="T46" fmla="+- 0 -447 -460"/>
                                <a:gd name="T47" fmla="*/ -447 h 17"/>
                                <a:gd name="T48" fmla="+- 0 8213 8213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BF606FA" id="docshapegroup292" o:spid="_x0000_s1026" style="position:absolute;margin-left:409.9pt;margin-top:-26.1pt;width:3.9pt;height:8.55pt;z-index:-17355264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  <v:fill opacity="32896f"/>
  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  </v:shape>
  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</w:ins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4984750</wp:posOffset>
                </wp:positionH>
                <wp:positionV relativeFrom="paragraph">
                  <wp:posOffset>214630</wp:posOffset>
                </wp:positionV>
                <wp:extent cx="598805" cy="241935"/>
                <wp:effectExtent l="0" t="0" r="0" b="0"/>
                <wp:wrapNone/>
                <wp:docPr id="130" name="docshapegroup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41935"/>
                          <a:chOff x="7850" y="338"/>
                          <a:chExt cx="943" cy="381"/>
                        </a:xfrm>
                      </wpg:grpSpPr>
                      <wps:wsp>
                        <wps:cNvPr id="131" name="docshape299"/>
                        <wps:cNvSpPr>
                          <a:spLocks/>
                        </wps:cNvSpPr>
                        <wps:spPr bwMode="auto">
                          <a:xfrm>
                            <a:off x="8078" y="475"/>
                            <a:ext cx="45" cy="210"/>
                          </a:xfrm>
                          <a:custGeom>
                            <a:avLst/>
                            <a:gdLst>
                              <a:gd name="T0" fmla="+- 0 8079 8079"/>
                              <a:gd name="T1" fmla="*/ T0 w 45"/>
                              <a:gd name="T2" fmla="+- 0 475 475"/>
                              <a:gd name="T3" fmla="*/ 475 h 210"/>
                              <a:gd name="T4" fmla="+- 0 8079 8079"/>
                              <a:gd name="T5" fmla="*/ T4 w 45"/>
                              <a:gd name="T6" fmla="+- 0 475 475"/>
                              <a:gd name="T7" fmla="*/ 475 h 210"/>
                              <a:gd name="T8" fmla="+- 0 8079 8079"/>
                              <a:gd name="T9" fmla="*/ T8 w 45"/>
                              <a:gd name="T10" fmla="+- 0 685 475"/>
                              <a:gd name="T11" fmla="*/ 685 h 210"/>
                              <a:gd name="T12" fmla="+- 0 8080 8079"/>
                              <a:gd name="T13" fmla="*/ T12 w 45"/>
                              <a:gd name="T14" fmla="+- 0 685 475"/>
                              <a:gd name="T15" fmla="*/ 685 h 210"/>
                              <a:gd name="T16" fmla="+- 0 8085 8079"/>
                              <a:gd name="T17" fmla="*/ T16 w 45"/>
                              <a:gd name="T18" fmla="+- 0 653 475"/>
                              <a:gd name="T19" fmla="*/ 653 h 210"/>
                              <a:gd name="T20" fmla="+- 0 8088 8079"/>
                              <a:gd name="T21" fmla="*/ T20 w 45"/>
                              <a:gd name="T22" fmla="+- 0 644 475"/>
                              <a:gd name="T23" fmla="*/ 644 h 210"/>
                              <a:gd name="T24" fmla="+- 0 8105 8079"/>
                              <a:gd name="T25" fmla="*/ T24 w 45"/>
                              <a:gd name="T26" fmla="+- 0 615 475"/>
                              <a:gd name="T27" fmla="*/ 615 h 210"/>
                              <a:gd name="T28" fmla="+- 0 8114 8079"/>
                              <a:gd name="T29" fmla="*/ T28 w 45"/>
                              <a:gd name="T30" fmla="+- 0 604 475"/>
                              <a:gd name="T31" fmla="*/ 604 h 210"/>
                              <a:gd name="T32" fmla="+- 0 8116 8079"/>
                              <a:gd name="T33" fmla="*/ T32 w 45"/>
                              <a:gd name="T34" fmla="+- 0 598 475"/>
                              <a:gd name="T35" fmla="*/ 598 h 210"/>
                              <a:gd name="T36" fmla="+- 0 8123 8079"/>
                              <a:gd name="T37" fmla="*/ T36 w 45"/>
                              <a:gd name="T38" fmla="+- 0 570 475"/>
                              <a:gd name="T39" fmla="*/ 570 h 210"/>
                              <a:gd name="T40" fmla="+- 0 8117 8079"/>
                              <a:gd name="T41" fmla="*/ T40 w 45"/>
                              <a:gd name="T42" fmla="+- 0 557 475"/>
                              <a:gd name="T43" fmla="*/ 557 h 210"/>
                              <a:gd name="T44" fmla="+- 0 8113 8079"/>
                              <a:gd name="T45" fmla="*/ T44 w 45"/>
                              <a:gd name="T46" fmla="+- 0 547 475"/>
                              <a:gd name="T47" fmla="*/ 547 h 210"/>
                              <a:gd name="T48" fmla="+- 0 8110 8079"/>
                              <a:gd name="T49" fmla="*/ T48 w 45"/>
                              <a:gd name="T50" fmla="+- 0 538 475"/>
                              <a:gd name="T51" fmla="*/ 538 h 210"/>
                              <a:gd name="T52" fmla="+- 0 8104 8079"/>
                              <a:gd name="T53" fmla="*/ T52 w 45"/>
                              <a:gd name="T54" fmla="+- 0 529 475"/>
                              <a:gd name="T55" fmla="*/ 529 h 210"/>
                              <a:gd name="T56" fmla="+- 0 8090 8079"/>
                              <a:gd name="T57" fmla="*/ T56 w 45"/>
                              <a:gd name="T58" fmla="+- 0 513 475"/>
                              <a:gd name="T59" fmla="*/ 513 h 210"/>
                              <a:gd name="T60" fmla="+- 0 8082 8079"/>
                              <a:gd name="T61" fmla="*/ T60 w 45"/>
                              <a:gd name="T62" fmla="+- 0 494 475"/>
                              <a:gd name="T63" fmla="*/ 494 h 210"/>
                              <a:gd name="T64" fmla="+- 0 8079 8079"/>
                              <a:gd name="T65" fmla="*/ T64 w 45"/>
                              <a:gd name="T66" fmla="+- 0 475 475"/>
                              <a:gd name="T67" fmla="*/ 47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" y="210"/>
                                </a:lnTo>
                                <a:lnTo>
                                  <a:pt x="6" y="178"/>
                                </a:lnTo>
                                <a:lnTo>
                                  <a:pt x="9" y="169"/>
                                </a:lnTo>
                                <a:lnTo>
                                  <a:pt x="26" y="140"/>
                                </a:lnTo>
                                <a:lnTo>
                                  <a:pt x="35" y="129"/>
                                </a:lnTo>
                                <a:lnTo>
                                  <a:pt x="37" y="123"/>
                                </a:lnTo>
                                <a:lnTo>
                                  <a:pt x="44" y="95"/>
                                </a:lnTo>
                                <a:lnTo>
                                  <a:pt x="38" y="82"/>
                                </a:lnTo>
                                <a:lnTo>
                                  <a:pt x="34" y="72"/>
                                </a:lnTo>
                                <a:lnTo>
                                  <a:pt x="31" y="63"/>
                                </a:lnTo>
                                <a:lnTo>
                                  <a:pt x="25" y="54"/>
                                </a:lnTo>
                                <a:lnTo>
                                  <a:pt x="11" y="38"/>
                                </a:lnTo>
                                <a:lnTo>
                                  <a:pt x="3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8079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8079" y="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docshape300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01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02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03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04"/>
                        <wps:cNvSpPr>
                          <a:spLocks/>
                        </wps:cNvSpPr>
                        <wps:spPr bwMode="auto">
                          <a:xfrm>
                            <a:off x="7935" y="460"/>
                            <a:ext cx="43" cy="259"/>
                          </a:xfrm>
                          <a:custGeom>
                            <a:avLst/>
                            <a:gdLst>
                              <a:gd name="T0" fmla="+- 0 7936 7936"/>
                              <a:gd name="T1" fmla="*/ T0 w 43"/>
                              <a:gd name="T2" fmla="+- 0 460 460"/>
                              <a:gd name="T3" fmla="*/ 460 h 259"/>
                              <a:gd name="T4" fmla="+- 0 7936 7936"/>
                              <a:gd name="T5" fmla="*/ T4 w 43"/>
                              <a:gd name="T6" fmla="+- 0 460 460"/>
                              <a:gd name="T7" fmla="*/ 460 h 259"/>
                              <a:gd name="T8" fmla="+- 0 7936 7936"/>
                              <a:gd name="T9" fmla="*/ T8 w 43"/>
                              <a:gd name="T10" fmla="+- 0 718 460"/>
                              <a:gd name="T11" fmla="*/ 718 h 259"/>
                              <a:gd name="T12" fmla="+- 0 7936 7936"/>
                              <a:gd name="T13" fmla="*/ T12 w 43"/>
                              <a:gd name="T14" fmla="+- 0 718 460"/>
                              <a:gd name="T15" fmla="*/ 718 h 259"/>
                              <a:gd name="T16" fmla="+- 0 7944 7936"/>
                              <a:gd name="T17" fmla="*/ T16 w 43"/>
                              <a:gd name="T18" fmla="+- 0 656 460"/>
                              <a:gd name="T19" fmla="*/ 656 h 259"/>
                              <a:gd name="T20" fmla="+- 0 7955 7936"/>
                              <a:gd name="T21" fmla="*/ T20 w 43"/>
                              <a:gd name="T22" fmla="+- 0 632 460"/>
                              <a:gd name="T23" fmla="*/ 632 h 259"/>
                              <a:gd name="T24" fmla="+- 0 7972 7936"/>
                              <a:gd name="T25" fmla="*/ T24 w 43"/>
                              <a:gd name="T26" fmla="+- 0 614 460"/>
                              <a:gd name="T27" fmla="*/ 614 h 259"/>
                              <a:gd name="T28" fmla="+- 0 7975 7936"/>
                              <a:gd name="T29" fmla="*/ T28 w 43"/>
                              <a:gd name="T30" fmla="+- 0 609 460"/>
                              <a:gd name="T31" fmla="*/ 609 h 259"/>
                              <a:gd name="T32" fmla="+- 0 7977 7936"/>
                              <a:gd name="T33" fmla="*/ T32 w 43"/>
                              <a:gd name="T34" fmla="+- 0 602 460"/>
                              <a:gd name="T35" fmla="*/ 602 h 259"/>
                              <a:gd name="T36" fmla="+- 0 7978 7936"/>
                              <a:gd name="T37" fmla="*/ T36 w 43"/>
                              <a:gd name="T38" fmla="+- 0 587 460"/>
                              <a:gd name="T39" fmla="*/ 587 h 259"/>
                              <a:gd name="T40" fmla="+- 0 7977 7936"/>
                              <a:gd name="T41" fmla="*/ T40 w 43"/>
                              <a:gd name="T42" fmla="+- 0 581 460"/>
                              <a:gd name="T43" fmla="*/ 581 h 259"/>
                              <a:gd name="T44" fmla="+- 0 7970 7936"/>
                              <a:gd name="T45" fmla="*/ T44 w 43"/>
                              <a:gd name="T46" fmla="+- 0 565 460"/>
                              <a:gd name="T47" fmla="*/ 565 h 259"/>
                              <a:gd name="T48" fmla="+- 0 7968 7936"/>
                              <a:gd name="T49" fmla="*/ T48 w 43"/>
                              <a:gd name="T50" fmla="+- 0 554 460"/>
                              <a:gd name="T51" fmla="*/ 554 h 259"/>
                              <a:gd name="T52" fmla="+- 0 7954 7936"/>
                              <a:gd name="T53" fmla="*/ T52 w 43"/>
                              <a:gd name="T54" fmla="+- 0 528 460"/>
                              <a:gd name="T55" fmla="*/ 528 h 259"/>
                              <a:gd name="T56" fmla="+- 0 7944 7936"/>
                              <a:gd name="T57" fmla="*/ T56 w 43"/>
                              <a:gd name="T58" fmla="+- 0 511 460"/>
                              <a:gd name="T59" fmla="*/ 511 h 259"/>
                              <a:gd name="T60" fmla="+- 0 7938 7936"/>
                              <a:gd name="T61" fmla="*/ T60 w 43"/>
                              <a:gd name="T62" fmla="+- 0 493 460"/>
                              <a:gd name="T63" fmla="*/ 493 h 259"/>
                              <a:gd name="T64" fmla="+- 0 7936 7936"/>
                              <a:gd name="T65" fmla="*/ T64 w 43"/>
                              <a:gd name="T66" fmla="+- 0 460 460"/>
                              <a:gd name="T67" fmla="*/ 460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6"/>
                                </a:lnTo>
                                <a:lnTo>
                                  <a:pt x="19" y="172"/>
                                </a:lnTo>
                                <a:lnTo>
                                  <a:pt x="36" y="154"/>
                                </a:lnTo>
                                <a:lnTo>
                                  <a:pt x="39" y="149"/>
                                </a:lnTo>
                                <a:lnTo>
                                  <a:pt x="41" y="142"/>
                                </a:lnTo>
                                <a:lnTo>
                                  <a:pt x="42" y="127"/>
                                </a:lnTo>
                                <a:lnTo>
                                  <a:pt x="41" y="121"/>
                                </a:lnTo>
                                <a:lnTo>
                                  <a:pt x="34" y="105"/>
                                </a:lnTo>
                                <a:lnTo>
                                  <a:pt x="32" y="94"/>
                                </a:lnTo>
                                <a:lnTo>
                                  <a:pt x="18" y="68"/>
                                </a:lnTo>
                                <a:lnTo>
                                  <a:pt x="8" y="51"/>
                                </a:lnTo>
                                <a:lnTo>
                                  <a:pt x="2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936" y="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936" y="6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docshape305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306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307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308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309"/>
                        <wps:cNvSpPr>
                          <a:spLocks/>
                        </wps:cNvSpPr>
                        <wps:spPr bwMode="auto">
                          <a:xfrm>
                            <a:off x="8364" y="338"/>
                            <a:ext cx="76" cy="152"/>
                          </a:xfrm>
                          <a:custGeom>
                            <a:avLst/>
                            <a:gdLst>
                              <a:gd name="T0" fmla="+- 0 8364 8364"/>
                              <a:gd name="T1" fmla="*/ T0 w 76"/>
                              <a:gd name="T2" fmla="+- 0 481 338"/>
                              <a:gd name="T3" fmla="*/ 481 h 152"/>
                              <a:gd name="T4" fmla="+- 0 8364 8364"/>
                              <a:gd name="T5" fmla="*/ T4 w 76"/>
                              <a:gd name="T6" fmla="+- 0 473 338"/>
                              <a:gd name="T7" fmla="*/ 473 h 152"/>
                              <a:gd name="T8" fmla="+- 0 8365 8364"/>
                              <a:gd name="T9" fmla="*/ T8 w 76"/>
                              <a:gd name="T10" fmla="+- 0 468 338"/>
                              <a:gd name="T11" fmla="*/ 468 h 152"/>
                              <a:gd name="T12" fmla="+- 0 8365 8364"/>
                              <a:gd name="T13" fmla="*/ T12 w 76"/>
                              <a:gd name="T14" fmla="+- 0 466 338"/>
                              <a:gd name="T15" fmla="*/ 466 h 152"/>
                              <a:gd name="T16" fmla="+- 0 8366 8364"/>
                              <a:gd name="T17" fmla="*/ T16 w 76"/>
                              <a:gd name="T18" fmla="+- 0 464 338"/>
                              <a:gd name="T19" fmla="*/ 464 h 152"/>
                              <a:gd name="T20" fmla="+- 0 8369 8364"/>
                              <a:gd name="T21" fmla="*/ T20 w 76"/>
                              <a:gd name="T22" fmla="+- 0 459 338"/>
                              <a:gd name="T23" fmla="*/ 459 h 152"/>
                              <a:gd name="T24" fmla="+- 0 8371 8364"/>
                              <a:gd name="T25" fmla="*/ T24 w 76"/>
                              <a:gd name="T26" fmla="+- 0 454 338"/>
                              <a:gd name="T27" fmla="*/ 454 h 152"/>
                              <a:gd name="T28" fmla="+- 0 8372 8364"/>
                              <a:gd name="T29" fmla="*/ T28 w 76"/>
                              <a:gd name="T30" fmla="+- 0 451 338"/>
                              <a:gd name="T31" fmla="*/ 451 h 152"/>
                              <a:gd name="T32" fmla="+- 0 8373 8364"/>
                              <a:gd name="T33" fmla="*/ T32 w 76"/>
                              <a:gd name="T34" fmla="+- 0 448 338"/>
                              <a:gd name="T35" fmla="*/ 448 h 152"/>
                              <a:gd name="T36" fmla="+- 0 8376 8364"/>
                              <a:gd name="T37" fmla="*/ T36 w 76"/>
                              <a:gd name="T38" fmla="+- 0 443 338"/>
                              <a:gd name="T39" fmla="*/ 443 h 152"/>
                              <a:gd name="T40" fmla="+- 0 8378 8364"/>
                              <a:gd name="T41" fmla="*/ T40 w 76"/>
                              <a:gd name="T42" fmla="+- 0 441 338"/>
                              <a:gd name="T43" fmla="*/ 441 h 152"/>
                              <a:gd name="T44" fmla="+- 0 8380 8364"/>
                              <a:gd name="T45" fmla="*/ T44 w 76"/>
                              <a:gd name="T46" fmla="+- 0 438 338"/>
                              <a:gd name="T47" fmla="*/ 438 h 152"/>
                              <a:gd name="T48" fmla="+- 0 8382 8364"/>
                              <a:gd name="T49" fmla="*/ T48 w 76"/>
                              <a:gd name="T50" fmla="+- 0 437 338"/>
                              <a:gd name="T51" fmla="*/ 437 h 152"/>
                              <a:gd name="T52" fmla="+- 0 8385 8364"/>
                              <a:gd name="T53" fmla="*/ T52 w 76"/>
                              <a:gd name="T54" fmla="+- 0 435 338"/>
                              <a:gd name="T55" fmla="*/ 435 h 152"/>
                              <a:gd name="T56" fmla="+- 0 8391 8364"/>
                              <a:gd name="T57" fmla="*/ T56 w 76"/>
                              <a:gd name="T58" fmla="+- 0 432 338"/>
                              <a:gd name="T59" fmla="*/ 432 h 152"/>
                              <a:gd name="T60" fmla="+- 0 8398 8364"/>
                              <a:gd name="T61" fmla="*/ T60 w 76"/>
                              <a:gd name="T62" fmla="+- 0 428 338"/>
                              <a:gd name="T63" fmla="*/ 428 h 152"/>
                              <a:gd name="T64" fmla="+- 0 8403 8364"/>
                              <a:gd name="T65" fmla="*/ T64 w 76"/>
                              <a:gd name="T66" fmla="+- 0 426 338"/>
                              <a:gd name="T67" fmla="*/ 426 h 152"/>
                              <a:gd name="T68" fmla="+- 0 8405 8364"/>
                              <a:gd name="T69" fmla="*/ T68 w 76"/>
                              <a:gd name="T70" fmla="+- 0 424 338"/>
                              <a:gd name="T71" fmla="*/ 424 h 152"/>
                              <a:gd name="T72" fmla="+- 0 8408 8364"/>
                              <a:gd name="T73" fmla="*/ T72 w 76"/>
                              <a:gd name="T74" fmla="+- 0 423 338"/>
                              <a:gd name="T75" fmla="*/ 423 h 152"/>
                              <a:gd name="T76" fmla="+- 0 8410 8364"/>
                              <a:gd name="T77" fmla="*/ T76 w 76"/>
                              <a:gd name="T78" fmla="+- 0 422 338"/>
                              <a:gd name="T79" fmla="*/ 422 h 152"/>
                              <a:gd name="T80" fmla="+- 0 8412 8364"/>
                              <a:gd name="T81" fmla="*/ T80 w 76"/>
                              <a:gd name="T82" fmla="+- 0 421 338"/>
                              <a:gd name="T83" fmla="*/ 421 h 152"/>
                              <a:gd name="T84" fmla="+- 0 8420 8364"/>
                              <a:gd name="T85" fmla="*/ T84 w 76"/>
                              <a:gd name="T86" fmla="+- 0 417 338"/>
                              <a:gd name="T87" fmla="*/ 417 h 152"/>
                              <a:gd name="T88" fmla="+- 0 8424 8364"/>
                              <a:gd name="T89" fmla="*/ T88 w 76"/>
                              <a:gd name="T90" fmla="+- 0 415 338"/>
                              <a:gd name="T91" fmla="*/ 415 h 152"/>
                              <a:gd name="T92" fmla="+- 0 8427 8364"/>
                              <a:gd name="T93" fmla="*/ T92 w 76"/>
                              <a:gd name="T94" fmla="+- 0 414 338"/>
                              <a:gd name="T95" fmla="*/ 414 h 152"/>
                              <a:gd name="T96" fmla="+- 0 8431 8364"/>
                              <a:gd name="T97" fmla="*/ T96 w 76"/>
                              <a:gd name="T98" fmla="+- 0 412 338"/>
                              <a:gd name="T99" fmla="*/ 412 h 152"/>
                              <a:gd name="T100" fmla="+- 0 8435 8364"/>
                              <a:gd name="T101" fmla="*/ T100 w 76"/>
                              <a:gd name="T102" fmla="+- 0 408 338"/>
                              <a:gd name="T103" fmla="*/ 408 h 152"/>
                              <a:gd name="T104" fmla="+- 0 8436 8364"/>
                              <a:gd name="T105" fmla="*/ T104 w 76"/>
                              <a:gd name="T106" fmla="+- 0 406 338"/>
                              <a:gd name="T107" fmla="*/ 406 h 152"/>
                              <a:gd name="T108" fmla="+- 0 8438 8364"/>
                              <a:gd name="T109" fmla="*/ T108 w 76"/>
                              <a:gd name="T110" fmla="+- 0 403 338"/>
                              <a:gd name="T111" fmla="*/ 403 h 152"/>
                              <a:gd name="T112" fmla="+- 0 8440 8364"/>
                              <a:gd name="T113" fmla="*/ T112 w 76"/>
                              <a:gd name="T114" fmla="+- 0 395 338"/>
                              <a:gd name="T115" fmla="*/ 395 h 152"/>
                              <a:gd name="T116" fmla="+- 0 8438 8364"/>
                              <a:gd name="T117" fmla="*/ T116 w 76"/>
                              <a:gd name="T118" fmla="+- 0 392 338"/>
                              <a:gd name="T119" fmla="*/ 392 h 152"/>
                              <a:gd name="T120" fmla="+- 0 8435 8364"/>
                              <a:gd name="T121" fmla="*/ T120 w 76"/>
                              <a:gd name="T122" fmla="+- 0 389 338"/>
                              <a:gd name="T123" fmla="*/ 389 h 152"/>
                              <a:gd name="T124" fmla="+- 0 8434 8364"/>
                              <a:gd name="T125" fmla="*/ T124 w 76"/>
                              <a:gd name="T126" fmla="+- 0 388 338"/>
                              <a:gd name="T127" fmla="*/ 388 h 152"/>
                              <a:gd name="T128" fmla="+- 0 8432 8364"/>
                              <a:gd name="T129" fmla="*/ T128 w 76"/>
                              <a:gd name="T130" fmla="+- 0 385 338"/>
                              <a:gd name="T131" fmla="*/ 385 h 152"/>
                              <a:gd name="T132" fmla="+- 0 8429 8364"/>
                              <a:gd name="T133" fmla="*/ T132 w 76"/>
                              <a:gd name="T134" fmla="+- 0 383 338"/>
                              <a:gd name="T135" fmla="*/ 383 h 152"/>
                              <a:gd name="T136" fmla="+- 0 8427 8364"/>
                              <a:gd name="T137" fmla="*/ T136 w 76"/>
                              <a:gd name="T138" fmla="+- 0 381 338"/>
                              <a:gd name="T139" fmla="*/ 381 h 152"/>
                              <a:gd name="T140" fmla="+- 0 8421 8364"/>
                              <a:gd name="T141" fmla="*/ T140 w 76"/>
                              <a:gd name="T142" fmla="+- 0 379 338"/>
                              <a:gd name="T143" fmla="*/ 379 h 152"/>
                              <a:gd name="T144" fmla="+- 0 8417 8364"/>
                              <a:gd name="T145" fmla="*/ T144 w 76"/>
                              <a:gd name="T146" fmla="+- 0 377 338"/>
                              <a:gd name="T147" fmla="*/ 377 h 152"/>
                              <a:gd name="T148" fmla="+- 0 8401 8364"/>
                              <a:gd name="T149" fmla="*/ T148 w 76"/>
                              <a:gd name="T150" fmla="+- 0 372 338"/>
                              <a:gd name="T151" fmla="*/ 372 h 152"/>
                              <a:gd name="T152" fmla="+- 0 8396 8364"/>
                              <a:gd name="T153" fmla="*/ T152 w 76"/>
                              <a:gd name="T154" fmla="+- 0 370 338"/>
                              <a:gd name="T155" fmla="*/ 370 h 152"/>
                              <a:gd name="T156" fmla="+- 0 8392 8364"/>
                              <a:gd name="T157" fmla="*/ T156 w 76"/>
                              <a:gd name="T158" fmla="+- 0 369 338"/>
                              <a:gd name="T159" fmla="*/ 369 h 152"/>
                              <a:gd name="T160" fmla="+- 0 8388 8364"/>
                              <a:gd name="T161" fmla="*/ T160 w 76"/>
                              <a:gd name="T162" fmla="+- 0 367 338"/>
                              <a:gd name="T163" fmla="*/ 367 h 152"/>
                              <a:gd name="T164" fmla="+- 0 8383 8364"/>
                              <a:gd name="T165" fmla="*/ T164 w 76"/>
                              <a:gd name="T166" fmla="+- 0 365 338"/>
                              <a:gd name="T167" fmla="*/ 365 h 152"/>
                              <a:gd name="T168" fmla="+- 0 8379 8364"/>
                              <a:gd name="T169" fmla="*/ T168 w 76"/>
                              <a:gd name="T170" fmla="+- 0 362 338"/>
                              <a:gd name="T171" fmla="*/ 362 h 152"/>
                              <a:gd name="T172" fmla="+- 0 8377 8364"/>
                              <a:gd name="T173" fmla="*/ T172 w 76"/>
                              <a:gd name="T174" fmla="+- 0 360 338"/>
                              <a:gd name="T175" fmla="*/ 360 h 152"/>
                              <a:gd name="T176" fmla="+- 0 8375 8364"/>
                              <a:gd name="T177" fmla="*/ T176 w 76"/>
                              <a:gd name="T178" fmla="+- 0 359 338"/>
                              <a:gd name="T179" fmla="*/ 359 h 152"/>
                              <a:gd name="T180" fmla="+- 0 8370 8364"/>
                              <a:gd name="T181" fmla="*/ T180 w 76"/>
                              <a:gd name="T182" fmla="+- 0 354 338"/>
                              <a:gd name="T183" fmla="*/ 354 h 152"/>
                              <a:gd name="T184" fmla="+- 0 8369 8364"/>
                              <a:gd name="T185" fmla="*/ T184 w 76"/>
                              <a:gd name="T186" fmla="+- 0 352 338"/>
                              <a:gd name="T187" fmla="*/ 352 h 152"/>
                              <a:gd name="T188" fmla="+- 0 8367 8364"/>
                              <a:gd name="T189" fmla="*/ T188 w 76"/>
                              <a:gd name="T190" fmla="+- 0 350 338"/>
                              <a:gd name="T191" fmla="*/ 350 h 152"/>
                              <a:gd name="T192" fmla="+- 0 8366 8364"/>
                              <a:gd name="T193" fmla="*/ T192 w 76"/>
                              <a:gd name="T194" fmla="+- 0 347 338"/>
                              <a:gd name="T195" fmla="*/ 347 h 152"/>
                              <a:gd name="T196" fmla="+- 0 8365 8364"/>
                              <a:gd name="T197" fmla="*/ T196 w 76"/>
                              <a:gd name="T198" fmla="+- 0 339 338"/>
                              <a:gd name="T199" fmla="*/ 339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6" h="152">
                                <a:moveTo>
                                  <a:pt x="0" y="143"/>
                                </a:moveTo>
                                <a:lnTo>
                                  <a:pt x="0" y="152"/>
                                </a:lnTo>
                                <a:lnTo>
                                  <a:pt x="0" y="143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32"/>
                                </a:lnTo>
                                <a:lnTo>
                                  <a:pt x="1" y="131"/>
                                </a:lnTo>
                                <a:lnTo>
                                  <a:pt x="1" y="130"/>
                                </a:lnTo>
                                <a:lnTo>
                                  <a:pt x="1" y="129"/>
                                </a:lnTo>
                                <a:lnTo>
                                  <a:pt x="1" y="128"/>
                                </a:lnTo>
                                <a:lnTo>
                                  <a:pt x="2" y="127"/>
                                </a:lnTo>
                                <a:lnTo>
                                  <a:pt x="2" y="126"/>
                                </a:lnTo>
                                <a:lnTo>
                                  <a:pt x="3" y="124"/>
                                </a:lnTo>
                                <a:lnTo>
                                  <a:pt x="4" y="122"/>
                                </a:lnTo>
                                <a:lnTo>
                                  <a:pt x="5" y="121"/>
                                </a:lnTo>
                                <a:lnTo>
                                  <a:pt x="7" y="117"/>
                                </a:lnTo>
                                <a:lnTo>
                                  <a:pt x="7" y="116"/>
                                </a:lnTo>
                                <a:lnTo>
                                  <a:pt x="8" y="115"/>
                                </a:lnTo>
                                <a:lnTo>
                                  <a:pt x="8" y="114"/>
                                </a:lnTo>
                                <a:lnTo>
                                  <a:pt x="8" y="113"/>
                                </a:lnTo>
                                <a:lnTo>
                                  <a:pt x="9" y="112"/>
                                </a:lnTo>
                                <a:lnTo>
                                  <a:pt x="9" y="111"/>
                                </a:lnTo>
                                <a:lnTo>
                                  <a:pt x="9" y="110"/>
                                </a:lnTo>
                                <a:lnTo>
                                  <a:pt x="11" y="108"/>
                                </a:lnTo>
                                <a:lnTo>
                                  <a:pt x="12" y="106"/>
                                </a:lnTo>
                                <a:lnTo>
                                  <a:pt x="12" y="105"/>
                                </a:lnTo>
                                <a:lnTo>
                                  <a:pt x="13" y="104"/>
                                </a:lnTo>
                                <a:lnTo>
                                  <a:pt x="13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02"/>
                                </a:lnTo>
                                <a:lnTo>
                                  <a:pt x="16" y="100"/>
                                </a:lnTo>
                                <a:lnTo>
                                  <a:pt x="17" y="100"/>
                                </a:lnTo>
                                <a:lnTo>
                                  <a:pt x="17" y="99"/>
                                </a:lnTo>
                                <a:lnTo>
                                  <a:pt x="18" y="99"/>
                                </a:lnTo>
                                <a:lnTo>
                                  <a:pt x="19" y="98"/>
                                </a:lnTo>
                                <a:lnTo>
                                  <a:pt x="20" y="97"/>
                                </a:lnTo>
                                <a:lnTo>
                                  <a:pt x="21" y="97"/>
                                </a:lnTo>
                                <a:lnTo>
                                  <a:pt x="22" y="96"/>
                                </a:lnTo>
                                <a:lnTo>
                                  <a:pt x="23" y="96"/>
                                </a:lnTo>
                                <a:lnTo>
                                  <a:pt x="24" y="95"/>
                                </a:lnTo>
                                <a:lnTo>
                                  <a:pt x="27" y="94"/>
                                </a:lnTo>
                                <a:lnTo>
                                  <a:pt x="28" y="93"/>
                                </a:lnTo>
                                <a:lnTo>
                                  <a:pt x="33" y="91"/>
                                </a:lnTo>
                                <a:lnTo>
                                  <a:pt x="34" y="90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8"/>
                                </a:lnTo>
                                <a:lnTo>
                                  <a:pt x="39" y="88"/>
                                </a:lnTo>
                                <a:lnTo>
                                  <a:pt x="40" y="87"/>
                                </a:lnTo>
                                <a:lnTo>
                                  <a:pt x="41" y="87"/>
                                </a:lnTo>
                                <a:lnTo>
                                  <a:pt x="41" y="86"/>
                                </a:lnTo>
                                <a:lnTo>
                                  <a:pt x="42" y="86"/>
                                </a:lnTo>
                                <a:lnTo>
                                  <a:pt x="43" y="86"/>
                                </a:lnTo>
                                <a:lnTo>
                                  <a:pt x="44" y="85"/>
                                </a:lnTo>
                                <a:lnTo>
                                  <a:pt x="45" y="85"/>
                                </a:lnTo>
                                <a:lnTo>
                                  <a:pt x="45" y="84"/>
                                </a:lnTo>
                                <a:lnTo>
                                  <a:pt x="46" y="84"/>
                                </a:lnTo>
                                <a:lnTo>
                                  <a:pt x="47" y="83"/>
                                </a:lnTo>
                                <a:lnTo>
                                  <a:pt x="48" y="83"/>
                                </a:lnTo>
                                <a:lnTo>
                                  <a:pt x="54" y="80"/>
                                </a:lnTo>
                                <a:lnTo>
                                  <a:pt x="55" y="79"/>
                                </a:lnTo>
                                <a:lnTo>
                                  <a:pt x="56" y="79"/>
                                </a:lnTo>
                                <a:lnTo>
                                  <a:pt x="57" y="79"/>
                                </a:lnTo>
                                <a:lnTo>
                                  <a:pt x="57" y="78"/>
                                </a:lnTo>
                                <a:lnTo>
                                  <a:pt x="59" y="78"/>
                                </a:lnTo>
                                <a:lnTo>
                                  <a:pt x="60" y="77"/>
                                </a:lnTo>
                                <a:lnTo>
                                  <a:pt x="61" y="77"/>
                                </a:lnTo>
                                <a:lnTo>
                                  <a:pt x="62" y="76"/>
                                </a:lnTo>
                                <a:lnTo>
                                  <a:pt x="63" y="76"/>
                                </a:lnTo>
                                <a:lnTo>
                                  <a:pt x="64" y="75"/>
                                </a:lnTo>
                                <a:lnTo>
                                  <a:pt x="66" y="75"/>
                                </a:lnTo>
                                <a:lnTo>
                                  <a:pt x="66" y="74"/>
                                </a:lnTo>
                                <a:lnTo>
                                  <a:pt x="67" y="74"/>
                                </a:lnTo>
                                <a:lnTo>
                                  <a:pt x="69" y="72"/>
                                </a:lnTo>
                                <a:lnTo>
                                  <a:pt x="71" y="71"/>
                                </a:lnTo>
                                <a:lnTo>
                                  <a:pt x="71" y="70"/>
                                </a:lnTo>
                                <a:lnTo>
                                  <a:pt x="72" y="69"/>
                                </a:lnTo>
                                <a:lnTo>
                                  <a:pt x="72" y="68"/>
                                </a:lnTo>
                                <a:lnTo>
                                  <a:pt x="73" y="67"/>
                                </a:lnTo>
                                <a:lnTo>
                                  <a:pt x="73" y="66"/>
                                </a:lnTo>
                                <a:lnTo>
                                  <a:pt x="74" y="65"/>
                                </a:lnTo>
                                <a:lnTo>
                                  <a:pt x="75" y="61"/>
                                </a:lnTo>
                                <a:lnTo>
                                  <a:pt x="76" y="60"/>
                                </a:lnTo>
                                <a:lnTo>
                                  <a:pt x="76" y="57"/>
                                </a:lnTo>
                                <a:lnTo>
                                  <a:pt x="75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4"/>
                                </a:lnTo>
                                <a:lnTo>
                                  <a:pt x="73" y="54"/>
                                </a:lnTo>
                                <a:lnTo>
                                  <a:pt x="73" y="53"/>
                                </a:lnTo>
                                <a:lnTo>
                                  <a:pt x="71" y="51"/>
                                </a:lnTo>
                                <a:lnTo>
                                  <a:pt x="70" y="50"/>
                                </a:lnTo>
                                <a:lnTo>
                                  <a:pt x="69" y="49"/>
                                </a:lnTo>
                                <a:lnTo>
                                  <a:pt x="68" y="48"/>
                                </a:lnTo>
                                <a:lnTo>
                                  <a:pt x="68" y="47"/>
                                </a:lnTo>
                                <a:lnTo>
                                  <a:pt x="67" y="46"/>
                                </a:lnTo>
                                <a:lnTo>
                                  <a:pt x="66" y="46"/>
                                </a:lnTo>
                                <a:lnTo>
                                  <a:pt x="66" y="45"/>
                                </a:lnTo>
                                <a:lnTo>
                                  <a:pt x="65" y="45"/>
                                </a:lnTo>
                                <a:lnTo>
                                  <a:pt x="64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3"/>
                                </a:lnTo>
                                <a:lnTo>
                                  <a:pt x="59" y="42"/>
                                </a:lnTo>
                                <a:lnTo>
                                  <a:pt x="59" y="41"/>
                                </a:lnTo>
                                <a:lnTo>
                                  <a:pt x="58" y="41"/>
                                </a:lnTo>
                                <a:lnTo>
                                  <a:pt x="57" y="41"/>
                                </a:lnTo>
                                <a:lnTo>
                                  <a:pt x="56" y="40"/>
                                </a:lnTo>
                                <a:lnTo>
                                  <a:pt x="55" y="40"/>
                                </a:lnTo>
                                <a:lnTo>
                                  <a:pt x="53" y="39"/>
                                </a:lnTo>
                                <a:lnTo>
                                  <a:pt x="51" y="39"/>
                                </a:lnTo>
                                <a:lnTo>
                                  <a:pt x="51" y="38"/>
                                </a:lnTo>
                                <a:lnTo>
                                  <a:pt x="38" y="34"/>
                                </a:lnTo>
                                <a:lnTo>
                                  <a:pt x="37" y="34"/>
                                </a:lnTo>
                                <a:lnTo>
                                  <a:pt x="34" y="33"/>
                                </a:lnTo>
                                <a:lnTo>
                                  <a:pt x="33" y="33"/>
                                </a:lnTo>
                                <a:lnTo>
                                  <a:pt x="32" y="32"/>
                                </a:lnTo>
                                <a:lnTo>
                                  <a:pt x="31" y="32"/>
                                </a:lnTo>
                                <a:lnTo>
                                  <a:pt x="30" y="31"/>
                                </a:lnTo>
                                <a:lnTo>
                                  <a:pt x="29" y="31"/>
                                </a:lnTo>
                                <a:lnTo>
                                  <a:pt x="28" y="31"/>
                                </a:lnTo>
                                <a:lnTo>
                                  <a:pt x="26" y="30"/>
                                </a:lnTo>
                                <a:lnTo>
                                  <a:pt x="25" y="30"/>
                                </a:lnTo>
                                <a:lnTo>
                                  <a:pt x="25" y="29"/>
                                </a:lnTo>
                                <a:lnTo>
                                  <a:pt x="24" y="29"/>
                                </a:lnTo>
                                <a:lnTo>
                                  <a:pt x="23" y="29"/>
                                </a:lnTo>
                                <a:lnTo>
                                  <a:pt x="20" y="27"/>
                                </a:lnTo>
                                <a:lnTo>
                                  <a:pt x="19" y="27"/>
                                </a:lnTo>
                                <a:lnTo>
                                  <a:pt x="19" y="26"/>
                                </a:lnTo>
                                <a:lnTo>
                                  <a:pt x="18" y="26"/>
                                </a:lnTo>
                                <a:lnTo>
                                  <a:pt x="15" y="24"/>
                                </a:lnTo>
                                <a:lnTo>
                                  <a:pt x="14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2"/>
                                </a:lnTo>
                                <a:lnTo>
                                  <a:pt x="12" y="22"/>
                                </a:lnTo>
                                <a:lnTo>
                                  <a:pt x="11" y="21"/>
                                </a:lnTo>
                                <a:lnTo>
                                  <a:pt x="10" y="20"/>
                                </a:lnTo>
                                <a:lnTo>
                                  <a:pt x="7" y="17"/>
                                </a:lnTo>
                                <a:lnTo>
                                  <a:pt x="6" y="16"/>
                                </a:lnTo>
                                <a:lnTo>
                                  <a:pt x="6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3"/>
                                </a:lnTo>
                                <a:lnTo>
                                  <a:pt x="3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9"/>
                                </a:lnTo>
                                <a:lnTo>
                                  <a:pt x="2" y="8"/>
                                </a:lnTo>
                                <a:lnTo>
                                  <a:pt x="2" y="7"/>
                                </a:lnTo>
                                <a:lnTo>
                                  <a:pt x="1" y="6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364" y="4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docshape310"/>
                        <wps:cNvSpPr>
                          <a:spLocks/>
                        </wps:cNvSpPr>
                        <wps:spPr bwMode="auto">
                          <a:xfrm>
                            <a:off x="8221" y="446"/>
                            <a:ext cx="54" cy="189"/>
                          </a:xfrm>
                          <a:custGeom>
                            <a:avLst/>
                            <a:gdLst>
                              <a:gd name="T0" fmla="+- 0 8224 8221"/>
                              <a:gd name="T1" fmla="*/ T0 w 54"/>
                              <a:gd name="T2" fmla="+- 0 447 447"/>
                              <a:gd name="T3" fmla="*/ 447 h 189"/>
                              <a:gd name="T4" fmla="+- 0 8221 8221"/>
                              <a:gd name="T5" fmla="*/ T4 w 54"/>
                              <a:gd name="T6" fmla="+- 0 447 447"/>
                              <a:gd name="T7" fmla="*/ 447 h 189"/>
                              <a:gd name="T8" fmla="+- 0 8221 8221"/>
                              <a:gd name="T9" fmla="*/ T8 w 54"/>
                              <a:gd name="T10" fmla="+- 0 635 447"/>
                              <a:gd name="T11" fmla="*/ 635 h 189"/>
                              <a:gd name="T12" fmla="+- 0 8222 8221"/>
                              <a:gd name="T13" fmla="*/ T12 w 54"/>
                              <a:gd name="T14" fmla="+- 0 635 447"/>
                              <a:gd name="T15" fmla="*/ 635 h 189"/>
                              <a:gd name="T16" fmla="+- 0 8228 8221"/>
                              <a:gd name="T17" fmla="*/ T16 w 54"/>
                              <a:gd name="T18" fmla="+- 0 590 447"/>
                              <a:gd name="T19" fmla="*/ 590 h 189"/>
                              <a:gd name="T20" fmla="+- 0 8253 8221"/>
                              <a:gd name="T21" fmla="*/ T20 w 54"/>
                              <a:gd name="T22" fmla="+- 0 555 447"/>
                              <a:gd name="T23" fmla="*/ 555 h 189"/>
                              <a:gd name="T24" fmla="+- 0 8272 8221"/>
                              <a:gd name="T25" fmla="*/ T24 w 54"/>
                              <a:gd name="T26" fmla="+- 0 537 447"/>
                              <a:gd name="T27" fmla="*/ 537 h 189"/>
                              <a:gd name="T28" fmla="+- 0 8275 8221"/>
                              <a:gd name="T29" fmla="*/ T28 w 54"/>
                              <a:gd name="T30" fmla="+- 0 521 447"/>
                              <a:gd name="T31" fmla="*/ 521 h 189"/>
                              <a:gd name="T32" fmla="+- 0 8273 8221"/>
                              <a:gd name="T33" fmla="*/ T32 w 54"/>
                              <a:gd name="T34" fmla="+- 0 509 447"/>
                              <a:gd name="T35" fmla="*/ 509 h 189"/>
                              <a:gd name="T36" fmla="+- 0 8269 8221"/>
                              <a:gd name="T37" fmla="*/ T36 w 54"/>
                              <a:gd name="T38" fmla="+- 0 504 447"/>
                              <a:gd name="T39" fmla="*/ 504 h 189"/>
                              <a:gd name="T40" fmla="+- 0 8250 8221"/>
                              <a:gd name="T41" fmla="*/ T40 w 54"/>
                              <a:gd name="T42" fmla="+- 0 490 447"/>
                              <a:gd name="T43" fmla="*/ 490 h 189"/>
                              <a:gd name="T44" fmla="+- 0 8240 8221"/>
                              <a:gd name="T45" fmla="*/ T44 w 54"/>
                              <a:gd name="T46" fmla="+- 0 479 447"/>
                              <a:gd name="T47" fmla="*/ 479 h 189"/>
                              <a:gd name="T48" fmla="+- 0 8227 8221"/>
                              <a:gd name="T49" fmla="*/ T48 w 54"/>
                              <a:gd name="T50" fmla="+- 0 458 447"/>
                              <a:gd name="T51" fmla="*/ 458 h 189"/>
                              <a:gd name="T52" fmla="+- 0 8224 8221"/>
                              <a:gd name="T53" fmla="*/ T52 w 54"/>
                              <a:gd name="T54" fmla="+- 0 447 447"/>
                              <a:gd name="T55" fmla="*/ 4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1" y="188"/>
                                </a:lnTo>
                                <a:lnTo>
                                  <a:pt x="7" y="143"/>
                                </a:lnTo>
                                <a:lnTo>
                                  <a:pt x="32" y="108"/>
                                </a:lnTo>
                                <a:lnTo>
                                  <a:pt x="51" y="90"/>
                                </a:lnTo>
                                <a:lnTo>
                                  <a:pt x="54" y="74"/>
                                </a:lnTo>
                                <a:lnTo>
                                  <a:pt x="52" y="62"/>
                                </a:lnTo>
                                <a:lnTo>
                                  <a:pt x="48" y="57"/>
                                </a:lnTo>
                                <a:lnTo>
                                  <a:pt x="29" y="43"/>
                                </a:lnTo>
                                <a:lnTo>
                                  <a:pt x="19" y="32"/>
                                </a:lnTo>
                                <a:lnTo>
                                  <a:pt x="6" y="1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8221" y="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docshape311"/>
                        <wps:cNvSpPr>
                          <a:spLocks/>
                        </wps:cNvSpPr>
                        <wps:spPr bwMode="auto">
                          <a:xfrm>
                            <a:off x="8221" y="381"/>
                            <a:ext cx="143" cy="163"/>
                          </a:xfrm>
                          <a:custGeom>
                            <a:avLst/>
                            <a:gdLst>
                              <a:gd name="T0" fmla="+- 0 8221 8221"/>
                              <a:gd name="T1" fmla="*/ T0 w 143"/>
                              <a:gd name="T2" fmla="+- 0 544 381"/>
                              <a:gd name="T3" fmla="*/ 544 h 163"/>
                              <a:gd name="T4" fmla="+- 0 8221 8221"/>
                              <a:gd name="T5" fmla="*/ T4 w 143"/>
                              <a:gd name="T6" fmla="+- 0 501 381"/>
                              <a:gd name="T7" fmla="*/ 501 h 163"/>
                              <a:gd name="T8" fmla="+- 0 8364 8221"/>
                              <a:gd name="T9" fmla="*/ T8 w 143"/>
                              <a:gd name="T10" fmla="+- 0 412 381"/>
                              <a:gd name="T11" fmla="*/ 412 h 163"/>
                              <a:gd name="T12" fmla="+- 0 8364 8221"/>
                              <a:gd name="T13" fmla="*/ T12 w 143"/>
                              <a:gd name="T14" fmla="+- 0 381 381"/>
                              <a:gd name="T15" fmla="*/ 381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63">
                                <a:moveTo>
                                  <a:pt x="0" y="163"/>
                                </a:moveTo>
                                <a:lnTo>
                                  <a:pt x="0" y="120"/>
                                </a:lnTo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312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313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314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315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316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317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318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319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7850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222C5" id="docshapegroup298" o:spid="_x0000_s1026" style="position:absolute;margin-left:392.5pt;margin-top:16.9pt;width:47.15pt;height:19.05pt;z-index:15758336;mso-position-horizontal-relative:page" coordorigin="7850,338" coordsize="9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">
                <v:shape id="docshape299" o:spid="_x0000_s1027" style="position:absolute;left:8078;top:475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" path="m,l,,,210r1,l6,178r3,-9l26,140r9,-11l37,123,44,95,38,82,34,72,31,63,25,54,11,38,3,19,,xe" fillcolor="black" stroked="f">
                  <v:fill opacity="32896f"/>
                  <v:path arrowok="t" o:connecttype="custom" o:connectlocs="0,475;0,475;0,685;1,685;6,653;9,644;26,615;35,604;37,598;44,570;38,557;34,547;31,538;25,529;11,513;3,494;0,475" o:connectangles="0,0,0,0,0,0,0,0,0,0,0,0,0,0,0,0,0"/>
                </v:shape>
                <v:line id="Line 148" o:spid="_x0000_s1028" style="position:absolute;visibility:visible;mso-wrap-style:square" from="8079,654" to="8079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" strokeweight=".34811mm"/>
                <v:line id="Line 147" o:spid="_x0000_s1029" style="position:absolute;visibility:visible;mso-wrap-style:square" from="8079,605" to="8079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" strokeweight=".81319mm"/>
                <v:shape id="docshape300" o:spid="_x0000_s1030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vJ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eNn+HsmXyDnvwAAAP//AwBQSwECLQAUAAYACAAAACEA2+H2y+4AAACFAQAAEwAAAAAAAAAAAAAA&#10;AAAAAAAAW0NvbnRlbnRfVHlwZXNdLnhtbFBLAQItABQABgAIAAAAIQBa9CxbvwAAABUBAAALAAAA&#10;AAAAAAAAAAAAAB8BAABfcmVscy8ucmVsc1BLAQItABQABgAIAAAAIQCZ7evJwgAAANwAAAAPAAAA&#10;AAAAAAAAAAAAAAcCAABkcnMvZG93bnJldi54bWxQSwUGAAAAAAMAAwC3AAAA9gIAAAAA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1" o:spid="_x0000_s1031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dRt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Msr3J+JE+jlHwAAAP//AwBQSwECLQAUAAYACAAAACEA2+H2y+4AAACFAQAAEwAAAAAAAAAA&#10;AAAAAAAAAAAAW0NvbnRlbnRfVHlwZXNdLnhtbFBLAQItABQABgAIAAAAIQBa9CxbvwAAABUBAAAL&#10;AAAAAAAAAAAAAAAAAB8BAABfcmVscy8ucmVsc1BLAQItABQABgAIAAAAIQD+UdRtxQAAANwAAAAP&#10;AAAAAAAAAAAAAAAAAAcCAABkcnMvZG93bnJldi54bWxQSwUGAAAAAAMAAwC3AAAA+QIAAAAA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2" o:spid="_x0000_s1032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Al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AZz0CXBAAAA3AAAAA8AAAAA&#10;AAAAAAAAAAAABwIAAGRycy9kb3ducmV2LnhtbFBLBQYAAAAAAwADALcAAAD1AgAAAAA=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3" o:spid="_x0000_s1033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4" o:spid="_x0000_s1034" style="position:absolute;left:7935;top:460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" path="m,l,,,258,8,196,19,172,36,154r3,-5l41,142r1,-15l41,121,34,105,32,94,18,68,8,51,2,33,,xe" fillcolor="black" stroked="f">
                  <v:fill opacity="32896f"/>
                  <v:path arrowok="t" o:connecttype="custom" o:connectlocs="0,460;0,460;0,718;0,718;8,656;19,632;36,614;39,609;41,602;42,587;41,581;34,565;32,554;18,528;8,511;2,493;0,460" o:connectangles="0,0,0,0,0,0,0,0,0,0,0,0,0,0,0,0,0"/>
                </v:shape>
                <v:line id="Line 141" o:spid="_x0000_s1035" style="position:absolute;visibility:visible;mso-wrap-style:square" from="7936,665" to="7936,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BE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" strokeweight=".34811mm"/>
                <v:line id="Line 140" o:spid="_x0000_s1036" style="position:absolute;visibility:visible;mso-wrap-style:square" from="7936,619" to="793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" strokeweight=".81319mm"/>
                <v:shape id="docshape305" o:spid="_x0000_s1037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ss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U8F/D+TL5DzPwAAAP//AwBQSwECLQAUAAYACAAAACEA2+H2y+4AAACFAQAAEwAAAAAAAAAAAAAA&#10;AAAAAAAAW0NvbnRlbnRfVHlwZXNdLnhtbFBLAQItABQABgAIAAAAIQBa9CxbvwAAABUBAAALAAAA&#10;AAAAAAAAAAAAAB8BAABfcmVscy8ucmVsc1BLAQItABQABgAIAAAAIQDRnDs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6" o:spid="_x0000_s1038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7" o:spid="_x0000_s1039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DA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OAgDA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8" o:spid="_x0000_s1040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9" o:spid="_x0000_s1041" style="position:absolute;left:8364;top:338;width:76;height:152;visibility:visible;mso-wrap-style:square;v-text-anchor:top" coordsize="7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" path="m,143r,9l,143xm1,l,,,135r,-2l,132r1,-1l1,130r,-1l1,128r1,-1l2,126r1,-2l4,122r1,-1l7,117r,-1l8,115r,-1l8,113r1,-1l9,111r,-1l11,108r1,-2l12,105r1,-1l13,103r1,l14,102r2,-2l17,100r,-1l18,99r1,-1l20,97r1,l22,96r1,l24,95r3,-1l28,93r5,-2l34,90r3,-1l38,89r,-1l39,88r1,-1l41,87r,-1l42,86r1,l44,85r1,l45,84r1,l47,83r1,l54,80r1,-1l56,79r1,l57,78r2,l60,77r1,l62,76r1,l64,75r2,l66,74r1,l69,72r2,-1l71,70r1,-1l72,68r1,-1l73,66r1,-1l75,61r1,-1l76,57,75,55r-1,l74,54r-1,l73,53,71,51,70,50,69,49,68,48r,-1l67,46r-1,l66,45r-1,l64,44r-1,l63,43,59,42r,-1l58,41r-1,l56,40r-1,l53,39r-2,l51,38,38,34r-1,l34,33r-1,l32,32r-1,l30,31r-1,l28,31,26,30r-1,l25,29r-1,l23,29,20,27r-1,l19,26r-1,l15,24,14,23r-1,l13,22r-1,l11,21,10,20,7,17,6,16r,-1l5,15r,-1l4,14r,-1l3,12,2,10,2,9,2,8,2,7,1,6,1,1,1,xe" fillcolor="#006400" stroked="f">
                  <v:fill opacity="32896f"/>
                  <v:path arrowok="t" o:connecttype="custom" o:connectlocs="0,481;0,473;1,468;1,466;2,464;5,459;7,454;8,451;9,448;12,443;14,441;16,438;18,437;21,435;27,432;34,428;39,426;41,424;44,423;46,422;48,421;56,417;60,415;63,414;67,412;71,408;72,406;74,403;76,395;74,392;71,389;70,388;68,385;65,383;63,381;57,379;53,377;37,372;32,370;28,369;24,367;19,365;15,362;13,360;11,359;6,354;5,352;3,350;2,347;1,339" o:connectangles="0,0,0,0,0,0,0,0,0,0,0,0,0,0,0,0,0,0,0,0,0,0,0,0,0,0,0,0,0,0,0,0,0,0,0,0,0,0,0,0,0,0,0,0,0,0,0,0,0,0"/>
                </v:shape>
                <v:line id="Line 134" o:spid="_x0000_s1042" style="position:absolute;visibility:visible;mso-wrap-style:square" from="8364,450" to="8364,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" strokeweight=".34811mm"/>
                <v:shape id="docshape310" o:spid="_x0000_s1043" style="position:absolute;left:8221;top:44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" path="m3,l,,,188r1,l7,143,32,108,51,90,54,74,52,62,48,57,29,43,19,32,6,11,3,xe" fillcolor="#006400" stroked="f">
                  <v:fill opacity="32896f"/>
                  <v:path arrowok="t" o:connecttype="custom" o:connectlocs="3,447;0,447;0,635;1,635;7,590;32,555;51,537;54,521;52,509;48,504;29,490;19,479;6,458;3,447" o:connectangles="0,0,0,0,0,0,0,0,0,0,0,0,0,0"/>
                </v:shape>
                <v:line id="Line 132" o:spid="_x0000_s1044" style="position:absolute;visibility:visible;mso-wrap-style:square" from="8221,587" to="8221,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" strokeweight=".34811mm"/>
                <v:shape id="docshape311" o:spid="_x0000_s1045" style="position:absolute;left:8221;top:381;width:143;height:163;visibility:visible;mso-wrap-style:square;v-text-anchor:top" coordsize="14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" path="m,163l,120m143,31l143,e" filled="f" strokeweight=".81319mm">
                  <v:path arrowok="t" o:connecttype="custom" o:connectlocs="0,544;0,501;143,412;143,381" o:connectangles="0,0,0,0"/>
                </v:shape>
                <v:shape id="docshape312" o:spid="_x0000_s1046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3" o:spid="_x0000_s1047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fO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qG+zNxAr26AQAA//8DAFBLAQItABQABgAIAAAAIQDb4fbL7gAAAIUBAAATAAAAAAAAAAAA&#10;AAAAAAAAAABbQ29udGVudF9UeXBlc10ueG1sUEsBAi0AFAAGAAgAAAAhAFr0LFu/AAAAFQEAAAsA&#10;AAAAAAAAAAAAAAAAHwEAAF9yZWxzLy5yZWxzUEsBAi0AFAAGAAgAAAAhAFy1N87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4" o:spid="_x0000_s1048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5" o:spid="_x0000_s1049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wi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OsL3J+JE+jlHwAAAP//AwBQSwECLQAUAAYACAAAACEA2+H2y+4AAACFAQAAEwAAAAAAAAAA&#10;AAAAAAAAAAAAW0NvbnRlbnRfVHlwZXNdLnhtbFBLAQItABQABgAIAAAAIQBa9CxbvwAAABUBAAAL&#10;AAAAAAAAAAAAAAAAAB8BAABfcmVscy8ucmVsc1BLAQItABQABgAIAAAAIQDDKwwixQAAANwAAAAP&#10;AAAAAAAAAAAAAAAAAAcCAABkcnMvZG93bnJldi54bWxQSwUGAAAAAAMAAwC3AAAA+QIAAAAA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316" o:spid="_x0000_s1050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5pwgAAANwAAAAPAAAAZHJzL2Rvd25yZXYueG1sRE/bagIx&#10;EH0v+A9hhL7VRLF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EMg5pwgAAANwAAAAPAAAA&#10;AAAAAAAAAAAAAAcCAABkcnMvZG93bnJldi54bWxQSwUGAAAAAAMAAwC3AAAA9g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7" o:spid="_x0000_s1051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8" o:spid="_x0000_s1052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WF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NusNYX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9" o:spid="_x0000_s1053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line id="Line 122" o:spid="_x0000_s1054" style="position:absolute;visibility:visible;mso-wrap-style:square" from="7850,644" to="879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" strokeweight=".291mm">
                  <v:stroke dashstyle="dash"/>
                </v:lin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5478145</wp:posOffset>
                </wp:positionH>
                <wp:positionV relativeFrom="paragraph">
                  <wp:posOffset>233045</wp:posOffset>
                </wp:positionV>
                <wp:extent cx="51435" cy="114300"/>
                <wp:effectExtent l="0" t="0" r="0" b="0"/>
                <wp:wrapNone/>
                <wp:docPr id="122" name="docshapegroup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" cy="114300"/>
                          <a:chOff x="8627" y="367"/>
                          <a:chExt cx="81" cy="180"/>
                        </a:xfrm>
                      </wpg:grpSpPr>
                      <wps:wsp>
                        <wps:cNvPr id="123" name="docshape321"/>
                        <wps:cNvSpPr>
                          <a:spLocks/>
                        </wps:cNvSpPr>
                        <wps:spPr bwMode="auto">
                          <a:xfrm>
                            <a:off x="8649" y="367"/>
                            <a:ext cx="58" cy="180"/>
                          </a:xfrm>
                          <a:custGeom>
                            <a:avLst/>
                            <a:gdLst>
                              <a:gd name="T0" fmla="+- 0 8651 8650"/>
                              <a:gd name="T1" fmla="*/ T0 w 58"/>
                              <a:gd name="T2" fmla="+- 0 367 367"/>
                              <a:gd name="T3" fmla="*/ 367 h 180"/>
                              <a:gd name="T4" fmla="+- 0 8650 8650"/>
                              <a:gd name="T5" fmla="*/ T4 w 58"/>
                              <a:gd name="T6" fmla="+- 0 367 367"/>
                              <a:gd name="T7" fmla="*/ 367 h 180"/>
                              <a:gd name="T8" fmla="+- 0 8650 8650"/>
                              <a:gd name="T9" fmla="*/ T8 w 58"/>
                              <a:gd name="T10" fmla="+- 0 546 367"/>
                              <a:gd name="T11" fmla="*/ 546 h 180"/>
                              <a:gd name="T12" fmla="+- 0 8650 8650"/>
                              <a:gd name="T13" fmla="*/ T12 w 58"/>
                              <a:gd name="T14" fmla="+- 0 546 367"/>
                              <a:gd name="T15" fmla="*/ 546 h 180"/>
                              <a:gd name="T16" fmla="+- 0 8656 8650"/>
                              <a:gd name="T17" fmla="*/ T16 w 58"/>
                              <a:gd name="T18" fmla="+- 0 508 367"/>
                              <a:gd name="T19" fmla="*/ 508 h 180"/>
                              <a:gd name="T20" fmla="+- 0 8670 8650"/>
                              <a:gd name="T21" fmla="*/ T20 w 58"/>
                              <a:gd name="T22" fmla="+- 0 486 367"/>
                              <a:gd name="T23" fmla="*/ 486 h 180"/>
                              <a:gd name="T24" fmla="+- 0 8684 8650"/>
                              <a:gd name="T25" fmla="*/ T24 w 58"/>
                              <a:gd name="T26" fmla="+- 0 471 367"/>
                              <a:gd name="T27" fmla="*/ 471 h 180"/>
                              <a:gd name="T28" fmla="+- 0 8697 8650"/>
                              <a:gd name="T29" fmla="*/ T28 w 58"/>
                              <a:gd name="T30" fmla="+- 0 452 367"/>
                              <a:gd name="T31" fmla="*/ 452 h 180"/>
                              <a:gd name="T32" fmla="+- 0 8703 8650"/>
                              <a:gd name="T33" fmla="*/ T32 w 58"/>
                              <a:gd name="T34" fmla="+- 0 445 367"/>
                              <a:gd name="T35" fmla="*/ 445 h 180"/>
                              <a:gd name="T36" fmla="+- 0 8707 8650"/>
                              <a:gd name="T37" fmla="*/ T36 w 58"/>
                              <a:gd name="T38" fmla="+- 0 437 367"/>
                              <a:gd name="T39" fmla="*/ 437 h 180"/>
                              <a:gd name="T40" fmla="+- 0 8707 8650"/>
                              <a:gd name="T41" fmla="*/ T40 w 58"/>
                              <a:gd name="T42" fmla="+- 0 434 367"/>
                              <a:gd name="T43" fmla="*/ 434 h 180"/>
                              <a:gd name="T44" fmla="+- 0 8706 8650"/>
                              <a:gd name="T45" fmla="*/ T44 w 58"/>
                              <a:gd name="T46" fmla="+- 0 429 367"/>
                              <a:gd name="T47" fmla="*/ 429 h 180"/>
                              <a:gd name="T48" fmla="+- 0 8674 8650"/>
                              <a:gd name="T49" fmla="*/ T48 w 58"/>
                              <a:gd name="T50" fmla="+- 0 400 367"/>
                              <a:gd name="T51" fmla="*/ 400 h 180"/>
                              <a:gd name="T52" fmla="+- 0 8661 8650"/>
                              <a:gd name="T53" fmla="*/ T52 w 58"/>
                              <a:gd name="T54" fmla="+- 0 389 367"/>
                              <a:gd name="T55" fmla="*/ 389 h 180"/>
                              <a:gd name="T56" fmla="+- 0 8652 8650"/>
                              <a:gd name="T57" fmla="*/ T56 w 58"/>
                              <a:gd name="T58" fmla="+- 0 374 367"/>
                              <a:gd name="T59" fmla="*/ 374 h 180"/>
                              <a:gd name="T60" fmla="+- 0 8651 8650"/>
                              <a:gd name="T61" fmla="*/ T60 w 58"/>
                              <a:gd name="T62" fmla="+- 0 367 367"/>
                              <a:gd name="T63" fmla="*/ 3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" h="18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"/>
                                </a:lnTo>
                                <a:lnTo>
                                  <a:pt x="6" y="141"/>
                                </a:lnTo>
                                <a:lnTo>
                                  <a:pt x="20" y="119"/>
                                </a:lnTo>
                                <a:lnTo>
                                  <a:pt x="34" y="104"/>
                                </a:lnTo>
                                <a:lnTo>
                                  <a:pt x="47" y="85"/>
                                </a:lnTo>
                                <a:lnTo>
                                  <a:pt x="53" y="78"/>
                                </a:lnTo>
                                <a:lnTo>
                                  <a:pt x="57" y="70"/>
                                </a:lnTo>
                                <a:lnTo>
                                  <a:pt x="57" y="67"/>
                                </a:lnTo>
                                <a:lnTo>
                                  <a:pt x="56" y="62"/>
                                </a:lnTo>
                                <a:lnTo>
                                  <a:pt x="24" y="33"/>
                                </a:lnTo>
                                <a:lnTo>
                                  <a:pt x="11" y="22"/>
                                </a:lnTo>
                                <a:lnTo>
                                  <a:pt x="2" y="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8650" y="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8650" y="4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docshape322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23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24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25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B6B43" id="docshapegroup320" o:spid="_x0000_s1026" style="position:absolute;margin-left:431.35pt;margin-top:18.35pt;width:4.05pt;height:9pt;z-index:15758848;mso-position-horizontal-relative:page" coordorigin="8627,367" coordsize="8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">
                <v:shape id="docshape321" o:spid="_x0000_s1027" style="position:absolute;left:8649;top:367;width:58;height:180;visibility:visible;mso-wrap-style:square;v-text-anchor:top" coordsize="5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" path="m1,l,,,179,6,141,20,119,34,104,47,85r6,-7l57,70r,-3l56,62,24,33,11,22,2,7,1,xe" fillcolor="#006400" stroked="f">
                  <v:fill opacity="32896f"/>
                  <v:path arrowok="t" o:connecttype="custom" o:connectlocs="1,367;0,367;0,546;0,546;6,508;20,486;34,471;47,452;53,445;57,437;57,434;56,429;24,400;11,389;2,374;1,367" o:connectangles="0,0,0,0,0,0,0,0,0,0,0,0,0,0,0,0"/>
                </v:shape>
                <v:line id="Line 119" o:spid="_x0000_s1028" style="position:absolute;visibility:visible;mso-wrap-style:square" from="8650,502" to="8650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" strokeweight=".34811mm"/>
                <v:line id="Line 118" o:spid="_x0000_s1029" style="position:absolute;visibility:visible;mso-wrap-style:square" from="8650,459" to="8650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" strokeweight=".81319mm"/>
                <v:shape id="docshape322" o:spid="_x0000_s1030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3" o:spid="_x0000_s1031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lc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S6fw+0ycQC+fAAAA//8DAFBLAQItABQABgAIAAAAIQDb4fbL7gAAAIUBAAATAAAAAAAAAAAA&#10;AAAAAAAAAABbQ29udGVudF9UeXBlc10ueG1sUEsBAi0AFAAGAAgAAAAhAFr0LFu/AAAAFQEAAAsA&#10;AAAAAAAAAAAAAAAAHwEAAF9yZWxzLy5yZWxzUEsBAi0AFAAGAAgAAAAhAOQWeVz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24" o:spid="_x0000_s1032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cR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rTwjE+jFBQAA//8DAFBLAQItABQABgAIAAAAIQDb4fbL7gAAAIUBAAATAAAAAAAAAAAA&#10;AAAAAAAAAABbQ29udGVudF9UeXBlc10ueG1sUEsBAi0AFAAGAAgAAAAhAFr0LFu/AAAAFQEAAAsA&#10;AAAAAAAAAAAAAAAAHwEAAF9yZWxzLy5yZWxzUEsBAi0AFAAGAAgAAAAhAJ15dxHEAAAA3AAAAA8A&#10;AAAAAAAAAAAAAAAABwIAAGRycy9kb3ducmV2LnhtbFBLBQYAAAAAAwADALcAAAD4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5" o:spid="_x0000_s1033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w10:wrap anchorx="page"/>
              </v:group>
            </w:pict>
          </mc:Fallback>
        </mc:AlternateContent>
      </w:r>
      <w:del w:id="1726" w:author="Hughes, Anna E" w:date="2023-06-19T12:41:00Z">
        <w:r w:rsidR="002F7126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78464" behindDoc="1" locked="0" layoutInCell="1" allowOverlap="1" wp14:anchorId="27E646B7" wp14:editId="483398AC">
                  <wp:simplePos x="0" y="0"/>
                  <wp:positionH relativeFrom="page">
                    <wp:posOffset>5676265</wp:posOffset>
                  </wp:positionH>
                  <wp:positionV relativeFrom="paragraph">
                    <wp:posOffset>-334010</wp:posOffset>
                  </wp:positionV>
                  <wp:extent cx="140335" cy="125095"/>
                  <wp:effectExtent l="0" t="0" r="0" b="0"/>
                  <wp:wrapNone/>
                  <wp:docPr id="867" name="docshapegroup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25095"/>
                            <a:chOff x="8939" y="-526"/>
                            <a:chExt cx="221" cy="197"/>
                          </a:xfrm>
                        </wpg:grpSpPr>
                        <wps:wsp>
                          <wps:cNvPr id="868" name="docshape327"/>
                          <wps:cNvSpPr>
                            <a:spLocks/>
                          </wps:cNvSpPr>
                          <wps:spPr bwMode="auto">
                            <a:xfrm>
                              <a:off x="9105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9107 9105"/>
                                <a:gd name="T1" fmla="*/ T0 w 55"/>
                                <a:gd name="T2" fmla="+- 0 -522 -522"/>
                                <a:gd name="T3" fmla="*/ -522 h 171"/>
                                <a:gd name="T4" fmla="+- 0 9105 9105"/>
                                <a:gd name="T5" fmla="*/ T4 w 55"/>
                                <a:gd name="T6" fmla="+- 0 -522 -522"/>
                                <a:gd name="T7" fmla="*/ -522 h 171"/>
                                <a:gd name="T8" fmla="+- 0 9105 9105"/>
                                <a:gd name="T9" fmla="*/ T8 w 55"/>
                                <a:gd name="T10" fmla="+- 0 -352 -522"/>
                                <a:gd name="T11" fmla="*/ -352 h 171"/>
                                <a:gd name="T12" fmla="+- 0 9106 9105"/>
                                <a:gd name="T13" fmla="*/ T12 w 55"/>
                                <a:gd name="T14" fmla="+- 0 -352 -522"/>
                                <a:gd name="T15" fmla="*/ -352 h 171"/>
                                <a:gd name="T16" fmla="+- 0 9113 9105"/>
                                <a:gd name="T17" fmla="*/ T16 w 55"/>
                                <a:gd name="T18" fmla="+- 0 -390 -522"/>
                                <a:gd name="T19" fmla="*/ -390 h 171"/>
                                <a:gd name="T20" fmla="+- 0 9128 9105"/>
                                <a:gd name="T21" fmla="*/ T20 w 55"/>
                                <a:gd name="T22" fmla="+- 0 -409 -522"/>
                                <a:gd name="T23" fmla="*/ -409 h 171"/>
                                <a:gd name="T24" fmla="+- 0 9147 9105"/>
                                <a:gd name="T25" fmla="*/ T24 w 55"/>
                                <a:gd name="T26" fmla="+- 0 -423 -522"/>
                                <a:gd name="T27" fmla="*/ -423 h 171"/>
                                <a:gd name="T28" fmla="+- 0 9150 9105"/>
                                <a:gd name="T29" fmla="*/ T28 w 55"/>
                                <a:gd name="T30" fmla="+- 0 -428 -522"/>
                                <a:gd name="T31" fmla="*/ -428 h 171"/>
                                <a:gd name="T32" fmla="+- 0 9150 9105"/>
                                <a:gd name="T33" fmla="*/ T32 w 55"/>
                                <a:gd name="T34" fmla="+- 0 -433 -522"/>
                                <a:gd name="T35" fmla="*/ -433 h 171"/>
                                <a:gd name="T36" fmla="+- 0 9150 9105"/>
                                <a:gd name="T37" fmla="*/ T36 w 55"/>
                                <a:gd name="T38" fmla="+- 0 -436 -522"/>
                                <a:gd name="T39" fmla="*/ -436 h 171"/>
                                <a:gd name="T40" fmla="+- 0 9152 9105"/>
                                <a:gd name="T41" fmla="*/ T40 w 55"/>
                                <a:gd name="T42" fmla="+- 0 -441 -522"/>
                                <a:gd name="T43" fmla="*/ -441 h 171"/>
                                <a:gd name="T44" fmla="+- 0 9159 9105"/>
                                <a:gd name="T45" fmla="*/ T44 w 55"/>
                                <a:gd name="T46" fmla="+- 0 -452 -522"/>
                                <a:gd name="T47" fmla="*/ -452 h 171"/>
                                <a:gd name="T48" fmla="+- 0 9160 9105"/>
                                <a:gd name="T49" fmla="*/ T48 w 55"/>
                                <a:gd name="T50" fmla="+- 0 -468 -522"/>
                                <a:gd name="T51" fmla="*/ -468 h 171"/>
                                <a:gd name="T52" fmla="+- 0 9158 9105"/>
                                <a:gd name="T53" fmla="*/ T52 w 55"/>
                                <a:gd name="T54" fmla="+- 0 -472 -522"/>
                                <a:gd name="T55" fmla="*/ -472 h 171"/>
                                <a:gd name="T56" fmla="+- 0 9153 9105"/>
                                <a:gd name="T57" fmla="*/ T56 w 55"/>
                                <a:gd name="T58" fmla="+- 0 -476 -522"/>
                                <a:gd name="T59" fmla="*/ -476 h 171"/>
                                <a:gd name="T60" fmla="+- 0 9132 9105"/>
                                <a:gd name="T61" fmla="*/ T60 w 55"/>
                                <a:gd name="T62" fmla="+- 0 -488 -522"/>
                                <a:gd name="T63" fmla="*/ -488 h 171"/>
                                <a:gd name="T64" fmla="+- 0 9125 9105"/>
                                <a:gd name="T65" fmla="*/ T64 w 55"/>
                                <a:gd name="T66" fmla="+- 0 -493 -522"/>
                                <a:gd name="T67" fmla="*/ -493 h 171"/>
                                <a:gd name="T68" fmla="+- 0 9115 9105"/>
                                <a:gd name="T69" fmla="*/ T68 w 55"/>
                                <a:gd name="T70" fmla="+- 0 -505 -522"/>
                                <a:gd name="T71" fmla="*/ -505 h 171"/>
                                <a:gd name="T72" fmla="+- 0 9107 9105"/>
                                <a:gd name="T73" fmla="*/ T72 w 55"/>
                                <a:gd name="T74" fmla="+- 0 -519 -522"/>
                                <a:gd name="T75" fmla="*/ -519 h 171"/>
                                <a:gd name="T76" fmla="+- 0 9107 9105"/>
                                <a:gd name="T77" fmla="*/ T76 w 55"/>
                                <a:gd name="T78" fmla="+- 0 -522 -522"/>
                                <a:gd name="T79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23" y="113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48" y="46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05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docshape328"/>
                          <wps:cNvSpPr>
                            <a:spLocks/>
                          </wps:cNvSpPr>
                          <wps:spPr bwMode="auto">
                            <a:xfrm>
                              <a:off x="8962" y="-527"/>
                              <a:ext cx="55" cy="197"/>
                            </a:xfrm>
                            <a:custGeom>
                              <a:avLst/>
                              <a:gdLst>
                                <a:gd name="T0" fmla="+- 0 8963 8962"/>
                                <a:gd name="T1" fmla="*/ T0 w 55"/>
                                <a:gd name="T2" fmla="+- 0 -526 -526"/>
                                <a:gd name="T3" fmla="*/ -526 h 197"/>
                                <a:gd name="T4" fmla="+- 0 8962 8962"/>
                                <a:gd name="T5" fmla="*/ T4 w 55"/>
                                <a:gd name="T6" fmla="+- 0 -526 -526"/>
                                <a:gd name="T7" fmla="*/ -526 h 197"/>
                                <a:gd name="T8" fmla="+- 0 8962 8962"/>
                                <a:gd name="T9" fmla="*/ T8 w 55"/>
                                <a:gd name="T10" fmla="+- 0 -330 -526"/>
                                <a:gd name="T11" fmla="*/ -330 h 197"/>
                                <a:gd name="T12" fmla="+- 0 8963 8962"/>
                                <a:gd name="T13" fmla="*/ T12 w 55"/>
                                <a:gd name="T14" fmla="+- 0 -330 -526"/>
                                <a:gd name="T15" fmla="*/ -330 h 197"/>
                                <a:gd name="T16" fmla="+- 0 8971 8962"/>
                                <a:gd name="T17" fmla="*/ T16 w 55"/>
                                <a:gd name="T18" fmla="+- 0 -375 -526"/>
                                <a:gd name="T19" fmla="*/ -375 h 197"/>
                                <a:gd name="T20" fmla="+- 0 8983 8962"/>
                                <a:gd name="T21" fmla="*/ T20 w 55"/>
                                <a:gd name="T22" fmla="+- 0 -393 -526"/>
                                <a:gd name="T23" fmla="*/ -393 h 197"/>
                                <a:gd name="T24" fmla="+- 0 8996 8962"/>
                                <a:gd name="T25" fmla="*/ T24 w 55"/>
                                <a:gd name="T26" fmla="+- 0 -413 -526"/>
                                <a:gd name="T27" fmla="*/ -413 h 197"/>
                                <a:gd name="T28" fmla="+- 0 9012 8962"/>
                                <a:gd name="T29" fmla="*/ T28 w 55"/>
                                <a:gd name="T30" fmla="+- 0 -426 -526"/>
                                <a:gd name="T31" fmla="*/ -426 h 197"/>
                                <a:gd name="T32" fmla="+- 0 9016 8962"/>
                                <a:gd name="T33" fmla="*/ T32 w 55"/>
                                <a:gd name="T34" fmla="+- 0 -433 -526"/>
                                <a:gd name="T35" fmla="*/ -433 h 197"/>
                                <a:gd name="T36" fmla="+- 0 9017 8962"/>
                                <a:gd name="T37" fmla="*/ T36 w 55"/>
                                <a:gd name="T38" fmla="+- 0 -444 -526"/>
                                <a:gd name="T39" fmla="*/ -444 h 197"/>
                                <a:gd name="T40" fmla="+- 0 9016 8962"/>
                                <a:gd name="T41" fmla="*/ T40 w 55"/>
                                <a:gd name="T42" fmla="+- 0 -447 -526"/>
                                <a:gd name="T43" fmla="*/ -447 h 197"/>
                                <a:gd name="T44" fmla="+- 0 9013 8962"/>
                                <a:gd name="T45" fmla="*/ T44 w 55"/>
                                <a:gd name="T46" fmla="+- 0 -452 -526"/>
                                <a:gd name="T47" fmla="*/ -452 h 197"/>
                                <a:gd name="T48" fmla="+- 0 9003 8962"/>
                                <a:gd name="T49" fmla="*/ T48 w 55"/>
                                <a:gd name="T50" fmla="+- 0 -463 -526"/>
                                <a:gd name="T51" fmla="*/ -463 h 197"/>
                                <a:gd name="T52" fmla="+- 0 8998 8962"/>
                                <a:gd name="T53" fmla="*/ T52 w 55"/>
                                <a:gd name="T54" fmla="+- 0 -471 -526"/>
                                <a:gd name="T55" fmla="*/ -471 h 197"/>
                                <a:gd name="T56" fmla="+- 0 8990 8962"/>
                                <a:gd name="T57" fmla="*/ T56 w 55"/>
                                <a:gd name="T58" fmla="+- 0 -478 -526"/>
                                <a:gd name="T59" fmla="*/ -478 h 197"/>
                                <a:gd name="T60" fmla="+- 0 8982 8962"/>
                                <a:gd name="T61" fmla="*/ T60 w 55"/>
                                <a:gd name="T62" fmla="+- 0 -485 -526"/>
                                <a:gd name="T63" fmla="*/ -485 h 197"/>
                                <a:gd name="T64" fmla="+- 0 8970 8962"/>
                                <a:gd name="T65" fmla="*/ T64 w 55"/>
                                <a:gd name="T66" fmla="+- 0 -498 -526"/>
                                <a:gd name="T67" fmla="*/ -498 h 197"/>
                                <a:gd name="T68" fmla="+- 0 8965 8962"/>
                                <a:gd name="T69" fmla="*/ T68 w 55"/>
                                <a:gd name="T70" fmla="+- 0 -508 -526"/>
                                <a:gd name="T71" fmla="*/ -508 h 197"/>
                                <a:gd name="T72" fmla="+- 0 8963 8962"/>
                                <a:gd name="T73" fmla="*/ T72 w 55"/>
                                <a:gd name="T74" fmla="+- 0 -526 -526"/>
                                <a:gd name="T75" fmla="*/ -526 h 1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197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1" y="196"/>
                                  </a:lnTo>
                                  <a:lnTo>
                                    <a:pt x="9" y="151"/>
                                  </a:lnTo>
                                  <a:lnTo>
                                    <a:pt x="21" y="133"/>
                                  </a:lnTo>
                                  <a:lnTo>
                                    <a:pt x="34" y="113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1" y="63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2" y="-3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docshape329"/>
                          <wps:cNvSpPr>
                            <a:spLocks/>
                          </wps:cNvSpPr>
                          <wps:spPr bwMode="auto">
                            <a:xfrm>
                              <a:off x="8962" y="-479"/>
                              <a:ext cx="143" cy="59"/>
                            </a:xfrm>
                            <a:custGeom>
                              <a:avLst/>
                              <a:gdLst>
                                <a:gd name="T0" fmla="+- 0 8962 8962"/>
                                <a:gd name="T1" fmla="*/ T0 w 143"/>
                                <a:gd name="T2" fmla="+- 0 -420 -478"/>
                                <a:gd name="T3" fmla="*/ -420 h 59"/>
                                <a:gd name="T4" fmla="+- 0 8962 8962"/>
                                <a:gd name="T5" fmla="*/ T4 w 143"/>
                                <a:gd name="T6" fmla="+- 0 -464 -478"/>
                                <a:gd name="T7" fmla="*/ -464 h 59"/>
                                <a:gd name="T8" fmla="+- 0 9105 8962"/>
                                <a:gd name="T9" fmla="*/ T8 w 143"/>
                                <a:gd name="T10" fmla="+- 0 -435 -478"/>
                                <a:gd name="T11" fmla="*/ -435 h 59"/>
                                <a:gd name="T12" fmla="+- 0 9105 8962"/>
                                <a:gd name="T13" fmla="*/ T12 w 143"/>
                                <a:gd name="T14" fmla="+- 0 -478 -478"/>
                                <a:gd name="T15" fmla="*/ -478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59">
                                  <a:moveTo>
                                    <a:pt x="0" y="58"/>
                                  </a:moveTo>
                                  <a:lnTo>
                                    <a:pt x="0" y="14"/>
                                  </a:lnTo>
                                  <a:moveTo>
                                    <a:pt x="143" y="43"/>
                                  </a:move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docshape330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docshape331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docshape332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docshape333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docshape334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docshape335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docshape336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docshape337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D3BEDBD" id="docshapegroup326" o:spid="_x0000_s1026" style="position:absolute;margin-left:446.95pt;margin-top:-26.3pt;width:11.05pt;height:9.85pt;z-index:-17205760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  <v:fill opacity="32896f"/>
  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  </v:shape>
  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  <v:fill opacity="32896f"/>
  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  </v:shape>
  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  <v:path arrowok="t" o:connecttype="custom" o:connectlocs="0,-420;0,-464;143,-435;143,-478" o:connectangles="0,0,0,0"/>
                  </v:shape>
  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</w:del>
      <w:ins w:id="1727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62752" behindDoc="1" locked="0" layoutInCell="1" allowOverlap="1">
                  <wp:simplePos x="0" y="0"/>
                  <wp:positionH relativeFrom="page">
                    <wp:posOffset>5676265</wp:posOffset>
                  </wp:positionH>
                  <wp:positionV relativeFrom="paragraph">
                    <wp:posOffset>-334010</wp:posOffset>
                  </wp:positionV>
                  <wp:extent cx="140335" cy="125095"/>
                  <wp:effectExtent l="0" t="0" r="0" b="0"/>
                  <wp:wrapNone/>
                  <wp:docPr id="108" name="docshapegroup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40335" cy="125095"/>
                            <a:chOff x="8939" y="-526"/>
                            <a:chExt cx="221" cy="197"/>
                          </a:xfrm>
                        </wpg:grpSpPr>
                        <wps:wsp>
                          <wps:cNvPr id="109" name="docshape327"/>
                          <wps:cNvSpPr>
                            <a:spLocks/>
                          </wps:cNvSpPr>
                          <wps:spPr bwMode="auto">
                            <a:xfrm>
                              <a:off x="9105" y="-522"/>
                              <a:ext cx="55" cy="171"/>
                            </a:xfrm>
                            <a:custGeom>
                              <a:avLst/>
                              <a:gdLst>
                                <a:gd name="T0" fmla="+- 0 9107 9105"/>
                                <a:gd name="T1" fmla="*/ T0 w 55"/>
                                <a:gd name="T2" fmla="+- 0 -522 -522"/>
                                <a:gd name="T3" fmla="*/ -522 h 171"/>
                                <a:gd name="T4" fmla="+- 0 9105 9105"/>
                                <a:gd name="T5" fmla="*/ T4 w 55"/>
                                <a:gd name="T6" fmla="+- 0 -522 -522"/>
                                <a:gd name="T7" fmla="*/ -522 h 171"/>
                                <a:gd name="T8" fmla="+- 0 9105 9105"/>
                                <a:gd name="T9" fmla="*/ T8 w 55"/>
                                <a:gd name="T10" fmla="+- 0 -352 -522"/>
                                <a:gd name="T11" fmla="*/ -352 h 171"/>
                                <a:gd name="T12" fmla="+- 0 9106 9105"/>
                                <a:gd name="T13" fmla="*/ T12 w 55"/>
                                <a:gd name="T14" fmla="+- 0 -352 -522"/>
                                <a:gd name="T15" fmla="*/ -352 h 171"/>
                                <a:gd name="T16" fmla="+- 0 9113 9105"/>
                                <a:gd name="T17" fmla="*/ T16 w 55"/>
                                <a:gd name="T18" fmla="+- 0 -390 -522"/>
                                <a:gd name="T19" fmla="*/ -390 h 171"/>
                                <a:gd name="T20" fmla="+- 0 9128 9105"/>
                                <a:gd name="T21" fmla="*/ T20 w 55"/>
                                <a:gd name="T22" fmla="+- 0 -409 -522"/>
                                <a:gd name="T23" fmla="*/ -409 h 171"/>
                                <a:gd name="T24" fmla="+- 0 9147 9105"/>
                                <a:gd name="T25" fmla="*/ T24 w 55"/>
                                <a:gd name="T26" fmla="+- 0 -423 -522"/>
                                <a:gd name="T27" fmla="*/ -423 h 171"/>
                                <a:gd name="T28" fmla="+- 0 9150 9105"/>
                                <a:gd name="T29" fmla="*/ T28 w 55"/>
                                <a:gd name="T30" fmla="+- 0 -428 -522"/>
                                <a:gd name="T31" fmla="*/ -428 h 171"/>
                                <a:gd name="T32" fmla="+- 0 9150 9105"/>
                                <a:gd name="T33" fmla="*/ T32 w 55"/>
                                <a:gd name="T34" fmla="+- 0 -433 -522"/>
                                <a:gd name="T35" fmla="*/ -433 h 171"/>
                                <a:gd name="T36" fmla="+- 0 9150 9105"/>
                                <a:gd name="T37" fmla="*/ T36 w 55"/>
                                <a:gd name="T38" fmla="+- 0 -436 -522"/>
                                <a:gd name="T39" fmla="*/ -436 h 171"/>
                                <a:gd name="T40" fmla="+- 0 9152 9105"/>
                                <a:gd name="T41" fmla="*/ T40 w 55"/>
                                <a:gd name="T42" fmla="+- 0 -441 -522"/>
                                <a:gd name="T43" fmla="*/ -441 h 171"/>
                                <a:gd name="T44" fmla="+- 0 9159 9105"/>
                                <a:gd name="T45" fmla="*/ T44 w 55"/>
                                <a:gd name="T46" fmla="+- 0 -452 -522"/>
                                <a:gd name="T47" fmla="*/ -452 h 171"/>
                                <a:gd name="T48" fmla="+- 0 9160 9105"/>
                                <a:gd name="T49" fmla="*/ T48 w 55"/>
                                <a:gd name="T50" fmla="+- 0 -468 -522"/>
                                <a:gd name="T51" fmla="*/ -468 h 171"/>
                                <a:gd name="T52" fmla="+- 0 9158 9105"/>
                                <a:gd name="T53" fmla="*/ T52 w 55"/>
                                <a:gd name="T54" fmla="+- 0 -472 -522"/>
                                <a:gd name="T55" fmla="*/ -472 h 171"/>
                                <a:gd name="T56" fmla="+- 0 9153 9105"/>
                                <a:gd name="T57" fmla="*/ T56 w 55"/>
                                <a:gd name="T58" fmla="+- 0 -476 -522"/>
                                <a:gd name="T59" fmla="*/ -476 h 171"/>
                                <a:gd name="T60" fmla="+- 0 9132 9105"/>
                                <a:gd name="T61" fmla="*/ T60 w 55"/>
                                <a:gd name="T62" fmla="+- 0 -488 -522"/>
                                <a:gd name="T63" fmla="*/ -488 h 171"/>
                                <a:gd name="T64" fmla="+- 0 9125 9105"/>
                                <a:gd name="T65" fmla="*/ T64 w 55"/>
                                <a:gd name="T66" fmla="+- 0 -493 -522"/>
                                <a:gd name="T67" fmla="*/ -493 h 171"/>
                                <a:gd name="T68" fmla="+- 0 9115 9105"/>
                                <a:gd name="T69" fmla="*/ T68 w 55"/>
                                <a:gd name="T70" fmla="+- 0 -505 -522"/>
                                <a:gd name="T71" fmla="*/ -505 h 171"/>
                                <a:gd name="T72" fmla="+- 0 9107 9105"/>
                                <a:gd name="T73" fmla="*/ T72 w 55"/>
                                <a:gd name="T74" fmla="+- 0 -519 -522"/>
                                <a:gd name="T75" fmla="*/ -519 h 171"/>
                                <a:gd name="T76" fmla="+- 0 9107 9105"/>
                                <a:gd name="T77" fmla="*/ T76 w 55"/>
                                <a:gd name="T78" fmla="+- 0 -522 -522"/>
                                <a:gd name="T79" fmla="*/ -522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5" h="171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23" y="113"/>
                                  </a:lnTo>
                                  <a:lnTo>
                                    <a:pt x="42" y="99"/>
                                  </a:lnTo>
                                  <a:lnTo>
                                    <a:pt x="45" y="94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54" y="70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48" y="46"/>
                                  </a:lnTo>
                                  <a:lnTo>
                                    <a:pt x="27" y="34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0" y="17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05" y="-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docshape328"/>
                          <wps:cNvSpPr>
                            <a:spLocks/>
                          </wps:cNvSpPr>
                          <wps:spPr bwMode="auto">
                            <a:xfrm>
                              <a:off x="8962" y="-527"/>
                              <a:ext cx="55" cy="197"/>
                            </a:xfrm>
                            <a:custGeom>
                              <a:avLst/>
                              <a:gdLst>
                                <a:gd name="T0" fmla="+- 0 8963 8962"/>
                                <a:gd name="T1" fmla="*/ T0 w 55"/>
                                <a:gd name="T2" fmla="+- 0 -526 -526"/>
                                <a:gd name="T3" fmla="*/ -526 h 197"/>
                                <a:gd name="T4" fmla="+- 0 8962 8962"/>
                                <a:gd name="T5" fmla="*/ T4 w 55"/>
                                <a:gd name="T6" fmla="+- 0 -526 -526"/>
                                <a:gd name="T7" fmla="*/ -526 h 197"/>
                                <a:gd name="T8" fmla="+- 0 8962 8962"/>
                                <a:gd name="T9" fmla="*/ T8 w 55"/>
                                <a:gd name="T10" fmla="+- 0 -330 -526"/>
                                <a:gd name="T11" fmla="*/ -330 h 197"/>
                                <a:gd name="T12" fmla="+- 0 8963 8962"/>
                                <a:gd name="T13" fmla="*/ T12 w 55"/>
                                <a:gd name="T14" fmla="+- 0 -330 -526"/>
                                <a:gd name="T15" fmla="*/ -330 h 197"/>
                                <a:gd name="T16" fmla="+- 0 8971 8962"/>
                                <a:gd name="T17" fmla="*/ T16 w 55"/>
                                <a:gd name="T18" fmla="+- 0 -375 -526"/>
                                <a:gd name="T19" fmla="*/ -375 h 197"/>
                                <a:gd name="T20" fmla="+- 0 8983 8962"/>
                                <a:gd name="T21" fmla="*/ T20 w 55"/>
                                <a:gd name="T22" fmla="+- 0 -393 -526"/>
                                <a:gd name="T23" fmla="*/ -393 h 197"/>
                                <a:gd name="T24" fmla="+- 0 8996 8962"/>
                                <a:gd name="T25" fmla="*/ T24 w 55"/>
                                <a:gd name="T26" fmla="+- 0 -413 -526"/>
                                <a:gd name="T27" fmla="*/ -413 h 197"/>
                                <a:gd name="T28" fmla="+- 0 9012 8962"/>
                                <a:gd name="T29" fmla="*/ T28 w 55"/>
                                <a:gd name="T30" fmla="+- 0 -426 -526"/>
                                <a:gd name="T31" fmla="*/ -426 h 197"/>
                                <a:gd name="T32" fmla="+- 0 9016 8962"/>
                                <a:gd name="T33" fmla="*/ T32 w 55"/>
                                <a:gd name="T34" fmla="+- 0 -433 -526"/>
                                <a:gd name="T35" fmla="*/ -433 h 197"/>
                                <a:gd name="T36" fmla="+- 0 9017 8962"/>
                                <a:gd name="T37" fmla="*/ T36 w 55"/>
                                <a:gd name="T38" fmla="+- 0 -444 -526"/>
                                <a:gd name="T39" fmla="*/ -444 h 197"/>
                                <a:gd name="T40" fmla="+- 0 9016 8962"/>
                                <a:gd name="T41" fmla="*/ T40 w 55"/>
                                <a:gd name="T42" fmla="+- 0 -447 -526"/>
                                <a:gd name="T43" fmla="*/ -447 h 197"/>
                                <a:gd name="T44" fmla="+- 0 9013 8962"/>
                                <a:gd name="T45" fmla="*/ T44 w 55"/>
                                <a:gd name="T46" fmla="+- 0 -452 -526"/>
                                <a:gd name="T47" fmla="*/ -452 h 197"/>
                                <a:gd name="T48" fmla="+- 0 9003 8962"/>
                                <a:gd name="T49" fmla="*/ T48 w 55"/>
                                <a:gd name="T50" fmla="+- 0 -463 -526"/>
                                <a:gd name="T51" fmla="*/ -463 h 197"/>
                                <a:gd name="T52" fmla="+- 0 8998 8962"/>
                                <a:gd name="T53" fmla="*/ T52 w 55"/>
                                <a:gd name="T54" fmla="+- 0 -471 -526"/>
                                <a:gd name="T55" fmla="*/ -471 h 197"/>
                                <a:gd name="T56" fmla="+- 0 8990 8962"/>
                                <a:gd name="T57" fmla="*/ T56 w 55"/>
                                <a:gd name="T58" fmla="+- 0 -478 -526"/>
                                <a:gd name="T59" fmla="*/ -478 h 197"/>
                                <a:gd name="T60" fmla="+- 0 8982 8962"/>
                                <a:gd name="T61" fmla="*/ T60 w 55"/>
                                <a:gd name="T62" fmla="+- 0 -485 -526"/>
                                <a:gd name="T63" fmla="*/ -485 h 197"/>
                                <a:gd name="T64" fmla="+- 0 8970 8962"/>
                                <a:gd name="T65" fmla="*/ T64 w 55"/>
                                <a:gd name="T66" fmla="+- 0 -498 -526"/>
                                <a:gd name="T67" fmla="*/ -498 h 197"/>
                                <a:gd name="T68" fmla="+- 0 8965 8962"/>
                                <a:gd name="T69" fmla="*/ T68 w 55"/>
                                <a:gd name="T70" fmla="+- 0 -508 -526"/>
                                <a:gd name="T71" fmla="*/ -508 h 197"/>
                                <a:gd name="T72" fmla="+- 0 8963 8962"/>
                                <a:gd name="T73" fmla="*/ T72 w 55"/>
                                <a:gd name="T74" fmla="+- 0 -526 -526"/>
                                <a:gd name="T75" fmla="*/ -526 h 1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197">
                                  <a:moveTo>
                                    <a:pt x="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1" y="196"/>
                                  </a:lnTo>
                                  <a:lnTo>
                                    <a:pt x="9" y="151"/>
                                  </a:lnTo>
                                  <a:lnTo>
                                    <a:pt x="21" y="133"/>
                                  </a:lnTo>
                                  <a:lnTo>
                                    <a:pt x="34" y="113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1" y="63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4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2" y="-36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2532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docshape329"/>
                          <wps:cNvSpPr>
                            <a:spLocks/>
                          </wps:cNvSpPr>
                          <wps:spPr bwMode="auto">
                            <a:xfrm>
                              <a:off x="8962" y="-479"/>
                              <a:ext cx="143" cy="59"/>
                            </a:xfrm>
                            <a:custGeom>
                              <a:avLst/>
                              <a:gdLst>
                                <a:gd name="T0" fmla="+- 0 8962 8962"/>
                                <a:gd name="T1" fmla="*/ T0 w 143"/>
                                <a:gd name="T2" fmla="+- 0 -420 -478"/>
                                <a:gd name="T3" fmla="*/ -420 h 59"/>
                                <a:gd name="T4" fmla="+- 0 8962 8962"/>
                                <a:gd name="T5" fmla="*/ T4 w 143"/>
                                <a:gd name="T6" fmla="+- 0 -464 -478"/>
                                <a:gd name="T7" fmla="*/ -464 h 59"/>
                                <a:gd name="T8" fmla="+- 0 9105 8962"/>
                                <a:gd name="T9" fmla="*/ T8 w 143"/>
                                <a:gd name="T10" fmla="+- 0 -435 -478"/>
                                <a:gd name="T11" fmla="*/ -435 h 59"/>
                                <a:gd name="T12" fmla="+- 0 9105 8962"/>
                                <a:gd name="T13" fmla="*/ T12 w 143"/>
                                <a:gd name="T14" fmla="+- 0 -478 -478"/>
                                <a:gd name="T15" fmla="*/ -478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3" h="59">
                                  <a:moveTo>
                                    <a:pt x="0" y="58"/>
                                  </a:moveTo>
                                  <a:lnTo>
                                    <a:pt x="0" y="14"/>
                                  </a:lnTo>
                                  <a:moveTo>
                                    <a:pt x="143" y="43"/>
                                  </a:moveTo>
                                  <a:lnTo>
                                    <a:pt x="143" y="0"/>
                                  </a:lnTo>
                                </a:path>
                              </a:pathLst>
                            </a:custGeom>
                            <a:noFill/>
                            <a:ln w="292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docshape330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docshape331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docshape332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docshape333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docshape334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67 8954"/>
                                <a:gd name="T1" fmla="*/ T0 w 17"/>
                                <a:gd name="T2" fmla="+- 0 -447 -447"/>
                                <a:gd name="T3" fmla="*/ -447 h 17"/>
                                <a:gd name="T4" fmla="+- 0 8958 8954"/>
                                <a:gd name="T5" fmla="*/ T4 w 17"/>
                                <a:gd name="T6" fmla="+- 0 -447 -447"/>
                                <a:gd name="T7" fmla="*/ -447 h 17"/>
                                <a:gd name="T8" fmla="+- 0 8954 8954"/>
                                <a:gd name="T9" fmla="*/ T8 w 17"/>
                                <a:gd name="T10" fmla="+- 0 -443 -447"/>
                                <a:gd name="T11" fmla="*/ -443 h 17"/>
                                <a:gd name="T12" fmla="+- 0 8954 8954"/>
                                <a:gd name="T13" fmla="*/ T12 w 17"/>
                                <a:gd name="T14" fmla="+- 0 -439 -447"/>
                                <a:gd name="T15" fmla="*/ -439 h 17"/>
                                <a:gd name="T16" fmla="+- 0 8954 8954"/>
                                <a:gd name="T17" fmla="*/ T16 w 17"/>
                                <a:gd name="T18" fmla="+- 0 -434 -447"/>
                                <a:gd name="T19" fmla="*/ -434 h 17"/>
                                <a:gd name="T20" fmla="+- 0 8958 8954"/>
                                <a:gd name="T21" fmla="*/ T20 w 17"/>
                                <a:gd name="T22" fmla="+- 0 -430 -447"/>
                                <a:gd name="T23" fmla="*/ -430 h 17"/>
                                <a:gd name="T24" fmla="+- 0 8967 8954"/>
                                <a:gd name="T25" fmla="*/ T24 w 17"/>
                                <a:gd name="T26" fmla="+- 0 -430 -447"/>
                                <a:gd name="T27" fmla="*/ -430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71 8954"/>
                                <a:gd name="T33" fmla="*/ T32 w 17"/>
                                <a:gd name="T34" fmla="+- 0 -443 -447"/>
                                <a:gd name="T35" fmla="*/ -443 h 17"/>
                                <a:gd name="T36" fmla="+- 0 8967 8954"/>
                                <a:gd name="T37" fmla="*/ T36 w 17"/>
                                <a:gd name="T38" fmla="+- 0 -447 -447"/>
                                <a:gd name="T39" fmla="*/ -44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docshape335"/>
                          <wps:cNvSpPr>
                            <a:spLocks/>
                          </wps:cNvSpPr>
                          <wps:spPr bwMode="auto">
                            <a:xfrm>
                              <a:off x="8954" y="-447"/>
                              <a:ext cx="17" cy="17"/>
                            </a:xfrm>
                            <a:custGeom>
                              <a:avLst/>
                              <a:gdLst>
                                <a:gd name="T0" fmla="+- 0 8954 8954"/>
                                <a:gd name="T1" fmla="*/ T0 w 17"/>
                                <a:gd name="T2" fmla="+- 0 -439 -447"/>
                                <a:gd name="T3" fmla="*/ -439 h 17"/>
                                <a:gd name="T4" fmla="+- 0 8954 8954"/>
                                <a:gd name="T5" fmla="*/ T4 w 17"/>
                                <a:gd name="T6" fmla="+- 0 -443 -447"/>
                                <a:gd name="T7" fmla="*/ -443 h 17"/>
                                <a:gd name="T8" fmla="+- 0 8958 8954"/>
                                <a:gd name="T9" fmla="*/ T8 w 17"/>
                                <a:gd name="T10" fmla="+- 0 -447 -447"/>
                                <a:gd name="T11" fmla="*/ -447 h 17"/>
                                <a:gd name="T12" fmla="+- 0 8962 8954"/>
                                <a:gd name="T13" fmla="*/ T12 w 17"/>
                                <a:gd name="T14" fmla="+- 0 -447 -447"/>
                                <a:gd name="T15" fmla="*/ -447 h 17"/>
                                <a:gd name="T16" fmla="+- 0 8967 8954"/>
                                <a:gd name="T17" fmla="*/ T16 w 17"/>
                                <a:gd name="T18" fmla="+- 0 -447 -447"/>
                                <a:gd name="T19" fmla="*/ -447 h 17"/>
                                <a:gd name="T20" fmla="+- 0 8971 8954"/>
                                <a:gd name="T21" fmla="*/ T20 w 17"/>
                                <a:gd name="T22" fmla="+- 0 -443 -447"/>
                                <a:gd name="T23" fmla="*/ -443 h 17"/>
                                <a:gd name="T24" fmla="+- 0 8971 8954"/>
                                <a:gd name="T25" fmla="*/ T24 w 17"/>
                                <a:gd name="T26" fmla="+- 0 -439 -447"/>
                                <a:gd name="T27" fmla="*/ -439 h 17"/>
                                <a:gd name="T28" fmla="+- 0 8971 8954"/>
                                <a:gd name="T29" fmla="*/ T28 w 17"/>
                                <a:gd name="T30" fmla="+- 0 -434 -447"/>
                                <a:gd name="T31" fmla="*/ -434 h 17"/>
                                <a:gd name="T32" fmla="+- 0 8967 8954"/>
                                <a:gd name="T33" fmla="*/ T32 w 17"/>
                                <a:gd name="T34" fmla="+- 0 -430 -447"/>
                                <a:gd name="T35" fmla="*/ -430 h 17"/>
                                <a:gd name="T36" fmla="+- 0 8962 8954"/>
                                <a:gd name="T37" fmla="*/ T36 w 17"/>
                                <a:gd name="T38" fmla="+- 0 -430 -447"/>
                                <a:gd name="T39" fmla="*/ -430 h 17"/>
                                <a:gd name="T40" fmla="+- 0 8958 8954"/>
                                <a:gd name="T41" fmla="*/ T40 w 17"/>
                                <a:gd name="T42" fmla="+- 0 -430 -447"/>
                                <a:gd name="T43" fmla="*/ -430 h 17"/>
                                <a:gd name="T44" fmla="+- 0 8954 8954"/>
                                <a:gd name="T45" fmla="*/ T44 w 17"/>
                                <a:gd name="T46" fmla="+- 0 -434 -447"/>
                                <a:gd name="T47" fmla="*/ -434 h 17"/>
                                <a:gd name="T48" fmla="+- 0 8954 8954"/>
                                <a:gd name="T49" fmla="*/ T48 w 17"/>
                                <a:gd name="T50" fmla="+- 0 -439 -447"/>
                                <a:gd name="T51" fmla="*/ -439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docshape336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110 9097"/>
                                <a:gd name="T1" fmla="*/ T0 w 17"/>
                                <a:gd name="T2" fmla="+- 0 -460 -460"/>
                                <a:gd name="T3" fmla="*/ -460 h 17"/>
                                <a:gd name="T4" fmla="+- 0 9101 9097"/>
                                <a:gd name="T5" fmla="*/ T4 w 17"/>
                                <a:gd name="T6" fmla="+- 0 -460 -460"/>
                                <a:gd name="T7" fmla="*/ -460 h 17"/>
                                <a:gd name="T8" fmla="+- 0 9097 9097"/>
                                <a:gd name="T9" fmla="*/ T8 w 17"/>
                                <a:gd name="T10" fmla="+- 0 -456 -460"/>
                                <a:gd name="T11" fmla="*/ -456 h 17"/>
                                <a:gd name="T12" fmla="+- 0 9097 9097"/>
                                <a:gd name="T13" fmla="*/ T12 w 17"/>
                                <a:gd name="T14" fmla="+- 0 -452 -460"/>
                                <a:gd name="T15" fmla="*/ -452 h 17"/>
                                <a:gd name="T16" fmla="+- 0 9097 9097"/>
                                <a:gd name="T17" fmla="*/ T16 w 17"/>
                                <a:gd name="T18" fmla="+- 0 -447 -460"/>
                                <a:gd name="T19" fmla="*/ -447 h 17"/>
                                <a:gd name="T20" fmla="+- 0 9101 9097"/>
                                <a:gd name="T21" fmla="*/ T20 w 17"/>
                                <a:gd name="T22" fmla="+- 0 -443 -460"/>
                                <a:gd name="T23" fmla="*/ -443 h 17"/>
                                <a:gd name="T24" fmla="+- 0 9110 9097"/>
                                <a:gd name="T25" fmla="*/ T24 w 17"/>
                                <a:gd name="T26" fmla="+- 0 -443 -460"/>
                                <a:gd name="T27" fmla="*/ -443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3 9097"/>
                                <a:gd name="T33" fmla="*/ T32 w 17"/>
                                <a:gd name="T34" fmla="+- 0 -456 -460"/>
                                <a:gd name="T35" fmla="*/ -456 h 17"/>
                                <a:gd name="T36" fmla="+- 0 9110 9097"/>
                                <a:gd name="T37" fmla="*/ T36 w 17"/>
                                <a:gd name="T38" fmla="+- 0 -460 -460"/>
                                <a:gd name="T39" fmla="*/ -46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13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docshape337"/>
                          <wps:cNvSpPr>
                            <a:spLocks/>
                          </wps:cNvSpPr>
                          <wps:spPr bwMode="auto">
                            <a:xfrm>
                              <a:off x="9097" y="-460"/>
                              <a:ext cx="17" cy="17"/>
                            </a:xfrm>
                            <a:custGeom>
                              <a:avLst/>
                              <a:gdLst>
                                <a:gd name="T0" fmla="+- 0 9097 9097"/>
                                <a:gd name="T1" fmla="*/ T0 w 17"/>
                                <a:gd name="T2" fmla="+- 0 -452 -460"/>
                                <a:gd name="T3" fmla="*/ -452 h 17"/>
                                <a:gd name="T4" fmla="+- 0 9097 9097"/>
                                <a:gd name="T5" fmla="*/ T4 w 17"/>
                                <a:gd name="T6" fmla="+- 0 -456 -460"/>
                                <a:gd name="T7" fmla="*/ -456 h 17"/>
                                <a:gd name="T8" fmla="+- 0 9101 9097"/>
                                <a:gd name="T9" fmla="*/ T8 w 17"/>
                                <a:gd name="T10" fmla="+- 0 -460 -460"/>
                                <a:gd name="T11" fmla="*/ -460 h 17"/>
                                <a:gd name="T12" fmla="+- 0 9105 9097"/>
                                <a:gd name="T13" fmla="*/ T12 w 17"/>
                                <a:gd name="T14" fmla="+- 0 -460 -460"/>
                                <a:gd name="T15" fmla="*/ -460 h 17"/>
                                <a:gd name="T16" fmla="+- 0 9110 9097"/>
                                <a:gd name="T17" fmla="*/ T16 w 17"/>
                                <a:gd name="T18" fmla="+- 0 -460 -460"/>
                                <a:gd name="T19" fmla="*/ -460 h 17"/>
                                <a:gd name="T20" fmla="+- 0 9113 9097"/>
                                <a:gd name="T21" fmla="*/ T20 w 17"/>
                                <a:gd name="T22" fmla="+- 0 -456 -460"/>
                                <a:gd name="T23" fmla="*/ -456 h 17"/>
                                <a:gd name="T24" fmla="+- 0 9113 9097"/>
                                <a:gd name="T25" fmla="*/ T24 w 17"/>
                                <a:gd name="T26" fmla="+- 0 -452 -460"/>
                                <a:gd name="T27" fmla="*/ -452 h 17"/>
                                <a:gd name="T28" fmla="+- 0 9113 9097"/>
                                <a:gd name="T29" fmla="*/ T28 w 17"/>
                                <a:gd name="T30" fmla="+- 0 -447 -460"/>
                                <a:gd name="T31" fmla="*/ -447 h 17"/>
                                <a:gd name="T32" fmla="+- 0 9110 9097"/>
                                <a:gd name="T33" fmla="*/ T32 w 17"/>
                                <a:gd name="T34" fmla="+- 0 -443 -460"/>
                                <a:gd name="T35" fmla="*/ -443 h 17"/>
                                <a:gd name="T36" fmla="+- 0 9105 9097"/>
                                <a:gd name="T37" fmla="*/ T36 w 17"/>
                                <a:gd name="T38" fmla="+- 0 -443 -460"/>
                                <a:gd name="T39" fmla="*/ -443 h 17"/>
                                <a:gd name="T40" fmla="+- 0 9101 9097"/>
                                <a:gd name="T41" fmla="*/ T40 w 17"/>
                                <a:gd name="T42" fmla="+- 0 -443 -460"/>
                                <a:gd name="T43" fmla="*/ -443 h 17"/>
                                <a:gd name="T44" fmla="+- 0 9097 9097"/>
                                <a:gd name="T45" fmla="*/ T44 w 17"/>
                                <a:gd name="T46" fmla="+- 0 -447 -460"/>
                                <a:gd name="T47" fmla="*/ -447 h 17"/>
                                <a:gd name="T48" fmla="+- 0 9097 9097"/>
                                <a:gd name="T49" fmla="*/ T48 w 17"/>
                                <a:gd name="T50" fmla="+- 0 -452 -460"/>
                                <a:gd name="T51" fmla="*/ -45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" h="17"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10378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C5F4C04" id="docshapegroup326" o:spid="_x0000_s1026" style="position:absolute;margin-left:446.95pt;margin-top:-26.3pt;width:11.05pt;height:9.85pt;z-index:-17353728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  <v:fill opacity="32896f"/>
  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  </v:shape>
  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  <v:fill opacity="32896f"/>
  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  </v:shape>
  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  <v:path arrowok="t" o:connecttype="custom" o:connectlocs="0,-420;0,-464;143,-435;143,-478" o:connectangles="0,0,0,0"/>
                  </v:shape>
  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  <v:fill opacity="32896f"/>
                    <v:path arrowok="t" o:connecttype="custom" o:connectlocs="13,-447;4,-447;0,-443;0,-439;0,-434;4,-430;13,-430;17,-434;17,-443;13,-447" o:connectangles="0,0,0,0,0,0,0,0,0,0"/>
                  </v:shape>
  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  <v:path arrowok="t" o:connecttype="custom" o:connectlocs="0,-439;0,-443;4,-447;8,-447;13,-447;17,-443;17,-439;17,-434;13,-430;8,-430;4,-430;0,-434;0,-439" o:connectangles="0,0,0,0,0,0,0,0,0,0,0,0,0"/>
                  </v:shape>
  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  <v:fill opacity="32896f"/>
                    <v:path arrowok="t" o:connecttype="custom" o:connectlocs="13,-460;4,-460;0,-456;0,-452;0,-447;4,-443;13,-443;16,-447;16,-456;13,-460" o:connectangles="0,0,0,0,0,0,0,0,0,0"/>
                  </v:shape>
  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  <v:path arrowok="t" o:connecttype="custom" o:connectlocs="0,-452;0,-456;4,-460;8,-460;13,-460;16,-456;16,-452;16,-447;13,-443;8,-443;4,-443;0,-447;0,-452" o:connectangles="0,0,0,0,0,0,0,0,0,0,0,0,0"/>
                  </v:shape>
                  <w10:wrap anchorx="page"/>
                </v:group>
              </w:pict>
            </mc:Fallback>
          </mc:AlternateContent>
        </w:r>
      </w:ins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5636895</wp:posOffset>
                </wp:positionH>
                <wp:positionV relativeFrom="paragraph">
                  <wp:posOffset>325755</wp:posOffset>
                </wp:positionV>
                <wp:extent cx="598805" cy="235585"/>
                <wp:effectExtent l="0" t="0" r="0" b="0"/>
                <wp:wrapNone/>
                <wp:docPr id="84" name="docshapegroup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5585"/>
                          <a:chOff x="8877" y="513"/>
                          <a:chExt cx="943" cy="371"/>
                        </a:xfrm>
                      </wpg:grpSpPr>
                      <wps:wsp>
                        <wps:cNvPr id="85" name="docshape339"/>
                        <wps:cNvSpPr>
                          <a:spLocks/>
                        </wps:cNvSpPr>
                        <wps:spPr bwMode="auto">
                          <a:xfrm>
                            <a:off x="9248" y="512"/>
                            <a:ext cx="41" cy="270"/>
                          </a:xfrm>
                          <a:custGeom>
                            <a:avLst/>
                            <a:gdLst>
                              <a:gd name="T0" fmla="+- 0 9249 9248"/>
                              <a:gd name="T1" fmla="*/ T0 w 41"/>
                              <a:gd name="T2" fmla="+- 0 513 513"/>
                              <a:gd name="T3" fmla="*/ 513 h 270"/>
                              <a:gd name="T4" fmla="+- 0 9248 9248"/>
                              <a:gd name="T5" fmla="*/ T4 w 41"/>
                              <a:gd name="T6" fmla="+- 0 513 513"/>
                              <a:gd name="T7" fmla="*/ 513 h 270"/>
                              <a:gd name="T8" fmla="+- 0 9248 9248"/>
                              <a:gd name="T9" fmla="*/ T8 w 41"/>
                              <a:gd name="T10" fmla="+- 0 782 513"/>
                              <a:gd name="T11" fmla="*/ 782 h 270"/>
                              <a:gd name="T12" fmla="+- 0 9249 9248"/>
                              <a:gd name="T13" fmla="*/ T12 w 41"/>
                              <a:gd name="T14" fmla="+- 0 782 513"/>
                              <a:gd name="T15" fmla="*/ 782 h 270"/>
                              <a:gd name="T16" fmla="+- 0 9259 9248"/>
                              <a:gd name="T17" fmla="*/ T16 w 41"/>
                              <a:gd name="T18" fmla="+- 0 702 513"/>
                              <a:gd name="T19" fmla="*/ 702 h 270"/>
                              <a:gd name="T20" fmla="+- 0 9288 9248"/>
                              <a:gd name="T21" fmla="*/ T20 w 41"/>
                              <a:gd name="T22" fmla="+- 0 633 513"/>
                              <a:gd name="T23" fmla="*/ 633 h 270"/>
                              <a:gd name="T24" fmla="+- 0 9289 9248"/>
                              <a:gd name="T25" fmla="*/ T24 w 41"/>
                              <a:gd name="T26" fmla="+- 0 625 513"/>
                              <a:gd name="T27" fmla="*/ 625 h 270"/>
                              <a:gd name="T28" fmla="+- 0 9286 9248"/>
                              <a:gd name="T29" fmla="*/ T28 w 41"/>
                              <a:gd name="T30" fmla="+- 0 613 513"/>
                              <a:gd name="T31" fmla="*/ 613 h 270"/>
                              <a:gd name="T32" fmla="+- 0 9274 9248"/>
                              <a:gd name="T33" fmla="*/ T32 w 41"/>
                              <a:gd name="T34" fmla="+- 0 588 513"/>
                              <a:gd name="T35" fmla="*/ 588 h 270"/>
                              <a:gd name="T36" fmla="+- 0 9258 9248"/>
                              <a:gd name="T37" fmla="*/ T36 w 41"/>
                              <a:gd name="T38" fmla="+- 0 562 513"/>
                              <a:gd name="T39" fmla="*/ 562 h 270"/>
                              <a:gd name="T40" fmla="+- 0 9252 9248"/>
                              <a:gd name="T41" fmla="*/ T40 w 41"/>
                              <a:gd name="T42" fmla="+- 0 543 513"/>
                              <a:gd name="T43" fmla="*/ 543 h 270"/>
                              <a:gd name="T44" fmla="+- 0 9249 9248"/>
                              <a:gd name="T45" fmla="*/ T44 w 41"/>
                              <a:gd name="T46" fmla="+- 0 513 513"/>
                              <a:gd name="T47" fmla="*/ 51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1" y="189"/>
                                </a:lnTo>
                                <a:lnTo>
                                  <a:pt x="40" y="120"/>
                                </a:lnTo>
                                <a:lnTo>
                                  <a:pt x="41" y="112"/>
                                </a:lnTo>
                                <a:lnTo>
                                  <a:pt x="38" y="100"/>
                                </a:lnTo>
                                <a:lnTo>
                                  <a:pt x="26" y="75"/>
                                </a:lnTo>
                                <a:lnTo>
                                  <a:pt x="10" y="49"/>
                                </a:lnTo>
                                <a:lnTo>
                                  <a:pt x="4" y="3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9248" y="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248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docshape340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341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342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343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344"/>
                        <wps:cNvSpPr>
                          <a:spLocks/>
                        </wps:cNvSpPr>
                        <wps:spPr bwMode="auto">
                          <a:xfrm>
                            <a:off x="9105" y="572"/>
                            <a:ext cx="34" cy="268"/>
                          </a:xfrm>
                          <a:custGeom>
                            <a:avLst/>
                            <a:gdLst>
                              <a:gd name="T0" fmla="+- 0 9106 9105"/>
                              <a:gd name="T1" fmla="*/ T0 w 34"/>
                              <a:gd name="T2" fmla="+- 0 573 573"/>
                              <a:gd name="T3" fmla="*/ 573 h 268"/>
                              <a:gd name="T4" fmla="+- 0 9105 9105"/>
                              <a:gd name="T5" fmla="*/ T4 w 34"/>
                              <a:gd name="T6" fmla="+- 0 573 573"/>
                              <a:gd name="T7" fmla="*/ 573 h 268"/>
                              <a:gd name="T8" fmla="+- 0 9105 9105"/>
                              <a:gd name="T9" fmla="*/ T8 w 34"/>
                              <a:gd name="T10" fmla="+- 0 840 573"/>
                              <a:gd name="T11" fmla="*/ 840 h 268"/>
                              <a:gd name="T12" fmla="+- 0 9107 9105"/>
                              <a:gd name="T13" fmla="*/ T12 w 34"/>
                              <a:gd name="T14" fmla="+- 0 840 573"/>
                              <a:gd name="T15" fmla="*/ 840 h 268"/>
                              <a:gd name="T16" fmla="+- 0 9114 9105"/>
                              <a:gd name="T17" fmla="*/ T16 w 34"/>
                              <a:gd name="T18" fmla="+- 0 806 573"/>
                              <a:gd name="T19" fmla="*/ 806 h 268"/>
                              <a:gd name="T20" fmla="+- 0 9135 9105"/>
                              <a:gd name="T21" fmla="*/ T20 w 34"/>
                              <a:gd name="T22" fmla="+- 0 755 573"/>
                              <a:gd name="T23" fmla="*/ 755 h 268"/>
                              <a:gd name="T24" fmla="+- 0 9139 9105"/>
                              <a:gd name="T25" fmla="*/ T24 w 34"/>
                              <a:gd name="T26" fmla="+- 0 721 573"/>
                              <a:gd name="T27" fmla="*/ 721 h 268"/>
                              <a:gd name="T28" fmla="+- 0 9136 9105"/>
                              <a:gd name="T29" fmla="*/ T28 w 34"/>
                              <a:gd name="T30" fmla="+- 0 699 573"/>
                              <a:gd name="T31" fmla="*/ 699 h 268"/>
                              <a:gd name="T32" fmla="+- 0 9117 9105"/>
                              <a:gd name="T33" fmla="*/ T32 w 34"/>
                              <a:gd name="T34" fmla="+- 0 654 573"/>
                              <a:gd name="T35" fmla="*/ 654 h 268"/>
                              <a:gd name="T36" fmla="+- 0 9112 9105"/>
                              <a:gd name="T37" fmla="*/ T36 w 34"/>
                              <a:gd name="T38" fmla="+- 0 631 573"/>
                              <a:gd name="T39" fmla="*/ 631 h 268"/>
                              <a:gd name="T40" fmla="+- 0 9108 9105"/>
                              <a:gd name="T41" fmla="*/ T40 w 34"/>
                              <a:gd name="T42" fmla="+- 0 617 573"/>
                              <a:gd name="T43" fmla="*/ 617 h 268"/>
                              <a:gd name="T44" fmla="+- 0 9106 9105"/>
                              <a:gd name="T45" fmla="*/ T44 w 34"/>
                              <a:gd name="T46" fmla="+- 0 573 573"/>
                              <a:gd name="T47" fmla="*/ 573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2" y="267"/>
                                </a:lnTo>
                                <a:lnTo>
                                  <a:pt x="9" y="233"/>
                                </a:lnTo>
                                <a:lnTo>
                                  <a:pt x="30" y="182"/>
                                </a:lnTo>
                                <a:lnTo>
                                  <a:pt x="34" y="148"/>
                                </a:lnTo>
                                <a:lnTo>
                                  <a:pt x="31" y="126"/>
                                </a:lnTo>
                                <a:lnTo>
                                  <a:pt x="12" y="81"/>
                                </a:lnTo>
                                <a:lnTo>
                                  <a:pt x="7" y="58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105" y="8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105" y="7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345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46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47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48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49"/>
                        <wps:cNvSpPr>
                          <a:spLocks/>
                        </wps:cNvSpPr>
                        <wps:spPr bwMode="auto">
                          <a:xfrm>
                            <a:off x="8962" y="611"/>
                            <a:ext cx="32" cy="228"/>
                          </a:xfrm>
                          <a:custGeom>
                            <a:avLst/>
                            <a:gdLst>
                              <a:gd name="T0" fmla="+- 0 8964 8962"/>
                              <a:gd name="T1" fmla="*/ T0 w 32"/>
                              <a:gd name="T2" fmla="+- 0 612 612"/>
                              <a:gd name="T3" fmla="*/ 612 h 228"/>
                              <a:gd name="T4" fmla="+- 0 8962 8962"/>
                              <a:gd name="T5" fmla="*/ T4 w 32"/>
                              <a:gd name="T6" fmla="+- 0 612 612"/>
                              <a:gd name="T7" fmla="*/ 612 h 228"/>
                              <a:gd name="T8" fmla="+- 0 8962 8962"/>
                              <a:gd name="T9" fmla="*/ T8 w 32"/>
                              <a:gd name="T10" fmla="+- 0 839 612"/>
                              <a:gd name="T11" fmla="*/ 839 h 228"/>
                              <a:gd name="T12" fmla="+- 0 8967 8962"/>
                              <a:gd name="T13" fmla="*/ T12 w 32"/>
                              <a:gd name="T14" fmla="+- 0 839 612"/>
                              <a:gd name="T15" fmla="*/ 839 h 228"/>
                              <a:gd name="T16" fmla="+- 0 8978 8962"/>
                              <a:gd name="T17" fmla="*/ T16 w 32"/>
                              <a:gd name="T18" fmla="+- 0 803 612"/>
                              <a:gd name="T19" fmla="*/ 803 h 228"/>
                              <a:gd name="T20" fmla="+- 0 8987 8962"/>
                              <a:gd name="T21" fmla="*/ T20 w 32"/>
                              <a:gd name="T22" fmla="+- 0 781 612"/>
                              <a:gd name="T23" fmla="*/ 781 h 228"/>
                              <a:gd name="T24" fmla="+- 0 8994 8962"/>
                              <a:gd name="T25" fmla="*/ T24 w 32"/>
                              <a:gd name="T26" fmla="+- 0 736 612"/>
                              <a:gd name="T27" fmla="*/ 736 h 228"/>
                              <a:gd name="T28" fmla="+- 0 8988 8962"/>
                              <a:gd name="T29" fmla="*/ T28 w 32"/>
                              <a:gd name="T30" fmla="+- 0 692 612"/>
                              <a:gd name="T31" fmla="*/ 692 h 228"/>
                              <a:gd name="T32" fmla="+- 0 8975 8962"/>
                              <a:gd name="T33" fmla="*/ T32 w 32"/>
                              <a:gd name="T34" fmla="+- 0 662 612"/>
                              <a:gd name="T35" fmla="*/ 662 h 228"/>
                              <a:gd name="T36" fmla="+- 0 8964 8962"/>
                              <a:gd name="T37" fmla="*/ T36 w 32"/>
                              <a:gd name="T38" fmla="+- 0 612 612"/>
                              <a:gd name="T39" fmla="*/ 61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5" y="227"/>
                                </a:lnTo>
                                <a:lnTo>
                                  <a:pt x="16" y="191"/>
                                </a:lnTo>
                                <a:lnTo>
                                  <a:pt x="25" y="169"/>
                                </a:lnTo>
                                <a:lnTo>
                                  <a:pt x="32" y="124"/>
                                </a:lnTo>
                                <a:lnTo>
                                  <a:pt x="26" y="80"/>
                                </a:lnTo>
                                <a:lnTo>
                                  <a:pt x="13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962" y="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8962" y="7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docshape350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51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52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53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8877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docshape354"/>
                        <wps:cNvSpPr>
                          <a:spLocks/>
                        </wps:cNvSpPr>
                        <wps:spPr bwMode="auto">
                          <a:xfrm>
                            <a:off x="8962" y="841"/>
                            <a:ext cx="714" cy="43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714"/>
                              <a:gd name="T2" fmla="+- 0 884 841"/>
                              <a:gd name="T3" fmla="*/ 884 h 43"/>
                              <a:gd name="T4" fmla="+- 0 8962 8962"/>
                              <a:gd name="T5" fmla="*/ T4 w 714"/>
                              <a:gd name="T6" fmla="+- 0 841 841"/>
                              <a:gd name="T7" fmla="*/ 841 h 43"/>
                              <a:gd name="T8" fmla="+- 0 9105 8962"/>
                              <a:gd name="T9" fmla="*/ T8 w 714"/>
                              <a:gd name="T10" fmla="+- 0 884 841"/>
                              <a:gd name="T11" fmla="*/ 884 h 43"/>
                              <a:gd name="T12" fmla="+- 0 9105 8962"/>
                              <a:gd name="T13" fmla="*/ T12 w 714"/>
                              <a:gd name="T14" fmla="+- 0 841 841"/>
                              <a:gd name="T15" fmla="*/ 841 h 43"/>
                              <a:gd name="T16" fmla="+- 0 9248 8962"/>
                              <a:gd name="T17" fmla="*/ T16 w 714"/>
                              <a:gd name="T18" fmla="+- 0 884 841"/>
                              <a:gd name="T19" fmla="*/ 884 h 43"/>
                              <a:gd name="T20" fmla="+- 0 9248 8962"/>
                              <a:gd name="T21" fmla="*/ T20 w 714"/>
                              <a:gd name="T22" fmla="+- 0 841 841"/>
                              <a:gd name="T23" fmla="*/ 841 h 43"/>
                              <a:gd name="T24" fmla="+- 0 9391 8962"/>
                              <a:gd name="T25" fmla="*/ T24 w 714"/>
                              <a:gd name="T26" fmla="+- 0 884 841"/>
                              <a:gd name="T27" fmla="*/ 884 h 43"/>
                              <a:gd name="T28" fmla="+- 0 9391 8962"/>
                              <a:gd name="T29" fmla="*/ T28 w 714"/>
                              <a:gd name="T30" fmla="+- 0 841 841"/>
                              <a:gd name="T31" fmla="*/ 841 h 43"/>
                              <a:gd name="T32" fmla="+- 0 9534 8962"/>
                              <a:gd name="T33" fmla="*/ T32 w 714"/>
                              <a:gd name="T34" fmla="+- 0 884 841"/>
                              <a:gd name="T35" fmla="*/ 884 h 43"/>
                              <a:gd name="T36" fmla="+- 0 9534 8962"/>
                              <a:gd name="T37" fmla="*/ T36 w 714"/>
                              <a:gd name="T38" fmla="+- 0 841 841"/>
                              <a:gd name="T39" fmla="*/ 841 h 43"/>
                              <a:gd name="T40" fmla="+- 0 9676 8962"/>
                              <a:gd name="T41" fmla="*/ T40 w 714"/>
                              <a:gd name="T42" fmla="+- 0 884 841"/>
                              <a:gd name="T43" fmla="*/ 884 h 43"/>
                              <a:gd name="T44" fmla="+- 0 9676 8962"/>
                              <a:gd name="T45" fmla="*/ T44 w 714"/>
                              <a:gd name="T46" fmla="+- 0 841 841"/>
                              <a:gd name="T47" fmla="*/ 84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14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  <a:moveTo>
                                  <a:pt x="286" y="43"/>
                                </a:moveTo>
                                <a:lnTo>
                                  <a:pt x="286" y="0"/>
                                </a:lnTo>
                                <a:moveTo>
                                  <a:pt x="429" y="43"/>
                                </a:moveTo>
                                <a:lnTo>
                                  <a:pt x="429" y="0"/>
                                </a:lnTo>
                                <a:moveTo>
                                  <a:pt x="572" y="43"/>
                                </a:moveTo>
                                <a:lnTo>
                                  <a:pt x="572" y="0"/>
                                </a:lnTo>
                                <a:moveTo>
                                  <a:pt x="714" y="43"/>
                                </a:moveTo>
                                <a:lnTo>
                                  <a:pt x="714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34E52" id="docshapegroup338" o:spid="_x0000_s1026" style="position:absolute;margin-left:443.85pt;margin-top:25.65pt;width:47.15pt;height:18.55pt;z-index:15759872;mso-position-horizontal-relative:page" coordorigin="8877,513" coordsize="943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">
                <v:shape id="docshape339" o:spid="_x0000_s1027" style="position:absolute;left:9248;top:512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" path="m1,l,,,269r1,l11,189,40,120r1,-8l38,100,26,75,10,49,4,30,1,xe" fillcolor="black" stroked="f">
                  <v:fill opacity="32896f"/>
                  <v:path arrowok="t" o:connecttype="custom" o:connectlocs="1,513;0,513;0,782;1,782;11,702;40,633;41,625;38,613;26,588;10,562;4,543;1,513" o:connectangles="0,0,0,0,0,0,0,0,0,0,0,0"/>
                </v:shape>
                <v:line id="Line 97" o:spid="_x0000_s1028" style="position:absolute;visibility:visible;mso-wrap-style:square" from="9248,725" to="9248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" strokeweight=".34811mm"/>
                <v:line id="Line 96" o:spid="_x0000_s1029" style="position:absolute;visibility:visible;mso-wrap-style:square" from="9248,654" to="924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" strokeweight=".81319mm"/>
                <v:shape id="docshape340" o:spid="_x0000_s1030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+S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j81f8g+Qs38AAAD//wMAUEsBAi0AFAAGAAgAAAAhANvh9svuAAAAhQEAABMAAAAAAAAAAAAAAAAA&#10;AAAAAFtDb250ZW50X1R5cGVzXS54bWxQSwECLQAUAAYACAAAACEAWvQsW78AAAAVAQAACwAAAAAA&#10;AAAAAAAAAAAfAQAAX3JlbHMvLnJlbHNQSwECLQAUAAYACAAAACEAQbB/ks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1" o:spid="_x0000_s1031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2" o:spid="_x0000_s1032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3" o:spid="_x0000_s1033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4" o:spid="_x0000_s1034" style="position:absolute;left:9105;top:572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" path="m1,l,,,267r2,l9,233,30,182r4,-34l31,126,12,81,7,58,3,44,1,xe" fillcolor="black" stroked="f">
                  <v:fill opacity="32896f"/>
                  <v:path arrowok="t" o:connecttype="custom" o:connectlocs="1,573;0,573;0,840;2,840;9,806;30,755;34,721;31,699;12,654;7,631;3,617;1,573" o:connectangles="0,0,0,0,0,0,0,0,0,0,0,0"/>
                </v:shape>
                <v:line id="Line 90" o:spid="_x0000_s1035" style="position:absolute;visibility:visible;mso-wrap-style:square" from="9105,827" to="9105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" strokeweight=".34811mm"/>
                <v:line id="Line 89" o:spid="_x0000_s1036" style="position:absolute;visibility:visible;mso-wrap-style:square" from="9105,765" to="9105,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" strokeweight=".81319mm"/>
                <v:shape id="docshape345" o:spid="_x0000_s1037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6" o:spid="_x0000_s1038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7" o:spid="_x0000_s1039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8" o:spid="_x0000_s1040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9" o:spid="_x0000_s1041" style="position:absolute;left:8962;top:61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" path="m2,l,,,227r5,l16,191r9,-22l32,124,26,80,13,50,2,xe" fillcolor="black" stroked="f">
                  <v:fill opacity="32896f"/>
                  <v:path arrowok="t" o:connecttype="custom" o:connectlocs="2,612;0,612;0,839;5,839;16,803;25,781;32,736;26,692;13,662;2,612" o:connectangles="0,0,0,0,0,0,0,0,0,0"/>
                </v:shape>
                <v:line id="Line 83" o:spid="_x0000_s1042" style="position:absolute;visibility:visible;mso-wrap-style:square" from="8962,839" to="8962,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" strokeweight=".34811mm"/>
                <v:line id="Line 82" o:spid="_x0000_s1043" style="position:absolute;visibility:visible;mso-wrap-style:square" from="8962,768" to="89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" strokeweight=".81319mm"/>
                <v:shape id="docshape350" o:spid="_x0000_s1044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1" o:spid="_x0000_s1045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shape id="docshape352" o:spid="_x0000_s1046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3" o:spid="_x0000_s1047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line id="Line 77" o:spid="_x0000_s1048" style="position:absolute;visibility:visible;mso-wrap-style:square" from="8877,644" to="98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" strokeweight=".291mm">
                  <v:stroke dashstyle="dash"/>
                </v:line>
                <v:shape id="docshape354" o:spid="_x0000_s1049" style="position:absolute;left:8962;top:841;width:714;height:43;visibility:visible;mso-wrap-style:square;v-text-anchor:top" coordsize="7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" path="m,43l,m143,43l143,m286,43l286,m429,43l429,m572,43l572,m714,43l714,e" filled="f" strokecolor="#333" strokeweight=".291mm">
                  <v:path arrowok="t" o:connecttype="custom" o:connectlocs="0,884;0,841;143,884;143,841;286,884;286,841;429,884;429,841;572,884;572,841;714,884;714,841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5948680</wp:posOffset>
                </wp:positionH>
                <wp:positionV relativeFrom="paragraph">
                  <wp:posOffset>204470</wp:posOffset>
                </wp:positionV>
                <wp:extent cx="142240" cy="142875"/>
                <wp:effectExtent l="0" t="0" r="0" b="0"/>
                <wp:wrapNone/>
                <wp:docPr id="72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2875"/>
                          <a:chOff x="9368" y="322"/>
                          <a:chExt cx="224" cy="225"/>
                        </a:xfrm>
                      </wpg:grpSpPr>
                      <wps:wsp>
                        <wps:cNvPr id="73" name="docshape356"/>
                        <wps:cNvSpPr>
                          <a:spLocks/>
                        </wps:cNvSpPr>
                        <wps:spPr bwMode="auto">
                          <a:xfrm>
                            <a:off x="9390" y="321"/>
                            <a:ext cx="201" cy="225"/>
                          </a:xfrm>
                          <a:custGeom>
                            <a:avLst/>
                            <a:gdLst>
                              <a:gd name="T0" fmla="+- 0 9467 9391"/>
                              <a:gd name="T1" fmla="*/ T0 w 201"/>
                              <a:gd name="T2" fmla="+- 0 367 322"/>
                              <a:gd name="T3" fmla="*/ 367 h 225"/>
                              <a:gd name="T4" fmla="+- 0 9462 9391"/>
                              <a:gd name="T5" fmla="*/ T4 w 201"/>
                              <a:gd name="T6" fmla="+- 0 355 322"/>
                              <a:gd name="T7" fmla="*/ 355 h 225"/>
                              <a:gd name="T8" fmla="+- 0 9457 9391"/>
                              <a:gd name="T9" fmla="*/ T8 w 201"/>
                              <a:gd name="T10" fmla="+- 0 351 322"/>
                              <a:gd name="T11" fmla="*/ 351 h 225"/>
                              <a:gd name="T12" fmla="+- 0 9448 9391"/>
                              <a:gd name="T13" fmla="*/ T12 w 201"/>
                              <a:gd name="T14" fmla="+- 0 347 322"/>
                              <a:gd name="T15" fmla="*/ 347 h 225"/>
                              <a:gd name="T16" fmla="+- 0 9398 9391"/>
                              <a:gd name="T17" fmla="*/ T16 w 201"/>
                              <a:gd name="T18" fmla="+- 0 325 322"/>
                              <a:gd name="T19" fmla="*/ 325 h 225"/>
                              <a:gd name="T20" fmla="+- 0 9394 9391"/>
                              <a:gd name="T21" fmla="*/ T20 w 201"/>
                              <a:gd name="T22" fmla="+- 0 322 322"/>
                              <a:gd name="T23" fmla="*/ 322 h 225"/>
                              <a:gd name="T24" fmla="+- 0 9391 9391"/>
                              <a:gd name="T25" fmla="*/ T24 w 201"/>
                              <a:gd name="T26" fmla="+- 0 322 322"/>
                              <a:gd name="T27" fmla="*/ 322 h 225"/>
                              <a:gd name="T28" fmla="+- 0 9391 9391"/>
                              <a:gd name="T29" fmla="*/ T28 w 201"/>
                              <a:gd name="T30" fmla="+- 0 469 322"/>
                              <a:gd name="T31" fmla="*/ 469 h 225"/>
                              <a:gd name="T32" fmla="+- 0 9391 9391"/>
                              <a:gd name="T33" fmla="*/ T32 w 201"/>
                              <a:gd name="T34" fmla="+- 0 469 322"/>
                              <a:gd name="T35" fmla="*/ 469 h 225"/>
                              <a:gd name="T36" fmla="+- 0 9391 9391"/>
                              <a:gd name="T37" fmla="*/ T36 w 201"/>
                              <a:gd name="T38" fmla="+- 0 452 322"/>
                              <a:gd name="T39" fmla="*/ 452 h 225"/>
                              <a:gd name="T40" fmla="+- 0 9401 9391"/>
                              <a:gd name="T41" fmla="*/ T40 w 201"/>
                              <a:gd name="T42" fmla="+- 0 415 322"/>
                              <a:gd name="T43" fmla="*/ 415 h 225"/>
                              <a:gd name="T44" fmla="+- 0 9409 9391"/>
                              <a:gd name="T45" fmla="*/ T44 w 201"/>
                              <a:gd name="T46" fmla="+- 0 408 322"/>
                              <a:gd name="T47" fmla="*/ 408 h 225"/>
                              <a:gd name="T48" fmla="+- 0 9436 9391"/>
                              <a:gd name="T49" fmla="*/ T48 w 201"/>
                              <a:gd name="T50" fmla="+- 0 389 322"/>
                              <a:gd name="T51" fmla="*/ 389 h 225"/>
                              <a:gd name="T52" fmla="+- 0 9444 9391"/>
                              <a:gd name="T53" fmla="*/ T52 w 201"/>
                              <a:gd name="T54" fmla="+- 0 383 322"/>
                              <a:gd name="T55" fmla="*/ 383 h 225"/>
                              <a:gd name="T56" fmla="+- 0 9465 9391"/>
                              <a:gd name="T57" fmla="*/ T56 w 201"/>
                              <a:gd name="T58" fmla="+- 0 371 322"/>
                              <a:gd name="T59" fmla="*/ 371 h 225"/>
                              <a:gd name="T60" fmla="+- 0 9466 9391"/>
                              <a:gd name="T61" fmla="*/ T60 w 201"/>
                              <a:gd name="T62" fmla="+- 0 370 322"/>
                              <a:gd name="T63" fmla="*/ 370 h 225"/>
                              <a:gd name="T64" fmla="+- 0 9467 9391"/>
                              <a:gd name="T65" fmla="*/ T64 w 201"/>
                              <a:gd name="T66" fmla="+- 0 367 322"/>
                              <a:gd name="T67" fmla="*/ 367 h 225"/>
                              <a:gd name="T68" fmla="+- 0 9591 9391"/>
                              <a:gd name="T69" fmla="*/ T68 w 201"/>
                              <a:gd name="T70" fmla="+- 0 433 322"/>
                              <a:gd name="T71" fmla="*/ 433 h 225"/>
                              <a:gd name="T72" fmla="+- 0 9590 9391"/>
                              <a:gd name="T73" fmla="*/ T72 w 201"/>
                              <a:gd name="T74" fmla="+- 0 429 322"/>
                              <a:gd name="T75" fmla="*/ 429 h 225"/>
                              <a:gd name="T76" fmla="+- 0 9560 9391"/>
                              <a:gd name="T77" fmla="*/ T76 w 201"/>
                              <a:gd name="T78" fmla="+- 0 401 322"/>
                              <a:gd name="T79" fmla="*/ 401 h 225"/>
                              <a:gd name="T80" fmla="+- 0 9549 9391"/>
                              <a:gd name="T81" fmla="*/ T80 w 201"/>
                              <a:gd name="T82" fmla="+- 0 393 322"/>
                              <a:gd name="T83" fmla="*/ 393 h 225"/>
                              <a:gd name="T84" fmla="+- 0 9542 9391"/>
                              <a:gd name="T85" fmla="*/ T84 w 201"/>
                              <a:gd name="T86" fmla="+- 0 385 322"/>
                              <a:gd name="T87" fmla="*/ 385 h 225"/>
                              <a:gd name="T88" fmla="+- 0 9535 9391"/>
                              <a:gd name="T89" fmla="*/ T88 w 201"/>
                              <a:gd name="T90" fmla="+- 0 371 322"/>
                              <a:gd name="T91" fmla="*/ 371 h 225"/>
                              <a:gd name="T92" fmla="+- 0 9535 9391"/>
                              <a:gd name="T93" fmla="*/ T92 w 201"/>
                              <a:gd name="T94" fmla="+- 0 367 322"/>
                              <a:gd name="T95" fmla="*/ 367 h 225"/>
                              <a:gd name="T96" fmla="+- 0 9534 9391"/>
                              <a:gd name="T97" fmla="*/ T96 w 201"/>
                              <a:gd name="T98" fmla="+- 0 367 322"/>
                              <a:gd name="T99" fmla="*/ 367 h 225"/>
                              <a:gd name="T100" fmla="+- 0 9534 9391"/>
                              <a:gd name="T101" fmla="*/ T100 w 201"/>
                              <a:gd name="T102" fmla="+- 0 546 322"/>
                              <a:gd name="T103" fmla="*/ 546 h 225"/>
                              <a:gd name="T104" fmla="+- 0 9534 9391"/>
                              <a:gd name="T105" fmla="*/ T104 w 201"/>
                              <a:gd name="T106" fmla="+- 0 546 322"/>
                              <a:gd name="T107" fmla="*/ 546 h 225"/>
                              <a:gd name="T108" fmla="+- 0 9540 9391"/>
                              <a:gd name="T109" fmla="*/ T108 w 201"/>
                              <a:gd name="T110" fmla="+- 0 507 322"/>
                              <a:gd name="T111" fmla="*/ 507 h 225"/>
                              <a:gd name="T112" fmla="+- 0 9554 9391"/>
                              <a:gd name="T113" fmla="*/ T112 w 201"/>
                              <a:gd name="T114" fmla="+- 0 487 322"/>
                              <a:gd name="T115" fmla="*/ 487 h 225"/>
                              <a:gd name="T116" fmla="+- 0 9568 9391"/>
                              <a:gd name="T117" fmla="*/ T116 w 201"/>
                              <a:gd name="T118" fmla="+- 0 472 322"/>
                              <a:gd name="T119" fmla="*/ 472 h 225"/>
                              <a:gd name="T120" fmla="+- 0 9584 9391"/>
                              <a:gd name="T121" fmla="*/ T120 w 201"/>
                              <a:gd name="T122" fmla="+- 0 448 322"/>
                              <a:gd name="T123" fmla="*/ 448 h 225"/>
                              <a:gd name="T124" fmla="+- 0 9591 9391"/>
                              <a:gd name="T125" fmla="*/ T124 w 201"/>
                              <a:gd name="T126" fmla="+- 0 438 322"/>
                              <a:gd name="T127" fmla="*/ 438 h 225"/>
                              <a:gd name="T128" fmla="+- 0 9591 9391"/>
                              <a:gd name="T129" fmla="*/ T128 w 201"/>
                              <a:gd name="T130" fmla="+- 0 433 322"/>
                              <a:gd name="T131" fmla="*/ 433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1" h="225">
                                <a:moveTo>
                                  <a:pt x="76" y="45"/>
                                </a:moveTo>
                                <a:lnTo>
                                  <a:pt x="71" y="33"/>
                                </a:lnTo>
                                <a:lnTo>
                                  <a:pt x="66" y="29"/>
                                </a:lnTo>
                                <a:lnTo>
                                  <a:pt x="57" y="25"/>
                                </a:lnTo>
                                <a:lnTo>
                                  <a:pt x="7" y="3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10" y="93"/>
                                </a:lnTo>
                                <a:lnTo>
                                  <a:pt x="18" y="86"/>
                                </a:lnTo>
                                <a:lnTo>
                                  <a:pt x="45" y="67"/>
                                </a:lnTo>
                                <a:lnTo>
                                  <a:pt x="53" y="61"/>
                                </a:lnTo>
                                <a:lnTo>
                                  <a:pt x="74" y="49"/>
                                </a:lnTo>
                                <a:lnTo>
                                  <a:pt x="75" y="48"/>
                                </a:lnTo>
                                <a:lnTo>
                                  <a:pt x="76" y="45"/>
                                </a:lnTo>
                                <a:close/>
                                <a:moveTo>
                                  <a:pt x="200" y="111"/>
                                </a:moveTo>
                                <a:lnTo>
                                  <a:pt x="199" y="107"/>
                                </a:lnTo>
                                <a:lnTo>
                                  <a:pt x="169" y="79"/>
                                </a:lnTo>
                                <a:lnTo>
                                  <a:pt x="158" y="71"/>
                                </a:lnTo>
                                <a:lnTo>
                                  <a:pt x="151" y="63"/>
                                </a:lnTo>
                                <a:lnTo>
                                  <a:pt x="144" y="49"/>
                                </a:lnTo>
                                <a:lnTo>
                                  <a:pt x="144" y="45"/>
                                </a:lnTo>
                                <a:lnTo>
                                  <a:pt x="143" y="45"/>
                                </a:lnTo>
                                <a:lnTo>
                                  <a:pt x="143" y="224"/>
                                </a:lnTo>
                                <a:lnTo>
                                  <a:pt x="149" y="185"/>
                                </a:lnTo>
                                <a:lnTo>
                                  <a:pt x="163" y="165"/>
                                </a:lnTo>
                                <a:lnTo>
                                  <a:pt x="177" y="150"/>
                                </a:lnTo>
                                <a:lnTo>
                                  <a:pt x="193" y="126"/>
                                </a:lnTo>
                                <a:lnTo>
                                  <a:pt x="200" y="116"/>
                                </a:lnTo>
                                <a:lnTo>
                                  <a:pt x="20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357"/>
                        <wps:cNvSpPr>
                          <a:spLocks/>
                        </wps:cNvSpPr>
                        <wps:spPr bwMode="auto">
                          <a:xfrm>
                            <a:off x="9390" y="329"/>
                            <a:ext cx="143" cy="173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502 329"/>
                              <a:gd name="T3" fmla="*/ 502 h 173"/>
                              <a:gd name="T4" fmla="+- 0 9534 9391"/>
                              <a:gd name="T5" fmla="*/ T4 w 143"/>
                              <a:gd name="T6" fmla="+- 0 380 329"/>
                              <a:gd name="T7" fmla="*/ 380 h 173"/>
                              <a:gd name="T8" fmla="+- 0 9391 9391"/>
                              <a:gd name="T9" fmla="*/ T8 w 143"/>
                              <a:gd name="T10" fmla="+- 0 423 329"/>
                              <a:gd name="T11" fmla="*/ 423 h 173"/>
                              <a:gd name="T12" fmla="+- 0 9391 9391"/>
                              <a:gd name="T13" fmla="*/ T12 w 143"/>
                              <a:gd name="T14" fmla="+- 0 329 329"/>
                              <a:gd name="T15" fmla="*/ 329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73">
                                <a:moveTo>
                                  <a:pt x="143" y="173"/>
                                </a:moveTo>
                                <a:lnTo>
                                  <a:pt x="143" y="51"/>
                                </a:lnTo>
                                <a:moveTo>
                                  <a:pt x="0" y="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358"/>
                        <wps:cNvSpPr>
                          <a:spLocks/>
                        </wps:cNvSpPr>
                        <wps:spPr bwMode="auto">
                          <a:xfrm>
                            <a:off x="9390" y="349"/>
                            <a:ext cx="143" cy="110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459 349"/>
                              <a:gd name="T3" fmla="*/ 459 h 110"/>
                              <a:gd name="T4" fmla="+- 0 9534 9391"/>
                              <a:gd name="T5" fmla="*/ T4 w 143"/>
                              <a:gd name="T6" fmla="+- 0 415 349"/>
                              <a:gd name="T7" fmla="*/ 415 h 110"/>
                              <a:gd name="T8" fmla="+- 0 9391 9391"/>
                              <a:gd name="T9" fmla="*/ T8 w 143"/>
                              <a:gd name="T10" fmla="+- 0 380 349"/>
                              <a:gd name="T11" fmla="*/ 380 h 110"/>
                              <a:gd name="T12" fmla="+- 0 9391 9391"/>
                              <a:gd name="T13" fmla="*/ T12 w 143"/>
                              <a:gd name="T14" fmla="+- 0 349 349"/>
                              <a:gd name="T15" fmla="*/ 34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10">
                                <a:moveTo>
                                  <a:pt x="143" y="110"/>
                                </a:moveTo>
                                <a:lnTo>
                                  <a:pt x="143" y="66"/>
                                </a:lnTo>
                                <a:moveTo>
                                  <a:pt x="0" y="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359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360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361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362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363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364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365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366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8DF8D" id="docshapegroup355" o:spid="_x0000_s1026" style="position:absolute;margin-left:468.4pt;margin-top:16.1pt;width:11.2pt;height:11.25pt;z-index:15760384;mso-position-horizontal-relative:page" coordorigin="9368,322" coordsize="224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">
                <v:shape id="docshape356" o:spid="_x0000_s1027" style="position:absolute;left:9390;top:321;width:201;height:225;visibility:visible;mso-wrap-style:square;v-text-anchor:top" coordsize="201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" path="m76,45l71,33,66,29,57,25,7,3,3,,,,,147,,130,10,93r8,-7l45,67r8,-6l74,49r1,-1l76,45xm200,111r-1,-4l169,79,158,71r-7,-8l144,49r,-4l143,45r,179l149,185r14,-20l177,150r16,-24l200,116r,-5xe" fillcolor="#006400" stroked="f">
                  <v:fill opacity="32896f"/>
                  <v:path arrowok="t" o:connecttype="custom" o:connectlocs="76,367;71,355;66,351;57,347;7,325;3,322;0,322;0,469;0,469;0,452;10,415;18,408;45,389;53,383;74,371;75,370;76,367;200,433;199,429;169,401;158,393;151,385;144,371;144,367;143,367;143,546;143,546;149,507;163,487;177,472;193,448;200,438;200,433" o:connectangles="0,0,0,0,0,0,0,0,0,0,0,0,0,0,0,0,0,0,0,0,0,0,0,0,0,0,0,0,0,0,0,0,0"/>
                </v:shape>
                <v:shape id="docshape357" o:spid="_x0000_s1028" style="position:absolute;left:9390;top:329;width:143;height:173;visibility:visible;mso-wrap-style:square;v-text-anchor:top" coordsize="14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" path="m143,173r,-122m,94l,e" filled="f" strokeweight=".34811mm">
                  <v:path arrowok="t" o:connecttype="custom" o:connectlocs="143,502;143,380;0,423;0,329" o:connectangles="0,0,0,0"/>
                </v:shape>
                <v:shape id="docshape358" o:spid="_x0000_s1029" style="position:absolute;left:9390;top:349;width:143;height:110;visibility:visible;mso-wrap-style:square;v-text-anchor:top" coordsize="14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" path="m143,110r,-44m,31l,e" filled="f" strokeweight=".81319mm">
                  <v:path arrowok="t" o:connecttype="custom" o:connectlocs="143,459;143,415;0,380;0,349" o:connectangles="0,0,0,0"/>
                </v:shape>
                <v:shape id="docshape359" o:spid="_x0000_s1030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0" o:spid="_x0000_s1031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1" o:spid="_x0000_s1032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2" o:spid="_x0000_s1033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363" o:spid="_x0000_s1034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OU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r89f8g+Qs38AAAD//wMAUEsBAi0AFAAGAAgAAAAhANvh9svuAAAAhQEAABMAAAAAAAAAAAAAAAAA&#10;AAAAAFtDb250ZW50X1R5cGVzXS54bWxQSwECLQAUAAYACAAAACEAWvQsW78AAAAVAQAACwAAAAAA&#10;AAAAAAAAAAAfAQAAX3JlbHMvLnJlbHNQSwECLQAUAAYACAAAACEAv8ZzlMAAAADbAAAADwAAAAAA&#10;AAAAAAAAAAAHAgAAZHJzL2Rvd25yZXYueG1sUEsFBgAAAAADAAMAtwAAAPQ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4" o:spid="_x0000_s1035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5" o:spid="_x0000_s1036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6" o:spid="_x0000_s1037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w10:wrap anchorx="page"/>
              </v:group>
            </w:pict>
          </mc:Fallback>
        </mc:AlternateContent>
      </w:r>
      <w:r w:rsidR="00C14774">
        <w:rPr>
          <w:rFonts w:ascii="Times New Roman"/>
          <w:color w:val="1A1A1A"/>
          <w:spacing w:val="-2"/>
          <w:sz w:val="14"/>
        </w:rPr>
        <w:t>diamond</w:t>
      </w:r>
      <w:r w:rsidR="00C14774">
        <w:rPr>
          <w:rFonts w:ascii="Times New Roman"/>
          <w:color w:val="1A1A1A"/>
          <w:sz w:val="14"/>
        </w:rPr>
        <w:tab/>
      </w:r>
      <w:r w:rsidR="00C14774">
        <w:rPr>
          <w:rFonts w:ascii="Times New Roman"/>
          <w:color w:val="1A1A1A"/>
          <w:spacing w:val="-2"/>
          <w:sz w:val="14"/>
        </w:rPr>
        <w:t>triangle</w:t>
      </w:r>
      <w:r w:rsidR="00C14774">
        <w:rPr>
          <w:rFonts w:ascii="Times New Roman"/>
          <w:color w:val="1A1A1A"/>
          <w:sz w:val="14"/>
        </w:rPr>
        <w:tab/>
      </w:r>
      <w:r w:rsidR="00C14774">
        <w:rPr>
          <w:rFonts w:ascii="Times New Roman"/>
          <w:color w:val="1A1A1A"/>
          <w:spacing w:val="-2"/>
          <w:sz w:val="14"/>
        </w:rPr>
        <w:t>circle</w:t>
      </w:r>
    </w:p>
    <w:p w:rsidR="00485016" w:rsidRDefault="00485016">
      <w:pPr>
        <w:pStyle w:val="BodyText"/>
        <w:spacing w:before="6"/>
        <w:ind w:left="0"/>
        <w:rPr>
          <w:rFonts w:ascii="Times New Roman"/>
          <w:sz w:val="4"/>
        </w:rPr>
        <w:pPrChange w:id="1728" w:author="Hughes, Anna E" w:date="2023-06-19T12:41:00Z">
          <w:pPr>
            <w:pStyle w:val="BodyText"/>
            <w:ind w:left="0"/>
          </w:pPr>
        </w:pPrChange>
      </w:pPr>
    </w:p>
    <w:p w:rsidR="00701245" w:rsidRDefault="002F7126">
      <w:pPr>
        <w:pStyle w:val="BodyText"/>
        <w:spacing w:before="0" w:line="20" w:lineRule="exact"/>
        <w:ind w:left="-7"/>
        <w:rPr>
          <w:del w:id="1729" w:author="Hughes, Anna E" w:date="2023-06-19T12:41:00Z"/>
          <w:rFonts w:ascii="Times New Roman"/>
          <w:sz w:val="2"/>
        </w:rPr>
      </w:pPr>
      <w:del w:id="1730" w:author="Hughes, Anna E" w:date="2023-06-19T12:41:00Z">
        <w:r>
          <w:rPr>
            <w:rFonts w:ascii="Times New Roman"/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 wp14:anchorId="623D099A" wp14:editId="5AA63661">
                  <wp:extent cx="27305" cy="10795"/>
                  <wp:effectExtent l="10160" t="3175" r="10160" b="5080"/>
                  <wp:docPr id="881" name="docshapegroup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882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8446FA4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</w:del>
    </w:p>
    <w:p w:rsidR="00485016" w:rsidRDefault="00DA2490">
      <w:pPr>
        <w:pStyle w:val="BodyText"/>
        <w:spacing w:before="0" w:line="20" w:lineRule="exact"/>
        <w:ind w:left="-7"/>
        <w:rPr>
          <w:ins w:id="1731" w:author="Hughes, Anna E" w:date="2023-06-19T12:41:00Z"/>
          <w:rFonts w:ascii="Times New Roman"/>
          <w:sz w:val="2"/>
        </w:rPr>
      </w:pPr>
      <w:ins w:id="1732" w:author="Hughes, Anna E" w:date="2023-06-19T12:41:00Z">
        <w:r>
          <w:rPr>
            <w:rFonts w:ascii="Times New Roman"/>
            <w:noProof/>
            <w:sz w:val="2"/>
            <w:lang w:val="en-GB" w:eastAsia="en-GB"/>
          </w:rPr>
          <mc:AlternateContent>
            <mc:Choice Requires="wpg">
              <w:drawing>
                <wp:inline distT="0" distB="0" distL="0" distR="0">
                  <wp:extent cx="27305" cy="10795"/>
                  <wp:effectExtent l="10160" t="4445" r="10160" b="3810"/>
                  <wp:docPr id="70" name="docshapegroup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305" cy="10795"/>
                            <a:chOff x="0" y="0"/>
                            <a:chExt cx="43" cy="17"/>
                          </a:xfrm>
                        </wpg:grpSpPr>
                        <wps:wsp>
                          <wps:cNvPr id="71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8"/>
                              <a:ext cx="42" cy="0"/>
                            </a:xfrm>
                            <a:prstGeom prst="line">
                              <a:avLst/>
                            </a:prstGeom>
                            <a:noFill/>
                            <a:ln w="10476">
                              <a:solidFill>
                                <a:srgbClr val="3333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EC121A6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  <w10:anchorlock/>
                </v:group>
              </w:pict>
            </mc:Fallback>
          </mc:AlternateContent>
        </w:r>
      </w:ins>
    </w:p>
    <w:p w:rsidR="00485016" w:rsidRDefault="00485016">
      <w:pPr>
        <w:spacing w:line="20" w:lineRule="exact"/>
        <w:rPr>
          <w:rFonts w:ascii="Times New Roman"/>
          <w:sz w:val="2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4" w:space="720" w:equalWidth="0">
            <w:col w:w="1464" w:space="40"/>
            <w:col w:w="2904" w:space="39"/>
            <w:col w:w="701" w:space="40"/>
            <w:col w:w="3732"/>
          </w:cols>
          <w:sectPrChange w:id="1733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rFonts w:ascii="Times New Roman"/>
          <w:sz w:val="20"/>
        </w:rPr>
      </w:pPr>
    </w:p>
    <w:p w:rsidR="00485016" w:rsidRDefault="00C14774">
      <w:pPr>
        <w:spacing w:before="216"/>
        <w:ind w:left="617"/>
        <w:rPr>
          <w:sz w:val="20"/>
        </w:rPr>
        <w:pPrChange w:id="1734" w:author="Hughes, Anna E" w:date="2023-06-19T12:41:00Z">
          <w:pPr>
            <w:spacing w:before="215"/>
            <w:ind w:left="497"/>
          </w:pPr>
        </w:pPrChange>
      </w:pPr>
      <w:r>
        <w:rPr>
          <w:spacing w:val="-4"/>
          <w:sz w:val="20"/>
        </w:rPr>
        <w:t>Figure 5:</w:t>
      </w:r>
      <w:r>
        <w:rPr>
          <w:spacing w:val="7"/>
          <w:sz w:val="20"/>
        </w:rPr>
        <w:t xml:space="preserve"> </w:t>
      </w:r>
      <w:bookmarkStart w:id="1735" w:name="_bookmark19"/>
      <w:bookmarkEnd w:id="1735"/>
      <w:r>
        <w:rPr>
          <w:spacing w:val="-4"/>
          <w:sz w:val="20"/>
        </w:rPr>
        <w:t>Individual differences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in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s</w:t>
      </w:r>
      <w:r>
        <w:rPr>
          <w:spacing w:val="-4"/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rFonts w:ascii="Times New Roman"/>
          <w:i/>
          <w:spacing w:val="-4"/>
          <w:sz w:val="20"/>
        </w:rPr>
        <w:t>left</w:t>
      </w:r>
      <w:r>
        <w:rPr>
          <w:spacing w:val="-4"/>
          <w:sz w:val="20"/>
        </w:rPr>
        <w:t>) Posterior probability distributions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for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5"/>
          <w:sz w:val="20"/>
        </w:rPr>
        <w:t>and</w:t>
      </w:r>
    </w:p>
    <w:p w:rsidR="00485016" w:rsidRDefault="00C14774">
      <w:pPr>
        <w:spacing w:before="4"/>
        <w:ind w:left="617"/>
        <w:rPr>
          <w:sz w:val="20"/>
        </w:rPr>
        <w:pPrChange w:id="1736" w:author="Hughes, Anna E" w:date="2023-06-19T12:41:00Z">
          <w:pPr>
            <w:spacing w:before="5"/>
            <w:ind w:left="497"/>
          </w:pPr>
        </w:pPrChange>
      </w:pP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individual.</w:t>
      </w:r>
      <w:r>
        <w:rPr>
          <w:spacing w:val="14"/>
          <w:sz w:val="20"/>
        </w:rPr>
        <w:t xml:space="preserve"> </w:t>
      </w:r>
      <w:r>
        <w:rPr>
          <w:spacing w:val="-6"/>
          <w:sz w:val="20"/>
        </w:rPr>
        <w:t>(</w:t>
      </w:r>
      <w:r>
        <w:rPr>
          <w:rFonts w:ascii="Times New Roman"/>
          <w:i/>
          <w:spacing w:val="-6"/>
          <w:sz w:val="20"/>
        </w:rPr>
        <w:t>right</w:t>
      </w:r>
      <w:r>
        <w:rPr>
          <w:spacing w:val="-6"/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Estimated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correlations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c</w:t>
      </w:r>
      <w:r>
        <w:rPr>
          <w:rFonts w:ascii="Times New Roman"/>
          <w:i/>
          <w:spacing w:val="6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spacing w:val="-6"/>
          <w:sz w:val="20"/>
        </w:rPr>
        <w:t>.</w:t>
      </w:r>
    </w:p>
    <w:p w:rsidR="00485016" w:rsidRDefault="00485016">
      <w:pPr>
        <w:pStyle w:val="BodyText"/>
        <w:spacing w:before="9"/>
        <w:ind w:left="0"/>
        <w:rPr>
          <w:sz w:val="26"/>
          <w:rPrChange w:id="1737" w:author="Hughes, Anna E" w:date="2023-06-19T12:41:00Z">
            <w:rPr>
              <w:sz w:val="20"/>
            </w:rPr>
          </w:rPrChange>
        </w:rPr>
        <w:pPrChange w:id="1738" w:author="Hughes, Anna E" w:date="2023-06-19T12:41:00Z">
          <w:pPr>
            <w:pStyle w:val="BodyText"/>
            <w:spacing w:before="4"/>
            <w:ind w:left="0"/>
          </w:pPr>
        </w:pPrChange>
      </w:pPr>
    </w:p>
    <w:p w:rsidR="00701245" w:rsidRDefault="00F7725C">
      <w:pPr>
        <w:pStyle w:val="BodyText"/>
        <w:tabs>
          <w:tab w:val="left" w:pos="848"/>
        </w:tabs>
        <w:spacing w:before="0"/>
        <w:rPr>
          <w:del w:id="1739" w:author="Hughes, Anna E" w:date="2023-06-19T12:41:00Z"/>
        </w:rPr>
      </w:pPr>
      <w:del w:id="1740" w:author="Hughes, Anna E" w:date="2023-06-19T12:41:00Z">
        <w:r>
          <w:rPr>
            <w:rFonts w:ascii="Trebuchet MS"/>
            <w:spacing w:val="-5"/>
            <w:sz w:val="12"/>
          </w:rPr>
          <w:delText>553</w:delText>
        </w:r>
        <w:r>
          <w:rPr>
            <w:rFonts w:ascii="Trebuchet MS"/>
            <w:sz w:val="12"/>
          </w:rPr>
          <w:tab/>
        </w:r>
        <w:r>
          <w:rPr>
            <w:w w:val="90"/>
          </w:rPr>
          <w:delText>Given</w:delText>
        </w:r>
        <w:r>
          <w:rPr>
            <w:spacing w:val="8"/>
          </w:rPr>
          <w:delText xml:space="preserve"> </w:delText>
        </w:r>
        <w:r>
          <w:rPr>
            <w:w w:val="90"/>
          </w:rPr>
          <w:delText>these</w:delText>
        </w:r>
        <w:r>
          <w:rPr>
            <w:spacing w:val="9"/>
          </w:rPr>
          <w:delText xml:space="preserve"> </w:delText>
        </w:r>
        <w:r>
          <w:rPr>
            <w:w w:val="90"/>
          </w:rPr>
          <w:delText>results,</w:delText>
        </w:r>
        <w:r>
          <w:rPr>
            <w:spacing w:val="9"/>
          </w:rPr>
          <w:delText xml:space="preserve"> </w:delText>
        </w:r>
        <w:r>
          <w:rPr>
            <w:w w:val="90"/>
          </w:rPr>
          <w:delText>it</w:delText>
        </w:r>
        <w:r>
          <w:rPr>
            <w:spacing w:val="9"/>
          </w:rPr>
          <w:delText xml:space="preserve"> </w:delText>
        </w:r>
        <w:r>
          <w:rPr>
            <w:w w:val="90"/>
          </w:rPr>
          <w:delText>is</w:delText>
        </w:r>
        <w:r>
          <w:rPr>
            <w:spacing w:val="9"/>
          </w:rPr>
          <w:delText xml:space="preserve"> </w:delText>
        </w:r>
        <w:r>
          <w:rPr>
            <w:w w:val="90"/>
          </w:rPr>
          <w:delText>perhaps</w:delText>
        </w:r>
        <w:r>
          <w:rPr>
            <w:spacing w:val="8"/>
          </w:rPr>
          <w:delText xml:space="preserve"> </w:delText>
        </w:r>
        <w:r>
          <w:rPr>
            <w:w w:val="90"/>
          </w:rPr>
          <w:delText>unsurprising</w:delText>
        </w:r>
        <w:r>
          <w:rPr>
            <w:spacing w:val="10"/>
          </w:rPr>
          <w:delText xml:space="preserve"> </w:delText>
        </w:r>
        <w:r>
          <w:rPr>
            <w:w w:val="90"/>
          </w:rPr>
          <w:delText>that</w:delText>
        </w:r>
        <w:r>
          <w:rPr>
            <w:spacing w:val="8"/>
          </w:rPr>
          <w:delText xml:space="preserve"> </w:delText>
        </w:r>
        <w:r>
          <w:rPr>
            <w:w w:val="90"/>
          </w:rPr>
          <w:delText>our</w:delText>
        </w:r>
        <w:r>
          <w:rPr>
            <w:spacing w:val="8"/>
          </w:rPr>
          <w:delText xml:space="preserve"> </w:delText>
        </w:r>
        <w:r>
          <w:rPr>
            <w:w w:val="90"/>
          </w:rPr>
          <w:delText>analysis</w:delText>
        </w:r>
        <w:r>
          <w:rPr>
            <w:spacing w:val="9"/>
          </w:rPr>
          <w:delText xml:space="preserve"> </w:delText>
        </w:r>
        <w:r>
          <w:rPr>
            <w:w w:val="90"/>
          </w:rPr>
          <w:delText>for</w:delText>
        </w:r>
        <w:r>
          <w:rPr>
            <w:spacing w:val="9"/>
          </w:rPr>
          <w:delText xml:space="preserve"> </w:delText>
        </w:r>
        <w:r>
          <w:rPr>
            <w:spacing w:val="-2"/>
            <w:w w:val="90"/>
          </w:rPr>
          <w:delText>Hypothesis</w:delText>
        </w:r>
      </w:del>
    </w:p>
    <w:p w:rsidR="00701245" w:rsidRDefault="00F7725C">
      <w:pPr>
        <w:pStyle w:val="BodyText"/>
        <w:spacing w:before="8"/>
        <w:rPr>
          <w:del w:id="1741" w:author="Hughes, Anna E" w:date="2023-06-19T12:41:00Z"/>
        </w:rPr>
      </w:pPr>
      <w:del w:id="1742" w:author="Hughes, Anna E" w:date="2023-06-19T12:41:00Z">
        <w:r>
          <w:rPr>
            <w:rFonts w:ascii="Trebuchet MS"/>
            <w:w w:val="90"/>
            <w:sz w:val="12"/>
          </w:rPr>
          <w:delText>554</w:delText>
        </w:r>
        <w:r>
          <w:rPr>
            <w:rFonts w:ascii="Trebuchet MS"/>
            <w:spacing w:val="69"/>
            <w:sz w:val="12"/>
          </w:rPr>
          <w:delText xml:space="preserve">  </w:delText>
        </w:r>
        <w:r>
          <w:rPr>
            <w:w w:val="90"/>
          </w:rPr>
          <w:delText>4</w:delText>
        </w:r>
        <w:r>
          <w:rPr>
            <w:spacing w:val="-2"/>
          </w:rPr>
          <w:delText xml:space="preserve"> </w:delText>
        </w:r>
        <w:r>
          <w:rPr>
            <w:w w:val="90"/>
          </w:rPr>
          <w:delText>leads</w:delText>
        </w:r>
        <w:r>
          <w:rPr>
            <w:spacing w:val="-2"/>
          </w:rPr>
          <w:delText xml:space="preserve"> </w:delText>
        </w:r>
        <w:r>
          <w:rPr>
            <w:w w:val="90"/>
          </w:rPr>
          <w:delText>to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an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inconclusive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result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for</w:delText>
        </w:r>
        <w:r>
          <w:rPr>
            <w:spacing w:val="-2"/>
          </w:rPr>
          <w:delText xml:space="preserve"> </w:delText>
        </w:r>
        <w:r>
          <w:rPr>
            <w:w w:val="90"/>
          </w:rPr>
          <w:delText>distinguishing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between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the</w:delText>
        </w:r>
        <w:r>
          <w:rPr>
            <w:spacing w:val="-3"/>
          </w:rPr>
          <w:delText xml:space="preserve"> </w:delText>
        </w:r>
        <w:r>
          <w:rPr>
            <w:w w:val="90"/>
          </w:rPr>
          <w:delText>three</w:delText>
        </w:r>
        <w:r>
          <w:rPr>
            <w:spacing w:val="-2"/>
          </w:rPr>
          <w:delText xml:space="preserve"> </w:delText>
        </w:r>
        <w:r>
          <w:rPr>
            <w:w w:val="90"/>
          </w:rPr>
          <w:delText>contrast</w:delText>
        </w:r>
        <w:r>
          <w:rPr>
            <w:spacing w:val="-3"/>
          </w:rPr>
          <w:delText xml:space="preserve"> </w:delText>
        </w:r>
        <w:r>
          <w:rPr>
            <w:spacing w:val="-4"/>
            <w:w w:val="90"/>
          </w:rPr>
          <w:delText>com-</w:delText>
        </w:r>
      </w:del>
    </w:p>
    <w:p w:rsidR="00485016" w:rsidRDefault="00F7725C">
      <w:pPr>
        <w:pStyle w:val="BodyText"/>
        <w:rPr>
          <w:moveFrom w:id="1743" w:author="Hughes, Anna E" w:date="2023-06-19T12:41:00Z"/>
        </w:rPr>
      </w:pPr>
      <w:del w:id="1744" w:author="Hughes, Anna E" w:date="2023-06-19T12:41:00Z">
        <w:r>
          <w:rPr>
            <w:rFonts w:ascii="Trebuchet MS"/>
            <w:spacing w:val="-6"/>
            <w:sz w:val="12"/>
          </w:rPr>
          <w:delText>555</w:delText>
        </w:r>
      </w:del>
      <w:ins w:id="1745" w:author="Hughes, Anna E" w:date="2023-06-19T12:41:00Z">
        <w:r w:rsidR="00C14774">
          <w:rPr>
            <w:rFonts w:ascii="Trebuchet MS"/>
            <w:sz w:val="12"/>
          </w:rPr>
          <w:t>564</w:t>
        </w:r>
      </w:ins>
      <w:moveFromRangeStart w:id="1746" w:author="Hughes, Anna E" w:date="2023-06-19T12:41:00Z" w:name="move138070904"/>
      <w:moveFrom w:id="1747" w:author="Hughes, Anna E" w:date="2023-06-19T12:41:00Z">
        <w:r w:rsidR="00C14774">
          <w:rPr>
            <w:rFonts w:ascii="Trebuchet MS"/>
            <w:spacing w:val="37"/>
            <w:sz w:val="12"/>
          </w:rPr>
          <w:t xml:space="preserve">  </w:t>
        </w:r>
        <w:r w:rsidR="00C14774">
          <w:rPr>
            <w:spacing w:val="-6"/>
          </w:rPr>
          <w:t>bination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methods.</w:t>
        </w:r>
        <w:r w:rsidR="00C14774">
          <w:rPr>
            <w:spacing w:val="14"/>
          </w:rPr>
          <w:t xml:space="preserve"> </w:t>
        </w:r>
        <w:r w:rsidR="00C14774">
          <w:rPr>
            <w:spacing w:val="-6"/>
          </w:rPr>
          <w:t>Perhaps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taking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these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individual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differences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into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account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when</w:t>
        </w:r>
      </w:moveFrom>
    </w:p>
    <w:moveFromRangeEnd w:id="1746"/>
    <w:p w:rsidR="00701245" w:rsidRDefault="00701245">
      <w:pPr>
        <w:rPr>
          <w:del w:id="1748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1749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1750" w:author="Hughes, Anna E" w:date="2023-06-19T12:41:00Z"/>
          <w:sz w:val="20"/>
        </w:rPr>
      </w:pPr>
    </w:p>
    <w:p w:rsidR="00701245" w:rsidRDefault="00F7725C">
      <w:pPr>
        <w:pStyle w:val="BodyText"/>
        <w:spacing w:before="238"/>
        <w:rPr>
          <w:del w:id="1751" w:author="Hughes, Anna E" w:date="2023-06-19T12:41:00Z"/>
        </w:rPr>
      </w:pPr>
      <w:del w:id="1752" w:author="Hughes, Anna E" w:date="2023-06-19T12:41:00Z">
        <w:r>
          <w:rPr>
            <w:rFonts w:ascii="Trebuchet MS"/>
            <w:spacing w:val="-4"/>
            <w:sz w:val="12"/>
          </w:rPr>
          <w:delText>556</w:delText>
        </w:r>
        <w:r>
          <w:rPr>
            <w:rFonts w:ascii="Trebuchet MS"/>
            <w:spacing w:val="79"/>
            <w:w w:val="150"/>
            <w:sz w:val="12"/>
          </w:rPr>
          <w:delText xml:space="preserve"> </w:delText>
        </w:r>
        <w:r>
          <w:rPr>
            <w:spacing w:val="-4"/>
          </w:rPr>
          <w:delText>we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predict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reaction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times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will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lead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to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improved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power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to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discriminate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between</w:delText>
        </w:r>
      </w:del>
    </w:p>
    <w:p w:rsidR="00485016" w:rsidRDefault="00F7725C">
      <w:pPr>
        <w:pStyle w:val="BodyText"/>
        <w:rPr>
          <w:moveFrom w:id="1753" w:author="Hughes, Anna E" w:date="2023-06-19T12:41:00Z"/>
        </w:rPr>
      </w:pPr>
      <w:del w:id="1754" w:author="Hughes, Anna E" w:date="2023-06-19T12:41:00Z">
        <w:r>
          <w:rPr>
            <w:rFonts w:ascii="Trebuchet MS"/>
            <w:spacing w:val="-2"/>
            <w:sz w:val="12"/>
          </w:rPr>
          <w:delText>557</w:delText>
        </w:r>
      </w:del>
      <w:moveFromRangeStart w:id="1755" w:author="Hughes, Anna E" w:date="2023-06-19T12:41:00Z" w:name="move138070905"/>
      <w:moveFrom w:id="1756" w:author="Hughes, Anna E" w:date="2023-06-19T12:41:00Z">
        <w:r w:rsidR="00C14774">
          <w:rPr>
            <w:rFonts w:ascii="Trebuchet MS"/>
            <w:spacing w:val="35"/>
            <w:sz w:val="12"/>
          </w:rPr>
          <w:t xml:space="preserve">  </w:t>
        </w:r>
        <w:r w:rsidR="00C14774">
          <w:rPr>
            <w:spacing w:val="-2"/>
          </w:rPr>
          <w:t>the</w:t>
        </w:r>
        <w:r w:rsidR="00C14774">
          <w:rPr>
            <w:spacing w:val="12"/>
          </w:rPr>
          <w:t xml:space="preserve"> </w:t>
        </w:r>
        <w:r w:rsidR="00C14774">
          <w:rPr>
            <w:spacing w:val="-2"/>
          </w:rPr>
          <w:t>models.</w:t>
        </w:r>
        <w:r w:rsidR="00C14774">
          <w:rPr>
            <w:spacing w:val="64"/>
          </w:rPr>
          <w:t xml:space="preserve"> </w:t>
        </w:r>
        <w:r w:rsidR="00C14774">
          <w:rPr>
            <w:spacing w:val="-2"/>
          </w:rPr>
          <w:t>However,</w:t>
        </w:r>
        <w:r w:rsidR="00C14774">
          <w:rPr>
            <w:spacing w:val="16"/>
          </w:rPr>
          <w:t xml:space="preserve"> </w:t>
        </w:r>
        <w:r w:rsidR="00C14774">
          <w:rPr>
            <w:spacing w:val="-2"/>
          </w:rPr>
          <w:t>before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we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do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so,</w:t>
        </w:r>
        <w:r w:rsidR="00C14774">
          <w:rPr>
            <w:spacing w:val="16"/>
          </w:rPr>
          <w:t xml:space="preserve"> </w:t>
        </w:r>
        <w:r w:rsidR="00C14774">
          <w:rPr>
            <w:spacing w:val="-2"/>
          </w:rPr>
          <w:t>we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will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also</w:t>
        </w:r>
        <w:r w:rsidR="00C14774">
          <w:rPr>
            <w:spacing w:val="11"/>
          </w:rPr>
          <w:t xml:space="preserve"> </w:t>
        </w:r>
        <w:r w:rsidR="00C14774">
          <w:rPr>
            <w:spacing w:val="-2"/>
          </w:rPr>
          <w:t>investigate</w:t>
        </w:r>
        <w:r w:rsidR="00C14774">
          <w:rPr>
            <w:spacing w:val="10"/>
          </w:rPr>
          <w:t xml:space="preserve"> </w:t>
        </w:r>
        <w:r w:rsidR="00C14774">
          <w:rPr>
            <w:spacing w:val="-2"/>
          </w:rPr>
          <w:t>incorporating</w:t>
        </w:r>
      </w:moveFrom>
    </w:p>
    <w:moveFromRangeEnd w:id="1755"/>
    <w:p w:rsidR="00701245" w:rsidRDefault="00F7725C">
      <w:pPr>
        <w:pStyle w:val="BodyText"/>
        <w:spacing w:before="8"/>
        <w:rPr>
          <w:del w:id="1757" w:author="Hughes, Anna E" w:date="2023-06-19T12:41:00Z"/>
        </w:rPr>
      </w:pPr>
      <w:del w:id="1758" w:author="Hughes, Anna E" w:date="2023-06-19T12:41:00Z">
        <w:r>
          <w:rPr>
            <w:rFonts w:ascii="Trebuchet MS"/>
            <w:spacing w:val="-6"/>
            <w:sz w:val="12"/>
          </w:rPr>
          <w:delText>558</w:delText>
        </w:r>
        <w:r>
          <w:rPr>
            <w:rFonts w:ascii="Trebuchet MS"/>
            <w:spacing w:val="75"/>
            <w:w w:val="150"/>
            <w:sz w:val="12"/>
          </w:rPr>
          <w:delText xml:space="preserve"> </w:delText>
        </w:r>
        <w:r>
          <w:rPr>
            <w:spacing w:val="-6"/>
          </w:rPr>
          <w:delText>information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about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target</w:delText>
        </w:r>
        <w:r>
          <w:rPr>
            <w:spacing w:val="-8"/>
          </w:rPr>
          <w:delText xml:space="preserve"> </w:delText>
        </w:r>
        <w:r>
          <w:rPr>
            <w:spacing w:val="-6"/>
          </w:rPr>
          <w:delText>eccentricity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into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model.</w:delText>
        </w:r>
      </w:del>
    </w:p>
    <w:p w:rsidR="00485016" w:rsidRDefault="00F7725C">
      <w:pPr>
        <w:spacing w:before="97"/>
        <w:ind w:left="227"/>
        <w:rPr>
          <w:rFonts w:ascii="Times New Roman"/>
          <w:i/>
          <w:sz w:val="24"/>
        </w:rPr>
        <w:pPrChange w:id="1759" w:author="Hughes, Anna E" w:date="2023-06-19T12:41:00Z">
          <w:pPr>
            <w:spacing w:before="251"/>
            <w:ind w:left="107"/>
          </w:pPr>
        </w:pPrChange>
      </w:pPr>
      <w:del w:id="1760" w:author="Hughes, Anna E" w:date="2023-06-19T12:41:00Z">
        <w:r>
          <w:rPr>
            <w:rFonts w:ascii="Trebuchet MS"/>
            <w:sz w:val="12"/>
          </w:rPr>
          <w:delText>559</w:delText>
        </w:r>
      </w:del>
      <w:r w:rsidR="00C14774">
        <w:rPr>
          <w:rFonts w:ascii="Trebuchet MS"/>
          <w:spacing w:val="136"/>
          <w:sz w:val="12"/>
        </w:rPr>
        <w:t xml:space="preserve"> </w:t>
      </w:r>
      <w:bookmarkStart w:id="1761" w:name="Target_Eccentricity"/>
      <w:bookmarkEnd w:id="1761"/>
      <w:r w:rsidR="00C14774">
        <w:rPr>
          <w:rFonts w:ascii="Times New Roman"/>
          <w:i/>
          <w:sz w:val="24"/>
        </w:rPr>
        <w:t>6.2.</w:t>
      </w:r>
      <w:r w:rsidR="00C14774">
        <w:rPr>
          <w:rFonts w:ascii="Times New Roman"/>
          <w:i/>
          <w:spacing w:val="45"/>
          <w:sz w:val="24"/>
        </w:rPr>
        <w:t xml:space="preserve"> </w:t>
      </w:r>
      <w:r w:rsidR="00C14774">
        <w:rPr>
          <w:rFonts w:ascii="Times New Roman"/>
          <w:i/>
          <w:sz w:val="24"/>
        </w:rPr>
        <w:t>Target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Eccentricity</w:t>
      </w:r>
    </w:p>
    <w:p w:rsidR="00485016" w:rsidRDefault="00F7725C">
      <w:pPr>
        <w:pStyle w:val="BodyText"/>
        <w:tabs>
          <w:tab w:val="left" w:pos="968"/>
        </w:tabs>
        <w:spacing w:before="68"/>
        <w:pPrChange w:id="1762" w:author="Hughes, Anna E" w:date="2023-06-19T12:41:00Z">
          <w:pPr>
            <w:pStyle w:val="BodyText"/>
            <w:tabs>
              <w:tab w:val="left" w:pos="848"/>
            </w:tabs>
            <w:spacing w:before="68"/>
          </w:pPr>
        </w:pPrChange>
      </w:pPr>
      <w:del w:id="1763" w:author="Hughes, Anna E" w:date="2023-06-19T12:41:00Z">
        <w:r>
          <w:rPr>
            <w:rFonts w:ascii="Trebuchet MS"/>
            <w:spacing w:val="-5"/>
            <w:sz w:val="12"/>
          </w:rPr>
          <w:delText>560</w:delText>
        </w:r>
      </w:del>
      <w:ins w:id="1764" w:author="Hughes, Anna E" w:date="2023-06-19T12:41:00Z">
        <w:r w:rsidR="00C14774">
          <w:rPr>
            <w:rFonts w:ascii="Trebuchet MS"/>
            <w:spacing w:val="-5"/>
            <w:sz w:val="12"/>
          </w:rPr>
          <w:t>565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It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is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well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known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there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are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eccentricity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effects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visual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search,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reac-</w:t>
      </w:r>
    </w:p>
    <w:p w:rsidR="00485016" w:rsidRDefault="00F7725C">
      <w:pPr>
        <w:pStyle w:val="BodyText"/>
        <w:spacing w:before="8"/>
      </w:pPr>
      <w:del w:id="1765" w:author="Hughes, Anna E" w:date="2023-06-19T12:41:00Z">
        <w:r>
          <w:rPr>
            <w:rFonts w:ascii="Trebuchet MS"/>
            <w:spacing w:val="-4"/>
            <w:sz w:val="12"/>
          </w:rPr>
          <w:delText>561</w:delText>
        </w:r>
      </w:del>
      <w:ins w:id="1766" w:author="Hughes, Anna E" w:date="2023-06-19T12:41:00Z">
        <w:r w:rsidR="00C14774">
          <w:rPr>
            <w:rFonts w:ascii="Trebuchet MS"/>
            <w:spacing w:val="-4"/>
            <w:sz w:val="12"/>
          </w:rPr>
          <w:t>566</w:t>
        </w:r>
      </w:ins>
      <w:r w:rsidR="00C14774">
        <w:rPr>
          <w:rFonts w:ascii="Trebuchet MS"/>
          <w:spacing w:val="77"/>
          <w:w w:val="150"/>
          <w:sz w:val="12"/>
        </w:rPr>
        <w:t xml:space="preserve"> </w:t>
      </w:r>
      <w:r w:rsidR="00C14774">
        <w:rPr>
          <w:spacing w:val="-4"/>
        </w:rPr>
        <w:t>tion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times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being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longer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targets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further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away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fixation</w:t>
      </w:r>
      <w:r w:rsidR="00C14774">
        <w:rPr>
          <w:spacing w:val="-3"/>
        </w:rPr>
        <w:t xml:space="preserve"> </w:t>
      </w:r>
      <w:del w:id="1767" w:author="Hughes, Anna E" w:date="2023-06-19T12:41:00Z">
        <w:r w:rsidR="00FE7979">
          <w:fldChar w:fldCharType="begin"/>
        </w:r>
        <w:r w:rsidR="00FE7979">
          <w:delInstrText xml:space="preserve"> HYPERLINK \l "_bookmark28" </w:delInstrText>
        </w:r>
        <w:r w:rsidR="00FE7979">
          <w:fldChar w:fldCharType="separate"/>
        </w:r>
        <w:r>
          <w:rPr>
            <w:spacing w:val="-4"/>
          </w:rPr>
          <w:delText>(Carrasco</w:delText>
        </w:r>
        <w:r w:rsidR="00FE7979">
          <w:rPr>
            <w:spacing w:val="-4"/>
          </w:rPr>
          <w:fldChar w:fldCharType="end"/>
        </w:r>
      </w:del>
      <w:ins w:id="1768" w:author="Hughes, Anna E" w:date="2023-06-19T12:41:00Z">
        <w:r w:rsidR="00FE7979">
          <w:fldChar w:fldCharType="begin"/>
        </w:r>
        <w:r w:rsidR="00FE7979">
          <w:instrText xml:space="preserve"> HYPERLINK \l "_bookmark30" </w:instrText>
        </w:r>
        <w:r w:rsidR="00FE7979">
          <w:fldChar w:fldCharType="separate"/>
        </w:r>
        <w:r w:rsidR="00C14774">
          <w:rPr>
            <w:spacing w:val="-4"/>
          </w:rPr>
          <w:t>(Carrasco</w:t>
        </w:r>
        <w:r w:rsidR="00FE7979">
          <w:rPr>
            <w:spacing w:val="-4"/>
          </w:rPr>
          <w:fldChar w:fldCharType="end"/>
        </w:r>
      </w:ins>
    </w:p>
    <w:p w:rsidR="00485016" w:rsidRDefault="00F7725C">
      <w:pPr>
        <w:pStyle w:val="BodyText"/>
        <w:rPr>
          <w:ins w:id="1769" w:author="Hughes, Anna E" w:date="2023-06-19T12:41:00Z"/>
        </w:rPr>
      </w:pPr>
      <w:del w:id="1770" w:author="Hughes, Anna E" w:date="2023-06-19T12:41:00Z">
        <w:r>
          <w:rPr>
            <w:rFonts w:ascii="Trebuchet MS"/>
            <w:spacing w:val="-4"/>
            <w:sz w:val="12"/>
          </w:rPr>
          <w:delText>562</w:delText>
        </w:r>
        <w:r>
          <w:rPr>
            <w:rFonts w:ascii="Trebuchet MS"/>
            <w:spacing w:val="34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"_bookmark28" </w:delInstrText>
        </w:r>
        <w:r w:rsidR="00FE7979">
          <w:fldChar w:fldCharType="separate"/>
        </w:r>
        <w:r>
          <w:rPr>
            <w:spacing w:val="-4"/>
          </w:rPr>
          <w:delText>et al.,</w:delText>
        </w:r>
        <w:r w:rsidR="00FE7979">
          <w:rPr>
            <w:spacing w:val="-4"/>
          </w:rPr>
          <w:fldChar w:fldCharType="end"/>
        </w:r>
      </w:del>
      <w:ins w:id="1771" w:author="Hughes, Anna E" w:date="2023-06-19T12:41:00Z">
        <w:r w:rsidR="00C14774">
          <w:rPr>
            <w:rFonts w:ascii="Trebuchet MS"/>
            <w:spacing w:val="-4"/>
            <w:sz w:val="12"/>
          </w:rPr>
          <w:t>567</w:t>
        </w:r>
        <w:r w:rsidR="00C14774">
          <w:rPr>
            <w:rFonts w:ascii="Trebuchet MS"/>
            <w:spacing w:val="38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"_bookmark30"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</w:ins>
      <w:r w:rsidR="00C14774">
        <w:rPr>
          <w:spacing w:val="-6"/>
          <w:rPrChange w:id="1772" w:author="Hughes, Anna E" w:date="2023-06-19T12:41:00Z">
            <w:rPr>
              <w:spacing w:val="-4"/>
            </w:rPr>
          </w:rPrChange>
        </w:rPr>
        <w:t xml:space="preserve"> </w:t>
      </w:r>
      <w:del w:id="1773" w:author="Hughes, Anna E" w:date="2023-06-19T12:41:00Z">
        <w:r w:rsidR="00FE7979">
          <w:fldChar w:fldCharType="begin"/>
        </w:r>
        <w:r w:rsidR="00FE7979">
          <w:delInstrText xml:space="preserve"> HYPERLINK \l "_bookmark28" </w:delInstrText>
        </w:r>
        <w:r w:rsidR="00FE7979">
          <w:fldChar w:fldCharType="separate"/>
        </w:r>
        <w:r>
          <w:rPr>
            <w:spacing w:val="-4"/>
          </w:rPr>
          <w:delText>1995).</w:delText>
        </w:r>
        <w:r w:rsidR="00FE7979">
          <w:rPr>
            <w:spacing w:val="-4"/>
          </w:rPr>
          <w:fldChar w:fldCharType="end"/>
        </w:r>
      </w:del>
      <w:ins w:id="1774" w:author="Hughes, Anna E" w:date="2023-06-19T12:41:00Z">
        <w:r w:rsidR="00FE7979">
          <w:fldChar w:fldCharType="begin"/>
        </w:r>
        <w:r w:rsidR="00FE7979">
          <w:instrText xml:space="preserve"> HYPERLINK \l "_bookmark30" </w:instrText>
        </w:r>
        <w:r w:rsidR="00FE7979">
          <w:fldChar w:fldCharType="separate"/>
        </w:r>
        <w:r w:rsidR="00C14774">
          <w:rPr>
            <w:spacing w:val="-4"/>
          </w:rPr>
          <w:t>1995;</w:t>
        </w:r>
        <w:r w:rsidR="00FE7979">
          <w:rPr>
            <w:spacing w:val="-4"/>
          </w:rPr>
          <w:fldChar w:fldCharType="end"/>
        </w:r>
        <w:r w:rsidR="00C14774"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"_bookmark81" </w:instrText>
        </w:r>
        <w:r w:rsidR="00FE7979">
          <w:fldChar w:fldCharType="separate"/>
        </w:r>
        <w:r w:rsidR="00C14774">
          <w:rPr>
            <w:spacing w:val="-4"/>
          </w:rPr>
          <w:t>Wang</w:t>
        </w:r>
        <w:r w:rsidR="00C14774">
          <w:rPr>
            <w:spacing w:val="-6"/>
          </w:rPr>
          <w:t xml:space="preserve"> </w:t>
        </w:r>
        <w:r w:rsidR="00C14774">
          <w:rPr>
            <w:spacing w:val="-4"/>
          </w:rPr>
          <w:t>et</w:t>
        </w:r>
        <w:r w:rsidR="00C14774">
          <w:rPr>
            <w:spacing w:val="-6"/>
          </w:rPr>
          <w:t xml:space="preserve"> </w:t>
        </w:r>
        <w:r w:rsidR="00C14774"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 w:rsidR="00C14774"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"_bookmark81" </w:instrText>
        </w:r>
        <w:r w:rsidR="00FE7979">
          <w:fldChar w:fldCharType="separate"/>
        </w:r>
        <w:r w:rsidR="00C14774">
          <w:rPr>
            <w:spacing w:val="-4"/>
          </w:rPr>
          <w:t>2017).</w:t>
        </w:r>
        <w:r w:rsidR="00FE7979">
          <w:rPr>
            <w:spacing w:val="-4"/>
          </w:rPr>
          <w:fldChar w:fldCharType="end"/>
        </w:r>
      </w:ins>
      <w:r w:rsidR="00C14774">
        <w:rPr>
          <w:spacing w:val="9"/>
          <w:rPrChange w:id="1775" w:author="Hughes, Anna E" w:date="2023-06-19T12:41:00Z">
            <w:rPr>
              <w:spacing w:val="21"/>
            </w:rPr>
          </w:rPrChange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6"/>
          <w:rPrChange w:id="1776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investigate</w:t>
      </w:r>
      <w:r w:rsidR="00C14774">
        <w:rPr>
          <w:spacing w:val="-6"/>
          <w:rPrChange w:id="1777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this</w:t>
      </w:r>
      <w:r w:rsidR="00C14774">
        <w:rPr>
          <w:spacing w:val="-6"/>
          <w:rPrChange w:id="1778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-6"/>
          <w:rPrChange w:id="1779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-7"/>
          <w:rPrChange w:id="1780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dataset,</w:t>
      </w:r>
      <w:r w:rsidR="00C14774">
        <w:rPr>
          <w:spacing w:val="-5"/>
          <w:rPrChange w:id="1781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-6"/>
          <w:rPrChange w:id="1782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4"/>
        </w:rPr>
        <w:t>will</w:t>
      </w:r>
      <w:r w:rsidR="00C14774">
        <w:rPr>
          <w:spacing w:val="-6"/>
          <w:rPrChange w:id="1783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use</w:t>
      </w:r>
      <w:r w:rsidR="00C14774">
        <w:rPr>
          <w:spacing w:val="-6"/>
          <w:rPrChange w:id="1784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5"/>
          <w:rPrChange w:id="1785" w:author="Hughes, Anna E" w:date="2023-06-19T12:41:00Z">
            <w:rPr>
              <w:spacing w:val="-4"/>
            </w:rPr>
          </w:rPrChange>
        </w:rPr>
        <w:t>the</w:t>
      </w:r>
    </w:p>
    <w:p w:rsidR="00701245" w:rsidRDefault="00C14774">
      <w:pPr>
        <w:pStyle w:val="BodyText"/>
        <w:rPr>
          <w:del w:id="1786" w:author="Hughes, Anna E" w:date="2023-06-19T12:41:00Z"/>
        </w:rPr>
      </w:pPr>
      <w:ins w:id="1787" w:author="Hughes, Anna E" w:date="2023-06-19T12:41:00Z">
        <w:r>
          <w:rPr>
            <w:rFonts w:ascii="Trebuchet MS"/>
            <w:spacing w:val="-4"/>
            <w:sz w:val="12"/>
          </w:rPr>
          <w:t>568</w:t>
        </w:r>
      </w:ins>
      <w:r>
        <w:rPr>
          <w:rFonts w:ascii="Trebuchet MS"/>
          <w:spacing w:val="76"/>
          <w:w w:val="150"/>
          <w:sz w:val="12"/>
          <w:rPrChange w:id="1788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4"/>
        </w:rPr>
        <w:t>same</w:t>
      </w:r>
      <w:r>
        <w:rPr>
          <w:spacing w:val="-1"/>
          <w:rPrChange w:id="1789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4"/>
        </w:rPr>
        <w:t>methods</w:t>
      </w:r>
      <w:r>
        <w:rPr>
          <w:rPrChange w:id="1790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4"/>
          <w:rPrChange w:id="1791" w:author="Hughes, Anna E" w:date="2023-06-19T12:41:00Z">
            <w:rPr>
              <w:spacing w:val="-5"/>
            </w:rPr>
          </w:rPrChange>
        </w:rPr>
        <w:t>as</w:t>
      </w:r>
    </w:p>
    <w:p w:rsidR="00485016" w:rsidRDefault="00F7725C">
      <w:pPr>
        <w:pStyle w:val="BodyText"/>
        <w:spacing w:before="8"/>
        <w:rPr>
          <w:ins w:id="1792" w:author="Hughes, Anna E" w:date="2023-06-19T12:41:00Z"/>
        </w:rPr>
      </w:pPr>
      <w:del w:id="1793" w:author="Hughes, Anna E" w:date="2023-06-19T12:41:00Z">
        <w:r>
          <w:rPr>
            <w:rFonts w:ascii="Trebuchet MS"/>
            <w:spacing w:val="-4"/>
            <w:sz w:val="12"/>
          </w:rPr>
          <w:delText>563</w:delText>
        </w:r>
      </w:del>
      <w:r w:rsidR="00C14774">
        <w:rPr>
          <w:spacing w:val="-1"/>
          <w:rPrChange w:id="1794" w:author="Hughes, Anna E" w:date="2023-06-19T12:41:00Z">
            <w:rPr>
              <w:rFonts w:ascii="Trebuchet MS"/>
              <w:spacing w:val="76"/>
              <w:w w:val="150"/>
              <w:sz w:val="12"/>
            </w:rPr>
          </w:rPrChange>
        </w:rPr>
        <w:t xml:space="preserve"> </w:t>
      </w:r>
      <w:r w:rsidR="00C14774">
        <w:rPr>
          <w:spacing w:val="-4"/>
        </w:rPr>
        <w:t>above</w:t>
      </w:r>
      <w:r w:rsidR="00C14774">
        <w:rPr>
          <w:rPrChange w:id="1795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(fitting</w:t>
      </w:r>
      <w:r w:rsidR="00C14774">
        <w:rPr>
          <w:rPrChange w:id="1796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-1"/>
          <w:rPrChange w:id="179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multi-level</w:t>
      </w:r>
      <w:r w:rsidR="00C14774">
        <w:rPr>
          <w:rPrChange w:id="1798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shifted-lognormal</w:t>
      </w:r>
      <w:r w:rsidR="00C14774">
        <w:rPr>
          <w:rPrChange w:id="179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model)</w:t>
      </w:r>
      <w:r w:rsidR="00C14774">
        <w:rPr>
          <w:spacing w:val="-1"/>
          <w:rPrChange w:id="1800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but</w:t>
      </w:r>
      <w:r w:rsidR="00C14774">
        <w:rPr>
          <w:rPrChange w:id="180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5"/>
          <w:rPrChange w:id="1802" w:author="Hughes, Anna E" w:date="2023-06-19T12:41:00Z">
            <w:rPr>
              <w:spacing w:val="-4"/>
            </w:rPr>
          </w:rPrChange>
        </w:rPr>
        <w:t>now</w:t>
      </w:r>
    </w:p>
    <w:p w:rsidR="00701245" w:rsidRDefault="00C14774">
      <w:pPr>
        <w:pStyle w:val="BodyText"/>
        <w:spacing w:before="8"/>
        <w:rPr>
          <w:del w:id="1803" w:author="Hughes, Anna E" w:date="2023-06-19T12:41:00Z"/>
        </w:rPr>
      </w:pPr>
      <w:ins w:id="1804" w:author="Hughes, Anna E" w:date="2023-06-19T12:41:00Z">
        <w:r>
          <w:rPr>
            <w:rFonts w:ascii="Trebuchet MS"/>
            <w:spacing w:val="-8"/>
            <w:sz w:val="12"/>
          </w:rPr>
          <w:t>569</w:t>
        </w:r>
        <w:r>
          <w:rPr>
            <w:rFonts w:ascii="Trebuchet MS"/>
            <w:spacing w:val="45"/>
            <w:sz w:val="12"/>
          </w:rPr>
          <w:t xml:space="preserve"> </w:t>
        </w:r>
      </w:ins>
      <w:r>
        <w:rPr>
          <w:rFonts w:ascii="Trebuchet MS"/>
          <w:spacing w:val="45"/>
          <w:sz w:val="12"/>
          <w:rPrChange w:id="1805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8"/>
          <w:rPrChange w:id="1806" w:author="Hughes, Anna E" w:date="2023-06-19T12:41:00Z">
            <w:rPr>
              <w:spacing w:val="-4"/>
            </w:rPr>
          </w:rPrChange>
        </w:rPr>
        <w:t>including</w:t>
      </w:r>
      <w:r>
        <w:rPr>
          <w:spacing w:val="1"/>
          <w:rPrChange w:id="180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1808" w:author="Hughes, Anna E" w:date="2023-06-19T12:41:00Z">
            <w:rPr>
              <w:spacing w:val="-4"/>
            </w:rPr>
          </w:rPrChange>
        </w:rPr>
        <w:t>an</w:t>
      </w:r>
      <w:r>
        <w:rPr>
          <w:spacing w:val="1"/>
          <w:rPrChange w:id="1809" w:author="Hughes, Anna E" w:date="2023-06-19T12:41:00Z">
            <w:rPr>
              <w:spacing w:val="-8"/>
            </w:rPr>
          </w:rPrChange>
        </w:rPr>
        <w:t xml:space="preserve"> </w:t>
      </w:r>
      <w:del w:id="1810" w:author="Hughes, Anna E" w:date="2023-06-19T12:41:00Z">
        <w:r w:rsidR="00F7725C">
          <w:rPr>
            <w:spacing w:val="-4"/>
          </w:rPr>
          <w:delText>addi-</w:delText>
        </w:r>
      </w:del>
    </w:p>
    <w:p w:rsidR="00485016" w:rsidRDefault="00F7725C">
      <w:pPr>
        <w:pStyle w:val="BodyText"/>
        <w:spacing w:before="8"/>
        <w:rPr>
          <w:ins w:id="1811" w:author="Hughes, Anna E" w:date="2023-06-19T12:41:00Z"/>
        </w:rPr>
      </w:pPr>
      <w:del w:id="1812" w:author="Hughes, Anna E" w:date="2023-06-19T12:41:00Z">
        <w:r>
          <w:rPr>
            <w:rFonts w:ascii="Trebuchet MS"/>
            <w:spacing w:val="-6"/>
            <w:sz w:val="12"/>
          </w:rPr>
          <w:delText>564</w:delText>
        </w:r>
        <w:r>
          <w:rPr>
            <w:rFonts w:ascii="Trebuchet MS"/>
            <w:spacing w:val="39"/>
            <w:sz w:val="12"/>
          </w:rPr>
          <w:delText xml:space="preserve">  </w:delText>
        </w:r>
        <w:r>
          <w:rPr>
            <w:spacing w:val="-6"/>
          </w:rPr>
          <w:delText>tional</w:delText>
        </w:r>
      </w:del>
      <w:ins w:id="1813" w:author="Hughes, Anna E" w:date="2023-06-19T12:41:00Z">
        <w:r w:rsidR="00C14774">
          <w:rPr>
            <w:spacing w:val="-8"/>
          </w:rPr>
          <w:t>additional</w:t>
        </w:r>
      </w:ins>
      <w:r w:rsidR="00C14774">
        <w:rPr>
          <w:rPrChange w:id="1814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1815" w:author="Hughes, Anna E" w:date="2023-06-19T12:41:00Z">
            <w:rPr>
              <w:spacing w:val="-6"/>
            </w:rPr>
          </w:rPrChange>
        </w:rPr>
        <w:t>factor</w:t>
      </w:r>
      <w:r w:rsidR="00C14774">
        <w:rPr>
          <w:rPrChange w:id="1816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8"/>
          <w:rPrChange w:id="1817" w:author="Hughes, Anna E" w:date="2023-06-19T12:41:00Z">
            <w:rPr>
              <w:spacing w:val="-6"/>
            </w:rPr>
          </w:rPrChange>
        </w:rPr>
        <w:t>that</w:t>
      </w:r>
      <w:r w:rsidR="00C14774">
        <w:rPr>
          <w:rPrChange w:id="1818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1819" w:author="Hughes, Anna E" w:date="2023-06-19T12:41:00Z">
            <w:rPr>
              <w:spacing w:val="-6"/>
            </w:rPr>
          </w:rPrChange>
        </w:rPr>
        <w:t>represents</w:t>
      </w:r>
      <w:r w:rsidR="00C14774">
        <w:rPr>
          <w:rPrChange w:id="1820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8"/>
          <w:rPrChange w:id="1821" w:author="Hughes, Anna E" w:date="2023-06-19T12:41:00Z">
            <w:rPr>
              <w:spacing w:val="-6"/>
            </w:rPr>
          </w:rPrChange>
        </w:rPr>
        <w:t>how</w:t>
      </w:r>
      <w:r w:rsidR="00C14774">
        <w:rPr>
          <w:rPrChange w:id="1822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1823" w:author="Hughes, Anna E" w:date="2023-06-19T12:41:00Z">
            <w:rPr>
              <w:spacing w:val="-6"/>
            </w:rPr>
          </w:rPrChange>
        </w:rPr>
        <w:t>far</w:t>
      </w:r>
      <w:r w:rsidR="00C14774">
        <w:rPr>
          <w:spacing w:val="1"/>
          <w:rPrChange w:id="1824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8"/>
          <w:rPrChange w:id="1825" w:author="Hughes, Anna E" w:date="2023-06-19T12:41:00Z">
            <w:rPr>
              <w:spacing w:val="-6"/>
            </w:rPr>
          </w:rPrChange>
        </w:rPr>
        <w:t>the</w:t>
      </w:r>
      <w:r w:rsidR="00C14774">
        <w:rPr>
          <w:rPrChange w:id="1826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1827" w:author="Hughes, Anna E" w:date="2023-06-19T12:41:00Z">
            <w:rPr>
              <w:spacing w:val="-6"/>
            </w:rPr>
          </w:rPrChange>
        </w:rPr>
        <w:t>target</w:t>
      </w:r>
      <w:r w:rsidR="00C14774">
        <w:rPr>
          <w:rPrChange w:id="1828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8"/>
          <w:rPrChange w:id="1829" w:author="Hughes, Anna E" w:date="2023-06-19T12:41:00Z">
            <w:rPr>
              <w:spacing w:val="-6"/>
            </w:rPr>
          </w:rPrChange>
        </w:rPr>
        <w:t>was</w:t>
      </w:r>
      <w:r w:rsidR="00C14774">
        <w:rPr>
          <w:rPrChange w:id="1830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1831" w:author="Hughes, Anna E" w:date="2023-06-19T12:41:00Z">
            <w:rPr>
              <w:spacing w:val="-6"/>
            </w:rPr>
          </w:rPrChange>
        </w:rPr>
        <w:t>from</w:t>
      </w:r>
      <w:r w:rsidR="00C14774">
        <w:rPr>
          <w:rPrChange w:id="1832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8"/>
          <w:rPrChange w:id="1833" w:author="Hughes, Anna E" w:date="2023-06-19T12:41:00Z">
            <w:rPr>
              <w:spacing w:val="-6"/>
            </w:rPr>
          </w:rPrChange>
        </w:rPr>
        <w:t>the</w:t>
      </w:r>
      <w:r w:rsidR="00C14774">
        <w:rPr>
          <w:rPrChange w:id="1834" w:author="Hughes, Anna E" w:date="2023-06-19T12:41:00Z">
            <w:rPr>
              <w:spacing w:val="4"/>
            </w:rPr>
          </w:rPrChange>
        </w:rPr>
        <w:t xml:space="preserve"> </w:t>
      </w:r>
      <w:del w:id="1835" w:author="Hughes, Anna E" w:date="2023-06-19T12:41:00Z">
        <w:r>
          <w:rPr>
            <w:spacing w:val="-6"/>
          </w:rPr>
          <w:delText>fixation</w:delText>
        </w:r>
      </w:del>
      <w:ins w:id="1836" w:author="Hughes, Anna E" w:date="2023-06-19T12:41:00Z">
        <w:r w:rsidR="00C14774">
          <w:rPr>
            <w:spacing w:val="-8"/>
          </w:rPr>
          <w:t>fix-</w:t>
        </w:r>
      </w:ins>
    </w:p>
    <w:p w:rsidR="00701245" w:rsidRDefault="00C14774">
      <w:pPr>
        <w:pStyle w:val="BodyText"/>
        <w:rPr>
          <w:del w:id="1837" w:author="Hughes, Anna E" w:date="2023-06-19T12:41:00Z"/>
        </w:rPr>
      </w:pPr>
      <w:ins w:id="1838" w:author="Hughes, Anna E" w:date="2023-06-19T12:41:00Z">
        <w:r>
          <w:rPr>
            <w:rFonts w:ascii="Trebuchet MS"/>
            <w:spacing w:val="-4"/>
            <w:sz w:val="12"/>
          </w:rPr>
          <w:t>570</w:t>
        </w:r>
        <w:r>
          <w:rPr>
            <w:rFonts w:ascii="Trebuchet MS"/>
            <w:spacing w:val="33"/>
            <w:sz w:val="12"/>
          </w:rPr>
          <w:t xml:space="preserve">  </w:t>
        </w:r>
        <w:r>
          <w:rPr>
            <w:spacing w:val="-4"/>
          </w:rPr>
          <w:t>ation</w:t>
        </w:r>
      </w:ins>
      <w:r>
        <w:rPr>
          <w:spacing w:val="2"/>
          <w:rPrChange w:id="1839" w:author="Hughes, Anna E" w:date="2023-06-19T12:41:00Z">
            <w:rPr>
              <w:spacing w:val="3"/>
            </w:rPr>
          </w:rPrChange>
        </w:rPr>
        <w:t xml:space="preserve"> </w:t>
      </w:r>
      <w:r>
        <w:rPr>
          <w:spacing w:val="-4"/>
          <w:rPrChange w:id="1840" w:author="Hughes, Anna E" w:date="2023-06-19T12:41:00Z">
            <w:rPr>
              <w:spacing w:val="-6"/>
            </w:rPr>
          </w:rPrChange>
        </w:rPr>
        <w:t>cross.</w:t>
      </w:r>
      <w:r>
        <w:rPr>
          <w:spacing w:val="36"/>
        </w:rPr>
        <w:t xml:space="preserve"> </w:t>
      </w:r>
      <w:r>
        <w:rPr>
          <w:spacing w:val="-4"/>
          <w:rPrChange w:id="1841" w:author="Hughes, Anna E" w:date="2023-06-19T12:41:00Z">
            <w:rPr>
              <w:spacing w:val="-6"/>
            </w:rPr>
          </w:rPrChange>
        </w:rPr>
        <w:t>This</w:t>
      </w:r>
    </w:p>
    <w:p w:rsidR="00485016" w:rsidRDefault="00F7725C">
      <w:pPr>
        <w:pStyle w:val="BodyText"/>
        <w:rPr>
          <w:ins w:id="1842" w:author="Hughes, Anna E" w:date="2023-06-19T12:41:00Z"/>
        </w:rPr>
      </w:pPr>
      <w:del w:id="1843" w:author="Hughes, Anna E" w:date="2023-06-19T12:41:00Z">
        <w:r>
          <w:rPr>
            <w:rFonts w:ascii="Trebuchet MS"/>
            <w:spacing w:val="-6"/>
            <w:sz w:val="12"/>
          </w:rPr>
          <w:delText>565</w:delText>
        </w:r>
        <w:r>
          <w:rPr>
            <w:rFonts w:ascii="Trebuchet MS"/>
            <w:spacing w:val="39"/>
            <w:sz w:val="12"/>
          </w:rPr>
          <w:delText xml:space="preserve"> </w:delText>
        </w:r>
      </w:del>
      <w:r w:rsidR="00C14774">
        <w:rPr>
          <w:spacing w:val="2"/>
          <w:rPrChange w:id="1844" w:author="Hughes, Anna E" w:date="2023-06-19T12:41:00Z">
            <w:rPr>
              <w:rFonts w:ascii="Trebuchet MS"/>
              <w:spacing w:val="39"/>
              <w:sz w:val="12"/>
            </w:rPr>
          </w:rPrChange>
        </w:rPr>
        <w:t xml:space="preserve"> </w:t>
      </w:r>
      <w:r w:rsidR="00C14774">
        <w:rPr>
          <w:spacing w:val="-4"/>
          <w:rPrChange w:id="1845" w:author="Hughes, Anna E" w:date="2023-06-19T12:41:00Z">
            <w:rPr>
              <w:spacing w:val="-6"/>
            </w:rPr>
          </w:rPrChange>
        </w:rPr>
        <w:t>is</w:t>
      </w:r>
      <w:r w:rsidR="00C14774">
        <w:rPr>
          <w:spacing w:val="1"/>
          <w:rPrChange w:id="1846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1847" w:author="Hughes, Anna E" w:date="2023-06-19T12:41:00Z">
            <w:rPr>
              <w:spacing w:val="-6"/>
            </w:rPr>
          </w:rPrChange>
        </w:rPr>
        <w:t>coded</w:t>
      </w:r>
      <w:r w:rsidR="00C14774">
        <w:rPr>
          <w:spacing w:val="1"/>
          <w:rPrChange w:id="1848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49" w:author="Hughes, Anna E" w:date="2023-06-19T12:41:00Z">
            <w:rPr>
              <w:spacing w:val="-6"/>
            </w:rPr>
          </w:rPrChange>
        </w:rPr>
        <w:t>as</w:t>
      </w:r>
      <w:r w:rsidR="00C14774">
        <w:rPr>
          <w:spacing w:val="2"/>
          <w:rPrChange w:id="1850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1851" w:author="Hughes, Anna E" w:date="2023-06-19T12:41:00Z">
            <w:rPr>
              <w:spacing w:val="-6"/>
            </w:rPr>
          </w:rPrChange>
        </w:rPr>
        <w:t>a</w:t>
      </w:r>
      <w:r w:rsidR="00C14774">
        <w:rPr>
          <w:spacing w:val="1"/>
          <w:rPrChange w:id="1852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53" w:author="Hughes, Anna E" w:date="2023-06-19T12:41:00Z">
            <w:rPr>
              <w:spacing w:val="-6"/>
            </w:rPr>
          </w:rPrChange>
        </w:rPr>
        <w:t>three-level</w:t>
      </w:r>
      <w:r w:rsidR="00C14774">
        <w:rPr>
          <w:spacing w:val="1"/>
          <w:rPrChange w:id="1854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55" w:author="Hughes, Anna E" w:date="2023-06-19T12:41:00Z">
            <w:rPr>
              <w:spacing w:val="-6"/>
            </w:rPr>
          </w:rPrChange>
        </w:rPr>
        <w:t>categorical</w:t>
      </w:r>
      <w:r w:rsidR="00C14774">
        <w:rPr>
          <w:spacing w:val="2"/>
          <w:rPrChange w:id="1856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57" w:author="Hughes, Anna E" w:date="2023-06-19T12:41:00Z">
            <w:rPr>
              <w:spacing w:val="-6"/>
            </w:rPr>
          </w:rPrChange>
        </w:rPr>
        <w:t>factor</w:t>
      </w:r>
      <w:r w:rsidR="00C14774">
        <w:rPr>
          <w:spacing w:val="1"/>
          <w:rPrChange w:id="1858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59" w:author="Hughes, Anna E" w:date="2023-06-19T12:41:00Z">
            <w:rPr>
              <w:spacing w:val="-6"/>
            </w:rPr>
          </w:rPrChange>
        </w:rPr>
        <w:t>representing</w:t>
      </w:r>
      <w:r w:rsidR="00C14774">
        <w:rPr>
          <w:spacing w:val="1"/>
          <w:rPrChange w:id="1860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1861" w:author="Hughes, Anna E" w:date="2023-06-19T12:41:00Z">
            <w:rPr>
              <w:spacing w:val="-6"/>
            </w:rPr>
          </w:rPrChange>
        </w:rPr>
        <w:t>which</w:t>
      </w:r>
    </w:p>
    <w:p w:rsidR="00701245" w:rsidRDefault="00C14774">
      <w:pPr>
        <w:pStyle w:val="BodyText"/>
        <w:spacing w:before="8"/>
        <w:rPr>
          <w:del w:id="1862" w:author="Hughes, Anna E" w:date="2023-06-19T12:41:00Z"/>
        </w:rPr>
      </w:pPr>
      <w:ins w:id="1863" w:author="Hughes, Anna E" w:date="2023-06-19T12:41:00Z">
        <w:r>
          <w:rPr>
            <w:rFonts w:ascii="Trebuchet MS"/>
            <w:spacing w:val="-4"/>
            <w:sz w:val="12"/>
          </w:rPr>
          <w:t>571</w:t>
        </w:r>
        <w:r>
          <w:rPr>
            <w:rFonts w:ascii="Trebuchet MS"/>
            <w:spacing w:val="34"/>
            <w:sz w:val="12"/>
          </w:rPr>
          <w:t xml:space="preserve"> </w:t>
        </w:r>
      </w:ins>
      <w:r>
        <w:rPr>
          <w:rFonts w:ascii="Trebuchet MS"/>
          <w:spacing w:val="34"/>
          <w:sz w:val="12"/>
          <w:rPrChange w:id="1864" w:author="Hughes, Anna E" w:date="2023-06-19T12:41:00Z">
            <w:rPr/>
          </w:rPrChange>
        </w:rPr>
        <w:t xml:space="preserve"> </w:t>
      </w:r>
      <w:r>
        <w:rPr>
          <w:spacing w:val="-4"/>
          <w:rPrChange w:id="1865" w:author="Hughes, Anna E" w:date="2023-06-19T12:41:00Z">
            <w:rPr>
              <w:spacing w:val="-6"/>
            </w:rPr>
          </w:rPrChange>
        </w:rPr>
        <w:t>ring</w:t>
      </w:r>
      <w:r>
        <w:rPr>
          <w:spacing w:val="-1"/>
        </w:rPr>
        <w:t xml:space="preserve"> </w:t>
      </w:r>
      <w:r>
        <w:rPr>
          <w:spacing w:val="-4"/>
          <w:rPrChange w:id="1866" w:author="Hughes, Anna E" w:date="2023-06-19T12:41:00Z">
            <w:rPr>
              <w:spacing w:val="-6"/>
            </w:rPr>
          </w:rPrChange>
        </w:rPr>
        <w:t>contained</w:t>
      </w:r>
      <w:r>
        <w:rPr>
          <w:spacing w:val="-2"/>
          <w:rPrChange w:id="1867" w:author="Hughes, Anna E" w:date="2023-06-19T12:41:00Z">
            <w:rPr>
              <w:spacing w:val="-1"/>
            </w:rPr>
          </w:rPrChange>
        </w:rPr>
        <w:t xml:space="preserve"> </w:t>
      </w:r>
      <w:r>
        <w:rPr>
          <w:spacing w:val="-4"/>
          <w:rPrChange w:id="1868" w:author="Hughes, Anna E" w:date="2023-06-19T12:41:00Z">
            <w:rPr>
              <w:spacing w:val="-6"/>
            </w:rPr>
          </w:rPrChange>
        </w:rPr>
        <w:t>the</w:t>
      </w:r>
    </w:p>
    <w:p w:rsidR="00485016" w:rsidRDefault="00F7725C">
      <w:pPr>
        <w:pStyle w:val="BodyText"/>
        <w:spacing w:before="8"/>
        <w:rPr>
          <w:ins w:id="1869" w:author="Hughes, Anna E" w:date="2023-06-19T12:41:00Z"/>
        </w:rPr>
      </w:pPr>
      <w:del w:id="1870" w:author="Hughes, Anna E" w:date="2023-06-19T12:41:00Z">
        <w:r>
          <w:rPr>
            <w:rFonts w:ascii="Trebuchet MS"/>
            <w:spacing w:val="-6"/>
            <w:sz w:val="12"/>
          </w:rPr>
          <w:delText>566</w:delText>
        </w:r>
        <w:r>
          <w:rPr>
            <w:rFonts w:ascii="Trebuchet MS"/>
            <w:spacing w:val="43"/>
            <w:sz w:val="12"/>
          </w:rPr>
          <w:delText xml:space="preserve"> </w:delText>
        </w:r>
      </w:del>
      <w:r w:rsidR="00C14774">
        <w:rPr>
          <w:spacing w:val="-3"/>
          <w:rPrChange w:id="1871" w:author="Hughes, Anna E" w:date="2023-06-19T12:41:00Z">
            <w:rPr>
              <w:rFonts w:ascii="Trebuchet MS"/>
              <w:spacing w:val="43"/>
              <w:sz w:val="12"/>
            </w:rPr>
          </w:rPrChange>
        </w:rPr>
        <w:t xml:space="preserve"> </w:t>
      </w:r>
      <w:r w:rsidR="00C14774">
        <w:rPr>
          <w:spacing w:val="-4"/>
          <w:rPrChange w:id="1872" w:author="Hughes, Anna E" w:date="2023-06-19T12:41:00Z">
            <w:rPr>
              <w:spacing w:val="-6"/>
            </w:rPr>
          </w:rPrChange>
        </w:rPr>
        <w:t>target</w:t>
      </w:r>
      <w:r w:rsidR="00C14774">
        <w:rPr>
          <w:spacing w:val="-2"/>
          <w:rPrChange w:id="1873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1874" w:author="Hughes, Anna E" w:date="2023-06-19T12:41:00Z">
            <w:rPr>
              <w:spacing w:val="-6"/>
            </w:rPr>
          </w:rPrChange>
        </w:rPr>
        <w:t>(see</w:t>
      </w:r>
      <w:r w:rsidR="00C14774">
        <w:rPr>
          <w:spacing w:val="-2"/>
          <w:rPrChange w:id="187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1876" w:author="Hughes, Anna E" w:date="2023-06-19T12:41:00Z">
            <w:rPr>
              <w:spacing w:val="-6"/>
            </w:rPr>
          </w:rPrChange>
        </w:rPr>
        <w:t>stimulus</w:t>
      </w:r>
      <w:r w:rsidR="00C14774">
        <w:rPr>
          <w:spacing w:val="-2"/>
          <w:rPrChange w:id="187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1878" w:author="Hughes, Anna E" w:date="2023-06-19T12:41:00Z">
            <w:rPr>
              <w:spacing w:val="-6"/>
            </w:rPr>
          </w:rPrChange>
        </w:rPr>
        <w:t>details,</w:t>
      </w:r>
      <w:r w:rsidR="00C14774">
        <w:rPr>
          <w:rPrChange w:id="187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1880" w:author="Hughes, Anna E" w:date="2023-06-19T12:41:00Z">
            <w:rPr>
              <w:spacing w:val="-6"/>
            </w:rPr>
          </w:rPrChange>
        </w:rPr>
        <w:t>above).</w:t>
      </w:r>
      <w:r w:rsidR="00C14774">
        <w:rPr>
          <w:spacing w:val="23"/>
          <w:rPrChange w:id="1881" w:author="Hughes, Anna E" w:date="2023-06-19T12:41:00Z">
            <w:rPr>
              <w:spacing w:val="7"/>
            </w:rPr>
          </w:rPrChange>
        </w:rPr>
        <w:t xml:space="preserve"> </w:t>
      </w:r>
      <w:r w:rsidR="00C14774">
        <w:rPr>
          <w:spacing w:val="-4"/>
          <w:rPrChange w:id="1882" w:author="Hughes, Anna E" w:date="2023-06-19T12:41:00Z">
            <w:rPr>
              <w:spacing w:val="-6"/>
            </w:rPr>
          </w:rPrChange>
        </w:rPr>
        <w:t>Allowing</w:t>
      </w:r>
      <w:r w:rsidR="00C14774">
        <w:rPr>
          <w:spacing w:val="-2"/>
          <w:rPrChange w:id="188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1884" w:author="Hughes, Anna E" w:date="2023-06-19T12:41:00Z">
            <w:rPr>
              <w:spacing w:val="-6"/>
            </w:rPr>
          </w:rPrChange>
        </w:rPr>
        <w:t>for</w:t>
      </w:r>
      <w:r w:rsidR="00C14774">
        <w:rPr>
          <w:spacing w:val="-2"/>
          <w:rPrChange w:id="188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1886" w:author="Hughes, Anna E" w:date="2023-06-19T12:41:00Z">
            <w:rPr>
              <w:spacing w:val="-6"/>
            </w:rPr>
          </w:rPrChange>
        </w:rPr>
        <w:t>interactions</w:t>
      </w:r>
    </w:p>
    <w:p w:rsidR="00701245" w:rsidRDefault="00C14774">
      <w:pPr>
        <w:pStyle w:val="BodyText"/>
        <w:spacing w:before="8"/>
        <w:rPr>
          <w:del w:id="1887" w:author="Hughes, Anna E" w:date="2023-06-19T12:41:00Z"/>
        </w:rPr>
      </w:pPr>
      <w:ins w:id="1888" w:author="Hughes, Anna E" w:date="2023-06-19T12:41:00Z">
        <w:r>
          <w:rPr>
            <w:rFonts w:ascii="Trebuchet MS"/>
            <w:spacing w:val="-6"/>
            <w:sz w:val="12"/>
          </w:rPr>
          <w:t>572</w:t>
        </w:r>
        <w:r>
          <w:rPr>
            <w:rFonts w:ascii="Trebuchet MS"/>
            <w:spacing w:val="41"/>
            <w:sz w:val="12"/>
          </w:rPr>
          <w:t xml:space="preserve"> </w:t>
        </w:r>
      </w:ins>
      <w:r>
        <w:rPr>
          <w:rFonts w:ascii="Trebuchet MS"/>
          <w:spacing w:val="41"/>
          <w:sz w:val="12"/>
          <w:rPrChange w:id="188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with</w:t>
      </w:r>
      <w:r>
        <w:rPr>
          <w:spacing w:val="-2"/>
          <w:rPrChange w:id="189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-4"/>
          <w:rPrChange w:id="1891" w:author="Hughes, Anna E" w:date="2023-06-19T12:41:00Z">
            <w:rPr>
              <w:spacing w:val="-8"/>
            </w:rPr>
          </w:rPrChange>
        </w:rPr>
        <w:t xml:space="preserve"> </w:t>
      </w:r>
      <w:r>
        <w:rPr>
          <w:rFonts w:ascii="Times New Roman"/>
          <w:i/>
          <w:spacing w:val="-6"/>
        </w:rPr>
        <w:t>feature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and</w:t>
      </w:r>
    </w:p>
    <w:p w:rsidR="00485016" w:rsidRDefault="00F7725C">
      <w:pPr>
        <w:pStyle w:val="BodyText"/>
        <w:rPr>
          <w:ins w:id="1892" w:author="Hughes, Anna E" w:date="2023-06-19T12:41:00Z"/>
        </w:rPr>
      </w:pPr>
      <w:del w:id="1893" w:author="Hughes, Anna E" w:date="2023-06-19T12:41:00Z">
        <w:r>
          <w:rPr>
            <w:rFonts w:ascii="Trebuchet MS"/>
            <w:spacing w:val="-6"/>
            <w:sz w:val="12"/>
          </w:rPr>
          <w:delText>567</w:delText>
        </w:r>
        <w:r>
          <w:rPr>
            <w:rFonts w:ascii="Trebuchet MS"/>
            <w:spacing w:val="40"/>
            <w:sz w:val="12"/>
          </w:rPr>
          <w:delText xml:space="preserve"> </w:delText>
        </w:r>
      </w:del>
      <w:r w:rsidR="00C14774">
        <w:rPr>
          <w:spacing w:val="-4"/>
          <w:rPrChange w:id="1894" w:author="Hughes, Anna E" w:date="2023-06-19T12:41:00Z">
            <w:rPr>
              <w:rFonts w:ascii="Trebuchet MS"/>
              <w:spacing w:val="40"/>
              <w:sz w:val="12"/>
            </w:rPr>
          </w:rPrChange>
        </w:rPr>
        <w:t xml:space="preserve"> </w:t>
      </w:r>
      <w:r w:rsidR="00C14774">
        <w:rPr>
          <w:spacing w:val="-6"/>
        </w:rPr>
        <w:t>log</w:t>
      </w:r>
      <w:r w:rsidR="00C14774">
        <w:rPr>
          <w:spacing w:val="-27"/>
          <w:rPrChange w:id="1895" w:author="Hughes, Anna E" w:date="2023-06-19T12:41:00Z">
            <w:rPr>
              <w:spacing w:val="-26"/>
            </w:rPr>
          </w:rPrChange>
        </w:rPr>
        <w:t xml:space="preserve"> </w:t>
      </w:r>
      <w:r w:rsidR="00C14774">
        <w:rPr>
          <w:rFonts w:ascii="Times New Roman"/>
          <w:i/>
          <w:spacing w:val="-6"/>
        </w:rPr>
        <w:t>N</w:t>
      </w:r>
      <w:r w:rsidR="00C14774">
        <w:rPr>
          <w:rFonts w:ascii="Times New Roman"/>
          <w:i/>
          <w:spacing w:val="-6"/>
          <w:vertAlign w:val="subscript"/>
        </w:rPr>
        <w:t>T</w:t>
      </w:r>
      <w:r w:rsidR="00C14774">
        <w:rPr>
          <w:rFonts w:ascii="Times New Roman"/>
          <w:i/>
          <w:spacing w:val="16"/>
          <w:rPrChange w:id="1896" w:author="Hughes, Anna E" w:date="2023-06-19T12:41:00Z">
            <w:rPr>
              <w:rFonts w:ascii="Times New Roman"/>
              <w:i/>
              <w:spacing w:val="13"/>
            </w:rPr>
          </w:rPrChange>
        </w:rPr>
        <w:t xml:space="preserve"> </w:t>
      </w:r>
      <w:r w:rsidR="00C14774">
        <w:rPr>
          <w:spacing w:val="-6"/>
        </w:rPr>
        <w:t>increases</w:t>
      </w:r>
      <w:r w:rsidR="00C14774">
        <w:rPr>
          <w:spacing w:val="-3"/>
          <w:rPrChange w:id="1897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4"/>
          <w:rPrChange w:id="1898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number</w:t>
      </w:r>
      <w:r w:rsidR="00C14774">
        <w:rPr>
          <w:spacing w:val="-4"/>
          <w:rPrChange w:id="1899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4"/>
          <w:rPrChange w:id="1900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fixed</w:t>
      </w:r>
      <w:r w:rsidR="00C14774">
        <w:rPr>
          <w:spacing w:val="-3"/>
          <w:rPrChange w:id="1901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6"/>
        </w:rPr>
        <w:t>effect</w:t>
      </w:r>
      <w:r w:rsidR="00C14774">
        <w:rPr>
          <w:spacing w:val="-4"/>
          <w:rPrChange w:id="1902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parameters</w:t>
      </w:r>
      <w:r w:rsidR="00C14774">
        <w:rPr>
          <w:spacing w:val="-4"/>
          <w:rPrChange w:id="1903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4"/>
          <w:rPrChange w:id="1904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6"/>
        </w:rPr>
        <w:t>the</w:t>
      </w:r>
    </w:p>
    <w:p w:rsidR="00485016" w:rsidRDefault="00C14774">
      <w:pPr>
        <w:pStyle w:val="BodyText"/>
        <w:spacing w:before="8"/>
        <w:pPrChange w:id="1905" w:author="Hughes, Anna E" w:date="2023-06-19T12:41:00Z">
          <w:pPr>
            <w:pStyle w:val="BodyText"/>
          </w:pPr>
        </w:pPrChange>
      </w:pPr>
      <w:ins w:id="1906" w:author="Hughes, Anna E" w:date="2023-06-19T12:41:00Z">
        <w:r>
          <w:rPr>
            <w:rFonts w:ascii="Trebuchet MS"/>
            <w:spacing w:val="-6"/>
            <w:sz w:val="12"/>
          </w:rPr>
          <w:lastRenderedPageBreak/>
          <w:t>573</w:t>
        </w:r>
        <w:r>
          <w:rPr>
            <w:rFonts w:ascii="Trebuchet MS"/>
            <w:spacing w:val="44"/>
            <w:sz w:val="12"/>
          </w:rPr>
          <w:t xml:space="preserve"> </w:t>
        </w:r>
      </w:ins>
      <w:r>
        <w:rPr>
          <w:rFonts w:ascii="Trebuchet MS"/>
          <w:spacing w:val="44"/>
          <w:sz w:val="12"/>
          <w:rPrChange w:id="1907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</w:rPr>
        <w:t>model</w:t>
      </w:r>
      <w:r>
        <w:rPr>
          <w:spacing w:val="-5"/>
          <w:rPrChange w:id="190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from</w:t>
      </w:r>
      <w:r>
        <w:rPr>
          <w:spacing w:val="-5"/>
          <w:rPrChange w:id="190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8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  <w:rPrChange w:id="191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22</w:t>
      </w:r>
      <w:del w:id="1911" w:author="Hughes, Anna E" w:date="2023-06-19T12:41:00Z">
        <w:r w:rsidR="00F7725C">
          <w:rPr>
            <w:spacing w:val="-6"/>
          </w:rPr>
          <w:delText>.</w:delText>
        </w:r>
      </w:del>
      <w:ins w:id="1912" w:author="Hughes, Anna E" w:date="2023-06-19T12:41:00Z">
        <w:r>
          <w:rPr>
            <w:spacing w:val="-6"/>
          </w:rPr>
          <w:t>,</w:t>
        </w:r>
        <w:r>
          <w:rPr>
            <w:spacing w:val="-5"/>
          </w:rPr>
          <w:t xml:space="preserve"> </w:t>
        </w:r>
        <w:r>
          <w:rPr>
            <w:spacing w:val="-6"/>
          </w:rPr>
          <w:t>with the</w:t>
        </w:r>
        <w:r>
          <w:rPr>
            <w:spacing w:val="-5"/>
          </w:rPr>
          <w:t xml:space="preserve"> </w:t>
        </w:r>
        <w:r>
          <w:rPr>
            <w:spacing w:val="-6"/>
          </w:rPr>
          <w:t>model</w:t>
        </w:r>
        <w:r>
          <w:rPr>
            <w:spacing w:val="-5"/>
          </w:rPr>
          <w:t xml:space="preserve"> </w:t>
        </w:r>
        <w:r>
          <w:rPr>
            <w:spacing w:val="-6"/>
          </w:rPr>
          <w:t>equation</w:t>
        </w:r>
        <w:r>
          <w:rPr>
            <w:spacing w:val="-5"/>
          </w:rPr>
          <w:t xml:space="preserve"> </w:t>
        </w:r>
        <w:r>
          <w:rPr>
            <w:spacing w:val="-6"/>
          </w:rPr>
          <w:t>becoming</w:t>
        </w:r>
        <w:r>
          <w:rPr>
            <w:spacing w:val="-5"/>
          </w:rPr>
          <w:t xml:space="preserve"> </w:t>
        </w:r>
        <w:r>
          <w:rPr>
            <w:spacing w:val="-6"/>
          </w:rPr>
          <w:t>the</w:t>
        </w:r>
        <w:r>
          <w:rPr>
            <w:spacing w:val="-5"/>
          </w:rPr>
          <w:t xml:space="preserve"> </w:t>
        </w:r>
        <w:r>
          <w:rPr>
            <w:spacing w:val="-6"/>
          </w:rPr>
          <w:t>following:</w:t>
        </w:r>
      </w:ins>
    </w:p>
    <w:p w:rsidR="00485016" w:rsidRDefault="00C14774">
      <w:pPr>
        <w:tabs>
          <w:tab w:val="left" w:pos="8109"/>
        </w:tabs>
        <w:spacing w:before="219"/>
        <w:ind w:left="2852"/>
        <w:rPr>
          <w:sz w:val="24"/>
        </w:rPr>
        <w:pPrChange w:id="1913" w:author="Hughes, Anna E" w:date="2023-06-19T12:41:00Z">
          <w:pPr>
            <w:tabs>
              <w:tab w:val="left" w:pos="7989"/>
            </w:tabs>
            <w:spacing w:before="220"/>
            <w:ind w:left="2732"/>
          </w:pPr>
        </w:pPrChange>
      </w:pP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Meiryo UI" w:hAnsi="Meiryo UI"/>
          <w:i/>
          <w:sz w:val="24"/>
        </w:rPr>
        <w:t>∼</w:t>
      </w:r>
      <w:r>
        <w:rPr>
          <w:rFonts w:ascii="Meiryo UI" w:hAnsi="Meiryo UI"/>
          <w:i/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0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i/>
          <w:spacing w:val="29"/>
          <w:sz w:val="24"/>
        </w:rPr>
        <w:t xml:space="preserve"> </w:t>
      </w:r>
      <w:r>
        <w:rPr>
          <w:sz w:val="24"/>
        </w:rPr>
        <w:t>: 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(</w:t>
      </w:r>
      <w:r>
        <w:rPr>
          <w:spacing w:val="-2"/>
          <w:sz w:val="24"/>
        </w:rPr>
        <w:t>1</w:t>
      </w:r>
      <w:r>
        <w:rPr>
          <w:rFonts w:ascii="Meiryo UI" w:hAnsi="Meiryo UI"/>
          <w:i/>
          <w:spacing w:val="-2"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>id</w:t>
      </w:r>
      <w:r>
        <w:rPr>
          <w:rFonts w:ascii="Tahoma" w:hAnsi="Tahoma"/>
          <w:spacing w:val="-2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(5)</w:t>
      </w:r>
    </w:p>
    <w:p w:rsidR="00485016" w:rsidRDefault="00F7725C">
      <w:pPr>
        <w:pStyle w:val="BodyText"/>
        <w:tabs>
          <w:tab w:val="left" w:pos="968"/>
        </w:tabs>
        <w:spacing w:before="90"/>
        <w:pPrChange w:id="1914" w:author="Hughes, Anna E" w:date="2023-06-19T12:41:00Z">
          <w:pPr>
            <w:pStyle w:val="BodyText"/>
            <w:tabs>
              <w:tab w:val="left" w:pos="848"/>
            </w:tabs>
            <w:spacing w:before="89"/>
          </w:pPr>
        </w:pPrChange>
      </w:pPr>
      <w:del w:id="1915" w:author="Hughes, Anna E" w:date="2023-06-19T12:41:00Z">
        <w:r>
          <w:rPr>
            <w:rFonts w:ascii="Trebuchet MS"/>
            <w:spacing w:val="-5"/>
            <w:sz w:val="12"/>
          </w:rPr>
          <w:delText>568</w:delText>
        </w:r>
      </w:del>
      <w:ins w:id="1916" w:author="Hughes, Anna E" w:date="2023-06-19T12:41:00Z">
        <w:r w:rsidR="00C14774">
          <w:rPr>
            <w:rFonts w:ascii="Trebuchet MS"/>
            <w:spacing w:val="-5"/>
            <w:sz w:val="12"/>
          </w:rPr>
          <w:t>574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We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experimented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with</w:t>
      </w:r>
      <w:r w:rsidR="00C14774">
        <w:rPr>
          <w:spacing w:val="12"/>
        </w:rPr>
        <w:t xml:space="preserve"> </w:t>
      </w:r>
      <w:r w:rsidR="00C14774">
        <w:rPr>
          <w:spacing w:val="-4"/>
        </w:rPr>
        <w:t>including</w:t>
      </w:r>
      <w:r w:rsidR="00C14774">
        <w:rPr>
          <w:spacing w:val="11"/>
        </w:rPr>
        <w:t xml:space="preserve"> </w:t>
      </w:r>
      <w:r w:rsidR="00C14774">
        <w:rPr>
          <w:rFonts w:ascii="Times New Roman"/>
          <w:i/>
          <w:spacing w:val="-4"/>
        </w:rPr>
        <w:t>r</w:t>
      </w:r>
      <w:r w:rsidR="00C14774">
        <w:rPr>
          <w:rFonts w:ascii="Times New Roman"/>
          <w:i/>
          <w:spacing w:val="8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2"/>
        </w:rPr>
        <w:t xml:space="preserve"> </w:t>
      </w:r>
      <w:r w:rsidR="00C14774">
        <w:rPr>
          <w:spacing w:val="-4"/>
        </w:rPr>
        <w:t>random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effect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structure,</w:t>
      </w:r>
      <w:r w:rsidR="00C14774">
        <w:rPr>
          <w:spacing w:val="18"/>
        </w:rPr>
        <w:t xml:space="preserve"> </w:t>
      </w:r>
      <w:r w:rsidR="00C14774">
        <w:rPr>
          <w:spacing w:val="-4"/>
        </w:rPr>
        <w:t>but</w:t>
      </w:r>
      <w:r w:rsidR="00C14774">
        <w:rPr>
          <w:spacing w:val="12"/>
        </w:rPr>
        <w:t xml:space="preserve"> </w:t>
      </w:r>
      <w:r w:rsidR="00C14774">
        <w:rPr>
          <w:spacing w:val="-4"/>
        </w:rPr>
        <w:t>this</w:t>
      </w:r>
    </w:p>
    <w:p w:rsidR="00485016" w:rsidRDefault="00F7725C">
      <w:pPr>
        <w:pStyle w:val="BodyText"/>
        <w:spacing w:before="8"/>
      </w:pPr>
      <w:del w:id="1917" w:author="Hughes, Anna E" w:date="2023-06-19T12:41:00Z">
        <w:r>
          <w:rPr>
            <w:rFonts w:ascii="Trebuchet MS"/>
            <w:w w:val="90"/>
            <w:sz w:val="12"/>
          </w:rPr>
          <w:delText>569</w:delText>
        </w:r>
      </w:del>
      <w:ins w:id="1918" w:author="Hughes, Anna E" w:date="2023-06-19T12:41:00Z">
        <w:r w:rsidR="00C14774">
          <w:rPr>
            <w:rFonts w:ascii="Trebuchet MS"/>
            <w:spacing w:val="-6"/>
            <w:sz w:val="12"/>
          </w:rPr>
          <w:t>575</w:t>
        </w:r>
      </w:ins>
      <w:r w:rsidR="00C14774">
        <w:rPr>
          <w:rFonts w:ascii="Trebuchet MS"/>
          <w:spacing w:val="32"/>
          <w:sz w:val="12"/>
          <w:rPrChange w:id="1919" w:author="Hughes, Anna E" w:date="2023-06-19T12:41:00Z">
            <w:rPr>
              <w:rFonts w:ascii="Trebuchet MS"/>
              <w:spacing w:val="66"/>
              <w:sz w:val="12"/>
            </w:rPr>
          </w:rPrChange>
        </w:rPr>
        <w:t xml:space="preserve">  </w:t>
      </w:r>
      <w:r w:rsidR="00C14774">
        <w:rPr>
          <w:spacing w:val="-6"/>
          <w:rPrChange w:id="1920" w:author="Hughes, Anna E" w:date="2023-06-19T12:41:00Z">
            <w:rPr>
              <w:w w:val="90"/>
            </w:rPr>
          </w:rPrChange>
        </w:rPr>
        <w:t>proved</w:t>
      </w:r>
      <w:r w:rsidR="00C14774">
        <w:rPr>
          <w:spacing w:val="-7"/>
          <w:rPrChange w:id="1921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22" w:author="Hughes, Anna E" w:date="2023-06-19T12:41:00Z">
            <w:rPr>
              <w:w w:val="90"/>
            </w:rPr>
          </w:rPrChange>
        </w:rPr>
        <w:t>difficult</w:t>
      </w:r>
      <w:r w:rsidR="00C14774">
        <w:rPr>
          <w:spacing w:val="-7"/>
          <w:rPrChange w:id="1923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24" w:author="Hughes, Anna E" w:date="2023-06-19T12:41:00Z">
            <w:rPr>
              <w:w w:val="90"/>
            </w:rPr>
          </w:rPrChange>
        </w:rPr>
        <w:t>to</w:t>
      </w:r>
      <w:r w:rsidR="00C14774">
        <w:rPr>
          <w:spacing w:val="-8"/>
          <w:rPrChange w:id="1925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26" w:author="Hughes, Anna E" w:date="2023-06-19T12:41:00Z">
            <w:rPr>
              <w:w w:val="90"/>
            </w:rPr>
          </w:rPrChange>
        </w:rPr>
        <w:t>fit.</w:t>
      </w:r>
      <w:r w:rsidR="00C14774">
        <w:rPr>
          <w:spacing w:val="3"/>
          <w:rPrChange w:id="1927" w:author="Hughes, Anna E" w:date="2023-06-19T12:41:00Z">
            <w:rPr>
              <w:spacing w:val="21"/>
            </w:rPr>
          </w:rPrChange>
        </w:rPr>
        <w:t xml:space="preserve"> </w:t>
      </w:r>
      <w:r w:rsidR="00C14774">
        <w:rPr>
          <w:spacing w:val="-6"/>
          <w:rPrChange w:id="1928" w:author="Hughes, Anna E" w:date="2023-06-19T12:41:00Z">
            <w:rPr>
              <w:w w:val="90"/>
            </w:rPr>
          </w:rPrChange>
        </w:rPr>
        <w:t>We</w:t>
      </w:r>
      <w:r w:rsidR="00C14774">
        <w:rPr>
          <w:spacing w:val="-7"/>
          <w:rPrChange w:id="192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1930" w:author="Hughes, Anna E" w:date="2023-06-19T12:41:00Z">
            <w:rPr>
              <w:w w:val="90"/>
            </w:rPr>
          </w:rPrChange>
        </w:rPr>
        <w:t>also</w:t>
      </w:r>
      <w:r w:rsidR="00C14774">
        <w:rPr>
          <w:spacing w:val="-7"/>
          <w:rPrChange w:id="1931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32" w:author="Hughes, Anna E" w:date="2023-06-19T12:41:00Z">
            <w:rPr>
              <w:w w:val="90"/>
            </w:rPr>
          </w:rPrChange>
        </w:rPr>
        <w:t>had</w:t>
      </w:r>
      <w:r w:rsidR="00C14774">
        <w:rPr>
          <w:spacing w:val="-7"/>
          <w:rPrChange w:id="1933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34" w:author="Hughes, Anna E" w:date="2023-06-19T12:41:00Z">
            <w:rPr>
              <w:w w:val="90"/>
            </w:rPr>
          </w:rPrChange>
        </w:rPr>
        <w:t>to</w:t>
      </w:r>
      <w:r w:rsidR="00C14774">
        <w:rPr>
          <w:spacing w:val="-8"/>
          <w:rPrChange w:id="1935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36" w:author="Hughes, Anna E" w:date="2023-06-19T12:41:00Z">
            <w:rPr>
              <w:w w:val="90"/>
            </w:rPr>
          </w:rPrChange>
        </w:rPr>
        <w:t>revise</w:t>
      </w:r>
      <w:r w:rsidR="00C14774">
        <w:rPr>
          <w:spacing w:val="-7"/>
          <w:rPrChange w:id="1937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38" w:author="Hughes, Anna E" w:date="2023-06-19T12:41:00Z">
            <w:rPr>
              <w:w w:val="90"/>
            </w:rPr>
          </w:rPrChange>
        </w:rPr>
        <w:t>the</w:t>
      </w:r>
      <w:r w:rsidR="00C14774">
        <w:rPr>
          <w:spacing w:val="-7"/>
          <w:rPrChange w:id="1939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40" w:author="Hughes, Anna E" w:date="2023-06-19T12:41:00Z">
            <w:rPr>
              <w:w w:val="90"/>
            </w:rPr>
          </w:rPrChange>
        </w:rPr>
        <w:t>priors</w:t>
      </w:r>
      <w:r w:rsidR="00C14774">
        <w:rPr>
          <w:spacing w:val="-7"/>
          <w:rPrChange w:id="1941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1942" w:author="Hughes, Anna E" w:date="2023-06-19T12:41:00Z">
            <w:rPr>
              <w:w w:val="90"/>
            </w:rPr>
          </w:rPrChange>
        </w:rPr>
        <w:t>used</w:t>
      </w:r>
      <w:r w:rsidR="00C14774">
        <w:rPr>
          <w:spacing w:val="-8"/>
          <w:rPrChange w:id="1943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44" w:author="Hughes, Anna E" w:date="2023-06-19T12:41:00Z">
            <w:rPr>
              <w:w w:val="90"/>
            </w:rPr>
          </w:rPrChange>
        </w:rPr>
        <w:t>in</w:t>
      </w:r>
      <w:r w:rsidR="00C14774">
        <w:rPr>
          <w:spacing w:val="-7"/>
          <w:rPrChange w:id="1945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46" w:author="Hughes, Anna E" w:date="2023-06-19T12:41:00Z">
            <w:rPr>
              <w:w w:val="90"/>
            </w:rPr>
          </w:rPrChange>
        </w:rPr>
        <w:t>our</w:t>
      </w:r>
      <w:r w:rsidR="00C14774">
        <w:rPr>
          <w:spacing w:val="-7"/>
          <w:rPrChange w:id="1947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1948" w:author="Hughes, Anna E" w:date="2023-06-19T12:41:00Z">
            <w:rPr>
              <w:w w:val="90"/>
            </w:rPr>
          </w:rPrChange>
        </w:rPr>
        <w:t>registered</w:t>
      </w:r>
      <w:r w:rsidR="00C14774">
        <w:rPr>
          <w:spacing w:val="-7"/>
          <w:rPrChange w:id="1949" w:author="Hughes, Anna E" w:date="2023-06-19T12:41:00Z">
            <w:rPr/>
          </w:rPrChange>
        </w:rPr>
        <w:t xml:space="preserve"> </w:t>
      </w:r>
      <w:del w:id="1950" w:author="Hughes, Anna E" w:date="2023-06-19T12:41:00Z">
        <w:r>
          <w:rPr>
            <w:spacing w:val="-2"/>
            <w:w w:val="90"/>
          </w:rPr>
          <w:delText>analy</w:delText>
        </w:r>
      </w:del>
      <w:ins w:id="1951" w:author="Hughes, Anna E" w:date="2023-06-19T12:41:00Z">
        <w:r w:rsidR="00C14774">
          <w:rPr>
            <w:spacing w:val="-6"/>
          </w:rPr>
          <w:t>anal</w:t>
        </w:r>
      </w:ins>
      <w:r w:rsidR="00C14774">
        <w:rPr>
          <w:spacing w:val="-6"/>
          <w:rPrChange w:id="1952" w:author="Hughes, Anna E" w:date="2023-06-19T12:41:00Z">
            <w:rPr>
              <w:spacing w:val="-2"/>
              <w:w w:val="90"/>
            </w:rPr>
          </w:rPrChange>
        </w:rPr>
        <w:t>-</w:t>
      </w:r>
    </w:p>
    <w:p w:rsidR="00485016" w:rsidRDefault="00F7725C">
      <w:pPr>
        <w:spacing w:before="7"/>
        <w:ind w:left="227"/>
        <w:rPr>
          <w:rFonts w:ascii="Times New Roman"/>
          <w:i/>
          <w:rPrChange w:id="1953" w:author="Hughes, Anna E" w:date="2023-06-19T12:41:00Z">
            <w:rPr/>
          </w:rPrChange>
        </w:rPr>
        <w:pPrChange w:id="1954" w:author="Hughes, Anna E" w:date="2023-06-19T12:41:00Z">
          <w:pPr>
            <w:pStyle w:val="BodyText"/>
          </w:pPr>
        </w:pPrChange>
      </w:pPr>
      <w:del w:id="1955" w:author="Hughes, Anna E" w:date="2023-06-19T12:41:00Z">
        <w:r>
          <w:rPr>
            <w:rFonts w:ascii="Trebuchet MS"/>
            <w:spacing w:val="-6"/>
            <w:sz w:val="12"/>
          </w:rPr>
          <w:delText>570</w:delText>
        </w:r>
        <w:r>
          <w:rPr>
            <w:rFonts w:ascii="Trebuchet MS"/>
            <w:spacing w:val="46"/>
            <w:sz w:val="12"/>
          </w:rPr>
          <w:delText xml:space="preserve">  </w:delText>
        </w:r>
        <w:r>
          <w:rPr>
            <w:spacing w:val="-6"/>
          </w:rPr>
          <w:delText>sis</w:delText>
        </w:r>
      </w:del>
      <w:ins w:id="1956" w:author="Hughes, Anna E" w:date="2023-06-19T12:41:00Z">
        <w:r w:rsidR="00C14774">
          <w:rPr>
            <w:rFonts w:ascii="Trebuchet MS"/>
            <w:spacing w:val="-2"/>
            <w:sz w:val="12"/>
          </w:rPr>
          <w:t>576</w:t>
        </w:r>
        <w:r w:rsidR="00C14774">
          <w:rPr>
            <w:rFonts w:ascii="Trebuchet MS"/>
            <w:spacing w:val="31"/>
            <w:sz w:val="12"/>
          </w:rPr>
          <w:t xml:space="preserve">  </w:t>
        </w:r>
        <w:r w:rsidR="00C14774">
          <w:rPr>
            <w:spacing w:val="-2"/>
            <w:sz w:val="24"/>
          </w:rPr>
          <w:t>ysis</w:t>
        </w:r>
      </w:ins>
      <w:r w:rsidR="00C14774">
        <w:rPr>
          <w:spacing w:val="-2"/>
          <w:sz w:val="24"/>
          <w:rPrChange w:id="1957" w:author="Hughes, Anna E" w:date="2023-06-19T12:41:00Z">
            <w:rPr>
              <w:spacing w:val="-6"/>
            </w:rPr>
          </w:rPrChange>
        </w:rPr>
        <w:t>,</w:t>
      </w:r>
      <w:r w:rsidR="00C14774">
        <w:rPr>
          <w:spacing w:val="-1"/>
          <w:sz w:val="24"/>
          <w:rPrChange w:id="1958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59" w:author="Hughes, Anna E" w:date="2023-06-19T12:41:00Z">
            <w:rPr>
              <w:spacing w:val="-6"/>
            </w:rPr>
          </w:rPrChange>
        </w:rPr>
        <w:t>in</w:t>
      </w:r>
      <w:r w:rsidR="00C14774">
        <w:rPr>
          <w:spacing w:val="-4"/>
          <w:sz w:val="24"/>
          <w:rPrChange w:id="1960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2"/>
          <w:sz w:val="24"/>
          <w:rPrChange w:id="1961" w:author="Hughes, Anna E" w:date="2023-06-19T12:41:00Z">
            <w:rPr>
              <w:spacing w:val="-6"/>
            </w:rPr>
          </w:rPrChange>
        </w:rPr>
        <w:t>order</w:t>
      </w:r>
      <w:r w:rsidR="00C14774">
        <w:rPr>
          <w:spacing w:val="-4"/>
          <w:sz w:val="24"/>
          <w:rPrChange w:id="1962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63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4"/>
          <w:sz w:val="24"/>
          <w:rPrChange w:id="1964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65" w:author="Hughes, Anna E" w:date="2023-06-19T12:41:00Z">
            <w:rPr>
              <w:spacing w:val="-6"/>
            </w:rPr>
          </w:rPrChange>
        </w:rPr>
        <w:t>lower</w:t>
      </w:r>
      <w:r w:rsidR="00C14774">
        <w:rPr>
          <w:spacing w:val="-3"/>
          <w:sz w:val="24"/>
          <w:rPrChange w:id="1966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67" w:author="Hughes, Anna E" w:date="2023-06-19T12:41:00Z">
            <w:rPr>
              <w:spacing w:val="-6"/>
            </w:rPr>
          </w:rPrChange>
        </w:rPr>
        <w:t>the</w:t>
      </w:r>
      <w:r w:rsidR="00C14774">
        <w:rPr>
          <w:spacing w:val="-4"/>
          <w:sz w:val="24"/>
          <w:rPrChange w:id="1968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69" w:author="Hughes, Anna E" w:date="2023-06-19T12:41:00Z">
            <w:rPr>
              <w:spacing w:val="-6"/>
            </w:rPr>
          </w:rPrChange>
        </w:rPr>
        <w:t>intercept.</w:t>
      </w:r>
      <w:r w:rsidR="00C14774">
        <w:rPr>
          <w:spacing w:val="23"/>
          <w:sz w:val="24"/>
          <w:rPrChange w:id="1970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2"/>
          <w:sz w:val="24"/>
          <w:rPrChange w:id="1971" w:author="Hughes, Anna E" w:date="2023-06-19T12:41:00Z">
            <w:rPr>
              <w:spacing w:val="-6"/>
            </w:rPr>
          </w:rPrChange>
        </w:rPr>
        <w:t>Full</w:t>
      </w:r>
      <w:r w:rsidR="00C14774">
        <w:rPr>
          <w:spacing w:val="-3"/>
          <w:sz w:val="24"/>
          <w:rPrChange w:id="1972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73" w:author="Hughes, Anna E" w:date="2023-06-19T12:41:00Z">
            <w:rPr>
              <w:spacing w:val="-6"/>
            </w:rPr>
          </w:rPrChange>
        </w:rPr>
        <w:t>details</w:t>
      </w:r>
      <w:r w:rsidR="00C14774">
        <w:rPr>
          <w:spacing w:val="-4"/>
          <w:sz w:val="24"/>
          <w:rPrChange w:id="1974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75" w:author="Hughes, Anna E" w:date="2023-06-19T12:41:00Z">
            <w:rPr>
              <w:spacing w:val="-6"/>
            </w:rPr>
          </w:rPrChange>
        </w:rPr>
        <w:t>can</w:t>
      </w:r>
      <w:r w:rsidR="00C14774">
        <w:rPr>
          <w:spacing w:val="-4"/>
          <w:sz w:val="24"/>
          <w:rPrChange w:id="1976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77" w:author="Hughes, Anna E" w:date="2023-06-19T12:41:00Z">
            <w:rPr>
              <w:spacing w:val="-6"/>
            </w:rPr>
          </w:rPrChange>
        </w:rPr>
        <w:t>be</w:t>
      </w:r>
      <w:r w:rsidR="00C14774">
        <w:rPr>
          <w:spacing w:val="-4"/>
          <w:sz w:val="24"/>
          <w:rPrChange w:id="1978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2"/>
          <w:sz w:val="24"/>
          <w:rPrChange w:id="1979" w:author="Hughes, Anna E" w:date="2023-06-19T12:41:00Z">
            <w:rPr>
              <w:spacing w:val="-6"/>
            </w:rPr>
          </w:rPrChange>
        </w:rPr>
        <w:t>found</w:t>
      </w:r>
      <w:r w:rsidR="00C14774">
        <w:rPr>
          <w:spacing w:val="-3"/>
          <w:sz w:val="24"/>
          <w:rPrChange w:id="1980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2"/>
          <w:sz w:val="24"/>
          <w:rPrChange w:id="1981" w:author="Hughes, Anna E" w:date="2023-06-19T12:41:00Z">
            <w:rPr>
              <w:spacing w:val="-6"/>
            </w:rPr>
          </w:rPrChange>
        </w:rPr>
        <w:t>in</w:t>
      </w:r>
      <w:r w:rsidR="00C14774">
        <w:rPr>
          <w:spacing w:val="-4"/>
          <w:sz w:val="24"/>
          <w:rPrChange w:id="1982" w:author="Hughes, Anna E" w:date="2023-06-19T12:41:00Z">
            <w:rPr>
              <w:spacing w:val="-4"/>
            </w:rPr>
          </w:rPrChange>
        </w:rPr>
        <w:t xml:space="preserve"> </w:t>
      </w:r>
      <w:del w:id="1983" w:author="Hughes, Anna E" w:date="2023-06-19T12:41:00Z">
        <w:r>
          <w:rPr>
            <w:spacing w:val="-6"/>
          </w:rPr>
          <w:delText>the</w:delText>
        </w:r>
        <w:r>
          <w:rPr>
            <w:spacing w:val="-4"/>
          </w:rPr>
          <w:delText xml:space="preserve"> </w:delText>
        </w:r>
        <w:r>
          <w:rPr>
            <w:spacing w:val="-6"/>
          </w:rPr>
          <w:delText>supplementary</w:delText>
        </w:r>
      </w:del>
      <w:ins w:id="1984" w:author="Hughes, Anna E" w:date="2023-06-19T12:41:00Z">
        <w:r w:rsidR="00C14774">
          <w:rPr>
            <w:rFonts w:ascii="Times New Roman"/>
            <w:i/>
            <w:spacing w:val="-2"/>
            <w:sz w:val="24"/>
          </w:rPr>
          <w:t>Supplementary</w:t>
        </w:r>
      </w:ins>
    </w:p>
    <w:p w:rsidR="00701245" w:rsidRDefault="00F7725C">
      <w:pPr>
        <w:spacing w:before="8"/>
        <w:ind w:left="107"/>
        <w:rPr>
          <w:del w:id="1985" w:author="Hughes, Anna E" w:date="2023-06-19T12:41:00Z"/>
          <w:sz w:val="24"/>
        </w:rPr>
      </w:pPr>
      <w:del w:id="1986" w:author="Hughes, Anna E" w:date="2023-06-19T12:41:00Z">
        <w:r>
          <w:rPr>
            <w:rFonts w:ascii="Trebuchet MS"/>
            <w:sz w:val="12"/>
          </w:rPr>
          <w:delText>571</w:delText>
        </w:r>
        <w:r>
          <w:rPr>
            <w:rFonts w:ascii="Trebuchet MS"/>
            <w:spacing w:val="62"/>
            <w:sz w:val="12"/>
          </w:rPr>
          <w:delText xml:space="preserve">  </w:delText>
        </w:r>
        <w:r>
          <w:rPr>
            <w:spacing w:val="-2"/>
            <w:sz w:val="24"/>
          </w:rPr>
          <w:delText>materials.</w:delText>
        </w:r>
      </w:del>
    </w:p>
    <w:p w:rsidR="00485016" w:rsidRDefault="00F7725C">
      <w:pPr>
        <w:spacing w:before="8"/>
        <w:ind w:left="227"/>
        <w:rPr>
          <w:ins w:id="1987" w:author="Hughes, Anna E" w:date="2023-06-19T12:41:00Z"/>
          <w:sz w:val="24"/>
        </w:rPr>
      </w:pPr>
      <w:del w:id="1988" w:author="Hughes, Anna E" w:date="2023-06-19T12:41:00Z">
        <w:r>
          <w:rPr>
            <w:rFonts w:ascii="Trebuchet MS"/>
            <w:spacing w:val="-5"/>
            <w:sz w:val="12"/>
          </w:rPr>
          <w:delText>572</w:delText>
        </w:r>
      </w:del>
      <w:ins w:id="1989" w:author="Hughes, Anna E" w:date="2023-06-19T12:41:00Z">
        <w:r w:rsidR="00C14774">
          <w:rPr>
            <w:rFonts w:ascii="Trebuchet MS"/>
            <w:sz w:val="12"/>
          </w:rPr>
          <w:t>577</w:t>
        </w:r>
        <w:r w:rsidR="00C14774">
          <w:rPr>
            <w:rFonts w:ascii="Trebuchet MS"/>
            <w:spacing w:val="58"/>
            <w:sz w:val="12"/>
          </w:rPr>
          <w:t xml:space="preserve">  </w:t>
        </w:r>
        <w:r w:rsidR="00C14774">
          <w:rPr>
            <w:rFonts w:ascii="Times New Roman"/>
            <w:i/>
            <w:sz w:val="24"/>
          </w:rPr>
          <w:t>Materials</w:t>
        </w:r>
        <w:r w:rsidR="00C14774">
          <w:rPr>
            <w:rFonts w:ascii="Times New Roman"/>
            <w:i/>
            <w:spacing w:val="-4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-</w:t>
        </w:r>
        <w:r w:rsidR="00C14774">
          <w:rPr>
            <w:rFonts w:ascii="Times New Roman"/>
            <w:i/>
            <w:spacing w:val="-4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Planned</w:t>
        </w:r>
        <w:r w:rsidR="00C14774">
          <w:rPr>
            <w:rFonts w:ascii="Times New Roman"/>
            <w:i/>
            <w:spacing w:val="-4"/>
            <w:sz w:val="24"/>
          </w:rPr>
          <w:t xml:space="preserve"> </w:t>
        </w:r>
        <w:r w:rsidR="00C14774">
          <w:rPr>
            <w:rFonts w:ascii="Times New Roman"/>
            <w:i/>
            <w:spacing w:val="-2"/>
            <w:sz w:val="24"/>
          </w:rPr>
          <w:t>Explorations</w:t>
        </w:r>
        <w:r w:rsidR="00C14774">
          <w:rPr>
            <w:spacing w:val="-2"/>
            <w:sz w:val="24"/>
          </w:rPr>
          <w:t>.</w:t>
        </w:r>
      </w:ins>
    </w:p>
    <w:p w:rsidR="00485016" w:rsidRDefault="00C14774">
      <w:pPr>
        <w:pStyle w:val="BodyText"/>
        <w:tabs>
          <w:tab w:val="left" w:pos="968"/>
        </w:tabs>
        <w:pPrChange w:id="1990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ins w:id="1991" w:author="Hughes, Anna E" w:date="2023-06-19T12:41:00Z">
        <w:r>
          <w:rPr>
            <w:rFonts w:ascii="Trebuchet MS"/>
            <w:spacing w:val="-5"/>
            <w:sz w:val="12"/>
          </w:rPr>
          <w:t>578</w:t>
        </w:r>
      </w:ins>
      <w:r>
        <w:rPr>
          <w:rFonts w:ascii="Trebuchet MS"/>
          <w:sz w:val="12"/>
        </w:rPr>
        <w:tab/>
      </w:r>
      <w:r>
        <w:rPr>
          <w:spacing w:val="-6"/>
        </w:rPr>
        <w:t>After</w:t>
      </w:r>
      <w:r>
        <w:rPr>
          <w:spacing w:val="-7"/>
        </w:rPr>
        <w:t xml:space="preserve"> </w:t>
      </w:r>
      <w:r>
        <w:rPr>
          <w:spacing w:val="-6"/>
        </w:rPr>
        <w:t>obtaining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that</w:t>
      </w:r>
      <w:r>
        <w:rPr>
          <w:spacing w:val="-7"/>
        </w:rPr>
        <w:t xml:space="preserve"> </w:t>
      </w:r>
      <w:r>
        <w:rPr>
          <w:spacing w:val="-6"/>
        </w:rPr>
        <w:t>passed</w:t>
      </w:r>
      <w:r>
        <w:rPr>
          <w:spacing w:val="-7"/>
        </w:rPr>
        <w:t xml:space="preserve"> </w:t>
      </w:r>
      <w:r>
        <w:rPr>
          <w:spacing w:val="-6"/>
        </w:rPr>
        <w:t>all convergence</w:t>
      </w:r>
      <w:r>
        <w:rPr>
          <w:spacing w:val="-7"/>
        </w:rPr>
        <w:t xml:space="preserve"> </w:t>
      </w:r>
      <w:r>
        <w:rPr>
          <w:spacing w:val="-6"/>
        </w:rPr>
        <w:t>checks,</w:t>
      </w:r>
      <w:r>
        <w:rPr>
          <w:spacing w:val="-7"/>
        </w:rPr>
        <w:t xml:space="preserve"> </w:t>
      </w:r>
      <w:r>
        <w:rPr>
          <w:spacing w:val="-6"/>
        </w:rPr>
        <w:t>we examined</w:t>
      </w:r>
      <w:r>
        <w:rPr>
          <w:spacing w:val="-7"/>
        </w:rPr>
        <w:t xml:space="preserve"> </w:t>
      </w:r>
      <w:r>
        <w:rPr>
          <w:spacing w:val="-6"/>
        </w:rPr>
        <w:t>the</w:t>
      </w:r>
    </w:p>
    <w:p w:rsidR="00485016" w:rsidRDefault="00F7725C">
      <w:pPr>
        <w:pStyle w:val="BodyText"/>
        <w:spacing w:before="8"/>
        <w:pPrChange w:id="1992" w:author="Hughes, Anna E" w:date="2023-06-19T12:41:00Z">
          <w:pPr>
            <w:pStyle w:val="BodyText"/>
          </w:pPr>
        </w:pPrChange>
      </w:pPr>
      <w:del w:id="1993" w:author="Hughes, Anna E" w:date="2023-06-19T12:41:00Z">
        <w:r>
          <w:rPr>
            <w:rFonts w:ascii="Trebuchet MS"/>
            <w:spacing w:val="-2"/>
            <w:sz w:val="12"/>
          </w:rPr>
          <w:delText>573</w:delText>
        </w:r>
      </w:del>
      <w:ins w:id="1994" w:author="Hughes, Anna E" w:date="2023-06-19T12:41:00Z">
        <w:r w:rsidR="00C14774">
          <w:rPr>
            <w:rFonts w:ascii="Trebuchet MS"/>
            <w:spacing w:val="-2"/>
            <w:sz w:val="12"/>
          </w:rPr>
          <w:t>579</w:t>
        </w:r>
      </w:ins>
      <w:r w:rsidR="00C14774">
        <w:rPr>
          <w:rFonts w:ascii="Trebuchet MS"/>
          <w:spacing w:val="76"/>
          <w:w w:val="150"/>
          <w:sz w:val="12"/>
          <w:rPrChange w:id="1995" w:author="Hughes, Anna E" w:date="2023-06-19T12:41:00Z">
            <w:rPr>
              <w:rFonts w:ascii="Trebuchet MS"/>
              <w:spacing w:val="77"/>
              <w:w w:val="150"/>
              <w:sz w:val="12"/>
            </w:rPr>
          </w:rPrChange>
        </w:rPr>
        <w:t xml:space="preserve"> </w:t>
      </w:r>
      <w:r w:rsidR="00C14774">
        <w:rPr>
          <w:spacing w:val="-2"/>
        </w:rPr>
        <w:t>posterior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distribution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for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5"/>
          <w:rPrChange w:id="1996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2"/>
        </w:rPr>
        <w:t>effect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of</w:t>
      </w:r>
      <w:r w:rsidR="00C14774">
        <w:rPr>
          <w:spacing w:val="6"/>
        </w:rPr>
        <w:t xml:space="preserve"> </w:t>
      </w:r>
      <w:r w:rsidR="00C14774">
        <w:rPr>
          <w:rFonts w:ascii="Times New Roman"/>
          <w:i/>
          <w:spacing w:val="-2"/>
        </w:rPr>
        <w:t>ring</w:t>
      </w:r>
      <w:r w:rsidR="00C14774">
        <w:rPr>
          <w:spacing w:val="-2"/>
        </w:rPr>
        <w:t>.</w:t>
      </w:r>
      <w:r w:rsidR="00C14774">
        <w:rPr>
          <w:spacing w:val="56"/>
        </w:rPr>
        <w:t xml:space="preserve"> </w:t>
      </w:r>
      <w:r w:rsidR="00C14774">
        <w:rPr>
          <w:spacing w:val="-2"/>
        </w:rPr>
        <w:t>Figure</w:t>
      </w:r>
      <w:r w:rsidR="00C14774">
        <w:rPr>
          <w:spacing w:val="6"/>
        </w:rPr>
        <w:t xml:space="preserve"> </w:t>
      </w:r>
      <w:del w:id="1997" w:author="Hughes, Anna E" w:date="2023-06-19T12:41:00Z">
        <w:r w:rsidR="00FE7979">
          <w:fldChar w:fldCharType="begin"/>
        </w:r>
        <w:r w:rsidR="00FE7979">
          <w:delInstrText xml:space="preserve"> HYPERLINK \l "_bookmark19" </w:delInstrText>
        </w:r>
        <w:r w:rsidR="00FE7979">
          <w:fldChar w:fldCharType="separate"/>
        </w:r>
        <w:r>
          <w:rPr>
            <w:spacing w:val="-2"/>
          </w:rPr>
          <w:delText>6</w:delText>
        </w:r>
        <w:r w:rsidR="00FE7979">
          <w:rPr>
            <w:spacing w:val="-2"/>
          </w:rPr>
          <w:fldChar w:fldCharType="end"/>
        </w:r>
      </w:del>
      <w:ins w:id="1998" w:author="Hughes, Anna E" w:date="2023-06-19T12:41:00Z">
        <w:r w:rsidR="00FE7979">
          <w:fldChar w:fldCharType="begin"/>
        </w:r>
        <w:r w:rsidR="00FE7979">
          <w:instrText xml:space="preserve"> HYPERLINK \l "_bookmark20" </w:instrText>
        </w:r>
        <w:r w:rsidR="00FE7979">
          <w:fldChar w:fldCharType="separate"/>
        </w:r>
        <w:r w:rsidR="00C14774">
          <w:rPr>
            <w:spacing w:val="-2"/>
          </w:rPr>
          <w:t>6</w:t>
        </w:r>
        <w:r w:rsidR="00FE7979">
          <w:rPr>
            <w:spacing w:val="-2"/>
          </w:rPr>
          <w:fldChar w:fldCharType="end"/>
        </w:r>
      </w:ins>
      <w:r w:rsidR="00C14774">
        <w:rPr>
          <w:spacing w:val="6"/>
        </w:rPr>
        <w:t xml:space="preserve"> </w:t>
      </w:r>
      <w:r w:rsidR="00C14774">
        <w:rPr>
          <w:spacing w:val="-2"/>
        </w:rPr>
        <w:t>paints</w:t>
      </w:r>
      <w:r w:rsidR="00C14774">
        <w:rPr>
          <w:spacing w:val="5"/>
          <w:rPrChange w:id="1999" w:author="Hughes, Anna E" w:date="2023-06-19T12:41:00Z">
            <w:rPr>
              <w:spacing w:val="7"/>
            </w:rPr>
          </w:rPrChange>
        </w:rPr>
        <w:t xml:space="preserve"> </w:t>
      </w:r>
      <w:r w:rsidR="00C14774">
        <w:rPr>
          <w:spacing w:val="-2"/>
        </w:rPr>
        <w:t>an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interesting</w:t>
      </w:r>
      <w:r w:rsidR="00C14774">
        <w:rPr>
          <w:spacing w:val="6"/>
        </w:rPr>
        <w:t xml:space="preserve"> </w:t>
      </w:r>
      <w:r w:rsidR="00C14774">
        <w:rPr>
          <w:spacing w:val="-5"/>
        </w:rPr>
        <w:t>and</w:t>
      </w:r>
    </w:p>
    <w:p w:rsidR="00485016" w:rsidRDefault="00F7725C">
      <w:pPr>
        <w:pStyle w:val="BodyText"/>
        <w:pPrChange w:id="2000" w:author="Hughes, Anna E" w:date="2023-06-19T12:41:00Z">
          <w:pPr>
            <w:pStyle w:val="BodyText"/>
            <w:spacing w:before="8"/>
          </w:pPr>
        </w:pPrChange>
      </w:pPr>
      <w:del w:id="2001" w:author="Hughes, Anna E" w:date="2023-06-19T12:41:00Z">
        <w:r>
          <w:rPr>
            <w:rFonts w:ascii="Trebuchet MS"/>
            <w:spacing w:val="-2"/>
            <w:sz w:val="12"/>
          </w:rPr>
          <w:delText>574</w:delText>
        </w:r>
      </w:del>
      <w:ins w:id="2002" w:author="Hughes, Anna E" w:date="2023-06-19T12:41:00Z">
        <w:r w:rsidR="00C14774">
          <w:rPr>
            <w:rFonts w:ascii="Trebuchet MS"/>
            <w:spacing w:val="-2"/>
            <w:sz w:val="12"/>
          </w:rPr>
          <w:t>580</w:t>
        </w:r>
      </w:ins>
      <w:r w:rsidR="00C14774">
        <w:rPr>
          <w:rFonts w:ascii="Trebuchet MS"/>
          <w:spacing w:val="77"/>
          <w:w w:val="150"/>
          <w:sz w:val="12"/>
        </w:rPr>
        <w:t xml:space="preserve"> </w:t>
      </w:r>
      <w:r w:rsidR="00C14774">
        <w:rPr>
          <w:spacing w:val="-2"/>
        </w:rPr>
        <w:t>complex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picture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in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which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some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features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(e.g.</w:t>
      </w:r>
      <w:r w:rsidR="00C14774">
        <w:rPr>
          <w:spacing w:val="52"/>
        </w:rPr>
        <w:t xml:space="preserve"> </w:t>
      </w:r>
      <w:r w:rsidR="00C14774">
        <w:rPr>
          <w:spacing w:val="-2"/>
        </w:rPr>
        <w:t>some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colours,</w:t>
      </w:r>
      <w:r w:rsidR="00C14774">
        <w:rPr>
          <w:spacing w:val="9"/>
        </w:rPr>
        <w:t xml:space="preserve"> </w:t>
      </w:r>
      <w:r w:rsidR="00C14774">
        <w:rPr>
          <w:spacing w:val="-2"/>
        </w:rPr>
        <w:t>particularly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those</w:t>
      </w:r>
    </w:p>
    <w:p w:rsidR="00485016" w:rsidRDefault="00F7725C">
      <w:pPr>
        <w:pStyle w:val="BodyText"/>
        <w:spacing w:before="8"/>
        <w:pPrChange w:id="2003" w:author="Hughes, Anna E" w:date="2023-06-19T12:41:00Z">
          <w:pPr>
            <w:pStyle w:val="BodyText"/>
          </w:pPr>
        </w:pPrChange>
      </w:pPr>
      <w:del w:id="2004" w:author="Hughes, Anna E" w:date="2023-06-19T12:41:00Z">
        <w:r>
          <w:rPr>
            <w:rFonts w:ascii="Trebuchet MS" w:hAnsi="Trebuchet MS"/>
            <w:spacing w:val="-6"/>
            <w:sz w:val="12"/>
          </w:rPr>
          <w:delText>575</w:delText>
        </w:r>
      </w:del>
      <w:ins w:id="2005" w:author="Hughes, Anna E" w:date="2023-06-19T12:41:00Z">
        <w:r w:rsidR="00C14774">
          <w:rPr>
            <w:rFonts w:ascii="Trebuchet MS" w:hAnsi="Trebuchet MS"/>
            <w:spacing w:val="-6"/>
            <w:sz w:val="12"/>
          </w:rPr>
          <w:t>581</w:t>
        </w:r>
      </w:ins>
      <w:r w:rsidR="00C14774">
        <w:rPr>
          <w:rFonts w:ascii="Trebuchet MS" w:hAnsi="Trebuchet MS"/>
          <w:spacing w:val="39"/>
          <w:sz w:val="12"/>
        </w:rPr>
        <w:t xml:space="preserve">  </w:t>
      </w:r>
      <w:r w:rsidR="00C14774">
        <w:rPr>
          <w:spacing w:val="-6"/>
        </w:rPr>
        <w:t>that</w:t>
      </w:r>
      <w:r w:rsidR="00C14774">
        <w:t xml:space="preserve"> </w:t>
      </w:r>
      <w:r w:rsidR="00C14774">
        <w:rPr>
          <w:spacing w:val="-6"/>
        </w:rPr>
        <w:t>are</w:t>
      </w:r>
      <w:r w:rsidR="00C14774">
        <w:t xml:space="preserve"> </w:t>
      </w:r>
      <w:r w:rsidR="00C14774">
        <w:rPr>
          <w:spacing w:val="-6"/>
        </w:rPr>
        <w:t>more</w:t>
      </w:r>
      <w:r w:rsidR="00C14774">
        <w:t xml:space="preserve"> </w:t>
      </w:r>
      <w:r w:rsidR="00C14774">
        <w:rPr>
          <w:spacing w:val="-6"/>
        </w:rPr>
        <w:t>distinct</w:t>
      </w:r>
      <w:r w:rsidR="00C14774">
        <w:t xml:space="preserve"> </w:t>
      </w:r>
      <w:r w:rsidR="00C14774">
        <w:rPr>
          <w:spacing w:val="-6"/>
        </w:rPr>
        <w:t>from</w:t>
      </w:r>
      <w:r w:rsidR="00C14774">
        <w:t xml:space="preserve"> </w:t>
      </w:r>
      <w:r w:rsidR="00C14774">
        <w:rPr>
          <w:spacing w:val="-6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target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colour)</w:t>
      </w:r>
      <w:r w:rsidR="00C14774">
        <w:t xml:space="preserve"> </w:t>
      </w:r>
      <w:r w:rsidR="00C14774">
        <w:rPr>
          <w:spacing w:val="-6"/>
        </w:rPr>
        <w:t>are</w:t>
      </w:r>
      <w:r w:rsidR="00C14774">
        <w:t xml:space="preserve"> </w:t>
      </w:r>
      <w:r w:rsidR="00C14774">
        <w:rPr>
          <w:spacing w:val="-6"/>
        </w:rPr>
        <w:t>clearly</w:t>
      </w:r>
      <w:r w:rsidR="00C14774">
        <w:t xml:space="preserve"> </w:t>
      </w:r>
      <w:r w:rsidR="00C14774">
        <w:rPr>
          <w:spacing w:val="-6"/>
        </w:rPr>
        <w:t>leading</w:t>
      </w:r>
      <w:r w:rsidR="00C14774">
        <w:t xml:space="preserve"> </w:t>
      </w:r>
      <w:r w:rsidR="00C14774">
        <w:rPr>
          <w:spacing w:val="-6"/>
        </w:rPr>
        <w:t>to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‘pre-attentive</w:t>
      </w:r>
    </w:p>
    <w:p w:rsidR="00485016" w:rsidRDefault="00F7725C">
      <w:pPr>
        <w:pStyle w:val="BodyText"/>
        <w:pPrChange w:id="2006" w:author="Hughes, Anna E" w:date="2023-06-19T12:41:00Z">
          <w:pPr>
            <w:pStyle w:val="BodyText"/>
            <w:spacing w:before="8"/>
          </w:pPr>
        </w:pPrChange>
      </w:pPr>
      <w:del w:id="2007" w:author="Hughes, Anna E" w:date="2023-06-19T12:41:00Z">
        <w:r>
          <w:rPr>
            <w:rFonts w:ascii="Trebuchet MS" w:hAnsi="Trebuchet MS"/>
            <w:w w:val="90"/>
            <w:sz w:val="12"/>
          </w:rPr>
          <w:delText>576</w:delText>
        </w:r>
      </w:del>
      <w:ins w:id="2008" w:author="Hughes, Anna E" w:date="2023-06-19T12:41:00Z">
        <w:r w:rsidR="00C14774">
          <w:rPr>
            <w:rFonts w:ascii="Trebuchet MS" w:hAnsi="Trebuchet MS"/>
            <w:w w:val="90"/>
            <w:sz w:val="12"/>
          </w:rPr>
          <w:t>582</w:t>
        </w:r>
      </w:ins>
      <w:r w:rsidR="00C14774">
        <w:rPr>
          <w:rFonts w:ascii="Trebuchet MS" w:hAnsi="Trebuchet MS"/>
          <w:spacing w:val="72"/>
          <w:sz w:val="12"/>
        </w:rPr>
        <w:t xml:space="preserve">  </w:t>
      </w:r>
      <w:r w:rsidR="00C14774">
        <w:rPr>
          <w:w w:val="90"/>
        </w:rPr>
        <w:t>search‘</w:t>
      </w:r>
      <w:r w:rsidR="00C14774">
        <w:rPr>
          <w:spacing w:val="8"/>
        </w:rPr>
        <w:t xml:space="preserve"> </w:t>
      </w:r>
      <w:r w:rsidR="00C14774">
        <w:rPr>
          <w:w w:val="90"/>
        </w:rPr>
        <w:t>in</w:t>
      </w:r>
      <w:r w:rsidR="00C14774">
        <w:rPr>
          <w:spacing w:val="7"/>
        </w:rPr>
        <w:t xml:space="preserve"> </w:t>
      </w:r>
      <w:r w:rsidR="00C14774">
        <w:rPr>
          <w:w w:val="90"/>
        </w:rPr>
        <w:t>which</w:t>
      </w:r>
      <w:r w:rsidR="00C14774">
        <w:rPr>
          <w:spacing w:val="7"/>
        </w:rPr>
        <w:t xml:space="preserve"> </w:t>
      </w:r>
      <w:r w:rsidR="00C14774">
        <w:rPr>
          <w:w w:val="90"/>
        </w:rPr>
        <w:t>response</w:t>
      </w:r>
      <w:r w:rsidR="00C14774">
        <w:rPr>
          <w:spacing w:val="8"/>
        </w:rPr>
        <w:t xml:space="preserve"> </w:t>
      </w:r>
      <w:r w:rsidR="00C14774">
        <w:rPr>
          <w:w w:val="90"/>
        </w:rPr>
        <w:t>times</w:t>
      </w:r>
      <w:r w:rsidR="00C14774">
        <w:rPr>
          <w:spacing w:val="6"/>
        </w:rPr>
        <w:t xml:space="preserve"> </w:t>
      </w:r>
      <w:r w:rsidR="00C14774">
        <w:rPr>
          <w:w w:val="90"/>
        </w:rPr>
        <w:t>are</w:t>
      </w:r>
      <w:r w:rsidR="00C14774">
        <w:rPr>
          <w:spacing w:val="7"/>
        </w:rPr>
        <w:t xml:space="preserve"> </w:t>
      </w:r>
      <w:r w:rsidR="00C14774">
        <w:rPr>
          <w:w w:val="90"/>
        </w:rPr>
        <w:t>unaffected</w:t>
      </w:r>
      <w:r w:rsidR="00C14774">
        <w:rPr>
          <w:spacing w:val="8"/>
        </w:rPr>
        <w:t xml:space="preserve"> </w:t>
      </w:r>
      <w:r w:rsidR="00C14774">
        <w:rPr>
          <w:w w:val="90"/>
        </w:rPr>
        <w:t>by</w:t>
      </w:r>
      <w:r w:rsidR="00C14774">
        <w:rPr>
          <w:spacing w:val="6"/>
        </w:rPr>
        <w:t xml:space="preserve"> </w:t>
      </w:r>
      <w:r w:rsidR="00C14774">
        <w:rPr>
          <w:w w:val="90"/>
        </w:rPr>
        <w:t>either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</w:t>
      </w:r>
      <w:r w:rsidR="00C14774">
        <w:rPr>
          <w:spacing w:val="7"/>
        </w:rPr>
        <w:t xml:space="preserve"> </w:t>
      </w:r>
      <w:r w:rsidR="00C14774">
        <w:rPr>
          <w:w w:val="90"/>
        </w:rPr>
        <w:t>number</w:t>
      </w:r>
      <w:r w:rsidR="00C14774">
        <w:rPr>
          <w:spacing w:val="7"/>
        </w:rPr>
        <w:t xml:space="preserve"> </w:t>
      </w:r>
      <w:r w:rsidR="00C14774">
        <w:rPr>
          <w:w w:val="90"/>
        </w:rPr>
        <w:t>of</w:t>
      </w:r>
      <w:r w:rsidR="00C14774">
        <w:rPr>
          <w:spacing w:val="7"/>
        </w:rPr>
        <w:t xml:space="preserve"> </w:t>
      </w:r>
      <w:r w:rsidR="00C14774">
        <w:rPr>
          <w:spacing w:val="-2"/>
          <w:w w:val="90"/>
        </w:rPr>
        <w:t>distractors</w:t>
      </w:r>
    </w:p>
    <w:p w:rsidR="00485016" w:rsidRDefault="00F7725C">
      <w:pPr>
        <w:pStyle w:val="BodyText"/>
        <w:spacing w:before="8"/>
        <w:pPrChange w:id="2009" w:author="Hughes, Anna E" w:date="2023-06-19T12:41:00Z">
          <w:pPr>
            <w:pStyle w:val="BodyText"/>
          </w:pPr>
        </w:pPrChange>
      </w:pPr>
      <w:del w:id="2010" w:author="Hughes, Anna E" w:date="2023-06-19T12:41:00Z">
        <w:r>
          <w:rPr>
            <w:rFonts w:ascii="Trebuchet MS"/>
            <w:spacing w:val="-4"/>
            <w:sz w:val="12"/>
          </w:rPr>
          <w:delText>577</w:delText>
        </w:r>
      </w:del>
      <w:ins w:id="2011" w:author="Hughes, Anna E" w:date="2023-06-19T12:41:00Z">
        <w:r w:rsidR="00C14774">
          <w:rPr>
            <w:rFonts w:ascii="Trebuchet MS"/>
            <w:spacing w:val="-4"/>
            <w:sz w:val="12"/>
          </w:rPr>
          <w:t>583</w:t>
        </w:r>
      </w:ins>
      <w:r w:rsidR="00C14774">
        <w:rPr>
          <w:rFonts w:ascii="Trebuchet MS"/>
          <w:spacing w:val="30"/>
          <w:sz w:val="12"/>
        </w:rPr>
        <w:t xml:space="preserve">  </w:t>
      </w:r>
      <w:r w:rsidR="00C14774">
        <w:rPr>
          <w:spacing w:val="-4"/>
        </w:rPr>
        <w:t>or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target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eccentricity.</w:t>
      </w:r>
      <w:r w:rsidR="00C14774">
        <w:rPr>
          <w:spacing w:val="43"/>
        </w:rPr>
        <w:t xml:space="preserve"> </w:t>
      </w:r>
      <w:r w:rsidR="00C14774">
        <w:rPr>
          <w:spacing w:val="-4"/>
        </w:rPr>
        <w:t>However,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shape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features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seem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be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strongly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affected</w:t>
      </w:r>
      <w:r w:rsidR="00C14774">
        <w:rPr>
          <w:spacing w:val="2"/>
        </w:rPr>
        <w:t xml:space="preserve"> </w:t>
      </w:r>
      <w:r w:rsidR="00C14774">
        <w:rPr>
          <w:spacing w:val="-5"/>
        </w:rPr>
        <w:t>by</w:t>
      </w:r>
    </w:p>
    <w:p w:rsidR="00485016" w:rsidRDefault="00F7725C">
      <w:pPr>
        <w:pStyle w:val="BodyText"/>
        <w:spacing w:before="8"/>
        <w:pPrChange w:id="2012" w:author="Hughes, Anna E" w:date="2023-06-19T12:41:00Z">
          <w:pPr>
            <w:pStyle w:val="BodyText"/>
            <w:spacing w:before="8" w:line="279" w:lineRule="exact"/>
          </w:pPr>
        </w:pPrChange>
      </w:pPr>
      <w:del w:id="2013" w:author="Hughes, Anna E" w:date="2023-06-19T12:41:00Z">
        <w:r>
          <w:rPr>
            <w:rFonts w:ascii="Trebuchet MS"/>
            <w:w w:val="90"/>
            <w:sz w:val="12"/>
          </w:rPr>
          <w:delText>578</w:delText>
        </w:r>
      </w:del>
      <w:ins w:id="2014" w:author="Hughes, Anna E" w:date="2023-06-19T12:41:00Z">
        <w:r w:rsidR="00C14774">
          <w:rPr>
            <w:rFonts w:ascii="Trebuchet MS"/>
            <w:w w:val="90"/>
            <w:sz w:val="12"/>
          </w:rPr>
          <w:t>584</w:t>
        </w:r>
      </w:ins>
      <w:r w:rsidR="00C14774">
        <w:rPr>
          <w:rFonts w:ascii="Trebuchet MS"/>
          <w:spacing w:val="67"/>
          <w:sz w:val="12"/>
        </w:rPr>
        <w:t xml:space="preserve">  </w:t>
      </w:r>
      <w:r w:rsidR="00C14774">
        <w:rPr>
          <w:w w:val="90"/>
        </w:rPr>
        <w:t>eccentricity,</w:t>
      </w:r>
      <w:r w:rsidR="00C14774">
        <w:rPr>
          <w:spacing w:val="8"/>
        </w:rPr>
        <w:t xml:space="preserve"> </w:t>
      </w:r>
      <w:r w:rsidR="00C14774">
        <w:rPr>
          <w:w w:val="90"/>
        </w:rPr>
        <w:t>particularly</w:t>
      </w:r>
      <w:r w:rsidR="00C14774">
        <w:rPr>
          <w:spacing w:val="9"/>
        </w:rPr>
        <w:t xml:space="preserve"> </w:t>
      </w:r>
      <w:r w:rsidR="00C14774">
        <w:rPr>
          <w:w w:val="90"/>
        </w:rPr>
        <w:t>when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there</w:t>
      </w:r>
      <w:r w:rsidR="00C14774">
        <w:rPr>
          <w:spacing w:val="9"/>
        </w:rPr>
        <w:t xml:space="preserve"> </w:t>
      </w:r>
      <w:r w:rsidR="00C14774">
        <w:rPr>
          <w:w w:val="90"/>
        </w:rPr>
        <w:t>are</w:t>
      </w:r>
      <w:r w:rsidR="00C14774">
        <w:rPr>
          <w:spacing w:val="8"/>
        </w:rPr>
        <w:t xml:space="preserve"> </w:t>
      </w:r>
      <w:r w:rsidR="00C14774">
        <w:rPr>
          <w:w w:val="90"/>
        </w:rPr>
        <w:t>multiple</w:t>
      </w:r>
      <w:r w:rsidR="00C14774">
        <w:rPr>
          <w:spacing w:val="9"/>
        </w:rPr>
        <w:t xml:space="preserve"> </w:t>
      </w:r>
      <w:r w:rsidR="00C14774">
        <w:rPr>
          <w:w w:val="90"/>
        </w:rPr>
        <w:t>distractors</w:t>
      </w:r>
      <w:r w:rsidR="00C14774">
        <w:rPr>
          <w:spacing w:val="9"/>
        </w:rPr>
        <w:t xml:space="preserve"> </w:t>
      </w:r>
      <w:r w:rsidR="00C14774">
        <w:rPr>
          <w:w w:val="90"/>
        </w:rPr>
        <w:t>in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</w:t>
      </w:r>
      <w:r w:rsidR="00C14774">
        <w:rPr>
          <w:spacing w:val="9"/>
        </w:rPr>
        <w:t xml:space="preserve"> </w:t>
      </w:r>
      <w:r w:rsidR="00C14774">
        <w:rPr>
          <w:spacing w:val="-2"/>
          <w:w w:val="90"/>
        </w:rPr>
        <w:t>stimulus.</w:t>
      </w:r>
    </w:p>
    <w:p w:rsidR="00701245" w:rsidRDefault="00F7725C">
      <w:pPr>
        <w:tabs>
          <w:tab w:val="left" w:pos="848"/>
        </w:tabs>
        <w:spacing w:line="292" w:lineRule="exact"/>
        <w:ind w:left="107"/>
        <w:rPr>
          <w:del w:id="2015" w:author="Hughes, Anna E" w:date="2023-06-19T12:41:00Z"/>
          <w:sz w:val="24"/>
        </w:rPr>
      </w:pPr>
      <w:del w:id="2016" w:author="Hughes, Anna E" w:date="2023-06-19T12:41:00Z">
        <w:r>
          <w:rPr>
            <w:rFonts w:ascii="Trebuchet MS"/>
            <w:spacing w:val="-5"/>
            <w:sz w:val="12"/>
          </w:rPr>
          <w:delText>579</w:delTex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delText>We</w:delText>
        </w:r>
        <w:r>
          <w:rPr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can</w:delText>
        </w:r>
        <w:r>
          <w:rPr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now</w:delText>
        </w:r>
        <w:r>
          <w:rPr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compute</w:delText>
        </w:r>
        <w:r>
          <w:rPr>
            <w:spacing w:val="3"/>
            <w:sz w:val="24"/>
          </w:rPr>
          <w:delText xml:space="preserve"> </w:delText>
        </w:r>
        <w:r>
          <w:rPr>
            <w:spacing w:val="-2"/>
            <w:sz w:val="24"/>
          </w:rPr>
          <w:delText>our</w:delText>
        </w:r>
        <w:r>
          <w:rPr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predictions</w:delText>
        </w:r>
        <w:r>
          <w:rPr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(</w:delText>
        </w:r>
        <w:r>
          <w:rPr>
            <w:rFonts w:ascii="Times New Roman"/>
            <w:i/>
            <w:spacing w:val="-2"/>
            <w:sz w:val="24"/>
          </w:rPr>
          <w:delText>D</w:delText>
        </w:r>
        <w:r>
          <w:rPr>
            <w:rFonts w:ascii="Times New Roman"/>
            <w:i/>
            <w:spacing w:val="-2"/>
            <w:sz w:val="24"/>
            <w:vertAlign w:val="subscript"/>
          </w:rPr>
          <w:delText>p</w:delText>
        </w:r>
        <w:r>
          <w:rPr>
            <w:spacing w:val="-2"/>
            <w:sz w:val="24"/>
          </w:rPr>
          <w:delText>)</w:delText>
        </w:r>
        <w:r>
          <w:rPr>
            <w:spacing w:val="3"/>
            <w:sz w:val="24"/>
          </w:rPr>
          <w:delText xml:space="preserve"> </w:delText>
        </w:r>
        <w:r>
          <w:rPr>
            <w:spacing w:val="-2"/>
            <w:sz w:val="24"/>
          </w:rPr>
          <w:delText>for</w:delText>
        </w:r>
        <w:r>
          <w:rPr>
            <w:spacing w:val="2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D</w:delText>
        </w:r>
        <w:r>
          <w:rPr>
            <w:rFonts w:ascii="Times New Roman"/>
            <w:i/>
            <w:spacing w:val="-2"/>
            <w:sz w:val="24"/>
            <w:vertAlign w:val="subscript"/>
          </w:rPr>
          <w:delText>c</w:delText>
        </w:r>
        <w:r>
          <w:rPr>
            <w:rFonts w:ascii="Verdana"/>
            <w:i/>
            <w:spacing w:val="-2"/>
            <w:sz w:val="24"/>
            <w:vertAlign w:val="subscript"/>
          </w:rPr>
          <w:delText>,</w:delText>
        </w:r>
        <w:r>
          <w:rPr>
            <w:rFonts w:ascii="Times New Roman"/>
            <w:i/>
            <w:spacing w:val="-2"/>
            <w:sz w:val="24"/>
            <w:vertAlign w:val="subscript"/>
          </w:rPr>
          <w:delText>s</w:delText>
        </w:r>
        <w:r>
          <w:rPr>
            <w:rFonts w:ascii="Times New Roman"/>
            <w:i/>
            <w:spacing w:val="2"/>
            <w:sz w:val="24"/>
          </w:rPr>
          <w:delText xml:space="preserve"> </w:delText>
        </w:r>
        <w:r>
          <w:rPr>
            <w:spacing w:val="-2"/>
            <w:sz w:val="24"/>
          </w:rPr>
          <w:delText>taking</w:delText>
        </w:r>
        <w:r>
          <w:rPr>
            <w:spacing w:val="3"/>
            <w:sz w:val="24"/>
          </w:rPr>
          <w:delText xml:space="preserve"> </w:delText>
        </w:r>
        <w:r>
          <w:rPr>
            <w:spacing w:val="-2"/>
            <w:sz w:val="24"/>
          </w:rPr>
          <w:delText>the</w:delText>
        </w:r>
        <w:r>
          <w:rPr>
            <w:spacing w:val="2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ring</w:delText>
        </w:r>
        <w:r>
          <w:rPr>
            <w:rFonts w:ascii="Times New Roman"/>
            <w:i/>
            <w:spacing w:val="-4"/>
            <w:sz w:val="24"/>
          </w:rPr>
          <w:delText xml:space="preserve"> </w:delText>
        </w:r>
        <w:r>
          <w:rPr>
            <w:spacing w:val="-2"/>
            <w:sz w:val="24"/>
          </w:rPr>
          <w:delText>into</w:delText>
        </w:r>
        <w:r>
          <w:rPr>
            <w:spacing w:val="2"/>
            <w:sz w:val="24"/>
          </w:rPr>
          <w:delText xml:space="preserve"> </w:delText>
        </w:r>
        <w:r>
          <w:rPr>
            <w:spacing w:val="-5"/>
            <w:sz w:val="24"/>
          </w:rPr>
          <w:delText>ac-</w:delText>
        </w:r>
      </w:del>
    </w:p>
    <w:p w:rsidR="00485016" w:rsidRDefault="00F7725C">
      <w:pPr>
        <w:pStyle w:val="BodyText"/>
        <w:spacing w:before="8"/>
        <w:rPr>
          <w:moveFrom w:id="2017" w:author="Hughes, Anna E" w:date="2023-06-19T12:41:00Z"/>
        </w:rPr>
        <w:pPrChange w:id="2018" w:author="Hughes, Anna E" w:date="2023-06-19T12:41:00Z">
          <w:pPr>
            <w:pStyle w:val="BodyText"/>
          </w:pPr>
        </w:pPrChange>
      </w:pPr>
      <w:del w:id="2019" w:author="Hughes, Anna E" w:date="2023-06-19T12:41:00Z">
        <w:r>
          <w:rPr>
            <w:rFonts w:ascii="Trebuchet MS"/>
            <w:spacing w:val="-2"/>
            <w:sz w:val="12"/>
          </w:rPr>
          <w:delText>580</w:delText>
        </w:r>
      </w:del>
      <w:moveFromRangeStart w:id="2020" w:author="Hughes, Anna E" w:date="2023-06-19T12:41:00Z" w:name="move138070906"/>
      <w:moveFrom w:id="2021" w:author="Hughes, Anna E" w:date="2023-06-19T12:41:00Z">
        <w:r w:rsidR="00C14774">
          <w:rPr>
            <w:rFonts w:ascii="Trebuchet MS"/>
            <w:spacing w:val="32"/>
            <w:sz w:val="12"/>
            <w:rPrChange w:id="2022" w:author="Hughes, Anna E" w:date="2023-06-19T12:41:00Z">
              <w:rPr>
                <w:rFonts w:ascii="Trebuchet MS"/>
                <w:spacing w:val="31"/>
                <w:sz w:val="12"/>
              </w:rPr>
            </w:rPrChange>
          </w:rPr>
          <w:t xml:space="preserve">  </w:t>
        </w:r>
        <w:r w:rsidR="00C14774">
          <w:rPr>
            <w:spacing w:val="-2"/>
          </w:rPr>
          <w:t>count.</w:t>
        </w:r>
        <w:r w:rsidR="00C14774">
          <w:rPr>
            <w:spacing w:val="46"/>
            <w:rPrChange w:id="2023" w:author="Hughes, Anna E" w:date="2023-06-19T12:41:00Z">
              <w:rPr>
                <w:spacing w:val="47"/>
              </w:rPr>
            </w:rPrChange>
          </w:rPr>
          <w:t xml:space="preserve"> </w:t>
        </w:r>
        <w:r w:rsidR="00C14774">
          <w:rPr>
            <w:spacing w:val="-2"/>
          </w:rPr>
          <w:t>Doing</w:t>
        </w:r>
        <w:r w:rsidR="00C14774">
          <w:rPr>
            <w:spacing w:val="4"/>
          </w:rPr>
          <w:t xml:space="preserve"> </w:t>
        </w:r>
        <w:r w:rsidR="00C14774">
          <w:rPr>
            <w:spacing w:val="-2"/>
          </w:rPr>
          <w:t>so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leads</w:t>
        </w:r>
        <w:r w:rsidR="00C14774">
          <w:rPr>
            <w:spacing w:val="4"/>
            <w:rPrChange w:id="2024" w:author="Hughes, Anna E" w:date="2023-06-19T12:41:00Z">
              <w:rPr>
                <w:spacing w:val="3"/>
              </w:rPr>
            </w:rPrChange>
          </w:rPr>
          <w:t xml:space="preserve"> </w:t>
        </w:r>
        <w:r w:rsidR="00C14774">
          <w:rPr>
            <w:spacing w:val="-2"/>
          </w:rPr>
          <w:t>us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to</w:t>
        </w:r>
        <w:r w:rsidR="00C14774">
          <w:rPr>
            <w:spacing w:val="4"/>
          </w:rPr>
          <w:t xml:space="preserve"> </w:t>
        </w:r>
        <w:r w:rsidR="00C14774">
          <w:rPr>
            <w:spacing w:val="-2"/>
          </w:rPr>
          <w:t>a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similar</w:t>
        </w:r>
        <w:r w:rsidR="00C14774">
          <w:rPr>
            <w:spacing w:val="4"/>
            <w:rPrChange w:id="2025" w:author="Hughes, Anna E" w:date="2023-06-19T12:41:00Z">
              <w:rPr>
                <w:spacing w:val="3"/>
              </w:rPr>
            </w:rPrChange>
          </w:rPr>
          <w:t xml:space="preserve"> </w:t>
        </w:r>
        <w:r w:rsidR="00C14774">
          <w:rPr>
            <w:spacing w:val="-2"/>
          </w:rPr>
          <w:t>result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as</w:t>
        </w:r>
        <w:r w:rsidR="00C14774">
          <w:rPr>
            <w:spacing w:val="4"/>
          </w:rPr>
          <w:t xml:space="preserve"> </w:t>
        </w:r>
        <w:r w:rsidR="00C14774">
          <w:rPr>
            <w:spacing w:val="-2"/>
          </w:rPr>
          <w:t>before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with</w:t>
        </w:r>
        <w:r w:rsidR="00C14774">
          <w:rPr>
            <w:spacing w:val="4"/>
            <w:rPrChange w:id="2026" w:author="Hughes, Anna E" w:date="2023-06-19T12:41:00Z">
              <w:rPr>
                <w:spacing w:val="3"/>
              </w:rPr>
            </w:rPrChange>
          </w:rPr>
          <w:t xml:space="preserve"> </w:t>
        </w:r>
        <w:r w:rsidR="00C14774">
          <w:rPr>
            <w:spacing w:val="-2"/>
          </w:rPr>
          <w:t>orthogonal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contrast</w:t>
        </w:r>
      </w:moveFrom>
    </w:p>
    <w:moveFromRangeEnd w:id="2020"/>
    <w:p w:rsidR="00701245" w:rsidRDefault="00F7725C">
      <w:pPr>
        <w:pStyle w:val="BodyText"/>
        <w:spacing w:before="8"/>
        <w:rPr>
          <w:del w:id="2027" w:author="Hughes, Anna E" w:date="2023-06-19T12:41:00Z"/>
        </w:rPr>
      </w:pPr>
      <w:del w:id="2028" w:author="Hughes, Anna E" w:date="2023-06-19T12:41:00Z">
        <w:r>
          <w:rPr>
            <w:rFonts w:ascii="Trebuchet MS"/>
            <w:spacing w:val="-6"/>
            <w:sz w:val="12"/>
          </w:rPr>
          <w:delText>581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6"/>
          </w:rPr>
          <w:delText>outperforming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best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feature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and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collinear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measures</w:delText>
        </w:r>
        <w:r>
          <w:rPr>
            <w:spacing w:val="-2"/>
          </w:rPr>
          <w:delText xml:space="preserve"> </w:delText>
        </w:r>
        <w:r>
          <w:rPr>
            <w:spacing w:val="-6"/>
          </w:rPr>
          <w:delText>in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terms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of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absolute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error</w:delText>
        </w:r>
      </w:del>
    </w:p>
    <w:p w:rsidR="00485016" w:rsidRDefault="00F7725C">
      <w:pPr>
        <w:pStyle w:val="BodyText"/>
        <w:spacing w:before="8"/>
        <w:rPr>
          <w:moveFrom w:id="2029" w:author="Hughes, Anna E" w:date="2023-06-19T12:41:00Z"/>
        </w:rPr>
      </w:pPr>
      <w:del w:id="2030" w:author="Hughes, Anna E" w:date="2023-06-19T12:41:00Z">
        <w:r>
          <w:rPr>
            <w:rFonts w:ascii="Trebuchet MS"/>
            <w:spacing w:val="-6"/>
            <w:sz w:val="12"/>
          </w:rPr>
          <w:delText>582</w:delText>
        </w:r>
      </w:del>
      <w:moveFromRangeStart w:id="2031" w:author="Hughes, Anna E" w:date="2023-06-19T12:41:00Z" w:name="move138070907"/>
      <w:moveFrom w:id="2032" w:author="Hughes, Anna E" w:date="2023-06-19T12:41:00Z">
        <w:r w:rsidR="00C14774">
          <w:rPr>
            <w:rFonts w:ascii="Trebuchet MS"/>
            <w:spacing w:val="36"/>
            <w:sz w:val="12"/>
          </w:rPr>
          <w:t xml:space="preserve">  </w:t>
        </w:r>
        <w:r w:rsidR="00C14774">
          <w:rPr>
            <w:spacing w:val="-6"/>
          </w:rPr>
          <w:t>(0.023</w:t>
        </w:r>
        <w:r w:rsidR="00C14774">
          <w:rPr>
            <w:spacing w:val="-2"/>
          </w:rPr>
          <w:t xml:space="preserve"> </w:t>
        </w:r>
        <w:r w:rsidR="00C14774">
          <w:rPr>
            <w:spacing w:val="-6"/>
          </w:rPr>
          <w:t>compared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to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0.025</w:t>
        </w:r>
        <w:r w:rsidR="00C14774">
          <w:rPr>
            <w:spacing w:val="-2"/>
          </w:rPr>
          <w:t xml:space="preserve"> </w:t>
        </w:r>
        <w:r w:rsidR="00C14774">
          <w:rPr>
            <w:spacing w:val="-6"/>
          </w:rPr>
          <w:t>(best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feature)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and</w:t>
        </w:r>
        <w:r w:rsidR="00C14774">
          <w:rPr>
            <w:spacing w:val="-2"/>
          </w:rPr>
          <w:t xml:space="preserve"> </w:t>
        </w:r>
        <w:r w:rsidR="00C14774">
          <w:rPr>
            <w:spacing w:val="-6"/>
          </w:rPr>
          <w:t>0.034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(collinear)).</w:t>
        </w:r>
        <w:r w:rsidR="00C14774">
          <w:rPr>
            <w:spacing w:val="20"/>
          </w:rPr>
          <w:t xml:space="preserve"> </w:t>
        </w:r>
        <w:r w:rsidR="00C14774">
          <w:rPr>
            <w:spacing w:val="-6"/>
          </w:rPr>
          <w:t>However,</w:t>
        </w:r>
        <w:r w:rsidR="00C14774">
          <w:rPr>
            <w:spacing w:val="-1"/>
          </w:rPr>
          <w:t xml:space="preserve"> </w:t>
        </w:r>
        <w:r w:rsidR="00C14774">
          <w:rPr>
            <w:spacing w:val="-6"/>
          </w:rPr>
          <w:t>the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re-</w:t>
        </w:r>
      </w:moveFrom>
    </w:p>
    <w:moveFromRangeEnd w:id="2031"/>
    <w:p w:rsidR="00701245" w:rsidRDefault="00F7725C">
      <w:pPr>
        <w:pStyle w:val="BodyText"/>
        <w:rPr>
          <w:del w:id="2033" w:author="Hughes, Anna E" w:date="2023-06-19T12:41:00Z"/>
        </w:rPr>
      </w:pPr>
      <w:del w:id="2034" w:author="Hughes, Anna E" w:date="2023-06-19T12:41:00Z">
        <w:r>
          <w:rPr>
            <w:rFonts w:ascii="Trebuchet MS"/>
            <w:spacing w:val="-4"/>
            <w:sz w:val="12"/>
          </w:rPr>
          <w:delText>583</w:delText>
        </w:r>
        <w:r>
          <w:rPr>
            <w:rFonts w:ascii="Trebuchet MS"/>
            <w:spacing w:val="36"/>
            <w:sz w:val="12"/>
          </w:rPr>
          <w:delText xml:space="preserve">  </w:delText>
        </w:r>
        <w:r>
          <w:rPr>
            <w:spacing w:val="-4"/>
          </w:rPr>
          <w:delText>gression</w:delText>
        </w:r>
        <w:r>
          <w:delText xml:space="preserve"> </w:delText>
        </w:r>
        <w:r>
          <w:rPr>
            <w:spacing w:val="-4"/>
          </w:rPr>
          <w:delText>slopes</w:delText>
        </w:r>
        <w:r>
          <w:delText xml:space="preserve"> </w:delText>
        </w:r>
        <w:r>
          <w:rPr>
            <w:spacing w:val="-4"/>
          </w:rPr>
          <w:delText>are</w:delText>
        </w:r>
        <w:r>
          <w:delText xml:space="preserve"> </w:delText>
        </w:r>
        <w:r>
          <w:rPr>
            <w:spacing w:val="-4"/>
          </w:rPr>
          <w:delText>all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relatively</w:delText>
        </w:r>
        <w:r>
          <w:delText xml:space="preserve"> </w:delText>
        </w:r>
        <w:r>
          <w:rPr>
            <w:spacing w:val="-4"/>
          </w:rPr>
          <w:delText>similar</w:delText>
        </w:r>
        <w:r>
          <w:delText xml:space="preserve"> </w:delText>
        </w:r>
        <w:r>
          <w:rPr>
            <w:spacing w:val="-4"/>
          </w:rPr>
          <w:delText>(0.90</w:delText>
        </w:r>
        <w:r>
          <w:delText xml:space="preserve"> </w:delText>
        </w:r>
        <w:r>
          <w:rPr>
            <w:spacing w:val="-4"/>
          </w:rPr>
          <w:delText>for</w:delText>
        </w:r>
        <w:r>
          <w:delText xml:space="preserve"> </w:delText>
        </w:r>
        <w:r>
          <w:rPr>
            <w:spacing w:val="-4"/>
          </w:rPr>
          <w:delText>best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feature,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1.58</w:delText>
        </w:r>
        <w:r>
          <w:delText xml:space="preserve"> </w:delText>
        </w:r>
        <w:r>
          <w:rPr>
            <w:spacing w:val="-4"/>
          </w:rPr>
          <w:delText>for</w:delText>
        </w:r>
        <w:r>
          <w:delText xml:space="preserve"> </w:delText>
        </w:r>
        <w:r>
          <w:rPr>
            <w:spacing w:val="-4"/>
          </w:rPr>
          <w:delText>collinear</w:delText>
        </w:r>
      </w:del>
    </w:p>
    <w:p w:rsidR="00701245" w:rsidRDefault="00F7725C">
      <w:pPr>
        <w:pStyle w:val="BodyText"/>
        <w:spacing w:before="8"/>
        <w:rPr>
          <w:del w:id="2035" w:author="Hughes, Anna E" w:date="2023-06-19T12:41:00Z"/>
        </w:rPr>
      </w:pPr>
      <w:del w:id="2036" w:author="Hughes, Anna E" w:date="2023-06-19T12:41:00Z">
        <w:r>
          <w:rPr>
            <w:rFonts w:ascii="Trebuchet MS"/>
            <w:spacing w:val="-4"/>
            <w:sz w:val="12"/>
          </w:rPr>
          <w:delText>584</w:delText>
        </w:r>
        <w:r>
          <w:rPr>
            <w:rFonts w:ascii="Trebuchet MS"/>
            <w:spacing w:val="39"/>
            <w:sz w:val="12"/>
          </w:rPr>
          <w:delText xml:space="preserve">  </w:delText>
        </w:r>
        <w:r>
          <w:rPr>
            <w:spacing w:val="-4"/>
          </w:rPr>
          <w:delText>and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1.15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for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orthogonal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contrast).</w:delText>
        </w:r>
      </w:del>
    </w:p>
    <w:p w:rsidR="00485016" w:rsidRDefault="00F7725C">
      <w:pPr>
        <w:spacing w:before="250"/>
        <w:ind w:left="227"/>
        <w:rPr>
          <w:moveFrom w:id="2037" w:author="Hughes, Anna E" w:date="2023-06-19T12:41:00Z"/>
          <w:rFonts w:ascii="Times New Roman"/>
          <w:i/>
          <w:sz w:val="24"/>
        </w:rPr>
        <w:pPrChange w:id="2038" w:author="Hughes, Anna E" w:date="2023-06-19T12:41:00Z">
          <w:pPr>
            <w:spacing w:before="250"/>
            <w:ind w:left="107"/>
          </w:pPr>
        </w:pPrChange>
      </w:pPr>
      <w:del w:id="2039" w:author="Hughes, Anna E" w:date="2023-06-19T12:41:00Z">
        <w:r>
          <w:rPr>
            <w:rFonts w:ascii="Trebuchet MS"/>
            <w:sz w:val="12"/>
          </w:rPr>
          <w:delText>585</w:delText>
        </w:r>
        <w:r>
          <w:rPr>
            <w:rFonts w:ascii="Trebuchet MS"/>
            <w:spacing w:val="147"/>
            <w:sz w:val="12"/>
          </w:rPr>
          <w:delText xml:space="preserve"> </w:delText>
        </w:r>
      </w:del>
      <w:moveFromRangeStart w:id="2040" w:author="Hughes, Anna E" w:date="2023-06-19T12:41:00Z" w:name="move138070908"/>
      <w:moveFrom w:id="2041" w:author="Hughes, Anna E" w:date="2023-06-19T12:41:00Z">
        <w:r w:rsidR="00C14774">
          <w:rPr>
            <w:rFonts w:ascii="Times New Roman"/>
            <w:i/>
            <w:sz w:val="24"/>
          </w:rPr>
          <w:t>6.3.</w:t>
        </w:r>
        <w:r w:rsidR="00C14774">
          <w:rPr>
            <w:rFonts w:ascii="Times New Roman"/>
            <w:i/>
            <w:spacing w:val="50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Predicting</w:t>
        </w:r>
        <w:r w:rsidR="00C14774">
          <w:rPr>
            <w:rFonts w:ascii="Times New Roman"/>
            <w:i/>
            <w:spacing w:val="-5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Response</w:t>
        </w:r>
        <w:r w:rsidR="00C14774">
          <w:rPr>
            <w:rFonts w:ascii="Times New Roman"/>
            <w:i/>
            <w:spacing w:val="-5"/>
            <w:sz w:val="24"/>
          </w:rPr>
          <w:t xml:space="preserve"> </w:t>
        </w:r>
        <w:r w:rsidR="00C14774">
          <w:rPr>
            <w:rFonts w:ascii="Times New Roman"/>
            <w:i/>
            <w:spacing w:val="-2"/>
            <w:sz w:val="24"/>
          </w:rPr>
          <w:t>Times</w:t>
        </w:r>
      </w:moveFrom>
    </w:p>
    <w:moveFromRangeEnd w:id="2040"/>
    <w:p w:rsidR="00701245" w:rsidRDefault="00F7725C">
      <w:pPr>
        <w:pStyle w:val="BodyText"/>
        <w:tabs>
          <w:tab w:val="left" w:pos="848"/>
        </w:tabs>
        <w:spacing w:before="69"/>
        <w:rPr>
          <w:del w:id="2042" w:author="Hughes, Anna E" w:date="2023-06-19T12:41:00Z"/>
        </w:rPr>
      </w:pPr>
      <w:del w:id="2043" w:author="Hughes, Anna E" w:date="2023-06-19T12:41:00Z">
        <w:r>
          <w:rPr>
            <w:rFonts w:ascii="Trebuchet MS"/>
            <w:spacing w:val="-5"/>
            <w:sz w:val="12"/>
          </w:rPr>
          <w:delText>586</w:delText>
        </w:r>
        <w:r>
          <w:rPr>
            <w:rFonts w:ascii="Trebuchet MS"/>
            <w:sz w:val="12"/>
          </w:rPr>
          <w:tab/>
        </w:r>
        <w:r>
          <w:rPr>
            <w:spacing w:val="-4"/>
          </w:rPr>
          <w:delText>We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will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now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test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to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see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if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we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can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discriminate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between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the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three</w:delText>
        </w:r>
        <w:r>
          <w:rPr>
            <w:spacing w:val="14"/>
          </w:rPr>
          <w:delText xml:space="preserve"> </w:delText>
        </w:r>
        <w:r>
          <w:rPr>
            <w:spacing w:val="-4"/>
          </w:rPr>
          <w:delText>contrast</w:delText>
        </w:r>
      </w:del>
    </w:p>
    <w:p w:rsidR="00701245" w:rsidRDefault="00F7725C">
      <w:pPr>
        <w:pStyle w:val="BodyText"/>
        <w:spacing w:before="8"/>
        <w:rPr>
          <w:del w:id="2044" w:author="Hughes, Anna E" w:date="2023-06-19T12:41:00Z"/>
        </w:rPr>
      </w:pPr>
      <w:del w:id="2045" w:author="Hughes, Anna E" w:date="2023-06-19T12:41:00Z">
        <w:r>
          <w:rPr>
            <w:rFonts w:ascii="Trebuchet MS"/>
            <w:w w:val="90"/>
            <w:sz w:val="12"/>
          </w:rPr>
          <w:delText>587</w:delText>
        </w:r>
        <w:r>
          <w:rPr>
            <w:rFonts w:ascii="Trebuchet MS"/>
            <w:spacing w:val="74"/>
            <w:sz w:val="12"/>
          </w:rPr>
          <w:delText xml:space="preserve">  </w:delText>
        </w:r>
        <w:r>
          <w:rPr>
            <w:w w:val="90"/>
          </w:rPr>
          <w:delText>combination</w:delText>
        </w:r>
        <w:r>
          <w:rPr>
            <w:spacing w:val="12"/>
          </w:rPr>
          <w:delText xml:space="preserve"> </w:delText>
        </w:r>
        <w:r>
          <w:rPr>
            <w:w w:val="90"/>
          </w:rPr>
          <w:delText>methods</w:delText>
        </w:r>
        <w:r>
          <w:rPr>
            <w:spacing w:val="11"/>
          </w:rPr>
          <w:delText xml:space="preserve"> </w:delText>
        </w:r>
        <w:r>
          <w:rPr>
            <w:w w:val="90"/>
          </w:rPr>
          <w:delText>when</w:delText>
        </w:r>
        <w:r>
          <w:rPr>
            <w:spacing w:val="12"/>
          </w:rPr>
          <w:delText xml:space="preserve"> </w:delText>
        </w:r>
        <w:r>
          <w:rPr>
            <w:w w:val="90"/>
          </w:rPr>
          <w:delText>we</w:delText>
        </w:r>
        <w:r>
          <w:rPr>
            <w:spacing w:val="11"/>
          </w:rPr>
          <w:delText xml:space="preserve"> </w:delText>
        </w:r>
        <w:r>
          <w:rPr>
            <w:w w:val="90"/>
          </w:rPr>
          <w:delText>take</w:delText>
        </w:r>
        <w:r>
          <w:rPr>
            <w:spacing w:val="12"/>
          </w:rPr>
          <w:delText xml:space="preserve"> </w:delText>
        </w:r>
        <w:r>
          <w:rPr>
            <w:w w:val="90"/>
          </w:rPr>
          <w:delText>target</w:delText>
        </w:r>
        <w:r>
          <w:rPr>
            <w:spacing w:val="12"/>
          </w:rPr>
          <w:delText xml:space="preserve"> </w:delText>
        </w:r>
        <w:r>
          <w:rPr>
            <w:w w:val="90"/>
          </w:rPr>
          <w:delText>eccentricity</w:delText>
        </w:r>
        <w:r>
          <w:rPr>
            <w:spacing w:val="11"/>
          </w:rPr>
          <w:delText xml:space="preserve"> </w:delText>
        </w:r>
        <w:r>
          <w:rPr>
            <w:w w:val="90"/>
          </w:rPr>
          <w:delText>(ring)</w:delText>
        </w:r>
        <w:r>
          <w:rPr>
            <w:spacing w:val="12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11"/>
          </w:rPr>
          <w:delText xml:space="preserve"> </w:delText>
        </w:r>
        <w:r>
          <w:rPr>
            <w:w w:val="90"/>
          </w:rPr>
          <w:delText>individual-</w:delText>
        </w:r>
        <w:r>
          <w:rPr>
            <w:spacing w:val="-4"/>
            <w:w w:val="90"/>
          </w:rPr>
          <w:delText>level</w:delText>
        </w:r>
      </w:del>
    </w:p>
    <w:p w:rsidR="00485016" w:rsidRDefault="00485016">
      <w:p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  <w:sectPrChange w:id="2046" w:author="Hughes, Anna E" w:date="2023-06-19T12:41:00Z">
            <w:sectPr w:rsidR="00485016">
              <w:type w:val="nextPage"/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0"/>
        <w:ind w:left="0"/>
        <w:rPr>
          <w:sz w:val="20"/>
        </w:rPr>
      </w:pPr>
    </w:p>
    <w:p w:rsidR="00485016" w:rsidRDefault="00485016">
      <w:pPr>
        <w:pStyle w:val="BodyText"/>
        <w:spacing w:before="4"/>
        <w:ind w:left="0"/>
        <w:rPr>
          <w:sz w:val="22"/>
        </w:rPr>
      </w:pPr>
    </w:p>
    <w:p w:rsidR="00485016" w:rsidRDefault="00C14774">
      <w:pPr>
        <w:tabs>
          <w:tab w:val="left" w:pos="2173"/>
          <w:tab w:val="left" w:pos="4390"/>
        </w:tabs>
        <w:spacing w:before="93"/>
        <w:ind w:right="295"/>
        <w:jc w:val="center"/>
        <w:rPr>
          <w:rFonts w:ascii="Times New Roman"/>
          <w:sz w:val="14"/>
        </w:rPr>
        <w:pPrChange w:id="2047" w:author="Hughes, Anna E" w:date="2023-06-19T12:41:00Z">
          <w:pPr>
            <w:tabs>
              <w:tab w:val="left" w:pos="4046"/>
              <w:tab w:val="left" w:pos="6263"/>
            </w:tabs>
            <w:spacing w:before="93"/>
            <w:ind w:left="1872"/>
          </w:pPr>
        </w:pPrChange>
      </w:pPr>
      <w:r>
        <w:rPr>
          <w:rFonts w:ascii="Times New Roman"/>
          <w:color w:val="1A1A1A"/>
          <w:spacing w:val="-2"/>
          <w:sz w:val="14"/>
        </w:rPr>
        <w:t>orange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4"/>
          <w:sz w:val="14"/>
        </w:rPr>
        <w:t>pink</w:t>
      </w:r>
    </w:p>
    <w:p w:rsidR="00485016" w:rsidRDefault="00485016">
      <w:pPr>
        <w:pStyle w:val="BodyText"/>
        <w:spacing w:before="0"/>
        <w:ind w:left="0"/>
        <w:rPr>
          <w:rFonts w:ascii="Times New Roman"/>
          <w:sz w:val="11"/>
        </w:rPr>
      </w:pPr>
    </w:p>
    <w:p w:rsidR="00485016" w:rsidRDefault="00DA2490">
      <w:pPr>
        <w:ind w:left="893"/>
        <w:rPr>
          <w:rFonts w:ascii="Times New Roman"/>
          <w:sz w:val="14"/>
        </w:rPr>
        <w:pPrChange w:id="2048" w:author="Hughes, Anna E" w:date="2023-06-19T12:41:00Z">
          <w:pPr>
            <w:ind w:left="773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9AA8F" id="Line 60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BrMVNX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106045</wp:posOffset>
                </wp:positionV>
                <wp:extent cx="144780" cy="1290955"/>
                <wp:effectExtent l="0" t="0" r="0" b="0"/>
                <wp:wrapNone/>
                <wp:docPr id="68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29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</w:rPr>
                              <w:t>Predicted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response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8" o:spid="_x0000_s1046" type="#_x0000_t202" style="position:absolute;left:0;text-align:left;margin-left:112.15pt;margin-top:8.35pt;width:11.4pt;height:101.6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14:paraId="6EFB348B" w14:textId="77777777" w:rsidR="00485016" w:rsidRDefault="00C14774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z w:val="17"/>
                        </w:rPr>
                        <w:t>Predicted</w:t>
                      </w:r>
                      <w:r>
                        <w:rPr>
                          <w:rFonts w:ascii="Times New Roman"/>
                          <w:spacing w:val="-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response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time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1.4</w:t>
      </w:r>
    </w:p>
    <w:p w:rsidR="00485016" w:rsidRDefault="00DA2490">
      <w:pPr>
        <w:spacing w:before="72"/>
        <w:ind w:left="893"/>
        <w:rPr>
          <w:rFonts w:ascii="Times New Roman"/>
          <w:sz w:val="14"/>
        </w:rPr>
        <w:pPrChange w:id="2049" w:author="Hughes, Anna E" w:date="2023-06-19T12:41:00Z">
          <w:pPr>
            <w:spacing w:before="72"/>
            <w:ind w:left="773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67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848F7A" id="Line 58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ig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NSSSKA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1.2</w:t>
      </w:r>
    </w:p>
    <w:p w:rsidR="00485016" w:rsidRDefault="002F7126">
      <w:pPr>
        <w:spacing w:before="72"/>
        <w:ind w:left="893"/>
        <w:rPr>
          <w:rFonts w:ascii="Times New Roman"/>
          <w:sz w:val="14"/>
        </w:rPr>
        <w:pPrChange w:id="2050" w:author="Hughes, Anna E" w:date="2023-06-19T12:41:00Z">
          <w:pPr>
            <w:spacing w:before="72"/>
            <w:ind w:left="773"/>
          </w:pPr>
        </w:pPrChange>
      </w:pPr>
      <w:del w:id="2051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80512" behindDoc="1" locked="0" layoutInCell="1" allowOverlap="1" wp14:anchorId="5BBDBCEE" wp14:editId="1905D612">
                  <wp:simplePos x="0" y="0"/>
                  <wp:positionH relativeFrom="page">
                    <wp:posOffset>1801495</wp:posOffset>
                  </wp:positionH>
                  <wp:positionV relativeFrom="paragraph">
                    <wp:posOffset>26670</wp:posOffset>
                  </wp:positionV>
                  <wp:extent cx="1199515" cy="334645"/>
                  <wp:effectExtent l="0" t="0" r="0" b="0"/>
                  <wp:wrapNone/>
                  <wp:docPr id="883" name="docshapegroup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99515" cy="334645"/>
                            <a:chOff x="2837" y="42"/>
                            <a:chExt cx="1889" cy="527"/>
                          </a:xfrm>
                        </wpg:grpSpPr>
                        <wps:wsp>
                          <wps:cNvPr id="884" name="docshape370"/>
                          <wps:cNvSpPr>
                            <a:spLocks/>
                          </wps:cNvSpPr>
                          <wps:spPr bwMode="auto">
                            <a:xfrm>
                              <a:off x="2837" y="371"/>
                              <a:ext cx="1889" cy="179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71 371"/>
                                <a:gd name="T3" fmla="*/ 371 h 179"/>
                                <a:gd name="T4" fmla="+- 0 4672 2837"/>
                                <a:gd name="T5" fmla="*/ T4 w 1889"/>
                                <a:gd name="T6" fmla="+- 0 377 371"/>
                                <a:gd name="T7" fmla="*/ 377 h 179"/>
                                <a:gd name="T8" fmla="+- 0 4618 2837"/>
                                <a:gd name="T9" fmla="*/ T8 w 1889"/>
                                <a:gd name="T10" fmla="+- 0 383 371"/>
                                <a:gd name="T11" fmla="*/ 383 h 179"/>
                                <a:gd name="T12" fmla="+- 0 4564 2837"/>
                                <a:gd name="T13" fmla="*/ T12 w 1889"/>
                                <a:gd name="T14" fmla="+- 0 390 371"/>
                                <a:gd name="T15" fmla="*/ 390 h 179"/>
                                <a:gd name="T16" fmla="+- 0 4456 2837"/>
                                <a:gd name="T17" fmla="*/ T16 w 1889"/>
                                <a:gd name="T18" fmla="+- 0 399 371"/>
                                <a:gd name="T19" fmla="*/ 399 h 179"/>
                                <a:gd name="T20" fmla="+- 0 4348 2837"/>
                                <a:gd name="T21" fmla="*/ T20 w 1889"/>
                                <a:gd name="T22" fmla="+- 0 410 371"/>
                                <a:gd name="T23" fmla="*/ 410 h 179"/>
                                <a:gd name="T24" fmla="+- 0 4294 2837"/>
                                <a:gd name="T25" fmla="*/ T24 w 1889"/>
                                <a:gd name="T26" fmla="+- 0 415 371"/>
                                <a:gd name="T27" fmla="*/ 415 h 179"/>
                                <a:gd name="T28" fmla="+- 0 4240 2837"/>
                                <a:gd name="T29" fmla="*/ T28 w 1889"/>
                                <a:gd name="T30" fmla="+- 0 420 371"/>
                                <a:gd name="T31" fmla="*/ 420 h 179"/>
                                <a:gd name="T32" fmla="+- 0 4132 2837"/>
                                <a:gd name="T33" fmla="*/ T32 w 1889"/>
                                <a:gd name="T34" fmla="+- 0 430 371"/>
                                <a:gd name="T35" fmla="*/ 430 h 179"/>
                                <a:gd name="T36" fmla="+- 0 4078 2837"/>
                                <a:gd name="T37" fmla="*/ T36 w 1889"/>
                                <a:gd name="T38" fmla="+- 0 433 371"/>
                                <a:gd name="T39" fmla="*/ 433 h 179"/>
                                <a:gd name="T40" fmla="+- 0 3971 2837"/>
                                <a:gd name="T41" fmla="*/ T40 w 1889"/>
                                <a:gd name="T42" fmla="+- 0 442 371"/>
                                <a:gd name="T43" fmla="*/ 442 h 179"/>
                                <a:gd name="T44" fmla="+- 0 3917 2837"/>
                                <a:gd name="T45" fmla="*/ T44 w 1889"/>
                                <a:gd name="T46" fmla="+- 0 449 371"/>
                                <a:gd name="T47" fmla="*/ 449 h 179"/>
                                <a:gd name="T48" fmla="+- 0 3863 2837"/>
                                <a:gd name="T49" fmla="*/ T48 w 1889"/>
                                <a:gd name="T50" fmla="+- 0 450 371"/>
                                <a:gd name="T51" fmla="*/ 450 h 179"/>
                                <a:gd name="T52" fmla="+- 0 3808 2837"/>
                                <a:gd name="T53" fmla="*/ T52 w 1889"/>
                                <a:gd name="T54" fmla="+- 0 458 371"/>
                                <a:gd name="T55" fmla="*/ 458 h 179"/>
                                <a:gd name="T56" fmla="+- 0 3754 2837"/>
                                <a:gd name="T57" fmla="*/ T56 w 1889"/>
                                <a:gd name="T58" fmla="+- 0 463 371"/>
                                <a:gd name="T59" fmla="*/ 463 h 179"/>
                                <a:gd name="T60" fmla="+- 0 3701 2837"/>
                                <a:gd name="T61" fmla="*/ T60 w 1889"/>
                                <a:gd name="T62" fmla="+- 0 466 371"/>
                                <a:gd name="T63" fmla="*/ 466 h 179"/>
                                <a:gd name="T64" fmla="+- 0 3647 2837"/>
                                <a:gd name="T65" fmla="*/ T64 w 1889"/>
                                <a:gd name="T66" fmla="+- 0 470 371"/>
                                <a:gd name="T67" fmla="*/ 470 h 179"/>
                                <a:gd name="T68" fmla="+- 0 3593 2837"/>
                                <a:gd name="T69" fmla="*/ T68 w 1889"/>
                                <a:gd name="T70" fmla="+- 0 475 371"/>
                                <a:gd name="T71" fmla="*/ 475 h 179"/>
                                <a:gd name="T72" fmla="+- 0 3377 2837"/>
                                <a:gd name="T73" fmla="*/ T72 w 1889"/>
                                <a:gd name="T74" fmla="+- 0 493 371"/>
                                <a:gd name="T75" fmla="*/ 493 h 179"/>
                                <a:gd name="T76" fmla="+- 0 3323 2837"/>
                                <a:gd name="T77" fmla="*/ T76 w 1889"/>
                                <a:gd name="T78" fmla="+- 0 497 371"/>
                                <a:gd name="T79" fmla="*/ 497 h 179"/>
                                <a:gd name="T80" fmla="+- 0 3269 2837"/>
                                <a:gd name="T81" fmla="*/ T80 w 1889"/>
                                <a:gd name="T82" fmla="+- 0 502 371"/>
                                <a:gd name="T83" fmla="*/ 502 h 179"/>
                                <a:gd name="T84" fmla="+- 0 3215 2837"/>
                                <a:gd name="T85" fmla="*/ T84 w 1889"/>
                                <a:gd name="T86" fmla="+- 0 504 371"/>
                                <a:gd name="T87" fmla="*/ 504 h 179"/>
                                <a:gd name="T88" fmla="+- 0 3161 2837"/>
                                <a:gd name="T89" fmla="*/ T88 w 1889"/>
                                <a:gd name="T90" fmla="+- 0 508 371"/>
                                <a:gd name="T91" fmla="*/ 508 h 179"/>
                                <a:gd name="T92" fmla="+- 0 3107 2837"/>
                                <a:gd name="T93" fmla="*/ T92 w 1889"/>
                                <a:gd name="T94" fmla="+- 0 513 371"/>
                                <a:gd name="T95" fmla="*/ 513 h 179"/>
                                <a:gd name="T96" fmla="+- 0 3053 2837"/>
                                <a:gd name="T97" fmla="*/ T96 w 1889"/>
                                <a:gd name="T98" fmla="+- 0 513 371"/>
                                <a:gd name="T99" fmla="*/ 513 h 179"/>
                                <a:gd name="T100" fmla="+- 0 2999 2837"/>
                                <a:gd name="T101" fmla="*/ T100 w 1889"/>
                                <a:gd name="T102" fmla="+- 0 518 371"/>
                                <a:gd name="T103" fmla="*/ 518 h 179"/>
                                <a:gd name="T104" fmla="+- 0 2837 2837"/>
                                <a:gd name="T105" fmla="*/ T104 w 1889"/>
                                <a:gd name="T106" fmla="+- 0 529 371"/>
                                <a:gd name="T107" fmla="*/ 529 h 179"/>
                                <a:gd name="T108" fmla="+- 0 2837 2837"/>
                                <a:gd name="T109" fmla="*/ T108 w 1889"/>
                                <a:gd name="T110" fmla="+- 0 549 371"/>
                                <a:gd name="T111" fmla="*/ 549 h 179"/>
                                <a:gd name="T112" fmla="+- 0 2999 2837"/>
                                <a:gd name="T113" fmla="*/ T112 w 1889"/>
                                <a:gd name="T114" fmla="+- 0 539 371"/>
                                <a:gd name="T115" fmla="*/ 539 h 179"/>
                                <a:gd name="T116" fmla="+- 0 3053 2837"/>
                                <a:gd name="T117" fmla="*/ T116 w 1889"/>
                                <a:gd name="T118" fmla="+- 0 534 371"/>
                                <a:gd name="T119" fmla="*/ 534 h 179"/>
                                <a:gd name="T120" fmla="+- 0 3107 2837"/>
                                <a:gd name="T121" fmla="*/ T120 w 1889"/>
                                <a:gd name="T122" fmla="+- 0 533 371"/>
                                <a:gd name="T123" fmla="*/ 533 h 179"/>
                                <a:gd name="T124" fmla="+- 0 3161 2837"/>
                                <a:gd name="T125" fmla="*/ T124 w 1889"/>
                                <a:gd name="T126" fmla="+- 0 529 371"/>
                                <a:gd name="T127" fmla="*/ 529 h 179"/>
                                <a:gd name="T128" fmla="+- 0 3215 2837"/>
                                <a:gd name="T129" fmla="*/ T128 w 1889"/>
                                <a:gd name="T130" fmla="+- 0 525 371"/>
                                <a:gd name="T131" fmla="*/ 525 h 179"/>
                                <a:gd name="T132" fmla="+- 0 3269 2837"/>
                                <a:gd name="T133" fmla="*/ T132 w 1889"/>
                                <a:gd name="T134" fmla="+- 0 522 371"/>
                                <a:gd name="T135" fmla="*/ 522 h 179"/>
                                <a:gd name="T136" fmla="+- 0 3323 2837"/>
                                <a:gd name="T137" fmla="*/ T136 w 1889"/>
                                <a:gd name="T138" fmla="+- 0 517 371"/>
                                <a:gd name="T139" fmla="*/ 517 h 179"/>
                                <a:gd name="T140" fmla="+- 0 3377 2837"/>
                                <a:gd name="T141" fmla="*/ T140 w 1889"/>
                                <a:gd name="T142" fmla="+- 0 513 371"/>
                                <a:gd name="T143" fmla="*/ 513 h 179"/>
                                <a:gd name="T144" fmla="+- 0 3593 2837"/>
                                <a:gd name="T145" fmla="*/ T144 w 1889"/>
                                <a:gd name="T146" fmla="+- 0 497 371"/>
                                <a:gd name="T147" fmla="*/ 497 h 179"/>
                                <a:gd name="T148" fmla="+- 0 3647 2837"/>
                                <a:gd name="T149" fmla="*/ T148 w 1889"/>
                                <a:gd name="T150" fmla="+- 0 491 371"/>
                                <a:gd name="T151" fmla="*/ 491 h 179"/>
                                <a:gd name="T152" fmla="+- 0 3701 2837"/>
                                <a:gd name="T153" fmla="*/ T152 w 1889"/>
                                <a:gd name="T154" fmla="+- 0 487 371"/>
                                <a:gd name="T155" fmla="*/ 487 h 179"/>
                                <a:gd name="T156" fmla="+- 0 3754 2837"/>
                                <a:gd name="T157" fmla="*/ T156 w 1889"/>
                                <a:gd name="T158" fmla="+- 0 485 371"/>
                                <a:gd name="T159" fmla="*/ 485 h 179"/>
                                <a:gd name="T160" fmla="+- 0 3808 2837"/>
                                <a:gd name="T161" fmla="*/ T160 w 1889"/>
                                <a:gd name="T162" fmla="+- 0 480 371"/>
                                <a:gd name="T163" fmla="*/ 480 h 179"/>
                                <a:gd name="T164" fmla="+- 0 3863 2837"/>
                                <a:gd name="T165" fmla="*/ T164 w 1889"/>
                                <a:gd name="T166" fmla="+- 0 472 371"/>
                                <a:gd name="T167" fmla="*/ 472 h 179"/>
                                <a:gd name="T168" fmla="+- 0 3917 2837"/>
                                <a:gd name="T169" fmla="*/ T168 w 1889"/>
                                <a:gd name="T170" fmla="+- 0 471 371"/>
                                <a:gd name="T171" fmla="*/ 471 h 179"/>
                                <a:gd name="T172" fmla="+- 0 3971 2837"/>
                                <a:gd name="T173" fmla="*/ T172 w 1889"/>
                                <a:gd name="T174" fmla="+- 0 464 371"/>
                                <a:gd name="T175" fmla="*/ 464 h 179"/>
                                <a:gd name="T176" fmla="+- 0 4078 2837"/>
                                <a:gd name="T177" fmla="*/ T176 w 1889"/>
                                <a:gd name="T178" fmla="+- 0 456 371"/>
                                <a:gd name="T179" fmla="*/ 456 h 179"/>
                                <a:gd name="T180" fmla="+- 0 4132 2837"/>
                                <a:gd name="T181" fmla="*/ T180 w 1889"/>
                                <a:gd name="T182" fmla="+- 0 453 371"/>
                                <a:gd name="T183" fmla="*/ 453 h 179"/>
                                <a:gd name="T184" fmla="+- 0 4240 2837"/>
                                <a:gd name="T185" fmla="*/ T184 w 1889"/>
                                <a:gd name="T186" fmla="+- 0 444 371"/>
                                <a:gd name="T187" fmla="*/ 444 h 179"/>
                                <a:gd name="T188" fmla="+- 0 4294 2837"/>
                                <a:gd name="T189" fmla="*/ T188 w 1889"/>
                                <a:gd name="T190" fmla="+- 0 439 371"/>
                                <a:gd name="T191" fmla="*/ 439 h 179"/>
                                <a:gd name="T192" fmla="+- 0 4348 2837"/>
                                <a:gd name="T193" fmla="*/ T192 w 1889"/>
                                <a:gd name="T194" fmla="+- 0 435 371"/>
                                <a:gd name="T195" fmla="*/ 435 h 179"/>
                                <a:gd name="T196" fmla="+- 0 4456 2837"/>
                                <a:gd name="T197" fmla="*/ T196 w 1889"/>
                                <a:gd name="T198" fmla="+- 0 424 371"/>
                                <a:gd name="T199" fmla="*/ 424 h 179"/>
                                <a:gd name="T200" fmla="+- 0 4564 2837"/>
                                <a:gd name="T201" fmla="*/ T200 w 1889"/>
                                <a:gd name="T202" fmla="+- 0 417 371"/>
                                <a:gd name="T203" fmla="*/ 417 h 179"/>
                                <a:gd name="T204" fmla="+- 0 4618 2837"/>
                                <a:gd name="T205" fmla="*/ T204 w 1889"/>
                                <a:gd name="T206" fmla="+- 0 410 371"/>
                                <a:gd name="T207" fmla="*/ 410 h 179"/>
                                <a:gd name="T208" fmla="+- 0 4672 2837"/>
                                <a:gd name="T209" fmla="*/ T208 w 1889"/>
                                <a:gd name="T210" fmla="+- 0 404 371"/>
                                <a:gd name="T211" fmla="*/ 404 h 179"/>
                                <a:gd name="T212" fmla="+- 0 4726 2837"/>
                                <a:gd name="T213" fmla="*/ T212 w 1889"/>
                                <a:gd name="T214" fmla="+- 0 399 371"/>
                                <a:gd name="T215" fmla="*/ 399 h 179"/>
                                <a:gd name="T216" fmla="+- 0 4726 2837"/>
                                <a:gd name="T217" fmla="*/ T216 w 1889"/>
                                <a:gd name="T218" fmla="+- 0 371 371"/>
                                <a:gd name="T219" fmla="*/ 371 h 1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89" h="179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9"/>
                                  </a:lnTo>
                                  <a:lnTo>
                                    <a:pt x="1619" y="28"/>
                                  </a:lnTo>
                                  <a:lnTo>
                                    <a:pt x="1511" y="39"/>
                                  </a:lnTo>
                                  <a:lnTo>
                                    <a:pt x="1457" y="44"/>
                                  </a:lnTo>
                                  <a:lnTo>
                                    <a:pt x="1403" y="49"/>
                                  </a:lnTo>
                                  <a:lnTo>
                                    <a:pt x="1295" y="59"/>
                                  </a:lnTo>
                                  <a:lnTo>
                                    <a:pt x="1241" y="62"/>
                                  </a:lnTo>
                                  <a:lnTo>
                                    <a:pt x="1134" y="71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026" y="79"/>
                                  </a:lnTo>
                                  <a:lnTo>
                                    <a:pt x="971" y="87"/>
                                  </a:lnTo>
                                  <a:lnTo>
                                    <a:pt x="917" y="92"/>
                                  </a:lnTo>
                                  <a:lnTo>
                                    <a:pt x="864" y="95"/>
                                  </a:lnTo>
                                  <a:lnTo>
                                    <a:pt x="810" y="99"/>
                                  </a:lnTo>
                                  <a:lnTo>
                                    <a:pt x="756" y="104"/>
                                  </a:lnTo>
                                  <a:lnTo>
                                    <a:pt x="540" y="122"/>
                                  </a:lnTo>
                                  <a:lnTo>
                                    <a:pt x="486" y="126"/>
                                  </a:lnTo>
                                  <a:lnTo>
                                    <a:pt x="432" y="131"/>
                                  </a:lnTo>
                                  <a:lnTo>
                                    <a:pt x="378" y="133"/>
                                  </a:lnTo>
                                  <a:lnTo>
                                    <a:pt x="324" y="137"/>
                                  </a:lnTo>
                                  <a:lnTo>
                                    <a:pt x="270" y="142"/>
                                  </a:lnTo>
                                  <a:lnTo>
                                    <a:pt x="216" y="142"/>
                                  </a:lnTo>
                                  <a:lnTo>
                                    <a:pt x="162" y="147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2" y="168"/>
                                  </a:lnTo>
                                  <a:lnTo>
                                    <a:pt x="216" y="163"/>
                                  </a:lnTo>
                                  <a:lnTo>
                                    <a:pt x="270" y="162"/>
                                  </a:lnTo>
                                  <a:lnTo>
                                    <a:pt x="32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432" y="151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540" y="142"/>
                                  </a:lnTo>
                                  <a:lnTo>
                                    <a:pt x="756" y="126"/>
                                  </a:lnTo>
                                  <a:lnTo>
                                    <a:pt x="810" y="120"/>
                                  </a:lnTo>
                                  <a:lnTo>
                                    <a:pt x="864" y="116"/>
                                  </a:lnTo>
                                  <a:lnTo>
                                    <a:pt x="917" y="114"/>
                                  </a:lnTo>
                                  <a:lnTo>
                                    <a:pt x="971" y="109"/>
                                  </a:lnTo>
                                  <a:lnTo>
                                    <a:pt x="1026" y="101"/>
                                  </a:lnTo>
                                  <a:lnTo>
                                    <a:pt x="1080" y="100"/>
                                  </a:lnTo>
                                  <a:lnTo>
                                    <a:pt x="1134" y="9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95" y="82"/>
                                  </a:lnTo>
                                  <a:lnTo>
                                    <a:pt x="1403" y="73"/>
                                  </a:lnTo>
                                  <a:lnTo>
                                    <a:pt x="1457" y="68"/>
                                  </a:lnTo>
                                  <a:lnTo>
                                    <a:pt x="1511" y="64"/>
                                  </a:lnTo>
                                  <a:lnTo>
                                    <a:pt x="1619" y="53"/>
                                  </a:lnTo>
                                  <a:lnTo>
                                    <a:pt x="1727" y="46"/>
                                  </a:lnTo>
                                  <a:lnTo>
                                    <a:pt x="1781" y="39"/>
                                  </a:lnTo>
                                  <a:lnTo>
                                    <a:pt x="1835" y="33"/>
                                  </a:lnTo>
                                  <a:lnTo>
                                    <a:pt x="1889" y="2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docshape371"/>
                          <wps:cNvSpPr>
                            <a:spLocks/>
                          </wps:cNvSpPr>
                          <wps:spPr bwMode="auto">
                            <a:xfrm>
                              <a:off x="2837" y="272"/>
                              <a:ext cx="1889" cy="263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72 272"/>
                                <a:gd name="T3" fmla="*/ 272 h 263"/>
                                <a:gd name="T4" fmla="+- 0 4672 2837"/>
                                <a:gd name="T5" fmla="*/ T4 w 1889"/>
                                <a:gd name="T6" fmla="+- 0 283 272"/>
                                <a:gd name="T7" fmla="*/ 283 h 263"/>
                                <a:gd name="T8" fmla="+- 0 4564 2837"/>
                                <a:gd name="T9" fmla="*/ T8 w 1889"/>
                                <a:gd name="T10" fmla="+- 0 301 272"/>
                                <a:gd name="T11" fmla="*/ 301 h 263"/>
                                <a:gd name="T12" fmla="+- 0 4510 2837"/>
                                <a:gd name="T13" fmla="*/ T12 w 1889"/>
                                <a:gd name="T14" fmla="+- 0 308 272"/>
                                <a:gd name="T15" fmla="*/ 308 h 263"/>
                                <a:gd name="T16" fmla="+- 0 4456 2837"/>
                                <a:gd name="T17" fmla="*/ T16 w 1889"/>
                                <a:gd name="T18" fmla="+- 0 318 272"/>
                                <a:gd name="T19" fmla="*/ 318 h 263"/>
                                <a:gd name="T20" fmla="+- 0 4186 2837"/>
                                <a:gd name="T21" fmla="*/ T20 w 1889"/>
                                <a:gd name="T22" fmla="+- 0 356 272"/>
                                <a:gd name="T23" fmla="*/ 356 h 263"/>
                                <a:gd name="T24" fmla="+- 0 4132 2837"/>
                                <a:gd name="T25" fmla="*/ T24 w 1889"/>
                                <a:gd name="T26" fmla="+- 0 365 272"/>
                                <a:gd name="T27" fmla="*/ 365 h 263"/>
                                <a:gd name="T28" fmla="+- 0 4078 2837"/>
                                <a:gd name="T29" fmla="*/ T28 w 1889"/>
                                <a:gd name="T30" fmla="+- 0 372 272"/>
                                <a:gd name="T31" fmla="*/ 372 h 263"/>
                                <a:gd name="T32" fmla="+- 0 4024 2837"/>
                                <a:gd name="T33" fmla="*/ T32 w 1889"/>
                                <a:gd name="T34" fmla="+- 0 380 272"/>
                                <a:gd name="T35" fmla="*/ 380 h 263"/>
                                <a:gd name="T36" fmla="+- 0 3971 2837"/>
                                <a:gd name="T37" fmla="*/ T36 w 1889"/>
                                <a:gd name="T38" fmla="+- 0 387 272"/>
                                <a:gd name="T39" fmla="*/ 387 h 263"/>
                                <a:gd name="T40" fmla="+- 0 3863 2837"/>
                                <a:gd name="T41" fmla="*/ T40 w 1889"/>
                                <a:gd name="T42" fmla="+- 0 402 272"/>
                                <a:gd name="T43" fmla="*/ 402 h 263"/>
                                <a:gd name="T44" fmla="+- 0 3808 2837"/>
                                <a:gd name="T45" fmla="*/ T44 w 1889"/>
                                <a:gd name="T46" fmla="+- 0 409 272"/>
                                <a:gd name="T47" fmla="*/ 409 h 263"/>
                                <a:gd name="T48" fmla="+- 0 3754 2837"/>
                                <a:gd name="T49" fmla="*/ T48 w 1889"/>
                                <a:gd name="T50" fmla="+- 0 416 272"/>
                                <a:gd name="T51" fmla="*/ 416 h 263"/>
                                <a:gd name="T52" fmla="+- 0 3701 2837"/>
                                <a:gd name="T53" fmla="*/ T52 w 1889"/>
                                <a:gd name="T54" fmla="+- 0 422 272"/>
                                <a:gd name="T55" fmla="*/ 422 h 263"/>
                                <a:gd name="T56" fmla="+- 0 3647 2837"/>
                                <a:gd name="T57" fmla="*/ T56 w 1889"/>
                                <a:gd name="T58" fmla="+- 0 430 272"/>
                                <a:gd name="T59" fmla="*/ 430 h 263"/>
                                <a:gd name="T60" fmla="+- 0 3593 2837"/>
                                <a:gd name="T61" fmla="*/ T60 w 1889"/>
                                <a:gd name="T62" fmla="+- 0 432 272"/>
                                <a:gd name="T63" fmla="*/ 432 h 263"/>
                                <a:gd name="T64" fmla="+- 0 3539 2837"/>
                                <a:gd name="T65" fmla="*/ T64 w 1889"/>
                                <a:gd name="T66" fmla="+- 0 440 272"/>
                                <a:gd name="T67" fmla="*/ 440 h 263"/>
                                <a:gd name="T68" fmla="+- 0 3485 2837"/>
                                <a:gd name="T69" fmla="*/ T68 w 1889"/>
                                <a:gd name="T70" fmla="+- 0 446 272"/>
                                <a:gd name="T71" fmla="*/ 446 h 263"/>
                                <a:gd name="T72" fmla="+- 0 3269 2837"/>
                                <a:gd name="T73" fmla="*/ T72 w 1889"/>
                                <a:gd name="T74" fmla="+- 0 470 272"/>
                                <a:gd name="T75" fmla="*/ 470 h 263"/>
                                <a:gd name="T76" fmla="+- 0 3215 2837"/>
                                <a:gd name="T77" fmla="*/ T76 w 1889"/>
                                <a:gd name="T78" fmla="+- 0 477 272"/>
                                <a:gd name="T79" fmla="*/ 477 h 263"/>
                                <a:gd name="T80" fmla="+- 0 3161 2837"/>
                                <a:gd name="T81" fmla="*/ T80 w 1889"/>
                                <a:gd name="T82" fmla="+- 0 481 272"/>
                                <a:gd name="T83" fmla="*/ 481 h 263"/>
                                <a:gd name="T84" fmla="+- 0 3053 2837"/>
                                <a:gd name="T85" fmla="*/ T84 w 1889"/>
                                <a:gd name="T86" fmla="+- 0 493 272"/>
                                <a:gd name="T87" fmla="*/ 493 h 263"/>
                                <a:gd name="T88" fmla="+- 0 2999 2837"/>
                                <a:gd name="T89" fmla="*/ T88 w 1889"/>
                                <a:gd name="T90" fmla="+- 0 498 272"/>
                                <a:gd name="T91" fmla="*/ 498 h 263"/>
                                <a:gd name="T92" fmla="+- 0 2837 2837"/>
                                <a:gd name="T93" fmla="*/ T92 w 1889"/>
                                <a:gd name="T94" fmla="+- 0 515 272"/>
                                <a:gd name="T95" fmla="*/ 515 h 263"/>
                                <a:gd name="T96" fmla="+- 0 2837 2837"/>
                                <a:gd name="T97" fmla="*/ T96 w 1889"/>
                                <a:gd name="T98" fmla="+- 0 535 272"/>
                                <a:gd name="T99" fmla="*/ 535 h 263"/>
                                <a:gd name="T100" fmla="+- 0 2891 2837"/>
                                <a:gd name="T101" fmla="*/ T100 w 1889"/>
                                <a:gd name="T102" fmla="+- 0 530 272"/>
                                <a:gd name="T103" fmla="*/ 530 h 263"/>
                                <a:gd name="T104" fmla="+- 0 2999 2837"/>
                                <a:gd name="T105" fmla="*/ T104 w 1889"/>
                                <a:gd name="T106" fmla="+- 0 518 272"/>
                                <a:gd name="T107" fmla="*/ 518 h 263"/>
                                <a:gd name="T108" fmla="+- 0 3053 2837"/>
                                <a:gd name="T109" fmla="*/ T108 w 1889"/>
                                <a:gd name="T110" fmla="+- 0 513 272"/>
                                <a:gd name="T111" fmla="*/ 513 h 263"/>
                                <a:gd name="T112" fmla="+- 0 3161 2837"/>
                                <a:gd name="T113" fmla="*/ T112 w 1889"/>
                                <a:gd name="T114" fmla="+- 0 501 272"/>
                                <a:gd name="T115" fmla="*/ 501 h 263"/>
                                <a:gd name="T116" fmla="+- 0 3215 2837"/>
                                <a:gd name="T117" fmla="*/ T116 w 1889"/>
                                <a:gd name="T118" fmla="+- 0 497 272"/>
                                <a:gd name="T119" fmla="*/ 497 h 263"/>
                                <a:gd name="T120" fmla="+- 0 3269 2837"/>
                                <a:gd name="T121" fmla="*/ T120 w 1889"/>
                                <a:gd name="T122" fmla="+- 0 490 272"/>
                                <a:gd name="T123" fmla="*/ 490 h 263"/>
                                <a:gd name="T124" fmla="+- 0 3431 2837"/>
                                <a:gd name="T125" fmla="*/ T124 w 1889"/>
                                <a:gd name="T126" fmla="+- 0 473 272"/>
                                <a:gd name="T127" fmla="*/ 473 h 263"/>
                                <a:gd name="T128" fmla="+- 0 3539 2837"/>
                                <a:gd name="T129" fmla="*/ T128 w 1889"/>
                                <a:gd name="T130" fmla="+- 0 462 272"/>
                                <a:gd name="T131" fmla="*/ 462 h 263"/>
                                <a:gd name="T132" fmla="+- 0 3593 2837"/>
                                <a:gd name="T133" fmla="*/ T132 w 1889"/>
                                <a:gd name="T134" fmla="+- 0 453 272"/>
                                <a:gd name="T135" fmla="*/ 453 h 263"/>
                                <a:gd name="T136" fmla="+- 0 3647 2837"/>
                                <a:gd name="T137" fmla="*/ T136 w 1889"/>
                                <a:gd name="T138" fmla="+- 0 452 272"/>
                                <a:gd name="T139" fmla="*/ 452 h 263"/>
                                <a:gd name="T140" fmla="+- 0 3701 2837"/>
                                <a:gd name="T141" fmla="*/ T140 w 1889"/>
                                <a:gd name="T142" fmla="+- 0 444 272"/>
                                <a:gd name="T143" fmla="*/ 444 h 263"/>
                                <a:gd name="T144" fmla="+- 0 3754 2837"/>
                                <a:gd name="T145" fmla="*/ T144 w 1889"/>
                                <a:gd name="T146" fmla="+- 0 439 272"/>
                                <a:gd name="T147" fmla="*/ 439 h 263"/>
                                <a:gd name="T148" fmla="+- 0 3808 2837"/>
                                <a:gd name="T149" fmla="*/ T148 w 1889"/>
                                <a:gd name="T150" fmla="+- 0 432 272"/>
                                <a:gd name="T151" fmla="*/ 432 h 263"/>
                                <a:gd name="T152" fmla="+- 0 3863 2837"/>
                                <a:gd name="T153" fmla="*/ T152 w 1889"/>
                                <a:gd name="T154" fmla="+- 0 425 272"/>
                                <a:gd name="T155" fmla="*/ 425 h 263"/>
                                <a:gd name="T156" fmla="+- 0 3971 2837"/>
                                <a:gd name="T157" fmla="*/ T156 w 1889"/>
                                <a:gd name="T158" fmla="+- 0 411 272"/>
                                <a:gd name="T159" fmla="*/ 411 h 263"/>
                                <a:gd name="T160" fmla="+- 0 4024 2837"/>
                                <a:gd name="T161" fmla="*/ T160 w 1889"/>
                                <a:gd name="T162" fmla="+- 0 404 272"/>
                                <a:gd name="T163" fmla="*/ 404 h 263"/>
                                <a:gd name="T164" fmla="+- 0 4078 2837"/>
                                <a:gd name="T165" fmla="*/ T164 w 1889"/>
                                <a:gd name="T166" fmla="+- 0 397 272"/>
                                <a:gd name="T167" fmla="*/ 397 h 263"/>
                                <a:gd name="T168" fmla="+- 0 4132 2837"/>
                                <a:gd name="T169" fmla="*/ T168 w 1889"/>
                                <a:gd name="T170" fmla="+- 0 390 272"/>
                                <a:gd name="T171" fmla="*/ 390 h 263"/>
                                <a:gd name="T172" fmla="+- 0 4186 2837"/>
                                <a:gd name="T173" fmla="*/ T172 w 1889"/>
                                <a:gd name="T174" fmla="+- 0 382 272"/>
                                <a:gd name="T175" fmla="*/ 382 h 263"/>
                                <a:gd name="T176" fmla="+- 0 4294 2837"/>
                                <a:gd name="T177" fmla="*/ T176 w 1889"/>
                                <a:gd name="T178" fmla="+- 0 367 272"/>
                                <a:gd name="T179" fmla="*/ 367 h 263"/>
                                <a:gd name="T180" fmla="+- 0 4348 2837"/>
                                <a:gd name="T181" fmla="*/ T180 w 1889"/>
                                <a:gd name="T182" fmla="+- 0 360 272"/>
                                <a:gd name="T183" fmla="*/ 360 h 263"/>
                                <a:gd name="T184" fmla="+- 0 4456 2837"/>
                                <a:gd name="T185" fmla="*/ T184 w 1889"/>
                                <a:gd name="T186" fmla="+- 0 346 272"/>
                                <a:gd name="T187" fmla="*/ 346 h 263"/>
                                <a:gd name="T188" fmla="+- 0 4510 2837"/>
                                <a:gd name="T189" fmla="*/ T188 w 1889"/>
                                <a:gd name="T190" fmla="+- 0 337 272"/>
                                <a:gd name="T191" fmla="*/ 337 h 263"/>
                                <a:gd name="T192" fmla="+- 0 4564 2837"/>
                                <a:gd name="T193" fmla="*/ T192 w 1889"/>
                                <a:gd name="T194" fmla="+- 0 331 272"/>
                                <a:gd name="T195" fmla="*/ 331 h 263"/>
                                <a:gd name="T196" fmla="+- 0 4672 2837"/>
                                <a:gd name="T197" fmla="*/ T196 w 1889"/>
                                <a:gd name="T198" fmla="+- 0 314 272"/>
                                <a:gd name="T199" fmla="*/ 314 h 263"/>
                                <a:gd name="T200" fmla="+- 0 4726 2837"/>
                                <a:gd name="T201" fmla="*/ T200 w 1889"/>
                                <a:gd name="T202" fmla="+- 0 305 272"/>
                                <a:gd name="T203" fmla="*/ 305 h 263"/>
                                <a:gd name="T204" fmla="+- 0 4726 2837"/>
                                <a:gd name="T205" fmla="*/ T204 w 1889"/>
                                <a:gd name="T206" fmla="+- 0 272 272"/>
                                <a:gd name="T207" fmla="*/ 272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1889" h="263">
                                  <a:moveTo>
                                    <a:pt x="1889" y="0"/>
                                  </a:moveTo>
                                  <a:lnTo>
                                    <a:pt x="1835" y="11"/>
                                  </a:lnTo>
                                  <a:lnTo>
                                    <a:pt x="1727" y="29"/>
                                  </a:lnTo>
                                  <a:lnTo>
                                    <a:pt x="1673" y="36"/>
                                  </a:lnTo>
                                  <a:lnTo>
                                    <a:pt x="1619" y="46"/>
                                  </a:lnTo>
                                  <a:lnTo>
                                    <a:pt x="1349" y="84"/>
                                  </a:lnTo>
                                  <a:lnTo>
                                    <a:pt x="1295" y="93"/>
                                  </a:lnTo>
                                  <a:lnTo>
                                    <a:pt x="1241" y="100"/>
                                  </a:lnTo>
                                  <a:lnTo>
                                    <a:pt x="1187" y="108"/>
                                  </a:lnTo>
                                  <a:lnTo>
                                    <a:pt x="1134" y="115"/>
                                  </a:lnTo>
                                  <a:lnTo>
                                    <a:pt x="1026" y="130"/>
                                  </a:lnTo>
                                  <a:lnTo>
                                    <a:pt x="971" y="137"/>
                                  </a:lnTo>
                                  <a:lnTo>
                                    <a:pt x="917" y="144"/>
                                  </a:lnTo>
                                  <a:lnTo>
                                    <a:pt x="864" y="150"/>
                                  </a:lnTo>
                                  <a:lnTo>
                                    <a:pt x="810" y="158"/>
                                  </a:lnTo>
                                  <a:lnTo>
                                    <a:pt x="756" y="160"/>
                                  </a:lnTo>
                                  <a:lnTo>
                                    <a:pt x="702" y="168"/>
                                  </a:lnTo>
                                  <a:lnTo>
                                    <a:pt x="648" y="174"/>
                                  </a:lnTo>
                                  <a:lnTo>
                                    <a:pt x="432" y="198"/>
                                  </a:lnTo>
                                  <a:lnTo>
                                    <a:pt x="378" y="205"/>
                                  </a:lnTo>
                                  <a:lnTo>
                                    <a:pt x="324" y="209"/>
                                  </a:lnTo>
                                  <a:lnTo>
                                    <a:pt x="216" y="221"/>
                                  </a:lnTo>
                                  <a:lnTo>
                                    <a:pt x="162" y="226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54" y="258"/>
                                  </a:lnTo>
                                  <a:lnTo>
                                    <a:pt x="162" y="246"/>
                                  </a:lnTo>
                                  <a:lnTo>
                                    <a:pt x="216" y="241"/>
                                  </a:lnTo>
                                  <a:lnTo>
                                    <a:pt x="324" y="229"/>
                                  </a:lnTo>
                                  <a:lnTo>
                                    <a:pt x="378" y="225"/>
                                  </a:lnTo>
                                  <a:lnTo>
                                    <a:pt x="432" y="218"/>
                                  </a:lnTo>
                                  <a:lnTo>
                                    <a:pt x="594" y="201"/>
                                  </a:lnTo>
                                  <a:lnTo>
                                    <a:pt x="702" y="190"/>
                                  </a:lnTo>
                                  <a:lnTo>
                                    <a:pt x="756" y="181"/>
                                  </a:lnTo>
                                  <a:lnTo>
                                    <a:pt x="810" y="180"/>
                                  </a:lnTo>
                                  <a:lnTo>
                                    <a:pt x="864" y="172"/>
                                  </a:lnTo>
                                  <a:lnTo>
                                    <a:pt x="917" y="167"/>
                                  </a:lnTo>
                                  <a:lnTo>
                                    <a:pt x="971" y="160"/>
                                  </a:lnTo>
                                  <a:lnTo>
                                    <a:pt x="1026" y="153"/>
                                  </a:lnTo>
                                  <a:lnTo>
                                    <a:pt x="1134" y="139"/>
                                  </a:lnTo>
                                  <a:lnTo>
                                    <a:pt x="1187" y="132"/>
                                  </a:lnTo>
                                  <a:lnTo>
                                    <a:pt x="1241" y="125"/>
                                  </a:lnTo>
                                  <a:lnTo>
                                    <a:pt x="1295" y="118"/>
                                  </a:lnTo>
                                  <a:lnTo>
                                    <a:pt x="1349" y="110"/>
                                  </a:lnTo>
                                  <a:lnTo>
                                    <a:pt x="1457" y="95"/>
                                  </a:lnTo>
                                  <a:lnTo>
                                    <a:pt x="1511" y="88"/>
                                  </a:lnTo>
                                  <a:lnTo>
                                    <a:pt x="1619" y="74"/>
                                  </a:lnTo>
                                  <a:lnTo>
                                    <a:pt x="1673" y="65"/>
                                  </a:lnTo>
                                  <a:lnTo>
                                    <a:pt x="1727" y="59"/>
                                  </a:lnTo>
                                  <a:lnTo>
                                    <a:pt x="1835" y="42"/>
                                  </a:lnTo>
                                  <a:lnTo>
                                    <a:pt x="1889" y="3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docshape372"/>
                          <wps:cNvSpPr>
                            <a:spLocks/>
                          </wps:cNvSpPr>
                          <wps:spPr bwMode="auto">
                            <a:xfrm>
                              <a:off x="2837" y="87"/>
                              <a:ext cx="1889" cy="39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88 88"/>
                                <a:gd name="T3" fmla="*/ 88 h 398"/>
                                <a:gd name="T4" fmla="+- 0 4672 2837"/>
                                <a:gd name="T5" fmla="*/ T4 w 1889"/>
                                <a:gd name="T6" fmla="+- 0 102 88"/>
                                <a:gd name="T7" fmla="*/ 102 h 398"/>
                                <a:gd name="T8" fmla="+- 0 4618 2837"/>
                                <a:gd name="T9" fmla="*/ T8 w 1889"/>
                                <a:gd name="T10" fmla="+- 0 117 88"/>
                                <a:gd name="T11" fmla="*/ 117 h 398"/>
                                <a:gd name="T12" fmla="+- 0 4564 2837"/>
                                <a:gd name="T13" fmla="*/ T12 w 1889"/>
                                <a:gd name="T14" fmla="+- 0 133 88"/>
                                <a:gd name="T15" fmla="*/ 133 h 398"/>
                                <a:gd name="T16" fmla="+- 0 4510 2837"/>
                                <a:gd name="T17" fmla="*/ T16 w 1889"/>
                                <a:gd name="T18" fmla="+- 0 141 88"/>
                                <a:gd name="T19" fmla="*/ 141 h 398"/>
                                <a:gd name="T20" fmla="+- 0 4456 2837"/>
                                <a:gd name="T21" fmla="*/ T20 w 1889"/>
                                <a:gd name="T22" fmla="+- 0 156 88"/>
                                <a:gd name="T23" fmla="*/ 156 h 398"/>
                                <a:gd name="T24" fmla="+- 0 4402 2837"/>
                                <a:gd name="T25" fmla="*/ T24 w 1889"/>
                                <a:gd name="T26" fmla="+- 0 172 88"/>
                                <a:gd name="T27" fmla="*/ 172 h 398"/>
                                <a:gd name="T28" fmla="+- 0 4348 2837"/>
                                <a:gd name="T29" fmla="*/ T28 w 1889"/>
                                <a:gd name="T30" fmla="+- 0 186 88"/>
                                <a:gd name="T31" fmla="*/ 186 h 398"/>
                                <a:gd name="T32" fmla="+- 0 4186 2837"/>
                                <a:gd name="T33" fmla="*/ T32 w 1889"/>
                                <a:gd name="T34" fmla="+- 0 224 88"/>
                                <a:gd name="T35" fmla="*/ 224 h 398"/>
                                <a:gd name="T36" fmla="+- 0 4132 2837"/>
                                <a:gd name="T37" fmla="*/ T36 w 1889"/>
                                <a:gd name="T38" fmla="+- 0 235 88"/>
                                <a:gd name="T39" fmla="*/ 235 h 398"/>
                                <a:gd name="T40" fmla="+- 0 4078 2837"/>
                                <a:gd name="T41" fmla="*/ T40 w 1889"/>
                                <a:gd name="T42" fmla="+- 0 248 88"/>
                                <a:gd name="T43" fmla="*/ 248 h 398"/>
                                <a:gd name="T44" fmla="+- 0 4024 2837"/>
                                <a:gd name="T45" fmla="*/ T44 w 1889"/>
                                <a:gd name="T46" fmla="+- 0 261 88"/>
                                <a:gd name="T47" fmla="*/ 261 h 398"/>
                                <a:gd name="T48" fmla="+- 0 3971 2837"/>
                                <a:gd name="T49" fmla="*/ T48 w 1889"/>
                                <a:gd name="T50" fmla="+- 0 270 88"/>
                                <a:gd name="T51" fmla="*/ 270 h 398"/>
                                <a:gd name="T52" fmla="+- 0 3863 2837"/>
                                <a:gd name="T53" fmla="*/ T52 w 1889"/>
                                <a:gd name="T54" fmla="+- 0 293 88"/>
                                <a:gd name="T55" fmla="*/ 293 h 398"/>
                                <a:gd name="T56" fmla="+- 0 3808 2837"/>
                                <a:gd name="T57" fmla="*/ T56 w 1889"/>
                                <a:gd name="T58" fmla="+- 0 303 88"/>
                                <a:gd name="T59" fmla="*/ 303 h 398"/>
                                <a:gd name="T60" fmla="+- 0 3754 2837"/>
                                <a:gd name="T61" fmla="*/ T60 w 1889"/>
                                <a:gd name="T62" fmla="+- 0 315 88"/>
                                <a:gd name="T63" fmla="*/ 315 h 398"/>
                                <a:gd name="T64" fmla="+- 0 3701 2837"/>
                                <a:gd name="T65" fmla="*/ T64 w 1889"/>
                                <a:gd name="T66" fmla="+- 0 325 88"/>
                                <a:gd name="T67" fmla="*/ 325 h 398"/>
                                <a:gd name="T68" fmla="+- 0 3647 2837"/>
                                <a:gd name="T69" fmla="*/ T68 w 1889"/>
                                <a:gd name="T70" fmla="+- 0 335 88"/>
                                <a:gd name="T71" fmla="*/ 335 h 398"/>
                                <a:gd name="T72" fmla="+- 0 3593 2837"/>
                                <a:gd name="T73" fmla="*/ T72 w 1889"/>
                                <a:gd name="T74" fmla="+- 0 346 88"/>
                                <a:gd name="T75" fmla="*/ 346 h 398"/>
                                <a:gd name="T76" fmla="+- 0 3539 2837"/>
                                <a:gd name="T77" fmla="*/ T76 w 1889"/>
                                <a:gd name="T78" fmla="+- 0 356 88"/>
                                <a:gd name="T79" fmla="*/ 356 h 398"/>
                                <a:gd name="T80" fmla="+- 0 3485 2837"/>
                                <a:gd name="T81" fmla="*/ T80 w 1889"/>
                                <a:gd name="T82" fmla="+- 0 366 88"/>
                                <a:gd name="T83" fmla="*/ 366 h 398"/>
                                <a:gd name="T84" fmla="+- 0 3431 2837"/>
                                <a:gd name="T85" fmla="*/ T84 w 1889"/>
                                <a:gd name="T86" fmla="+- 0 374 88"/>
                                <a:gd name="T87" fmla="*/ 374 h 398"/>
                                <a:gd name="T88" fmla="+- 0 3323 2837"/>
                                <a:gd name="T89" fmla="*/ T88 w 1889"/>
                                <a:gd name="T90" fmla="+- 0 393 88"/>
                                <a:gd name="T91" fmla="*/ 393 h 398"/>
                                <a:gd name="T92" fmla="+- 0 3269 2837"/>
                                <a:gd name="T93" fmla="*/ T92 w 1889"/>
                                <a:gd name="T94" fmla="+- 0 401 88"/>
                                <a:gd name="T95" fmla="*/ 401 h 398"/>
                                <a:gd name="T96" fmla="+- 0 3215 2837"/>
                                <a:gd name="T97" fmla="*/ T96 w 1889"/>
                                <a:gd name="T98" fmla="+- 0 411 88"/>
                                <a:gd name="T99" fmla="*/ 411 h 398"/>
                                <a:gd name="T100" fmla="+- 0 3161 2837"/>
                                <a:gd name="T101" fmla="*/ T100 w 1889"/>
                                <a:gd name="T102" fmla="+- 0 419 88"/>
                                <a:gd name="T103" fmla="*/ 419 h 398"/>
                                <a:gd name="T104" fmla="+- 0 3053 2837"/>
                                <a:gd name="T105" fmla="*/ T104 w 1889"/>
                                <a:gd name="T106" fmla="+- 0 436 88"/>
                                <a:gd name="T107" fmla="*/ 436 h 398"/>
                                <a:gd name="T108" fmla="+- 0 2891 2837"/>
                                <a:gd name="T109" fmla="*/ T108 w 1889"/>
                                <a:gd name="T110" fmla="+- 0 458 88"/>
                                <a:gd name="T111" fmla="*/ 458 h 398"/>
                                <a:gd name="T112" fmla="+- 0 2837 2837"/>
                                <a:gd name="T113" fmla="*/ T112 w 1889"/>
                                <a:gd name="T114" fmla="+- 0 465 88"/>
                                <a:gd name="T115" fmla="*/ 465 h 398"/>
                                <a:gd name="T116" fmla="+- 0 2837 2837"/>
                                <a:gd name="T117" fmla="*/ T116 w 1889"/>
                                <a:gd name="T118" fmla="+- 0 486 88"/>
                                <a:gd name="T119" fmla="*/ 486 h 398"/>
                                <a:gd name="T120" fmla="+- 0 2891 2837"/>
                                <a:gd name="T121" fmla="*/ T120 w 1889"/>
                                <a:gd name="T122" fmla="+- 0 478 88"/>
                                <a:gd name="T123" fmla="*/ 478 h 398"/>
                                <a:gd name="T124" fmla="+- 0 3053 2837"/>
                                <a:gd name="T125" fmla="*/ T124 w 1889"/>
                                <a:gd name="T126" fmla="+- 0 456 88"/>
                                <a:gd name="T127" fmla="*/ 456 h 398"/>
                                <a:gd name="T128" fmla="+- 0 3107 2837"/>
                                <a:gd name="T129" fmla="*/ T128 w 1889"/>
                                <a:gd name="T130" fmla="+- 0 448 88"/>
                                <a:gd name="T131" fmla="*/ 448 h 398"/>
                                <a:gd name="T132" fmla="+- 0 3161 2837"/>
                                <a:gd name="T133" fmla="*/ T132 w 1889"/>
                                <a:gd name="T134" fmla="+- 0 440 88"/>
                                <a:gd name="T135" fmla="*/ 440 h 398"/>
                                <a:gd name="T136" fmla="+- 0 3215 2837"/>
                                <a:gd name="T137" fmla="*/ T136 w 1889"/>
                                <a:gd name="T138" fmla="+- 0 432 88"/>
                                <a:gd name="T139" fmla="*/ 432 h 398"/>
                                <a:gd name="T140" fmla="+- 0 3269 2837"/>
                                <a:gd name="T141" fmla="*/ T140 w 1889"/>
                                <a:gd name="T142" fmla="+- 0 422 88"/>
                                <a:gd name="T143" fmla="*/ 422 h 398"/>
                                <a:gd name="T144" fmla="+- 0 3323 2837"/>
                                <a:gd name="T145" fmla="*/ T144 w 1889"/>
                                <a:gd name="T146" fmla="+- 0 414 88"/>
                                <a:gd name="T147" fmla="*/ 414 h 398"/>
                                <a:gd name="T148" fmla="+- 0 3377 2837"/>
                                <a:gd name="T149" fmla="*/ T148 w 1889"/>
                                <a:gd name="T150" fmla="+- 0 405 88"/>
                                <a:gd name="T151" fmla="*/ 405 h 398"/>
                                <a:gd name="T152" fmla="+- 0 3431 2837"/>
                                <a:gd name="T153" fmla="*/ T152 w 1889"/>
                                <a:gd name="T154" fmla="+- 0 396 88"/>
                                <a:gd name="T155" fmla="*/ 396 h 398"/>
                                <a:gd name="T156" fmla="+- 0 3485 2837"/>
                                <a:gd name="T157" fmla="*/ T156 w 1889"/>
                                <a:gd name="T158" fmla="+- 0 387 88"/>
                                <a:gd name="T159" fmla="*/ 387 h 398"/>
                                <a:gd name="T160" fmla="+- 0 3593 2837"/>
                                <a:gd name="T161" fmla="*/ T160 w 1889"/>
                                <a:gd name="T162" fmla="+- 0 368 88"/>
                                <a:gd name="T163" fmla="*/ 368 h 398"/>
                                <a:gd name="T164" fmla="+- 0 3647 2837"/>
                                <a:gd name="T165" fmla="*/ T164 w 1889"/>
                                <a:gd name="T166" fmla="+- 0 358 88"/>
                                <a:gd name="T167" fmla="*/ 358 h 398"/>
                                <a:gd name="T168" fmla="+- 0 3701 2837"/>
                                <a:gd name="T169" fmla="*/ T168 w 1889"/>
                                <a:gd name="T170" fmla="+- 0 349 88"/>
                                <a:gd name="T171" fmla="*/ 349 h 398"/>
                                <a:gd name="T172" fmla="+- 0 3754 2837"/>
                                <a:gd name="T173" fmla="*/ T172 w 1889"/>
                                <a:gd name="T174" fmla="+- 0 339 88"/>
                                <a:gd name="T175" fmla="*/ 339 h 398"/>
                                <a:gd name="T176" fmla="+- 0 3808 2837"/>
                                <a:gd name="T177" fmla="*/ T176 w 1889"/>
                                <a:gd name="T178" fmla="+- 0 328 88"/>
                                <a:gd name="T179" fmla="*/ 328 h 398"/>
                                <a:gd name="T180" fmla="+- 0 3863 2837"/>
                                <a:gd name="T181" fmla="*/ T180 w 1889"/>
                                <a:gd name="T182" fmla="+- 0 318 88"/>
                                <a:gd name="T183" fmla="*/ 318 h 398"/>
                                <a:gd name="T184" fmla="+- 0 3971 2837"/>
                                <a:gd name="T185" fmla="*/ T184 w 1889"/>
                                <a:gd name="T186" fmla="+- 0 297 88"/>
                                <a:gd name="T187" fmla="*/ 297 h 398"/>
                                <a:gd name="T188" fmla="+- 0 4024 2837"/>
                                <a:gd name="T189" fmla="*/ T188 w 1889"/>
                                <a:gd name="T190" fmla="+- 0 288 88"/>
                                <a:gd name="T191" fmla="*/ 288 h 398"/>
                                <a:gd name="T192" fmla="+- 0 4078 2837"/>
                                <a:gd name="T193" fmla="*/ T192 w 1889"/>
                                <a:gd name="T194" fmla="+- 0 277 88"/>
                                <a:gd name="T195" fmla="*/ 277 h 398"/>
                                <a:gd name="T196" fmla="+- 0 4132 2837"/>
                                <a:gd name="T197" fmla="*/ T196 w 1889"/>
                                <a:gd name="T198" fmla="+- 0 264 88"/>
                                <a:gd name="T199" fmla="*/ 264 h 398"/>
                                <a:gd name="T200" fmla="+- 0 4186 2837"/>
                                <a:gd name="T201" fmla="*/ T200 w 1889"/>
                                <a:gd name="T202" fmla="+- 0 254 88"/>
                                <a:gd name="T203" fmla="*/ 254 h 398"/>
                                <a:gd name="T204" fmla="+- 0 4240 2837"/>
                                <a:gd name="T205" fmla="*/ T204 w 1889"/>
                                <a:gd name="T206" fmla="+- 0 242 88"/>
                                <a:gd name="T207" fmla="*/ 242 h 398"/>
                                <a:gd name="T208" fmla="+- 0 4348 2837"/>
                                <a:gd name="T209" fmla="*/ T208 w 1889"/>
                                <a:gd name="T210" fmla="+- 0 219 88"/>
                                <a:gd name="T211" fmla="*/ 219 h 398"/>
                                <a:gd name="T212" fmla="+- 0 4402 2837"/>
                                <a:gd name="T213" fmla="*/ T212 w 1889"/>
                                <a:gd name="T214" fmla="+- 0 207 88"/>
                                <a:gd name="T215" fmla="*/ 207 h 398"/>
                                <a:gd name="T216" fmla="+- 0 4456 2837"/>
                                <a:gd name="T217" fmla="*/ T216 w 1889"/>
                                <a:gd name="T218" fmla="+- 0 192 88"/>
                                <a:gd name="T219" fmla="*/ 192 h 398"/>
                                <a:gd name="T220" fmla="+- 0 4510 2837"/>
                                <a:gd name="T221" fmla="*/ T220 w 1889"/>
                                <a:gd name="T222" fmla="+- 0 178 88"/>
                                <a:gd name="T223" fmla="*/ 178 h 398"/>
                                <a:gd name="T224" fmla="+- 0 4564 2837"/>
                                <a:gd name="T225" fmla="*/ T224 w 1889"/>
                                <a:gd name="T226" fmla="+- 0 172 88"/>
                                <a:gd name="T227" fmla="*/ 172 h 398"/>
                                <a:gd name="T228" fmla="+- 0 4618 2837"/>
                                <a:gd name="T229" fmla="*/ T228 w 1889"/>
                                <a:gd name="T230" fmla="+- 0 157 88"/>
                                <a:gd name="T231" fmla="*/ 157 h 398"/>
                                <a:gd name="T232" fmla="+- 0 4672 2837"/>
                                <a:gd name="T233" fmla="*/ T232 w 1889"/>
                                <a:gd name="T234" fmla="+- 0 143 88"/>
                                <a:gd name="T235" fmla="*/ 143 h 398"/>
                                <a:gd name="T236" fmla="+- 0 4726 2837"/>
                                <a:gd name="T237" fmla="*/ T236 w 1889"/>
                                <a:gd name="T238" fmla="+- 0 130 88"/>
                                <a:gd name="T239" fmla="*/ 130 h 398"/>
                                <a:gd name="T240" fmla="+- 0 4726 2837"/>
                                <a:gd name="T241" fmla="*/ T240 w 1889"/>
                                <a:gd name="T242" fmla="+- 0 88 88"/>
                                <a:gd name="T243" fmla="*/ 88 h 3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889" h="398">
                                  <a:moveTo>
                                    <a:pt x="1889" y="0"/>
                                  </a:moveTo>
                                  <a:lnTo>
                                    <a:pt x="1835" y="14"/>
                                  </a:lnTo>
                                  <a:lnTo>
                                    <a:pt x="1781" y="29"/>
                                  </a:lnTo>
                                  <a:lnTo>
                                    <a:pt x="1727" y="45"/>
                                  </a:lnTo>
                                  <a:lnTo>
                                    <a:pt x="1673" y="53"/>
                                  </a:lnTo>
                                  <a:lnTo>
                                    <a:pt x="1619" y="68"/>
                                  </a:lnTo>
                                  <a:lnTo>
                                    <a:pt x="1565" y="84"/>
                                  </a:lnTo>
                                  <a:lnTo>
                                    <a:pt x="1511" y="98"/>
                                  </a:lnTo>
                                  <a:lnTo>
                                    <a:pt x="1349" y="136"/>
                                  </a:lnTo>
                                  <a:lnTo>
                                    <a:pt x="1295" y="147"/>
                                  </a:lnTo>
                                  <a:lnTo>
                                    <a:pt x="1241" y="160"/>
                                  </a:lnTo>
                                  <a:lnTo>
                                    <a:pt x="1187" y="173"/>
                                  </a:lnTo>
                                  <a:lnTo>
                                    <a:pt x="1134" y="182"/>
                                  </a:lnTo>
                                  <a:lnTo>
                                    <a:pt x="1026" y="205"/>
                                  </a:lnTo>
                                  <a:lnTo>
                                    <a:pt x="971" y="215"/>
                                  </a:lnTo>
                                  <a:lnTo>
                                    <a:pt x="917" y="227"/>
                                  </a:lnTo>
                                  <a:lnTo>
                                    <a:pt x="864" y="237"/>
                                  </a:lnTo>
                                  <a:lnTo>
                                    <a:pt x="810" y="247"/>
                                  </a:lnTo>
                                  <a:lnTo>
                                    <a:pt x="756" y="258"/>
                                  </a:lnTo>
                                  <a:lnTo>
                                    <a:pt x="702" y="268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594" y="286"/>
                                  </a:lnTo>
                                  <a:lnTo>
                                    <a:pt x="486" y="305"/>
                                  </a:lnTo>
                                  <a:lnTo>
                                    <a:pt x="432" y="313"/>
                                  </a:lnTo>
                                  <a:lnTo>
                                    <a:pt x="378" y="323"/>
                                  </a:lnTo>
                                  <a:lnTo>
                                    <a:pt x="324" y="331"/>
                                  </a:lnTo>
                                  <a:lnTo>
                                    <a:pt x="216" y="348"/>
                                  </a:lnTo>
                                  <a:lnTo>
                                    <a:pt x="54" y="370"/>
                                  </a:lnTo>
                                  <a:lnTo>
                                    <a:pt x="0" y="377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216" y="368"/>
                                  </a:lnTo>
                                  <a:lnTo>
                                    <a:pt x="270" y="360"/>
                                  </a:lnTo>
                                  <a:lnTo>
                                    <a:pt x="324" y="352"/>
                                  </a:lnTo>
                                  <a:lnTo>
                                    <a:pt x="378" y="344"/>
                                  </a:lnTo>
                                  <a:lnTo>
                                    <a:pt x="432" y="334"/>
                                  </a:lnTo>
                                  <a:lnTo>
                                    <a:pt x="486" y="326"/>
                                  </a:lnTo>
                                  <a:lnTo>
                                    <a:pt x="540" y="317"/>
                                  </a:lnTo>
                                  <a:lnTo>
                                    <a:pt x="594" y="308"/>
                                  </a:lnTo>
                                  <a:lnTo>
                                    <a:pt x="648" y="299"/>
                                  </a:lnTo>
                                  <a:lnTo>
                                    <a:pt x="756" y="280"/>
                                  </a:lnTo>
                                  <a:lnTo>
                                    <a:pt x="810" y="270"/>
                                  </a:lnTo>
                                  <a:lnTo>
                                    <a:pt x="864" y="261"/>
                                  </a:lnTo>
                                  <a:lnTo>
                                    <a:pt x="917" y="251"/>
                                  </a:lnTo>
                                  <a:lnTo>
                                    <a:pt x="971" y="240"/>
                                  </a:lnTo>
                                  <a:lnTo>
                                    <a:pt x="1026" y="230"/>
                                  </a:lnTo>
                                  <a:lnTo>
                                    <a:pt x="1134" y="209"/>
                                  </a:lnTo>
                                  <a:lnTo>
                                    <a:pt x="1187" y="200"/>
                                  </a:lnTo>
                                  <a:lnTo>
                                    <a:pt x="1241" y="189"/>
                                  </a:lnTo>
                                  <a:lnTo>
                                    <a:pt x="1295" y="176"/>
                                  </a:lnTo>
                                  <a:lnTo>
                                    <a:pt x="1349" y="166"/>
                                  </a:lnTo>
                                  <a:lnTo>
                                    <a:pt x="1403" y="154"/>
                                  </a:lnTo>
                                  <a:lnTo>
                                    <a:pt x="1511" y="131"/>
                                  </a:lnTo>
                                  <a:lnTo>
                                    <a:pt x="1565" y="119"/>
                                  </a:lnTo>
                                  <a:lnTo>
                                    <a:pt x="1619" y="104"/>
                                  </a:lnTo>
                                  <a:lnTo>
                                    <a:pt x="1673" y="90"/>
                                  </a:lnTo>
                                  <a:lnTo>
                                    <a:pt x="1727" y="84"/>
                                  </a:lnTo>
                                  <a:lnTo>
                                    <a:pt x="1781" y="69"/>
                                  </a:lnTo>
                                  <a:lnTo>
                                    <a:pt x="1835" y="55"/>
                                  </a:lnTo>
                                  <a:lnTo>
                                    <a:pt x="1889" y="42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docshape373"/>
                          <wps:cNvSpPr>
                            <a:spLocks/>
                          </wps:cNvSpPr>
                          <wps:spPr bwMode="auto">
                            <a:xfrm>
                              <a:off x="2837" y="343"/>
                              <a:ext cx="1889" cy="22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44 344"/>
                                <a:gd name="T3" fmla="*/ 344 h 226"/>
                                <a:gd name="T4" fmla="+- 0 4672 2837"/>
                                <a:gd name="T5" fmla="*/ T4 w 1889"/>
                                <a:gd name="T6" fmla="+- 0 350 344"/>
                                <a:gd name="T7" fmla="*/ 350 h 226"/>
                                <a:gd name="T8" fmla="+- 0 4618 2837"/>
                                <a:gd name="T9" fmla="*/ T8 w 1889"/>
                                <a:gd name="T10" fmla="+- 0 356 344"/>
                                <a:gd name="T11" fmla="*/ 356 h 226"/>
                                <a:gd name="T12" fmla="+- 0 4564 2837"/>
                                <a:gd name="T13" fmla="*/ T12 w 1889"/>
                                <a:gd name="T14" fmla="+- 0 361 344"/>
                                <a:gd name="T15" fmla="*/ 361 h 226"/>
                                <a:gd name="T16" fmla="+- 0 4510 2837"/>
                                <a:gd name="T17" fmla="*/ T16 w 1889"/>
                                <a:gd name="T18" fmla="+- 0 364 344"/>
                                <a:gd name="T19" fmla="*/ 364 h 226"/>
                                <a:gd name="T20" fmla="+- 0 4456 2837"/>
                                <a:gd name="T21" fmla="*/ T20 w 1889"/>
                                <a:gd name="T22" fmla="+- 0 370 344"/>
                                <a:gd name="T23" fmla="*/ 370 h 226"/>
                                <a:gd name="T24" fmla="+- 0 4402 2837"/>
                                <a:gd name="T25" fmla="*/ T24 w 1889"/>
                                <a:gd name="T26" fmla="+- 0 374 344"/>
                                <a:gd name="T27" fmla="*/ 374 h 226"/>
                                <a:gd name="T28" fmla="+- 0 4348 2837"/>
                                <a:gd name="T29" fmla="*/ T28 w 1889"/>
                                <a:gd name="T30" fmla="+- 0 380 344"/>
                                <a:gd name="T31" fmla="*/ 380 h 226"/>
                                <a:gd name="T32" fmla="+- 0 4294 2837"/>
                                <a:gd name="T33" fmla="*/ T32 w 1889"/>
                                <a:gd name="T34" fmla="+- 0 386 344"/>
                                <a:gd name="T35" fmla="*/ 386 h 226"/>
                                <a:gd name="T36" fmla="+- 0 4240 2837"/>
                                <a:gd name="T37" fmla="*/ T36 w 1889"/>
                                <a:gd name="T38" fmla="+- 0 391 344"/>
                                <a:gd name="T39" fmla="*/ 391 h 226"/>
                                <a:gd name="T40" fmla="+- 0 4186 2837"/>
                                <a:gd name="T41" fmla="*/ T40 w 1889"/>
                                <a:gd name="T42" fmla="+- 0 396 344"/>
                                <a:gd name="T43" fmla="*/ 396 h 226"/>
                                <a:gd name="T44" fmla="+- 0 4132 2837"/>
                                <a:gd name="T45" fmla="*/ T44 w 1889"/>
                                <a:gd name="T46" fmla="+- 0 401 344"/>
                                <a:gd name="T47" fmla="*/ 401 h 226"/>
                                <a:gd name="T48" fmla="+- 0 4078 2837"/>
                                <a:gd name="T49" fmla="*/ T48 w 1889"/>
                                <a:gd name="T50" fmla="+- 0 407 344"/>
                                <a:gd name="T51" fmla="*/ 407 h 226"/>
                                <a:gd name="T52" fmla="+- 0 4024 2837"/>
                                <a:gd name="T53" fmla="*/ T52 w 1889"/>
                                <a:gd name="T54" fmla="+- 0 412 344"/>
                                <a:gd name="T55" fmla="*/ 412 h 226"/>
                                <a:gd name="T56" fmla="+- 0 3971 2837"/>
                                <a:gd name="T57" fmla="*/ T56 w 1889"/>
                                <a:gd name="T58" fmla="+- 0 419 344"/>
                                <a:gd name="T59" fmla="*/ 419 h 226"/>
                                <a:gd name="T60" fmla="+- 0 3917 2837"/>
                                <a:gd name="T61" fmla="*/ T60 w 1889"/>
                                <a:gd name="T62" fmla="+- 0 424 344"/>
                                <a:gd name="T63" fmla="*/ 424 h 226"/>
                                <a:gd name="T64" fmla="+- 0 3754 2837"/>
                                <a:gd name="T65" fmla="*/ T64 w 1889"/>
                                <a:gd name="T66" fmla="+- 0 439 344"/>
                                <a:gd name="T67" fmla="*/ 439 h 226"/>
                                <a:gd name="T68" fmla="+- 0 3701 2837"/>
                                <a:gd name="T69" fmla="*/ T68 w 1889"/>
                                <a:gd name="T70" fmla="+- 0 445 344"/>
                                <a:gd name="T71" fmla="*/ 445 h 226"/>
                                <a:gd name="T72" fmla="+- 0 3647 2837"/>
                                <a:gd name="T73" fmla="*/ T72 w 1889"/>
                                <a:gd name="T74" fmla="+- 0 447 344"/>
                                <a:gd name="T75" fmla="*/ 447 h 226"/>
                                <a:gd name="T76" fmla="+- 0 3593 2837"/>
                                <a:gd name="T77" fmla="*/ T76 w 1889"/>
                                <a:gd name="T78" fmla="+- 0 451 344"/>
                                <a:gd name="T79" fmla="*/ 451 h 226"/>
                                <a:gd name="T80" fmla="+- 0 3539 2837"/>
                                <a:gd name="T81" fmla="*/ T80 w 1889"/>
                                <a:gd name="T82" fmla="+- 0 456 344"/>
                                <a:gd name="T83" fmla="*/ 456 h 226"/>
                                <a:gd name="T84" fmla="+- 0 3431 2837"/>
                                <a:gd name="T85" fmla="*/ T84 w 1889"/>
                                <a:gd name="T86" fmla="+- 0 465 344"/>
                                <a:gd name="T87" fmla="*/ 465 h 226"/>
                                <a:gd name="T88" fmla="+- 0 3377 2837"/>
                                <a:gd name="T89" fmla="*/ T88 w 1889"/>
                                <a:gd name="T90" fmla="+- 0 469 344"/>
                                <a:gd name="T91" fmla="*/ 469 h 226"/>
                                <a:gd name="T92" fmla="+- 0 3323 2837"/>
                                <a:gd name="T93" fmla="*/ T92 w 1889"/>
                                <a:gd name="T94" fmla="+- 0 474 344"/>
                                <a:gd name="T95" fmla="*/ 474 h 226"/>
                                <a:gd name="T96" fmla="+- 0 3161 2837"/>
                                <a:gd name="T97" fmla="*/ T96 w 1889"/>
                                <a:gd name="T98" fmla="+- 0 486 344"/>
                                <a:gd name="T99" fmla="*/ 486 h 226"/>
                                <a:gd name="T100" fmla="+- 0 3107 2837"/>
                                <a:gd name="T101" fmla="*/ T100 w 1889"/>
                                <a:gd name="T102" fmla="+- 0 485 344"/>
                                <a:gd name="T103" fmla="*/ 485 h 226"/>
                                <a:gd name="T104" fmla="+- 0 3053 2837"/>
                                <a:gd name="T105" fmla="*/ T104 w 1889"/>
                                <a:gd name="T106" fmla="+- 0 493 344"/>
                                <a:gd name="T107" fmla="*/ 493 h 226"/>
                                <a:gd name="T108" fmla="+- 0 2999 2837"/>
                                <a:gd name="T109" fmla="*/ T108 w 1889"/>
                                <a:gd name="T110" fmla="+- 0 496 344"/>
                                <a:gd name="T111" fmla="*/ 496 h 226"/>
                                <a:gd name="T112" fmla="+- 0 2945 2837"/>
                                <a:gd name="T113" fmla="*/ T112 w 1889"/>
                                <a:gd name="T114" fmla="+- 0 498 344"/>
                                <a:gd name="T115" fmla="*/ 498 h 226"/>
                                <a:gd name="T116" fmla="+- 0 2891 2837"/>
                                <a:gd name="T117" fmla="*/ T116 w 1889"/>
                                <a:gd name="T118" fmla="+- 0 504 344"/>
                                <a:gd name="T119" fmla="*/ 504 h 226"/>
                                <a:gd name="T120" fmla="+- 0 2837 2837"/>
                                <a:gd name="T121" fmla="*/ T120 w 1889"/>
                                <a:gd name="T122" fmla="+- 0 509 344"/>
                                <a:gd name="T123" fmla="*/ 509 h 226"/>
                                <a:gd name="T124" fmla="+- 0 2837 2837"/>
                                <a:gd name="T125" fmla="*/ T124 w 1889"/>
                                <a:gd name="T126" fmla="+- 0 569 344"/>
                                <a:gd name="T127" fmla="*/ 569 h 226"/>
                                <a:gd name="T128" fmla="+- 0 2891 2837"/>
                                <a:gd name="T129" fmla="*/ T128 w 1889"/>
                                <a:gd name="T130" fmla="+- 0 565 344"/>
                                <a:gd name="T131" fmla="*/ 565 h 226"/>
                                <a:gd name="T132" fmla="+- 0 2945 2837"/>
                                <a:gd name="T133" fmla="*/ T132 w 1889"/>
                                <a:gd name="T134" fmla="+- 0 559 344"/>
                                <a:gd name="T135" fmla="*/ 559 h 226"/>
                                <a:gd name="T136" fmla="+- 0 2999 2837"/>
                                <a:gd name="T137" fmla="*/ T136 w 1889"/>
                                <a:gd name="T138" fmla="+- 0 557 344"/>
                                <a:gd name="T139" fmla="*/ 557 h 226"/>
                                <a:gd name="T140" fmla="+- 0 3053 2837"/>
                                <a:gd name="T141" fmla="*/ T140 w 1889"/>
                                <a:gd name="T142" fmla="+- 0 554 344"/>
                                <a:gd name="T143" fmla="*/ 554 h 226"/>
                                <a:gd name="T144" fmla="+- 0 3107 2837"/>
                                <a:gd name="T145" fmla="*/ T144 w 1889"/>
                                <a:gd name="T146" fmla="+- 0 547 344"/>
                                <a:gd name="T147" fmla="*/ 547 h 226"/>
                                <a:gd name="T148" fmla="+- 0 3161 2837"/>
                                <a:gd name="T149" fmla="*/ T148 w 1889"/>
                                <a:gd name="T150" fmla="+- 0 548 344"/>
                                <a:gd name="T151" fmla="*/ 548 h 226"/>
                                <a:gd name="T152" fmla="+- 0 3323 2837"/>
                                <a:gd name="T153" fmla="*/ T152 w 1889"/>
                                <a:gd name="T154" fmla="+- 0 537 344"/>
                                <a:gd name="T155" fmla="*/ 537 h 226"/>
                                <a:gd name="T156" fmla="+- 0 3431 2837"/>
                                <a:gd name="T157" fmla="*/ T156 w 1889"/>
                                <a:gd name="T158" fmla="+- 0 528 344"/>
                                <a:gd name="T159" fmla="*/ 528 h 226"/>
                                <a:gd name="T160" fmla="+- 0 3539 2837"/>
                                <a:gd name="T161" fmla="*/ T160 w 1889"/>
                                <a:gd name="T162" fmla="+- 0 521 344"/>
                                <a:gd name="T163" fmla="*/ 521 h 226"/>
                                <a:gd name="T164" fmla="+- 0 3593 2837"/>
                                <a:gd name="T165" fmla="*/ T164 w 1889"/>
                                <a:gd name="T166" fmla="+- 0 516 344"/>
                                <a:gd name="T167" fmla="*/ 516 h 226"/>
                                <a:gd name="T168" fmla="+- 0 3647 2837"/>
                                <a:gd name="T169" fmla="*/ T168 w 1889"/>
                                <a:gd name="T170" fmla="+- 0 512 344"/>
                                <a:gd name="T171" fmla="*/ 512 h 226"/>
                                <a:gd name="T172" fmla="+- 0 3701 2837"/>
                                <a:gd name="T173" fmla="*/ T172 w 1889"/>
                                <a:gd name="T174" fmla="+- 0 512 344"/>
                                <a:gd name="T175" fmla="*/ 512 h 226"/>
                                <a:gd name="T176" fmla="+- 0 3754 2837"/>
                                <a:gd name="T177" fmla="*/ T176 w 1889"/>
                                <a:gd name="T178" fmla="+- 0 506 344"/>
                                <a:gd name="T179" fmla="*/ 506 h 226"/>
                                <a:gd name="T180" fmla="+- 0 3808 2837"/>
                                <a:gd name="T181" fmla="*/ T180 w 1889"/>
                                <a:gd name="T182" fmla="+- 0 502 344"/>
                                <a:gd name="T183" fmla="*/ 502 h 226"/>
                                <a:gd name="T184" fmla="+- 0 3863 2837"/>
                                <a:gd name="T185" fmla="*/ T184 w 1889"/>
                                <a:gd name="T186" fmla="+- 0 498 344"/>
                                <a:gd name="T187" fmla="*/ 498 h 226"/>
                                <a:gd name="T188" fmla="+- 0 3917 2837"/>
                                <a:gd name="T189" fmla="*/ T188 w 1889"/>
                                <a:gd name="T190" fmla="+- 0 495 344"/>
                                <a:gd name="T191" fmla="*/ 495 h 226"/>
                                <a:gd name="T192" fmla="+- 0 3971 2837"/>
                                <a:gd name="T193" fmla="*/ T192 w 1889"/>
                                <a:gd name="T194" fmla="+- 0 490 344"/>
                                <a:gd name="T195" fmla="*/ 490 h 226"/>
                                <a:gd name="T196" fmla="+- 0 4024 2837"/>
                                <a:gd name="T197" fmla="*/ T196 w 1889"/>
                                <a:gd name="T198" fmla="+- 0 484 344"/>
                                <a:gd name="T199" fmla="*/ 484 h 226"/>
                                <a:gd name="T200" fmla="+- 0 4078 2837"/>
                                <a:gd name="T201" fmla="*/ T200 w 1889"/>
                                <a:gd name="T202" fmla="+- 0 479 344"/>
                                <a:gd name="T203" fmla="*/ 479 h 226"/>
                                <a:gd name="T204" fmla="+- 0 4132 2837"/>
                                <a:gd name="T205" fmla="*/ T204 w 1889"/>
                                <a:gd name="T206" fmla="+- 0 474 344"/>
                                <a:gd name="T207" fmla="*/ 474 h 226"/>
                                <a:gd name="T208" fmla="+- 0 4186 2837"/>
                                <a:gd name="T209" fmla="*/ T208 w 1889"/>
                                <a:gd name="T210" fmla="+- 0 470 344"/>
                                <a:gd name="T211" fmla="*/ 470 h 226"/>
                                <a:gd name="T212" fmla="+- 0 4240 2837"/>
                                <a:gd name="T213" fmla="*/ T212 w 1889"/>
                                <a:gd name="T214" fmla="+- 0 466 344"/>
                                <a:gd name="T215" fmla="*/ 466 h 226"/>
                                <a:gd name="T216" fmla="+- 0 4294 2837"/>
                                <a:gd name="T217" fmla="*/ T216 w 1889"/>
                                <a:gd name="T218" fmla="+- 0 463 344"/>
                                <a:gd name="T219" fmla="*/ 463 h 226"/>
                                <a:gd name="T220" fmla="+- 0 4402 2837"/>
                                <a:gd name="T221" fmla="*/ T220 w 1889"/>
                                <a:gd name="T222" fmla="+- 0 454 344"/>
                                <a:gd name="T223" fmla="*/ 454 h 226"/>
                                <a:gd name="T224" fmla="+- 0 4456 2837"/>
                                <a:gd name="T225" fmla="*/ T224 w 1889"/>
                                <a:gd name="T226" fmla="+- 0 451 344"/>
                                <a:gd name="T227" fmla="*/ 451 h 226"/>
                                <a:gd name="T228" fmla="+- 0 4510 2837"/>
                                <a:gd name="T229" fmla="*/ T228 w 1889"/>
                                <a:gd name="T230" fmla="+- 0 447 344"/>
                                <a:gd name="T231" fmla="*/ 447 h 226"/>
                                <a:gd name="T232" fmla="+- 0 4564 2837"/>
                                <a:gd name="T233" fmla="*/ T232 w 1889"/>
                                <a:gd name="T234" fmla="+- 0 446 344"/>
                                <a:gd name="T235" fmla="*/ 446 h 226"/>
                                <a:gd name="T236" fmla="+- 0 4672 2837"/>
                                <a:gd name="T237" fmla="*/ T236 w 1889"/>
                                <a:gd name="T238" fmla="+- 0 436 344"/>
                                <a:gd name="T239" fmla="*/ 436 h 226"/>
                                <a:gd name="T240" fmla="+- 0 4726 2837"/>
                                <a:gd name="T241" fmla="*/ T240 w 1889"/>
                                <a:gd name="T242" fmla="+- 0 432 344"/>
                                <a:gd name="T243" fmla="*/ 432 h 226"/>
                                <a:gd name="T244" fmla="+- 0 4726 2837"/>
                                <a:gd name="T245" fmla="*/ T244 w 1889"/>
                                <a:gd name="T246" fmla="+- 0 344 344"/>
                                <a:gd name="T247" fmla="*/ 344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889" h="226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7"/>
                                  </a:lnTo>
                                  <a:lnTo>
                                    <a:pt x="1673" y="20"/>
                                  </a:lnTo>
                                  <a:lnTo>
                                    <a:pt x="1619" y="26"/>
                                  </a:lnTo>
                                  <a:lnTo>
                                    <a:pt x="1565" y="30"/>
                                  </a:lnTo>
                                  <a:lnTo>
                                    <a:pt x="1511" y="36"/>
                                  </a:lnTo>
                                  <a:lnTo>
                                    <a:pt x="1457" y="42"/>
                                  </a:lnTo>
                                  <a:lnTo>
                                    <a:pt x="1403" y="47"/>
                                  </a:lnTo>
                                  <a:lnTo>
                                    <a:pt x="1349" y="52"/>
                                  </a:lnTo>
                                  <a:lnTo>
                                    <a:pt x="1295" y="57"/>
                                  </a:lnTo>
                                  <a:lnTo>
                                    <a:pt x="1241" y="63"/>
                                  </a:lnTo>
                                  <a:lnTo>
                                    <a:pt x="1187" y="68"/>
                                  </a:lnTo>
                                  <a:lnTo>
                                    <a:pt x="1134" y="75"/>
                                  </a:lnTo>
                                  <a:lnTo>
                                    <a:pt x="1080" y="80"/>
                                  </a:lnTo>
                                  <a:lnTo>
                                    <a:pt x="917" y="95"/>
                                  </a:lnTo>
                                  <a:lnTo>
                                    <a:pt x="864" y="101"/>
                                  </a:lnTo>
                                  <a:lnTo>
                                    <a:pt x="810" y="103"/>
                                  </a:lnTo>
                                  <a:lnTo>
                                    <a:pt x="756" y="107"/>
                                  </a:lnTo>
                                  <a:lnTo>
                                    <a:pt x="702" y="112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540" y="125"/>
                                  </a:lnTo>
                                  <a:lnTo>
                                    <a:pt x="486" y="130"/>
                                  </a:lnTo>
                                  <a:lnTo>
                                    <a:pt x="324" y="142"/>
                                  </a:lnTo>
                                  <a:lnTo>
                                    <a:pt x="270" y="141"/>
                                  </a:lnTo>
                                  <a:lnTo>
                                    <a:pt x="216" y="149"/>
                                  </a:lnTo>
                                  <a:lnTo>
                                    <a:pt x="162" y="152"/>
                                  </a:lnTo>
                                  <a:lnTo>
                                    <a:pt x="108" y="154"/>
                                  </a:lnTo>
                                  <a:lnTo>
                                    <a:pt x="54" y="160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54" y="221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162" y="213"/>
                                  </a:lnTo>
                                  <a:lnTo>
                                    <a:pt x="216" y="210"/>
                                  </a:lnTo>
                                  <a:lnTo>
                                    <a:pt x="270" y="203"/>
                                  </a:lnTo>
                                  <a:lnTo>
                                    <a:pt x="324" y="204"/>
                                  </a:lnTo>
                                  <a:lnTo>
                                    <a:pt x="486" y="193"/>
                                  </a:lnTo>
                                  <a:lnTo>
                                    <a:pt x="594" y="184"/>
                                  </a:lnTo>
                                  <a:lnTo>
                                    <a:pt x="702" y="177"/>
                                  </a:lnTo>
                                  <a:lnTo>
                                    <a:pt x="756" y="172"/>
                                  </a:lnTo>
                                  <a:lnTo>
                                    <a:pt x="810" y="168"/>
                                  </a:lnTo>
                                  <a:lnTo>
                                    <a:pt x="864" y="168"/>
                                  </a:lnTo>
                                  <a:lnTo>
                                    <a:pt x="917" y="162"/>
                                  </a:lnTo>
                                  <a:lnTo>
                                    <a:pt x="971" y="158"/>
                                  </a:lnTo>
                                  <a:lnTo>
                                    <a:pt x="1026" y="154"/>
                                  </a:lnTo>
                                  <a:lnTo>
                                    <a:pt x="1080" y="151"/>
                                  </a:lnTo>
                                  <a:lnTo>
                                    <a:pt x="1134" y="146"/>
                                  </a:lnTo>
                                  <a:lnTo>
                                    <a:pt x="1187" y="140"/>
                                  </a:lnTo>
                                  <a:lnTo>
                                    <a:pt x="1241" y="135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349" y="126"/>
                                  </a:lnTo>
                                  <a:lnTo>
                                    <a:pt x="1403" y="122"/>
                                  </a:lnTo>
                                  <a:lnTo>
                                    <a:pt x="1457" y="119"/>
                                  </a:lnTo>
                                  <a:lnTo>
                                    <a:pt x="1565" y="110"/>
                                  </a:lnTo>
                                  <a:lnTo>
                                    <a:pt x="1619" y="107"/>
                                  </a:lnTo>
                                  <a:lnTo>
                                    <a:pt x="1673" y="103"/>
                                  </a:lnTo>
                                  <a:lnTo>
                                    <a:pt x="1727" y="102"/>
                                  </a:lnTo>
                                  <a:lnTo>
                                    <a:pt x="1835" y="92"/>
                                  </a:lnTo>
                                  <a:lnTo>
                                    <a:pt x="1889" y="8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docshape374"/>
                          <wps:cNvSpPr>
                            <a:spLocks/>
                          </wps:cNvSpPr>
                          <wps:spPr bwMode="auto">
                            <a:xfrm>
                              <a:off x="2837" y="236"/>
                              <a:ext cx="1889" cy="31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37 237"/>
                                <a:gd name="T3" fmla="*/ 237 h 316"/>
                                <a:gd name="T4" fmla="+- 0 4672 2837"/>
                                <a:gd name="T5" fmla="*/ T4 w 1889"/>
                                <a:gd name="T6" fmla="+- 0 247 237"/>
                                <a:gd name="T7" fmla="*/ 247 h 316"/>
                                <a:gd name="T8" fmla="+- 0 4564 2837"/>
                                <a:gd name="T9" fmla="*/ T8 w 1889"/>
                                <a:gd name="T10" fmla="+- 0 267 237"/>
                                <a:gd name="T11" fmla="*/ 267 h 316"/>
                                <a:gd name="T12" fmla="+- 0 4402 2837"/>
                                <a:gd name="T13" fmla="*/ T12 w 1889"/>
                                <a:gd name="T14" fmla="+- 0 294 237"/>
                                <a:gd name="T15" fmla="*/ 294 h 316"/>
                                <a:gd name="T16" fmla="+- 0 4348 2837"/>
                                <a:gd name="T17" fmla="*/ T16 w 1889"/>
                                <a:gd name="T18" fmla="+- 0 304 237"/>
                                <a:gd name="T19" fmla="*/ 304 h 316"/>
                                <a:gd name="T20" fmla="+- 0 4240 2837"/>
                                <a:gd name="T21" fmla="*/ T20 w 1889"/>
                                <a:gd name="T22" fmla="+- 0 320 237"/>
                                <a:gd name="T23" fmla="*/ 320 h 316"/>
                                <a:gd name="T24" fmla="+- 0 4132 2837"/>
                                <a:gd name="T25" fmla="*/ T24 w 1889"/>
                                <a:gd name="T26" fmla="+- 0 337 237"/>
                                <a:gd name="T27" fmla="*/ 337 h 316"/>
                                <a:gd name="T28" fmla="+- 0 4078 2837"/>
                                <a:gd name="T29" fmla="*/ T28 w 1889"/>
                                <a:gd name="T30" fmla="+- 0 345 237"/>
                                <a:gd name="T31" fmla="*/ 345 h 316"/>
                                <a:gd name="T32" fmla="+- 0 3917 2837"/>
                                <a:gd name="T33" fmla="*/ T32 w 1889"/>
                                <a:gd name="T34" fmla="+- 0 366 237"/>
                                <a:gd name="T35" fmla="*/ 366 h 316"/>
                                <a:gd name="T36" fmla="+- 0 3863 2837"/>
                                <a:gd name="T37" fmla="*/ T36 w 1889"/>
                                <a:gd name="T38" fmla="+- 0 375 237"/>
                                <a:gd name="T39" fmla="*/ 375 h 316"/>
                                <a:gd name="T40" fmla="+- 0 3808 2837"/>
                                <a:gd name="T41" fmla="*/ T40 w 1889"/>
                                <a:gd name="T42" fmla="+- 0 380 237"/>
                                <a:gd name="T43" fmla="*/ 380 h 316"/>
                                <a:gd name="T44" fmla="+- 0 3754 2837"/>
                                <a:gd name="T45" fmla="*/ T44 w 1889"/>
                                <a:gd name="T46" fmla="+- 0 387 237"/>
                                <a:gd name="T47" fmla="*/ 387 h 316"/>
                                <a:gd name="T48" fmla="+- 0 3701 2837"/>
                                <a:gd name="T49" fmla="*/ T48 w 1889"/>
                                <a:gd name="T50" fmla="+- 0 397 237"/>
                                <a:gd name="T51" fmla="*/ 397 h 316"/>
                                <a:gd name="T52" fmla="+- 0 3539 2837"/>
                                <a:gd name="T53" fmla="*/ T52 w 1889"/>
                                <a:gd name="T54" fmla="+- 0 418 237"/>
                                <a:gd name="T55" fmla="*/ 418 h 316"/>
                                <a:gd name="T56" fmla="+- 0 3485 2837"/>
                                <a:gd name="T57" fmla="*/ T56 w 1889"/>
                                <a:gd name="T58" fmla="+- 0 423 237"/>
                                <a:gd name="T59" fmla="*/ 423 h 316"/>
                                <a:gd name="T60" fmla="+- 0 3431 2837"/>
                                <a:gd name="T61" fmla="*/ T60 w 1889"/>
                                <a:gd name="T62" fmla="+- 0 428 237"/>
                                <a:gd name="T63" fmla="*/ 428 h 316"/>
                                <a:gd name="T64" fmla="+- 0 3377 2837"/>
                                <a:gd name="T65" fmla="*/ T64 w 1889"/>
                                <a:gd name="T66" fmla="+- 0 433 237"/>
                                <a:gd name="T67" fmla="*/ 433 h 316"/>
                                <a:gd name="T68" fmla="+- 0 3323 2837"/>
                                <a:gd name="T69" fmla="*/ T68 w 1889"/>
                                <a:gd name="T70" fmla="+- 0 440 237"/>
                                <a:gd name="T71" fmla="*/ 440 h 316"/>
                                <a:gd name="T72" fmla="+- 0 3215 2837"/>
                                <a:gd name="T73" fmla="*/ T72 w 1889"/>
                                <a:gd name="T74" fmla="+- 0 451 237"/>
                                <a:gd name="T75" fmla="*/ 451 h 316"/>
                                <a:gd name="T76" fmla="+- 0 3161 2837"/>
                                <a:gd name="T77" fmla="*/ T76 w 1889"/>
                                <a:gd name="T78" fmla="+- 0 458 237"/>
                                <a:gd name="T79" fmla="*/ 458 h 316"/>
                                <a:gd name="T80" fmla="+- 0 3053 2837"/>
                                <a:gd name="T81" fmla="*/ T80 w 1889"/>
                                <a:gd name="T82" fmla="+- 0 469 237"/>
                                <a:gd name="T83" fmla="*/ 469 h 316"/>
                                <a:gd name="T84" fmla="+- 0 2999 2837"/>
                                <a:gd name="T85" fmla="*/ T84 w 1889"/>
                                <a:gd name="T86" fmla="+- 0 477 237"/>
                                <a:gd name="T87" fmla="*/ 477 h 316"/>
                                <a:gd name="T88" fmla="+- 0 2945 2837"/>
                                <a:gd name="T89" fmla="*/ T88 w 1889"/>
                                <a:gd name="T90" fmla="+- 0 483 237"/>
                                <a:gd name="T91" fmla="*/ 483 h 316"/>
                                <a:gd name="T92" fmla="+- 0 2891 2837"/>
                                <a:gd name="T93" fmla="*/ T92 w 1889"/>
                                <a:gd name="T94" fmla="+- 0 489 237"/>
                                <a:gd name="T95" fmla="*/ 489 h 316"/>
                                <a:gd name="T96" fmla="+- 0 2837 2837"/>
                                <a:gd name="T97" fmla="*/ T96 w 1889"/>
                                <a:gd name="T98" fmla="+- 0 494 237"/>
                                <a:gd name="T99" fmla="*/ 494 h 316"/>
                                <a:gd name="T100" fmla="+- 0 2837 2837"/>
                                <a:gd name="T101" fmla="*/ T100 w 1889"/>
                                <a:gd name="T102" fmla="+- 0 552 237"/>
                                <a:gd name="T103" fmla="*/ 552 h 316"/>
                                <a:gd name="T104" fmla="+- 0 2999 2837"/>
                                <a:gd name="T105" fmla="*/ T104 w 1889"/>
                                <a:gd name="T106" fmla="+- 0 537 237"/>
                                <a:gd name="T107" fmla="*/ 537 h 316"/>
                                <a:gd name="T108" fmla="+- 0 3053 2837"/>
                                <a:gd name="T109" fmla="*/ T108 w 1889"/>
                                <a:gd name="T110" fmla="+- 0 530 237"/>
                                <a:gd name="T111" fmla="*/ 530 h 316"/>
                                <a:gd name="T112" fmla="+- 0 3161 2837"/>
                                <a:gd name="T113" fmla="*/ T112 w 1889"/>
                                <a:gd name="T114" fmla="+- 0 520 237"/>
                                <a:gd name="T115" fmla="*/ 520 h 316"/>
                                <a:gd name="T116" fmla="+- 0 3215 2837"/>
                                <a:gd name="T117" fmla="*/ T116 w 1889"/>
                                <a:gd name="T118" fmla="+- 0 513 237"/>
                                <a:gd name="T119" fmla="*/ 513 h 316"/>
                                <a:gd name="T120" fmla="+- 0 3323 2837"/>
                                <a:gd name="T121" fmla="*/ T120 w 1889"/>
                                <a:gd name="T122" fmla="+- 0 503 237"/>
                                <a:gd name="T123" fmla="*/ 503 h 316"/>
                                <a:gd name="T124" fmla="+- 0 3377 2837"/>
                                <a:gd name="T125" fmla="*/ T124 w 1889"/>
                                <a:gd name="T126" fmla="+- 0 497 237"/>
                                <a:gd name="T127" fmla="*/ 497 h 316"/>
                                <a:gd name="T128" fmla="+- 0 3431 2837"/>
                                <a:gd name="T129" fmla="*/ T128 w 1889"/>
                                <a:gd name="T130" fmla="+- 0 493 237"/>
                                <a:gd name="T131" fmla="*/ 493 h 316"/>
                                <a:gd name="T132" fmla="+- 0 3485 2837"/>
                                <a:gd name="T133" fmla="*/ T132 w 1889"/>
                                <a:gd name="T134" fmla="+- 0 488 237"/>
                                <a:gd name="T135" fmla="*/ 488 h 316"/>
                                <a:gd name="T136" fmla="+- 0 3539 2837"/>
                                <a:gd name="T137" fmla="*/ T136 w 1889"/>
                                <a:gd name="T138" fmla="+- 0 483 237"/>
                                <a:gd name="T139" fmla="*/ 483 h 316"/>
                                <a:gd name="T140" fmla="+- 0 3701 2837"/>
                                <a:gd name="T141" fmla="*/ T140 w 1889"/>
                                <a:gd name="T142" fmla="+- 0 465 237"/>
                                <a:gd name="T143" fmla="*/ 465 h 316"/>
                                <a:gd name="T144" fmla="+- 0 3754 2837"/>
                                <a:gd name="T145" fmla="*/ T144 w 1889"/>
                                <a:gd name="T146" fmla="+- 0 456 237"/>
                                <a:gd name="T147" fmla="*/ 456 h 316"/>
                                <a:gd name="T148" fmla="+- 0 3808 2837"/>
                                <a:gd name="T149" fmla="*/ T148 w 1889"/>
                                <a:gd name="T150" fmla="+- 0 450 237"/>
                                <a:gd name="T151" fmla="*/ 450 h 316"/>
                                <a:gd name="T152" fmla="+- 0 3863 2837"/>
                                <a:gd name="T153" fmla="*/ T152 w 1889"/>
                                <a:gd name="T154" fmla="+- 0 447 237"/>
                                <a:gd name="T155" fmla="*/ 447 h 316"/>
                                <a:gd name="T156" fmla="+- 0 3917 2837"/>
                                <a:gd name="T157" fmla="*/ T156 w 1889"/>
                                <a:gd name="T158" fmla="+- 0 440 237"/>
                                <a:gd name="T159" fmla="*/ 440 h 316"/>
                                <a:gd name="T160" fmla="+- 0 3971 2837"/>
                                <a:gd name="T161" fmla="*/ T160 w 1889"/>
                                <a:gd name="T162" fmla="+- 0 434 237"/>
                                <a:gd name="T163" fmla="*/ 434 h 316"/>
                                <a:gd name="T164" fmla="+- 0 4132 2837"/>
                                <a:gd name="T165" fmla="*/ T164 w 1889"/>
                                <a:gd name="T166" fmla="+- 0 415 237"/>
                                <a:gd name="T167" fmla="*/ 415 h 316"/>
                                <a:gd name="T168" fmla="+- 0 4186 2837"/>
                                <a:gd name="T169" fmla="*/ T168 w 1889"/>
                                <a:gd name="T170" fmla="+- 0 408 237"/>
                                <a:gd name="T171" fmla="*/ 408 h 316"/>
                                <a:gd name="T172" fmla="+- 0 4348 2837"/>
                                <a:gd name="T173" fmla="*/ T172 w 1889"/>
                                <a:gd name="T174" fmla="+- 0 388 237"/>
                                <a:gd name="T175" fmla="*/ 388 h 316"/>
                                <a:gd name="T176" fmla="+- 0 4402 2837"/>
                                <a:gd name="T177" fmla="*/ T176 w 1889"/>
                                <a:gd name="T178" fmla="+- 0 381 237"/>
                                <a:gd name="T179" fmla="*/ 381 h 316"/>
                                <a:gd name="T180" fmla="+- 0 4456 2837"/>
                                <a:gd name="T181" fmla="*/ T180 w 1889"/>
                                <a:gd name="T182" fmla="+- 0 374 237"/>
                                <a:gd name="T183" fmla="*/ 374 h 316"/>
                                <a:gd name="T184" fmla="+- 0 4564 2837"/>
                                <a:gd name="T185" fmla="*/ T184 w 1889"/>
                                <a:gd name="T186" fmla="+- 0 360 237"/>
                                <a:gd name="T187" fmla="*/ 360 h 316"/>
                                <a:gd name="T188" fmla="+- 0 4726 2837"/>
                                <a:gd name="T189" fmla="*/ T188 w 1889"/>
                                <a:gd name="T190" fmla="+- 0 338 237"/>
                                <a:gd name="T191" fmla="*/ 338 h 316"/>
                                <a:gd name="T192" fmla="+- 0 4726 2837"/>
                                <a:gd name="T193" fmla="*/ T192 w 1889"/>
                                <a:gd name="T194" fmla="+- 0 237 237"/>
                                <a:gd name="T195" fmla="*/ 237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89" h="316">
                                  <a:moveTo>
                                    <a:pt x="1889" y="0"/>
                                  </a:moveTo>
                                  <a:lnTo>
                                    <a:pt x="1835" y="10"/>
                                  </a:lnTo>
                                  <a:lnTo>
                                    <a:pt x="1727" y="30"/>
                                  </a:lnTo>
                                  <a:lnTo>
                                    <a:pt x="1565" y="57"/>
                                  </a:lnTo>
                                  <a:lnTo>
                                    <a:pt x="1511" y="67"/>
                                  </a:lnTo>
                                  <a:lnTo>
                                    <a:pt x="1403" y="83"/>
                                  </a:lnTo>
                                  <a:lnTo>
                                    <a:pt x="1295" y="100"/>
                                  </a:lnTo>
                                  <a:lnTo>
                                    <a:pt x="1241" y="108"/>
                                  </a:lnTo>
                                  <a:lnTo>
                                    <a:pt x="1080" y="129"/>
                                  </a:lnTo>
                                  <a:lnTo>
                                    <a:pt x="1026" y="138"/>
                                  </a:lnTo>
                                  <a:lnTo>
                                    <a:pt x="971" y="143"/>
                                  </a:lnTo>
                                  <a:lnTo>
                                    <a:pt x="917" y="150"/>
                                  </a:lnTo>
                                  <a:lnTo>
                                    <a:pt x="864" y="160"/>
                                  </a:lnTo>
                                  <a:lnTo>
                                    <a:pt x="702" y="181"/>
                                  </a:lnTo>
                                  <a:lnTo>
                                    <a:pt x="648" y="186"/>
                                  </a:lnTo>
                                  <a:lnTo>
                                    <a:pt x="594" y="191"/>
                                  </a:lnTo>
                                  <a:lnTo>
                                    <a:pt x="540" y="196"/>
                                  </a:lnTo>
                                  <a:lnTo>
                                    <a:pt x="486" y="203"/>
                                  </a:lnTo>
                                  <a:lnTo>
                                    <a:pt x="378" y="214"/>
                                  </a:lnTo>
                                  <a:lnTo>
                                    <a:pt x="324" y="221"/>
                                  </a:lnTo>
                                  <a:lnTo>
                                    <a:pt x="216" y="232"/>
                                  </a:lnTo>
                                  <a:lnTo>
                                    <a:pt x="162" y="240"/>
                                  </a:lnTo>
                                  <a:lnTo>
                                    <a:pt x="108" y="246"/>
                                  </a:lnTo>
                                  <a:lnTo>
                                    <a:pt x="54" y="252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162" y="300"/>
                                  </a:lnTo>
                                  <a:lnTo>
                                    <a:pt x="216" y="293"/>
                                  </a:lnTo>
                                  <a:lnTo>
                                    <a:pt x="324" y="283"/>
                                  </a:lnTo>
                                  <a:lnTo>
                                    <a:pt x="378" y="276"/>
                                  </a:lnTo>
                                  <a:lnTo>
                                    <a:pt x="486" y="266"/>
                                  </a:lnTo>
                                  <a:lnTo>
                                    <a:pt x="540" y="260"/>
                                  </a:lnTo>
                                  <a:lnTo>
                                    <a:pt x="594" y="256"/>
                                  </a:lnTo>
                                  <a:lnTo>
                                    <a:pt x="648" y="251"/>
                                  </a:lnTo>
                                  <a:lnTo>
                                    <a:pt x="702" y="246"/>
                                  </a:lnTo>
                                  <a:lnTo>
                                    <a:pt x="864" y="228"/>
                                  </a:lnTo>
                                  <a:lnTo>
                                    <a:pt x="917" y="219"/>
                                  </a:lnTo>
                                  <a:lnTo>
                                    <a:pt x="971" y="213"/>
                                  </a:lnTo>
                                  <a:lnTo>
                                    <a:pt x="1026" y="210"/>
                                  </a:lnTo>
                                  <a:lnTo>
                                    <a:pt x="1080" y="203"/>
                                  </a:lnTo>
                                  <a:lnTo>
                                    <a:pt x="1134" y="197"/>
                                  </a:lnTo>
                                  <a:lnTo>
                                    <a:pt x="1295" y="178"/>
                                  </a:lnTo>
                                  <a:lnTo>
                                    <a:pt x="1349" y="171"/>
                                  </a:lnTo>
                                  <a:lnTo>
                                    <a:pt x="1511" y="151"/>
                                  </a:lnTo>
                                  <a:lnTo>
                                    <a:pt x="1565" y="144"/>
                                  </a:lnTo>
                                  <a:lnTo>
                                    <a:pt x="1619" y="137"/>
                                  </a:lnTo>
                                  <a:lnTo>
                                    <a:pt x="1727" y="123"/>
                                  </a:lnTo>
                                  <a:lnTo>
                                    <a:pt x="1889" y="101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docshape375"/>
                          <wps:cNvSpPr>
                            <a:spLocks/>
                          </wps:cNvSpPr>
                          <wps:spPr bwMode="auto">
                            <a:xfrm>
                              <a:off x="2837" y="42"/>
                              <a:ext cx="1889" cy="461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42 42"/>
                                <a:gd name="T3" fmla="*/ 42 h 461"/>
                                <a:gd name="T4" fmla="+- 0 4672 2837"/>
                                <a:gd name="T5" fmla="*/ T4 w 1889"/>
                                <a:gd name="T6" fmla="+- 0 58 42"/>
                                <a:gd name="T7" fmla="*/ 58 h 461"/>
                                <a:gd name="T8" fmla="+- 0 4618 2837"/>
                                <a:gd name="T9" fmla="*/ T8 w 1889"/>
                                <a:gd name="T10" fmla="+- 0 75 42"/>
                                <a:gd name="T11" fmla="*/ 75 h 461"/>
                                <a:gd name="T12" fmla="+- 0 4564 2837"/>
                                <a:gd name="T13" fmla="*/ T12 w 1889"/>
                                <a:gd name="T14" fmla="+- 0 90 42"/>
                                <a:gd name="T15" fmla="*/ 90 h 461"/>
                                <a:gd name="T16" fmla="+- 0 4510 2837"/>
                                <a:gd name="T17" fmla="*/ T16 w 1889"/>
                                <a:gd name="T18" fmla="+- 0 105 42"/>
                                <a:gd name="T19" fmla="*/ 105 h 461"/>
                                <a:gd name="T20" fmla="+- 0 4456 2837"/>
                                <a:gd name="T21" fmla="*/ T20 w 1889"/>
                                <a:gd name="T22" fmla="+- 0 120 42"/>
                                <a:gd name="T23" fmla="*/ 120 h 461"/>
                                <a:gd name="T24" fmla="+- 0 4402 2837"/>
                                <a:gd name="T25" fmla="*/ T24 w 1889"/>
                                <a:gd name="T26" fmla="+- 0 134 42"/>
                                <a:gd name="T27" fmla="*/ 134 h 461"/>
                                <a:gd name="T28" fmla="+- 0 4348 2837"/>
                                <a:gd name="T29" fmla="*/ T28 w 1889"/>
                                <a:gd name="T30" fmla="+- 0 152 42"/>
                                <a:gd name="T31" fmla="*/ 152 h 461"/>
                                <a:gd name="T32" fmla="+- 0 4240 2837"/>
                                <a:gd name="T33" fmla="*/ T32 w 1889"/>
                                <a:gd name="T34" fmla="+- 0 179 42"/>
                                <a:gd name="T35" fmla="*/ 179 h 461"/>
                                <a:gd name="T36" fmla="+- 0 4132 2837"/>
                                <a:gd name="T37" fmla="*/ T36 w 1889"/>
                                <a:gd name="T38" fmla="+- 0 206 42"/>
                                <a:gd name="T39" fmla="*/ 206 h 461"/>
                                <a:gd name="T40" fmla="+- 0 4078 2837"/>
                                <a:gd name="T41" fmla="*/ T40 w 1889"/>
                                <a:gd name="T42" fmla="+- 0 220 42"/>
                                <a:gd name="T43" fmla="*/ 220 h 461"/>
                                <a:gd name="T44" fmla="+- 0 4024 2837"/>
                                <a:gd name="T45" fmla="*/ T44 w 1889"/>
                                <a:gd name="T46" fmla="+- 0 226 42"/>
                                <a:gd name="T47" fmla="*/ 226 h 461"/>
                                <a:gd name="T48" fmla="+- 0 3971 2837"/>
                                <a:gd name="T49" fmla="*/ T48 w 1889"/>
                                <a:gd name="T50" fmla="+- 0 240 42"/>
                                <a:gd name="T51" fmla="*/ 240 h 461"/>
                                <a:gd name="T52" fmla="+- 0 3917 2837"/>
                                <a:gd name="T53" fmla="*/ T52 w 1889"/>
                                <a:gd name="T54" fmla="+- 0 252 42"/>
                                <a:gd name="T55" fmla="*/ 252 h 461"/>
                                <a:gd name="T56" fmla="+- 0 3808 2837"/>
                                <a:gd name="T57" fmla="*/ T56 w 1889"/>
                                <a:gd name="T58" fmla="+- 0 275 42"/>
                                <a:gd name="T59" fmla="*/ 275 h 461"/>
                                <a:gd name="T60" fmla="+- 0 3647 2837"/>
                                <a:gd name="T61" fmla="*/ T60 w 1889"/>
                                <a:gd name="T62" fmla="+- 0 309 42"/>
                                <a:gd name="T63" fmla="*/ 309 h 461"/>
                                <a:gd name="T64" fmla="+- 0 3593 2837"/>
                                <a:gd name="T65" fmla="*/ T64 w 1889"/>
                                <a:gd name="T66" fmla="+- 0 319 42"/>
                                <a:gd name="T67" fmla="*/ 319 h 461"/>
                                <a:gd name="T68" fmla="+- 0 3539 2837"/>
                                <a:gd name="T69" fmla="*/ T68 w 1889"/>
                                <a:gd name="T70" fmla="+- 0 330 42"/>
                                <a:gd name="T71" fmla="*/ 330 h 461"/>
                                <a:gd name="T72" fmla="+- 0 3431 2837"/>
                                <a:gd name="T73" fmla="*/ T72 w 1889"/>
                                <a:gd name="T74" fmla="+- 0 347 42"/>
                                <a:gd name="T75" fmla="*/ 347 h 461"/>
                                <a:gd name="T76" fmla="+- 0 3377 2837"/>
                                <a:gd name="T77" fmla="*/ T76 w 1889"/>
                                <a:gd name="T78" fmla="+- 0 358 42"/>
                                <a:gd name="T79" fmla="*/ 358 h 461"/>
                                <a:gd name="T80" fmla="+- 0 3269 2837"/>
                                <a:gd name="T81" fmla="*/ T80 w 1889"/>
                                <a:gd name="T82" fmla="+- 0 377 42"/>
                                <a:gd name="T83" fmla="*/ 377 h 461"/>
                                <a:gd name="T84" fmla="+- 0 3215 2837"/>
                                <a:gd name="T85" fmla="*/ T84 w 1889"/>
                                <a:gd name="T86" fmla="+- 0 387 42"/>
                                <a:gd name="T87" fmla="*/ 387 h 461"/>
                                <a:gd name="T88" fmla="+- 0 3161 2837"/>
                                <a:gd name="T89" fmla="*/ T88 w 1889"/>
                                <a:gd name="T90" fmla="+- 0 395 42"/>
                                <a:gd name="T91" fmla="*/ 395 h 461"/>
                                <a:gd name="T92" fmla="+- 0 3107 2837"/>
                                <a:gd name="T93" fmla="*/ T92 w 1889"/>
                                <a:gd name="T94" fmla="+- 0 404 42"/>
                                <a:gd name="T95" fmla="*/ 404 h 461"/>
                                <a:gd name="T96" fmla="+- 0 3053 2837"/>
                                <a:gd name="T97" fmla="*/ T96 w 1889"/>
                                <a:gd name="T98" fmla="+- 0 412 42"/>
                                <a:gd name="T99" fmla="*/ 412 h 461"/>
                                <a:gd name="T100" fmla="+- 0 2999 2837"/>
                                <a:gd name="T101" fmla="*/ T100 w 1889"/>
                                <a:gd name="T102" fmla="+- 0 420 42"/>
                                <a:gd name="T103" fmla="*/ 420 h 461"/>
                                <a:gd name="T104" fmla="+- 0 2945 2837"/>
                                <a:gd name="T105" fmla="*/ T104 w 1889"/>
                                <a:gd name="T106" fmla="+- 0 427 42"/>
                                <a:gd name="T107" fmla="*/ 427 h 461"/>
                                <a:gd name="T108" fmla="+- 0 2891 2837"/>
                                <a:gd name="T109" fmla="*/ T108 w 1889"/>
                                <a:gd name="T110" fmla="+- 0 435 42"/>
                                <a:gd name="T111" fmla="*/ 435 h 461"/>
                                <a:gd name="T112" fmla="+- 0 2837 2837"/>
                                <a:gd name="T113" fmla="*/ T112 w 1889"/>
                                <a:gd name="T114" fmla="+- 0 442 42"/>
                                <a:gd name="T115" fmla="*/ 442 h 461"/>
                                <a:gd name="T116" fmla="+- 0 2837 2837"/>
                                <a:gd name="T117" fmla="*/ T116 w 1889"/>
                                <a:gd name="T118" fmla="+- 0 503 42"/>
                                <a:gd name="T119" fmla="*/ 503 h 461"/>
                                <a:gd name="T120" fmla="+- 0 2891 2837"/>
                                <a:gd name="T121" fmla="*/ T120 w 1889"/>
                                <a:gd name="T122" fmla="+- 0 495 42"/>
                                <a:gd name="T123" fmla="*/ 495 h 461"/>
                                <a:gd name="T124" fmla="+- 0 2999 2837"/>
                                <a:gd name="T125" fmla="*/ T124 w 1889"/>
                                <a:gd name="T126" fmla="+- 0 481 42"/>
                                <a:gd name="T127" fmla="*/ 481 h 461"/>
                                <a:gd name="T128" fmla="+- 0 3053 2837"/>
                                <a:gd name="T129" fmla="*/ T128 w 1889"/>
                                <a:gd name="T130" fmla="+- 0 473 42"/>
                                <a:gd name="T131" fmla="*/ 473 h 461"/>
                                <a:gd name="T132" fmla="+- 0 3107 2837"/>
                                <a:gd name="T133" fmla="*/ T132 w 1889"/>
                                <a:gd name="T134" fmla="+- 0 466 42"/>
                                <a:gd name="T135" fmla="*/ 466 h 461"/>
                                <a:gd name="T136" fmla="+- 0 3161 2837"/>
                                <a:gd name="T137" fmla="*/ T136 w 1889"/>
                                <a:gd name="T138" fmla="+- 0 458 42"/>
                                <a:gd name="T139" fmla="*/ 458 h 461"/>
                                <a:gd name="T140" fmla="+- 0 3215 2837"/>
                                <a:gd name="T141" fmla="*/ T140 w 1889"/>
                                <a:gd name="T142" fmla="+- 0 450 42"/>
                                <a:gd name="T143" fmla="*/ 450 h 461"/>
                                <a:gd name="T144" fmla="+- 0 3269 2837"/>
                                <a:gd name="T145" fmla="*/ T144 w 1889"/>
                                <a:gd name="T146" fmla="+- 0 441 42"/>
                                <a:gd name="T147" fmla="*/ 441 h 461"/>
                                <a:gd name="T148" fmla="+- 0 3377 2837"/>
                                <a:gd name="T149" fmla="*/ T148 w 1889"/>
                                <a:gd name="T150" fmla="+- 0 424 42"/>
                                <a:gd name="T151" fmla="*/ 424 h 461"/>
                                <a:gd name="T152" fmla="+- 0 3431 2837"/>
                                <a:gd name="T153" fmla="*/ T152 w 1889"/>
                                <a:gd name="T154" fmla="+- 0 414 42"/>
                                <a:gd name="T155" fmla="*/ 414 h 461"/>
                                <a:gd name="T156" fmla="+- 0 3539 2837"/>
                                <a:gd name="T157" fmla="*/ T156 w 1889"/>
                                <a:gd name="T158" fmla="+- 0 398 42"/>
                                <a:gd name="T159" fmla="*/ 398 h 461"/>
                                <a:gd name="T160" fmla="+- 0 3593 2837"/>
                                <a:gd name="T161" fmla="*/ T160 w 1889"/>
                                <a:gd name="T162" fmla="+- 0 388 42"/>
                                <a:gd name="T163" fmla="*/ 388 h 461"/>
                                <a:gd name="T164" fmla="+- 0 3647 2837"/>
                                <a:gd name="T165" fmla="*/ T164 w 1889"/>
                                <a:gd name="T166" fmla="+- 0 380 42"/>
                                <a:gd name="T167" fmla="*/ 380 h 461"/>
                                <a:gd name="T168" fmla="+- 0 3808 2837"/>
                                <a:gd name="T169" fmla="*/ T168 w 1889"/>
                                <a:gd name="T170" fmla="+- 0 351 42"/>
                                <a:gd name="T171" fmla="*/ 351 h 461"/>
                                <a:gd name="T172" fmla="+- 0 3971 2837"/>
                                <a:gd name="T173" fmla="*/ T172 w 1889"/>
                                <a:gd name="T174" fmla="+- 0 321 42"/>
                                <a:gd name="T175" fmla="*/ 321 h 461"/>
                                <a:gd name="T176" fmla="+- 0 4024 2837"/>
                                <a:gd name="T177" fmla="*/ T176 w 1889"/>
                                <a:gd name="T178" fmla="+- 0 310 42"/>
                                <a:gd name="T179" fmla="*/ 310 h 461"/>
                                <a:gd name="T180" fmla="+- 0 4078 2837"/>
                                <a:gd name="T181" fmla="*/ T180 w 1889"/>
                                <a:gd name="T182" fmla="+- 0 306 42"/>
                                <a:gd name="T183" fmla="*/ 306 h 461"/>
                                <a:gd name="T184" fmla="+- 0 4132 2837"/>
                                <a:gd name="T185" fmla="*/ T184 w 1889"/>
                                <a:gd name="T186" fmla="+- 0 294 42"/>
                                <a:gd name="T187" fmla="*/ 294 h 461"/>
                                <a:gd name="T188" fmla="+- 0 4240 2837"/>
                                <a:gd name="T189" fmla="*/ T188 w 1889"/>
                                <a:gd name="T190" fmla="+- 0 271 42"/>
                                <a:gd name="T191" fmla="*/ 271 h 461"/>
                                <a:gd name="T192" fmla="+- 0 4348 2837"/>
                                <a:gd name="T193" fmla="*/ T192 w 1889"/>
                                <a:gd name="T194" fmla="+- 0 250 42"/>
                                <a:gd name="T195" fmla="*/ 250 h 461"/>
                                <a:gd name="T196" fmla="+- 0 4402 2837"/>
                                <a:gd name="T197" fmla="*/ T196 w 1889"/>
                                <a:gd name="T198" fmla="+- 0 235 42"/>
                                <a:gd name="T199" fmla="*/ 235 h 461"/>
                                <a:gd name="T200" fmla="+- 0 4456 2837"/>
                                <a:gd name="T201" fmla="*/ T200 w 1889"/>
                                <a:gd name="T202" fmla="+- 0 223 42"/>
                                <a:gd name="T203" fmla="*/ 223 h 461"/>
                                <a:gd name="T204" fmla="+- 0 4510 2837"/>
                                <a:gd name="T205" fmla="*/ T204 w 1889"/>
                                <a:gd name="T206" fmla="+- 0 210 42"/>
                                <a:gd name="T207" fmla="*/ 210 h 461"/>
                                <a:gd name="T208" fmla="+- 0 4564 2837"/>
                                <a:gd name="T209" fmla="*/ T208 w 1889"/>
                                <a:gd name="T210" fmla="+- 0 198 42"/>
                                <a:gd name="T211" fmla="*/ 198 h 461"/>
                                <a:gd name="T212" fmla="+- 0 4618 2837"/>
                                <a:gd name="T213" fmla="*/ T212 w 1889"/>
                                <a:gd name="T214" fmla="+- 0 186 42"/>
                                <a:gd name="T215" fmla="*/ 186 h 461"/>
                                <a:gd name="T216" fmla="+- 0 4672 2837"/>
                                <a:gd name="T217" fmla="*/ T216 w 1889"/>
                                <a:gd name="T218" fmla="+- 0 173 42"/>
                                <a:gd name="T219" fmla="*/ 173 h 461"/>
                                <a:gd name="T220" fmla="+- 0 4726 2837"/>
                                <a:gd name="T221" fmla="*/ T220 w 1889"/>
                                <a:gd name="T222" fmla="+- 0 161 42"/>
                                <a:gd name="T223" fmla="*/ 161 h 461"/>
                                <a:gd name="T224" fmla="+- 0 4726 2837"/>
                                <a:gd name="T225" fmla="*/ T224 w 1889"/>
                                <a:gd name="T226" fmla="+- 0 42 42"/>
                                <a:gd name="T227" fmla="*/ 42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889" h="461">
                                  <a:moveTo>
                                    <a:pt x="1889" y="0"/>
                                  </a:moveTo>
                                  <a:lnTo>
                                    <a:pt x="1835" y="16"/>
                                  </a:lnTo>
                                  <a:lnTo>
                                    <a:pt x="1781" y="33"/>
                                  </a:lnTo>
                                  <a:lnTo>
                                    <a:pt x="1727" y="48"/>
                                  </a:lnTo>
                                  <a:lnTo>
                                    <a:pt x="1673" y="63"/>
                                  </a:lnTo>
                                  <a:lnTo>
                                    <a:pt x="1619" y="78"/>
                                  </a:lnTo>
                                  <a:lnTo>
                                    <a:pt x="1565" y="92"/>
                                  </a:lnTo>
                                  <a:lnTo>
                                    <a:pt x="1511" y="110"/>
                                  </a:lnTo>
                                  <a:lnTo>
                                    <a:pt x="1403" y="137"/>
                                  </a:lnTo>
                                  <a:lnTo>
                                    <a:pt x="1295" y="164"/>
                                  </a:lnTo>
                                  <a:lnTo>
                                    <a:pt x="1241" y="178"/>
                                  </a:lnTo>
                                  <a:lnTo>
                                    <a:pt x="1187" y="184"/>
                                  </a:lnTo>
                                  <a:lnTo>
                                    <a:pt x="1134" y="198"/>
                                  </a:lnTo>
                                  <a:lnTo>
                                    <a:pt x="1080" y="210"/>
                                  </a:lnTo>
                                  <a:lnTo>
                                    <a:pt x="971" y="233"/>
                                  </a:lnTo>
                                  <a:lnTo>
                                    <a:pt x="810" y="267"/>
                                  </a:lnTo>
                                  <a:lnTo>
                                    <a:pt x="756" y="277"/>
                                  </a:lnTo>
                                  <a:lnTo>
                                    <a:pt x="702" y="288"/>
                                  </a:lnTo>
                                  <a:lnTo>
                                    <a:pt x="594" y="305"/>
                                  </a:lnTo>
                                  <a:lnTo>
                                    <a:pt x="540" y="316"/>
                                  </a:lnTo>
                                  <a:lnTo>
                                    <a:pt x="432" y="335"/>
                                  </a:lnTo>
                                  <a:lnTo>
                                    <a:pt x="378" y="345"/>
                                  </a:lnTo>
                                  <a:lnTo>
                                    <a:pt x="324" y="353"/>
                                  </a:lnTo>
                                  <a:lnTo>
                                    <a:pt x="270" y="362"/>
                                  </a:lnTo>
                                  <a:lnTo>
                                    <a:pt x="216" y="370"/>
                                  </a:lnTo>
                                  <a:lnTo>
                                    <a:pt x="162" y="378"/>
                                  </a:lnTo>
                                  <a:lnTo>
                                    <a:pt x="108" y="385"/>
                                  </a:lnTo>
                                  <a:lnTo>
                                    <a:pt x="54" y="393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61"/>
                                  </a:lnTo>
                                  <a:lnTo>
                                    <a:pt x="54" y="453"/>
                                  </a:lnTo>
                                  <a:lnTo>
                                    <a:pt x="162" y="439"/>
                                  </a:lnTo>
                                  <a:lnTo>
                                    <a:pt x="216" y="431"/>
                                  </a:lnTo>
                                  <a:lnTo>
                                    <a:pt x="270" y="424"/>
                                  </a:lnTo>
                                  <a:lnTo>
                                    <a:pt x="324" y="416"/>
                                  </a:lnTo>
                                  <a:lnTo>
                                    <a:pt x="378" y="408"/>
                                  </a:lnTo>
                                  <a:lnTo>
                                    <a:pt x="432" y="399"/>
                                  </a:lnTo>
                                  <a:lnTo>
                                    <a:pt x="540" y="382"/>
                                  </a:lnTo>
                                  <a:lnTo>
                                    <a:pt x="594" y="372"/>
                                  </a:lnTo>
                                  <a:lnTo>
                                    <a:pt x="702" y="356"/>
                                  </a:lnTo>
                                  <a:lnTo>
                                    <a:pt x="756" y="346"/>
                                  </a:lnTo>
                                  <a:lnTo>
                                    <a:pt x="810" y="338"/>
                                  </a:lnTo>
                                  <a:lnTo>
                                    <a:pt x="971" y="309"/>
                                  </a:lnTo>
                                  <a:lnTo>
                                    <a:pt x="1134" y="279"/>
                                  </a:lnTo>
                                  <a:lnTo>
                                    <a:pt x="1187" y="268"/>
                                  </a:lnTo>
                                  <a:lnTo>
                                    <a:pt x="1241" y="264"/>
                                  </a:lnTo>
                                  <a:lnTo>
                                    <a:pt x="1295" y="252"/>
                                  </a:lnTo>
                                  <a:lnTo>
                                    <a:pt x="1403" y="229"/>
                                  </a:lnTo>
                                  <a:lnTo>
                                    <a:pt x="1511" y="208"/>
                                  </a:lnTo>
                                  <a:lnTo>
                                    <a:pt x="1565" y="193"/>
                                  </a:lnTo>
                                  <a:lnTo>
                                    <a:pt x="1619" y="181"/>
                                  </a:lnTo>
                                  <a:lnTo>
                                    <a:pt x="1673" y="168"/>
                                  </a:lnTo>
                                  <a:lnTo>
                                    <a:pt x="1727" y="156"/>
                                  </a:lnTo>
                                  <a:lnTo>
                                    <a:pt x="1781" y="144"/>
                                  </a:lnTo>
                                  <a:lnTo>
                                    <a:pt x="1835" y="131"/>
                                  </a:lnTo>
                                  <a:lnTo>
                                    <a:pt x="1889" y="119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5CF1A07" id="docshapegroup369" o:spid="_x0000_s1026" style="position:absolute;margin-left:141.85pt;margin-top:2.1pt;width:94.45pt;height:26.35pt;z-index:-17198592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  <v:fill opacity="32896f"/>
  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  </v:shape>
  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  <v:fill opacity="32896f"/>
  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  </v:shape>
  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  <v:fill opacity="32896f"/>
  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  </v:shape>
  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  <v:fill opacity="32896f"/>
  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  </v:shape>
  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  <v:fill opacity="32896f"/>
  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  </v:shape>
  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  <v:fill opacity="32896f"/>
  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</w:del>
      <w:ins w:id="2052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69920" behindDoc="1" locked="0" layoutInCell="1" allowOverlap="1">
                  <wp:simplePos x="0" y="0"/>
                  <wp:positionH relativeFrom="page">
                    <wp:posOffset>1801495</wp:posOffset>
                  </wp:positionH>
                  <wp:positionV relativeFrom="paragraph">
                    <wp:posOffset>26670</wp:posOffset>
                  </wp:positionV>
                  <wp:extent cx="1199515" cy="334645"/>
                  <wp:effectExtent l="0" t="0" r="0" b="0"/>
                  <wp:wrapNone/>
                  <wp:docPr id="60" name="docshapegroup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99515" cy="334645"/>
                            <a:chOff x="2837" y="42"/>
                            <a:chExt cx="1889" cy="527"/>
                          </a:xfrm>
                        </wpg:grpSpPr>
                        <wps:wsp>
                          <wps:cNvPr id="61" name="docshape370"/>
                          <wps:cNvSpPr>
                            <a:spLocks/>
                          </wps:cNvSpPr>
                          <wps:spPr bwMode="auto">
                            <a:xfrm>
                              <a:off x="2837" y="371"/>
                              <a:ext cx="1889" cy="179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71 371"/>
                                <a:gd name="T3" fmla="*/ 371 h 179"/>
                                <a:gd name="T4" fmla="+- 0 4672 2837"/>
                                <a:gd name="T5" fmla="*/ T4 w 1889"/>
                                <a:gd name="T6" fmla="+- 0 377 371"/>
                                <a:gd name="T7" fmla="*/ 377 h 179"/>
                                <a:gd name="T8" fmla="+- 0 4618 2837"/>
                                <a:gd name="T9" fmla="*/ T8 w 1889"/>
                                <a:gd name="T10" fmla="+- 0 383 371"/>
                                <a:gd name="T11" fmla="*/ 383 h 179"/>
                                <a:gd name="T12" fmla="+- 0 4564 2837"/>
                                <a:gd name="T13" fmla="*/ T12 w 1889"/>
                                <a:gd name="T14" fmla="+- 0 390 371"/>
                                <a:gd name="T15" fmla="*/ 390 h 179"/>
                                <a:gd name="T16" fmla="+- 0 4456 2837"/>
                                <a:gd name="T17" fmla="*/ T16 w 1889"/>
                                <a:gd name="T18" fmla="+- 0 399 371"/>
                                <a:gd name="T19" fmla="*/ 399 h 179"/>
                                <a:gd name="T20" fmla="+- 0 4348 2837"/>
                                <a:gd name="T21" fmla="*/ T20 w 1889"/>
                                <a:gd name="T22" fmla="+- 0 410 371"/>
                                <a:gd name="T23" fmla="*/ 410 h 179"/>
                                <a:gd name="T24" fmla="+- 0 4294 2837"/>
                                <a:gd name="T25" fmla="*/ T24 w 1889"/>
                                <a:gd name="T26" fmla="+- 0 415 371"/>
                                <a:gd name="T27" fmla="*/ 415 h 179"/>
                                <a:gd name="T28" fmla="+- 0 4240 2837"/>
                                <a:gd name="T29" fmla="*/ T28 w 1889"/>
                                <a:gd name="T30" fmla="+- 0 420 371"/>
                                <a:gd name="T31" fmla="*/ 420 h 179"/>
                                <a:gd name="T32" fmla="+- 0 4132 2837"/>
                                <a:gd name="T33" fmla="*/ T32 w 1889"/>
                                <a:gd name="T34" fmla="+- 0 430 371"/>
                                <a:gd name="T35" fmla="*/ 430 h 179"/>
                                <a:gd name="T36" fmla="+- 0 4078 2837"/>
                                <a:gd name="T37" fmla="*/ T36 w 1889"/>
                                <a:gd name="T38" fmla="+- 0 433 371"/>
                                <a:gd name="T39" fmla="*/ 433 h 179"/>
                                <a:gd name="T40" fmla="+- 0 3971 2837"/>
                                <a:gd name="T41" fmla="*/ T40 w 1889"/>
                                <a:gd name="T42" fmla="+- 0 442 371"/>
                                <a:gd name="T43" fmla="*/ 442 h 179"/>
                                <a:gd name="T44" fmla="+- 0 3917 2837"/>
                                <a:gd name="T45" fmla="*/ T44 w 1889"/>
                                <a:gd name="T46" fmla="+- 0 449 371"/>
                                <a:gd name="T47" fmla="*/ 449 h 179"/>
                                <a:gd name="T48" fmla="+- 0 3863 2837"/>
                                <a:gd name="T49" fmla="*/ T48 w 1889"/>
                                <a:gd name="T50" fmla="+- 0 450 371"/>
                                <a:gd name="T51" fmla="*/ 450 h 179"/>
                                <a:gd name="T52" fmla="+- 0 3808 2837"/>
                                <a:gd name="T53" fmla="*/ T52 w 1889"/>
                                <a:gd name="T54" fmla="+- 0 458 371"/>
                                <a:gd name="T55" fmla="*/ 458 h 179"/>
                                <a:gd name="T56" fmla="+- 0 3754 2837"/>
                                <a:gd name="T57" fmla="*/ T56 w 1889"/>
                                <a:gd name="T58" fmla="+- 0 463 371"/>
                                <a:gd name="T59" fmla="*/ 463 h 179"/>
                                <a:gd name="T60" fmla="+- 0 3701 2837"/>
                                <a:gd name="T61" fmla="*/ T60 w 1889"/>
                                <a:gd name="T62" fmla="+- 0 466 371"/>
                                <a:gd name="T63" fmla="*/ 466 h 179"/>
                                <a:gd name="T64" fmla="+- 0 3647 2837"/>
                                <a:gd name="T65" fmla="*/ T64 w 1889"/>
                                <a:gd name="T66" fmla="+- 0 470 371"/>
                                <a:gd name="T67" fmla="*/ 470 h 179"/>
                                <a:gd name="T68" fmla="+- 0 3593 2837"/>
                                <a:gd name="T69" fmla="*/ T68 w 1889"/>
                                <a:gd name="T70" fmla="+- 0 475 371"/>
                                <a:gd name="T71" fmla="*/ 475 h 179"/>
                                <a:gd name="T72" fmla="+- 0 3377 2837"/>
                                <a:gd name="T73" fmla="*/ T72 w 1889"/>
                                <a:gd name="T74" fmla="+- 0 493 371"/>
                                <a:gd name="T75" fmla="*/ 493 h 179"/>
                                <a:gd name="T76" fmla="+- 0 3323 2837"/>
                                <a:gd name="T77" fmla="*/ T76 w 1889"/>
                                <a:gd name="T78" fmla="+- 0 497 371"/>
                                <a:gd name="T79" fmla="*/ 497 h 179"/>
                                <a:gd name="T80" fmla="+- 0 3269 2837"/>
                                <a:gd name="T81" fmla="*/ T80 w 1889"/>
                                <a:gd name="T82" fmla="+- 0 502 371"/>
                                <a:gd name="T83" fmla="*/ 502 h 179"/>
                                <a:gd name="T84" fmla="+- 0 3215 2837"/>
                                <a:gd name="T85" fmla="*/ T84 w 1889"/>
                                <a:gd name="T86" fmla="+- 0 504 371"/>
                                <a:gd name="T87" fmla="*/ 504 h 179"/>
                                <a:gd name="T88" fmla="+- 0 3161 2837"/>
                                <a:gd name="T89" fmla="*/ T88 w 1889"/>
                                <a:gd name="T90" fmla="+- 0 508 371"/>
                                <a:gd name="T91" fmla="*/ 508 h 179"/>
                                <a:gd name="T92" fmla="+- 0 3107 2837"/>
                                <a:gd name="T93" fmla="*/ T92 w 1889"/>
                                <a:gd name="T94" fmla="+- 0 513 371"/>
                                <a:gd name="T95" fmla="*/ 513 h 179"/>
                                <a:gd name="T96" fmla="+- 0 3053 2837"/>
                                <a:gd name="T97" fmla="*/ T96 w 1889"/>
                                <a:gd name="T98" fmla="+- 0 513 371"/>
                                <a:gd name="T99" fmla="*/ 513 h 179"/>
                                <a:gd name="T100" fmla="+- 0 2999 2837"/>
                                <a:gd name="T101" fmla="*/ T100 w 1889"/>
                                <a:gd name="T102" fmla="+- 0 518 371"/>
                                <a:gd name="T103" fmla="*/ 518 h 179"/>
                                <a:gd name="T104" fmla="+- 0 2837 2837"/>
                                <a:gd name="T105" fmla="*/ T104 w 1889"/>
                                <a:gd name="T106" fmla="+- 0 529 371"/>
                                <a:gd name="T107" fmla="*/ 529 h 179"/>
                                <a:gd name="T108" fmla="+- 0 2837 2837"/>
                                <a:gd name="T109" fmla="*/ T108 w 1889"/>
                                <a:gd name="T110" fmla="+- 0 549 371"/>
                                <a:gd name="T111" fmla="*/ 549 h 179"/>
                                <a:gd name="T112" fmla="+- 0 2999 2837"/>
                                <a:gd name="T113" fmla="*/ T112 w 1889"/>
                                <a:gd name="T114" fmla="+- 0 539 371"/>
                                <a:gd name="T115" fmla="*/ 539 h 179"/>
                                <a:gd name="T116" fmla="+- 0 3053 2837"/>
                                <a:gd name="T117" fmla="*/ T116 w 1889"/>
                                <a:gd name="T118" fmla="+- 0 534 371"/>
                                <a:gd name="T119" fmla="*/ 534 h 179"/>
                                <a:gd name="T120" fmla="+- 0 3107 2837"/>
                                <a:gd name="T121" fmla="*/ T120 w 1889"/>
                                <a:gd name="T122" fmla="+- 0 533 371"/>
                                <a:gd name="T123" fmla="*/ 533 h 179"/>
                                <a:gd name="T124" fmla="+- 0 3161 2837"/>
                                <a:gd name="T125" fmla="*/ T124 w 1889"/>
                                <a:gd name="T126" fmla="+- 0 529 371"/>
                                <a:gd name="T127" fmla="*/ 529 h 179"/>
                                <a:gd name="T128" fmla="+- 0 3215 2837"/>
                                <a:gd name="T129" fmla="*/ T128 w 1889"/>
                                <a:gd name="T130" fmla="+- 0 525 371"/>
                                <a:gd name="T131" fmla="*/ 525 h 179"/>
                                <a:gd name="T132" fmla="+- 0 3269 2837"/>
                                <a:gd name="T133" fmla="*/ T132 w 1889"/>
                                <a:gd name="T134" fmla="+- 0 522 371"/>
                                <a:gd name="T135" fmla="*/ 522 h 179"/>
                                <a:gd name="T136" fmla="+- 0 3323 2837"/>
                                <a:gd name="T137" fmla="*/ T136 w 1889"/>
                                <a:gd name="T138" fmla="+- 0 517 371"/>
                                <a:gd name="T139" fmla="*/ 517 h 179"/>
                                <a:gd name="T140" fmla="+- 0 3377 2837"/>
                                <a:gd name="T141" fmla="*/ T140 w 1889"/>
                                <a:gd name="T142" fmla="+- 0 513 371"/>
                                <a:gd name="T143" fmla="*/ 513 h 179"/>
                                <a:gd name="T144" fmla="+- 0 3593 2837"/>
                                <a:gd name="T145" fmla="*/ T144 w 1889"/>
                                <a:gd name="T146" fmla="+- 0 497 371"/>
                                <a:gd name="T147" fmla="*/ 497 h 179"/>
                                <a:gd name="T148" fmla="+- 0 3647 2837"/>
                                <a:gd name="T149" fmla="*/ T148 w 1889"/>
                                <a:gd name="T150" fmla="+- 0 491 371"/>
                                <a:gd name="T151" fmla="*/ 491 h 179"/>
                                <a:gd name="T152" fmla="+- 0 3701 2837"/>
                                <a:gd name="T153" fmla="*/ T152 w 1889"/>
                                <a:gd name="T154" fmla="+- 0 487 371"/>
                                <a:gd name="T155" fmla="*/ 487 h 179"/>
                                <a:gd name="T156" fmla="+- 0 3754 2837"/>
                                <a:gd name="T157" fmla="*/ T156 w 1889"/>
                                <a:gd name="T158" fmla="+- 0 485 371"/>
                                <a:gd name="T159" fmla="*/ 485 h 179"/>
                                <a:gd name="T160" fmla="+- 0 3808 2837"/>
                                <a:gd name="T161" fmla="*/ T160 w 1889"/>
                                <a:gd name="T162" fmla="+- 0 480 371"/>
                                <a:gd name="T163" fmla="*/ 480 h 179"/>
                                <a:gd name="T164" fmla="+- 0 3863 2837"/>
                                <a:gd name="T165" fmla="*/ T164 w 1889"/>
                                <a:gd name="T166" fmla="+- 0 472 371"/>
                                <a:gd name="T167" fmla="*/ 472 h 179"/>
                                <a:gd name="T168" fmla="+- 0 3917 2837"/>
                                <a:gd name="T169" fmla="*/ T168 w 1889"/>
                                <a:gd name="T170" fmla="+- 0 471 371"/>
                                <a:gd name="T171" fmla="*/ 471 h 179"/>
                                <a:gd name="T172" fmla="+- 0 3971 2837"/>
                                <a:gd name="T173" fmla="*/ T172 w 1889"/>
                                <a:gd name="T174" fmla="+- 0 464 371"/>
                                <a:gd name="T175" fmla="*/ 464 h 179"/>
                                <a:gd name="T176" fmla="+- 0 4078 2837"/>
                                <a:gd name="T177" fmla="*/ T176 w 1889"/>
                                <a:gd name="T178" fmla="+- 0 456 371"/>
                                <a:gd name="T179" fmla="*/ 456 h 179"/>
                                <a:gd name="T180" fmla="+- 0 4132 2837"/>
                                <a:gd name="T181" fmla="*/ T180 w 1889"/>
                                <a:gd name="T182" fmla="+- 0 453 371"/>
                                <a:gd name="T183" fmla="*/ 453 h 179"/>
                                <a:gd name="T184" fmla="+- 0 4240 2837"/>
                                <a:gd name="T185" fmla="*/ T184 w 1889"/>
                                <a:gd name="T186" fmla="+- 0 444 371"/>
                                <a:gd name="T187" fmla="*/ 444 h 179"/>
                                <a:gd name="T188" fmla="+- 0 4294 2837"/>
                                <a:gd name="T189" fmla="*/ T188 w 1889"/>
                                <a:gd name="T190" fmla="+- 0 439 371"/>
                                <a:gd name="T191" fmla="*/ 439 h 179"/>
                                <a:gd name="T192" fmla="+- 0 4348 2837"/>
                                <a:gd name="T193" fmla="*/ T192 w 1889"/>
                                <a:gd name="T194" fmla="+- 0 435 371"/>
                                <a:gd name="T195" fmla="*/ 435 h 179"/>
                                <a:gd name="T196" fmla="+- 0 4456 2837"/>
                                <a:gd name="T197" fmla="*/ T196 w 1889"/>
                                <a:gd name="T198" fmla="+- 0 424 371"/>
                                <a:gd name="T199" fmla="*/ 424 h 179"/>
                                <a:gd name="T200" fmla="+- 0 4564 2837"/>
                                <a:gd name="T201" fmla="*/ T200 w 1889"/>
                                <a:gd name="T202" fmla="+- 0 417 371"/>
                                <a:gd name="T203" fmla="*/ 417 h 179"/>
                                <a:gd name="T204" fmla="+- 0 4618 2837"/>
                                <a:gd name="T205" fmla="*/ T204 w 1889"/>
                                <a:gd name="T206" fmla="+- 0 410 371"/>
                                <a:gd name="T207" fmla="*/ 410 h 179"/>
                                <a:gd name="T208" fmla="+- 0 4672 2837"/>
                                <a:gd name="T209" fmla="*/ T208 w 1889"/>
                                <a:gd name="T210" fmla="+- 0 404 371"/>
                                <a:gd name="T211" fmla="*/ 404 h 179"/>
                                <a:gd name="T212" fmla="+- 0 4726 2837"/>
                                <a:gd name="T213" fmla="*/ T212 w 1889"/>
                                <a:gd name="T214" fmla="+- 0 399 371"/>
                                <a:gd name="T215" fmla="*/ 399 h 179"/>
                                <a:gd name="T216" fmla="+- 0 4726 2837"/>
                                <a:gd name="T217" fmla="*/ T216 w 1889"/>
                                <a:gd name="T218" fmla="+- 0 371 371"/>
                                <a:gd name="T219" fmla="*/ 371 h 1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</a:cxnLst>
                              <a:rect l="0" t="0" r="r" b="b"/>
                              <a:pathLst>
                                <a:path w="1889" h="179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9"/>
                                  </a:lnTo>
                                  <a:lnTo>
                                    <a:pt x="1619" y="28"/>
                                  </a:lnTo>
                                  <a:lnTo>
                                    <a:pt x="1511" y="39"/>
                                  </a:lnTo>
                                  <a:lnTo>
                                    <a:pt x="1457" y="44"/>
                                  </a:lnTo>
                                  <a:lnTo>
                                    <a:pt x="1403" y="49"/>
                                  </a:lnTo>
                                  <a:lnTo>
                                    <a:pt x="1295" y="59"/>
                                  </a:lnTo>
                                  <a:lnTo>
                                    <a:pt x="1241" y="62"/>
                                  </a:lnTo>
                                  <a:lnTo>
                                    <a:pt x="1134" y="71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026" y="79"/>
                                  </a:lnTo>
                                  <a:lnTo>
                                    <a:pt x="971" y="87"/>
                                  </a:lnTo>
                                  <a:lnTo>
                                    <a:pt x="917" y="92"/>
                                  </a:lnTo>
                                  <a:lnTo>
                                    <a:pt x="864" y="95"/>
                                  </a:lnTo>
                                  <a:lnTo>
                                    <a:pt x="810" y="99"/>
                                  </a:lnTo>
                                  <a:lnTo>
                                    <a:pt x="756" y="104"/>
                                  </a:lnTo>
                                  <a:lnTo>
                                    <a:pt x="540" y="122"/>
                                  </a:lnTo>
                                  <a:lnTo>
                                    <a:pt x="486" y="126"/>
                                  </a:lnTo>
                                  <a:lnTo>
                                    <a:pt x="432" y="131"/>
                                  </a:lnTo>
                                  <a:lnTo>
                                    <a:pt x="378" y="133"/>
                                  </a:lnTo>
                                  <a:lnTo>
                                    <a:pt x="324" y="137"/>
                                  </a:lnTo>
                                  <a:lnTo>
                                    <a:pt x="270" y="142"/>
                                  </a:lnTo>
                                  <a:lnTo>
                                    <a:pt x="216" y="142"/>
                                  </a:lnTo>
                                  <a:lnTo>
                                    <a:pt x="162" y="147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162" y="168"/>
                                  </a:lnTo>
                                  <a:lnTo>
                                    <a:pt x="216" y="163"/>
                                  </a:lnTo>
                                  <a:lnTo>
                                    <a:pt x="270" y="162"/>
                                  </a:lnTo>
                                  <a:lnTo>
                                    <a:pt x="324" y="158"/>
                                  </a:lnTo>
                                  <a:lnTo>
                                    <a:pt x="378" y="154"/>
                                  </a:lnTo>
                                  <a:lnTo>
                                    <a:pt x="432" y="151"/>
                                  </a:lnTo>
                                  <a:lnTo>
                                    <a:pt x="486" y="146"/>
                                  </a:lnTo>
                                  <a:lnTo>
                                    <a:pt x="540" y="142"/>
                                  </a:lnTo>
                                  <a:lnTo>
                                    <a:pt x="756" y="126"/>
                                  </a:lnTo>
                                  <a:lnTo>
                                    <a:pt x="810" y="120"/>
                                  </a:lnTo>
                                  <a:lnTo>
                                    <a:pt x="864" y="116"/>
                                  </a:lnTo>
                                  <a:lnTo>
                                    <a:pt x="917" y="114"/>
                                  </a:lnTo>
                                  <a:lnTo>
                                    <a:pt x="971" y="109"/>
                                  </a:lnTo>
                                  <a:lnTo>
                                    <a:pt x="1026" y="101"/>
                                  </a:lnTo>
                                  <a:lnTo>
                                    <a:pt x="1080" y="100"/>
                                  </a:lnTo>
                                  <a:lnTo>
                                    <a:pt x="1134" y="9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95" y="82"/>
                                  </a:lnTo>
                                  <a:lnTo>
                                    <a:pt x="1403" y="73"/>
                                  </a:lnTo>
                                  <a:lnTo>
                                    <a:pt x="1457" y="68"/>
                                  </a:lnTo>
                                  <a:lnTo>
                                    <a:pt x="1511" y="64"/>
                                  </a:lnTo>
                                  <a:lnTo>
                                    <a:pt x="1619" y="53"/>
                                  </a:lnTo>
                                  <a:lnTo>
                                    <a:pt x="1727" y="46"/>
                                  </a:lnTo>
                                  <a:lnTo>
                                    <a:pt x="1781" y="39"/>
                                  </a:lnTo>
                                  <a:lnTo>
                                    <a:pt x="1835" y="33"/>
                                  </a:lnTo>
                                  <a:lnTo>
                                    <a:pt x="1889" y="2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docshape371"/>
                          <wps:cNvSpPr>
                            <a:spLocks/>
                          </wps:cNvSpPr>
                          <wps:spPr bwMode="auto">
                            <a:xfrm>
                              <a:off x="2837" y="272"/>
                              <a:ext cx="1889" cy="263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72 272"/>
                                <a:gd name="T3" fmla="*/ 272 h 263"/>
                                <a:gd name="T4" fmla="+- 0 4672 2837"/>
                                <a:gd name="T5" fmla="*/ T4 w 1889"/>
                                <a:gd name="T6" fmla="+- 0 283 272"/>
                                <a:gd name="T7" fmla="*/ 283 h 263"/>
                                <a:gd name="T8" fmla="+- 0 4564 2837"/>
                                <a:gd name="T9" fmla="*/ T8 w 1889"/>
                                <a:gd name="T10" fmla="+- 0 301 272"/>
                                <a:gd name="T11" fmla="*/ 301 h 263"/>
                                <a:gd name="T12" fmla="+- 0 4510 2837"/>
                                <a:gd name="T13" fmla="*/ T12 w 1889"/>
                                <a:gd name="T14" fmla="+- 0 308 272"/>
                                <a:gd name="T15" fmla="*/ 308 h 263"/>
                                <a:gd name="T16" fmla="+- 0 4456 2837"/>
                                <a:gd name="T17" fmla="*/ T16 w 1889"/>
                                <a:gd name="T18" fmla="+- 0 318 272"/>
                                <a:gd name="T19" fmla="*/ 318 h 263"/>
                                <a:gd name="T20" fmla="+- 0 4186 2837"/>
                                <a:gd name="T21" fmla="*/ T20 w 1889"/>
                                <a:gd name="T22" fmla="+- 0 356 272"/>
                                <a:gd name="T23" fmla="*/ 356 h 263"/>
                                <a:gd name="T24" fmla="+- 0 4132 2837"/>
                                <a:gd name="T25" fmla="*/ T24 w 1889"/>
                                <a:gd name="T26" fmla="+- 0 365 272"/>
                                <a:gd name="T27" fmla="*/ 365 h 263"/>
                                <a:gd name="T28" fmla="+- 0 4078 2837"/>
                                <a:gd name="T29" fmla="*/ T28 w 1889"/>
                                <a:gd name="T30" fmla="+- 0 372 272"/>
                                <a:gd name="T31" fmla="*/ 372 h 263"/>
                                <a:gd name="T32" fmla="+- 0 4024 2837"/>
                                <a:gd name="T33" fmla="*/ T32 w 1889"/>
                                <a:gd name="T34" fmla="+- 0 380 272"/>
                                <a:gd name="T35" fmla="*/ 380 h 263"/>
                                <a:gd name="T36" fmla="+- 0 3971 2837"/>
                                <a:gd name="T37" fmla="*/ T36 w 1889"/>
                                <a:gd name="T38" fmla="+- 0 387 272"/>
                                <a:gd name="T39" fmla="*/ 387 h 263"/>
                                <a:gd name="T40" fmla="+- 0 3863 2837"/>
                                <a:gd name="T41" fmla="*/ T40 w 1889"/>
                                <a:gd name="T42" fmla="+- 0 402 272"/>
                                <a:gd name="T43" fmla="*/ 402 h 263"/>
                                <a:gd name="T44" fmla="+- 0 3808 2837"/>
                                <a:gd name="T45" fmla="*/ T44 w 1889"/>
                                <a:gd name="T46" fmla="+- 0 409 272"/>
                                <a:gd name="T47" fmla="*/ 409 h 263"/>
                                <a:gd name="T48" fmla="+- 0 3754 2837"/>
                                <a:gd name="T49" fmla="*/ T48 w 1889"/>
                                <a:gd name="T50" fmla="+- 0 416 272"/>
                                <a:gd name="T51" fmla="*/ 416 h 263"/>
                                <a:gd name="T52" fmla="+- 0 3701 2837"/>
                                <a:gd name="T53" fmla="*/ T52 w 1889"/>
                                <a:gd name="T54" fmla="+- 0 422 272"/>
                                <a:gd name="T55" fmla="*/ 422 h 263"/>
                                <a:gd name="T56" fmla="+- 0 3647 2837"/>
                                <a:gd name="T57" fmla="*/ T56 w 1889"/>
                                <a:gd name="T58" fmla="+- 0 430 272"/>
                                <a:gd name="T59" fmla="*/ 430 h 263"/>
                                <a:gd name="T60" fmla="+- 0 3593 2837"/>
                                <a:gd name="T61" fmla="*/ T60 w 1889"/>
                                <a:gd name="T62" fmla="+- 0 432 272"/>
                                <a:gd name="T63" fmla="*/ 432 h 263"/>
                                <a:gd name="T64" fmla="+- 0 3539 2837"/>
                                <a:gd name="T65" fmla="*/ T64 w 1889"/>
                                <a:gd name="T66" fmla="+- 0 440 272"/>
                                <a:gd name="T67" fmla="*/ 440 h 263"/>
                                <a:gd name="T68" fmla="+- 0 3485 2837"/>
                                <a:gd name="T69" fmla="*/ T68 w 1889"/>
                                <a:gd name="T70" fmla="+- 0 446 272"/>
                                <a:gd name="T71" fmla="*/ 446 h 263"/>
                                <a:gd name="T72" fmla="+- 0 3269 2837"/>
                                <a:gd name="T73" fmla="*/ T72 w 1889"/>
                                <a:gd name="T74" fmla="+- 0 470 272"/>
                                <a:gd name="T75" fmla="*/ 470 h 263"/>
                                <a:gd name="T76" fmla="+- 0 3215 2837"/>
                                <a:gd name="T77" fmla="*/ T76 w 1889"/>
                                <a:gd name="T78" fmla="+- 0 477 272"/>
                                <a:gd name="T79" fmla="*/ 477 h 263"/>
                                <a:gd name="T80" fmla="+- 0 3161 2837"/>
                                <a:gd name="T81" fmla="*/ T80 w 1889"/>
                                <a:gd name="T82" fmla="+- 0 481 272"/>
                                <a:gd name="T83" fmla="*/ 481 h 263"/>
                                <a:gd name="T84" fmla="+- 0 3053 2837"/>
                                <a:gd name="T85" fmla="*/ T84 w 1889"/>
                                <a:gd name="T86" fmla="+- 0 493 272"/>
                                <a:gd name="T87" fmla="*/ 493 h 263"/>
                                <a:gd name="T88" fmla="+- 0 2999 2837"/>
                                <a:gd name="T89" fmla="*/ T88 w 1889"/>
                                <a:gd name="T90" fmla="+- 0 498 272"/>
                                <a:gd name="T91" fmla="*/ 498 h 263"/>
                                <a:gd name="T92" fmla="+- 0 2837 2837"/>
                                <a:gd name="T93" fmla="*/ T92 w 1889"/>
                                <a:gd name="T94" fmla="+- 0 515 272"/>
                                <a:gd name="T95" fmla="*/ 515 h 263"/>
                                <a:gd name="T96" fmla="+- 0 2837 2837"/>
                                <a:gd name="T97" fmla="*/ T96 w 1889"/>
                                <a:gd name="T98" fmla="+- 0 535 272"/>
                                <a:gd name="T99" fmla="*/ 535 h 263"/>
                                <a:gd name="T100" fmla="+- 0 2891 2837"/>
                                <a:gd name="T101" fmla="*/ T100 w 1889"/>
                                <a:gd name="T102" fmla="+- 0 530 272"/>
                                <a:gd name="T103" fmla="*/ 530 h 263"/>
                                <a:gd name="T104" fmla="+- 0 2999 2837"/>
                                <a:gd name="T105" fmla="*/ T104 w 1889"/>
                                <a:gd name="T106" fmla="+- 0 518 272"/>
                                <a:gd name="T107" fmla="*/ 518 h 263"/>
                                <a:gd name="T108" fmla="+- 0 3053 2837"/>
                                <a:gd name="T109" fmla="*/ T108 w 1889"/>
                                <a:gd name="T110" fmla="+- 0 513 272"/>
                                <a:gd name="T111" fmla="*/ 513 h 263"/>
                                <a:gd name="T112" fmla="+- 0 3161 2837"/>
                                <a:gd name="T113" fmla="*/ T112 w 1889"/>
                                <a:gd name="T114" fmla="+- 0 501 272"/>
                                <a:gd name="T115" fmla="*/ 501 h 263"/>
                                <a:gd name="T116" fmla="+- 0 3215 2837"/>
                                <a:gd name="T117" fmla="*/ T116 w 1889"/>
                                <a:gd name="T118" fmla="+- 0 497 272"/>
                                <a:gd name="T119" fmla="*/ 497 h 263"/>
                                <a:gd name="T120" fmla="+- 0 3269 2837"/>
                                <a:gd name="T121" fmla="*/ T120 w 1889"/>
                                <a:gd name="T122" fmla="+- 0 490 272"/>
                                <a:gd name="T123" fmla="*/ 490 h 263"/>
                                <a:gd name="T124" fmla="+- 0 3431 2837"/>
                                <a:gd name="T125" fmla="*/ T124 w 1889"/>
                                <a:gd name="T126" fmla="+- 0 473 272"/>
                                <a:gd name="T127" fmla="*/ 473 h 263"/>
                                <a:gd name="T128" fmla="+- 0 3539 2837"/>
                                <a:gd name="T129" fmla="*/ T128 w 1889"/>
                                <a:gd name="T130" fmla="+- 0 462 272"/>
                                <a:gd name="T131" fmla="*/ 462 h 263"/>
                                <a:gd name="T132" fmla="+- 0 3593 2837"/>
                                <a:gd name="T133" fmla="*/ T132 w 1889"/>
                                <a:gd name="T134" fmla="+- 0 453 272"/>
                                <a:gd name="T135" fmla="*/ 453 h 263"/>
                                <a:gd name="T136" fmla="+- 0 3647 2837"/>
                                <a:gd name="T137" fmla="*/ T136 w 1889"/>
                                <a:gd name="T138" fmla="+- 0 452 272"/>
                                <a:gd name="T139" fmla="*/ 452 h 263"/>
                                <a:gd name="T140" fmla="+- 0 3701 2837"/>
                                <a:gd name="T141" fmla="*/ T140 w 1889"/>
                                <a:gd name="T142" fmla="+- 0 444 272"/>
                                <a:gd name="T143" fmla="*/ 444 h 263"/>
                                <a:gd name="T144" fmla="+- 0 3754 2837"/>
                                <a:gd name="T145" fmla="*/ T144 w 1889"/>
                                <a:gd name="T146" fmla="+- 0 439 272"/>
                                <a:gd name="T147" fmla="*/ 439 h 263"/>
                                <a:gd name="T148" fmla="+- 0 3808 2837"/>
                                <a:gd name="T149" fmla="*/ T148 w 1889"/>
                                <a:gd name="T150" fmla="+- 0 432 272"/>
                                <a:gd name="T151" fmla="*/ 432 h 263"/>
                                <a:gd name="T152" fmla="+- 0 3863 2837"/>
                                <a:gd name="T153" fmla="*/ T152 w 1889"/>
                                <a:gd name="T154" fmla="+- 0 425 272"/>
                                <a:gd name="T155" fmla="*/ 425 h 263"/>
                                <a:gd name="T156" fmla="+- 0 3971 2837"/>
                                <a:gd name="T157" fmla="*/ T156 w 1889"/>
                                <a:gd name="T158" fmla="+- 0 411 272"/>
                                <a:gd name="T159" fmla="*/ 411 h 263"/>
                                <a:gd name="T160" fmla="+- 0 4024 2837"/>
                                <a:gd name="T161" fmla="*/ T160 w 1889"/>
                                <a:gd name="T162" fmla="+- 0 404 272"/>
                                <a:gd name="T163" fmla="*/ 404 h 263"/>
                                <a:gd name="T164" fmla="+- 0 4078 2837"/>
                                <a:gd name="T165" fmla="*/ T164 w 1889"/>
                                <a:gd name="T166" fmla="+- 0 397 272"/>
                                <a:gd name="T167" fmla="*/ 397 h 263"/>
                                <a:gd name="T168" fmla="+- 0 4132 2837"/>
                                <a:gd name="T169" fmla="*/ T168 w 1889"/>
                                <a:gd name="T170" fmla="+- 0 390 272"/>
                                <a:gd name="T171" fmla="*/ 390 h 263"/>
                                <a:gd name="T172" fmla="+- 0 4186 2837"/>
                                <a:gd name="T173" fmla="*/ T172 w 1889"/>
                                <a:gd name="T174" fmla="+- 0 382 272"/>
                                <a:gd name="T175" fmla="*/ 382 h 263"/>
                                <a:gd name="T176" fmla="+- 0 4294 2837"/>
                                <a:gd name="T177" fmla="*/ T176 w 1889"/>
                                <a:gd name="T178" fmla="+- 0 367 272"/>
                                <a:gd name="T179" fmla="*/ 367 h 263"/>
                                <a:gd name="T180" fmla="+- 0 4348 2837"/>
                                <a:gd name="T181" fmla="*/ T180 w 1889"/>
                                <a:gd name="T182" fmla="+- 0 360 272"/>
                                <a:gd name="T183" fmla="*/ 360 h 263"/>
                                <a:gd name="T184" fmla="+- 0 4456 2837"/>
                                <a:gd name="T185" fmla="*/ T184 w 1889"/>
                                <a:gd name="T186" fmla="+- 0 346 272"/>
                                <a:gd name="T187" fmla="*/ 346 h 263"/>
                                <a:gd name="T188" fmla="+- 0 4510 2837"/>
                                <a:gd name="T189" fmla="*/ T188 w 1889"/>
                                <a:gd name="T190" fmla="+- 0 337 272"/>
                                <a:gd name="T191" fmla="*/ 337 h 263"/>
                                <a:gd name="T192" fmla="+- 0 4564 2837"/>
                                <a:gd name="T193" fmla="*/ T192 w 1889"/>
                                <a:gd name="T194" fmla="+- 0 331 272"/>
                                <a:gd name="T195" fmla="*/ 331 h 263"/>
                                <a:gd name="T196" fmla="+- 0 4672 2837"/>
                                <a:gd name="T197" fmla="*/ T196 w 1889"/>
                                <a:gd name="T198" fmla="+- 0 314 272"/>
                                <a:gd name="T199" fmla="*/ 314 h 263"/>
                                <a:gd name="T200" fmla="+- 0 4726 2837"/>
                                <a:gd name="T201" fmla="*/ T200 w 1889"/>
                                <a:gd name="T202" fmla="+- 0 305 272"/>
                                <a:gd name="T203" fmla="*/ 305 h 263"/>
                                <a:gd name="T204" fmla="+- 0 4726 2837"/>
                                <a:gd name="T205" fmla="*/ T204 w 1889"/>
                                <a:gd name="T206" fmla="+- 0 272 272"/>
                                <a:gd name="T207" fmla="*/ 272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1889" h="263">
                                  <a:moveTo>
                                    <a:pt x="1889" y="0"/>
                                  </a:moveTo>
                                  <a:lnTo>
                                    <a:pt x="1835" y="11"/>
                                  </a:lnTo>
                                  <a:lnTo>
                                    <a:pt x="1727" y="29"/>
                                  </a:lnTo>
                                  <a:lnTo>
                                    <a:pt x="1673" y="36"/>
                                  </a:lnTo>
                                  <a:lnTo>
                                    <a:pt x="1619" y="46"/>
                                  </a:lnTo>
                                  <a:lnTo>
                                    <a:pt x="1349" y="84"/>
                                  </a:lnTo>
                                  <a:lnTo>
                                    <a:pt x="1295" y="93"/>
                                  </a:lnTo>
                                  <a:lnTo>
                                    <a:pt x="1241" y="100"/>
                                  </a:lnTo>
                                  <a:lnTo>
                                    <a:pt x="1187" y="108"/>
                                  </a:lnTo>
                                  <a:lnTo>
                                    <a:pt x="1134" y="115"/>
                                  </a:lnTo>
                                  <a:lnTo>
                                    <a:pt x="1026" y="130"/>
                                  </a:lnTo>
                                  <a:lnTo>
                                    <a:pt x="971" y="137"/>
                                  </a:lnTo>
                                  <a:lnTo>
                                    <a:pt x="917" y="144"/>
                                  </a:lnTo>
                                  <a:lnTo>
                                    <a:pt x="864" y="150"/>
                                  </a:lnTo>
                                  <a:lnTo>
                                    <a:pt x="810" y="158"/>
                                  </a:lnTo>
                                  <a:lnTo>
                                    <a:pt x="756" y="160"/>
                                  </a:lnTo>
                                  <a:lnTo>
                                    <a:pt x="702" y="168"/>
                                  </a:lnTo>
                                  <a:lnTo>
                                    <a:pt x="648" y="174"/>
                                  </a:lnTo>
                                  <a:lnTo>
                                    <a:pt x="432" y="198"/>
                                  </a:lnTo>
                                  <a:lnTo>
                                    <a:pt x="378" y="205"/>
                                  </a:lnTo>
                                  <a:lnTo>
                                    <a:pt x="324" y="209"/>
                                  </a:lnTo>
                                  <a:lnTo>
                                    <a:pt x="216" y="221"/>
                                  </a:lnTo>
                                  <a:lnTo>
                                    <a:pt x="162" y="226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54" y="258"/>
                                  </a:lnTo>
                                  <a:lnTo>
                                    <a:pt x="162" y="246"/>
                                  </a:lnTo>
                                  <a:lnTo>
                                    <a:pt x="216" y="241"/>
                                  </a:lnTo>
                                  <a:lnTo>
                                    <a:pt x="324" y="229"/>
                                  </a:lnTo>
                                  <a:lnTo>
                                    <a:pt x="378" y="225"/>
                                  </a:lnTo>
                                  <a:lnTo>
                                    <a:pt x="432" y="218"/>
                                  </a:lnTo>
                                  <a:lnTo>
                                    <a:pt x="594" y="201"/>
                                  </a:lnTo>
                                  <a:lnTo>
                                    <a:pt x="702" y="190"/>
                                  </a:lnTo>
                                  <a:lnTo>
                                    <a:pt x="756" y="181"/>
                                  </a:lnTo>
                                  <a:lnTo>
                                    <a:pt x="810" y="180"/>
                                  </a:lnTo>
                                  <a:lnTo>
                                    <a:pt x="864" y="172"/>
                                  </a:lnTo>
                                  <a:lnTo>
                                    <a:pt x="917" y="167"/>
                                  </a:lnTo>
                                  <a:lnTo>
                                    <a:pt x="971" y="160"/>
                                  </a:lnTo>
                                  <a:lnTo>
                                    <a:pt x="1026" y="153"/>
                                  </a:lnTo>
                                  <a:lnTo>
                                    <a:pt x="1134" y="139"/>
                                  </a:lnTo>
                                  <a:lnTo>
                                    <a:pt x="1187" y="132"/>
                                  </a:lnTo>
                                  <a:lnTo>
                                    <a:pt x="1241" y="125"/>
                                  </a:lnTo>
                                  <a:lnTo>
                                    <a:pt x="1295" y="118"/>
                                  </a:lnTo>
                                  <a:lnTo>
                                    <a:pt x="1349" y="110"/>
                                  </a:lnTo>
                                  <a:lnTo>
                                    <a:pt x="1457" y="95"/>
                                  </a:lnTo>
                                  <a:lnTo>
                                    <a:pt x="1511" y="88"/>
                                  </a:lnTo>
                                  <a:lnTo>
                                    <a:pt x="1619" y="74"/>
                                  </a:lnTo>
                                  <a:lnTo>
                                    <a:pt x="1673" y="65"/>
                                  </a:lnTo>
                                  <a:lnTo>
                                    <a:pt x="1727" y="59"/>
                                  </a:lnTo>
                                  <a:lnTo>
                                    <a:pt x="1835" y="42"/>
                                  </a:lnTo>
                                  <a:lnTo>
                                    <a:pt x="1889" y="33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docshape372"/>
                          <wps:cNvSpPr>
                            <a:spLocks/>
                          </wps:cNvSpPr>
                          <wps:spPr bwMode="auto">
                            <a:xfrm>
                              <a:off x="2837" y="87"/>
                              <a:ext cx="1889" cy="398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88 88"/>
                                <a:gd name="T3" fmla="*/ 88 h 398"/>
                                <a:gd name="T4" fmla="+- 0 4672 2837"/>
                                <a:gd name="T5" fmla="*/ T4 w 1889"/>
                                <a:gd name="T6" fmla="+- 0 102 88"/>
                                <a:gd name="T7" fmla="*/ 102 h 398"/>
                                <a:gd name="T8" fmla="+- 0 4618 2837"/>
                                <a:gd name="T9" fmla="*/ T8 w 1889"/>
                                <a:gd name="T10" fmla="+- 0 117 88"/>
                                <a:gd name="T11" fmla="*/ 117 h 398"/>
                                <a:gd name="T12" fmla="+- 0 4564 2837"/>
                                <a:gd name="T13" fmla="*/ T12 w 1889"/>
                                <a:gd name="T14" fmla="+- 0 133 88"/>
                                <a:gd name="T15" fmla="*/ 133 h 398"/>
                                <a:gd name="T16" fmla="+- 0 4510 2837"/>
                                <a:gd name="T17" fmla="*/ T16 w 1889"/>
                                <a:gd name="T18" fmla="+- 0 141 88"/>
                                <a:gd name="T19" fmla="*/ 141 h 398"/>
                                <a:gd name="T20" fmla="+- 0 4456 2837"/>
                                <a:gd name="T21" fmla="*/ T20 w 1889"/>
                                <a:gd name="T22" fmla="+- 0 156 88"/>
                                <a:gd name="T23" fmla="*/ 156 h 398"/>
                                <a:gd name="T24" fmla="+- 0 4402 2837"/>
                                <a:gd name="T25" fmla="*/ T24 w 1889"/>
                                <a:gd name="T26" fmla="+- 0 172 88"/>
                                <a:gd name="T27" fmla="*/ 172 h 398"/>
                                <a:gd name="T28" fmla="+- 0 4348 2837"/>
                                <a:gd name="T29" fmla="*/ T28 w 1889"/>
                                <a:gd name="T30" fmla="+- 0 186 88"/>
                                <a:gd name="T31" fmla="*/ 186 h 398"/>
                                <a:gd name="T32" fmla="+- 0 4186 2837"/>
                                <a:gd name="T33" fmla="*/ T32 w 1889"/>
                                <a:gd name="T34" fmla="+- 0 224 88"/>
                                <a:gd name="T35" fmla="*/ 224 h 398"/>
                                <a:gd name="T36" fmla="+- 0 4132 2837"/>
                                <a:gd name="T37" fmla="*/ T36 w 1889"/>
                                <a:gd name="T38" fmla="+- 0 235 88"/>
                                <a:gd name="T39" fmla="*/ 235 h 398"/>
                                <a:gd name="T40" fmla="+- 0 4078 2837"/>
                                <a:gd name="T41" fmla="*/ T40 w 1889"/>
                                <a:gd name="T42" fmla="+- 0 248 88"/>
                                <a:gd name="T43" fmla="*/ 248 h 398"/>
                                <a:gd name="T44" fmla="+- 0 4024 2837"/>
                                <a:gd name="T45" fmla="*/ T44 w 1889"/>
                                <a:gd name="T46" fmla="+- 0 261 88"/>
                                <a:gd name="T47" fmla="*/ 261 h 398"/>
                                <a:gd name="T48" fmla="+- 0 3971 2837"/>
                                <a:gd name="T49" fmla="*/ T48 w 1889"/>
                                <a:gd name="T50" fmla="+- 0 270 88"/>
                                <a:gd name="T51" fmla="*/ 270 h 398"/>
                                <a:gd name="T52" fmla="+- 0 3863 2837"/>
                                <a:gd name="T53" fmla="*/ T52 w 1889"/>
                                <a:gd name="T54" fmla="+- 0 293 88"/>
                                <a:gd name="T55" fmla="*/ 293 h 398"/>
                                <a:gd name="T56" fmla="+- 0 3808 2837"/>
                                <a:gd name="T57" fmla="*/ T56 w 1889"/>
                                <a:gd name="T58" fmla="+- 0 303 88"/>
                                <a:gd name="T59" fmla="*/ 303 h 398"/>
                                <a:gd name="T60" fmla="+- 0 3754 2837"/>
                                <a:gd name="T61" fmla="*/ T60 w 1889"/>
                                <a:gd name="T62" fmla="+- 0 315 88"/>
                                <a:gd name="T63" fmla="*/ 315 h 398"/>
                                <a:gd name="T64" fmla="+- 0 3701 2837"/>
                                <a:gd name="T65" fmla="*/ T64 w 1889"/>
                                <a:gd name="T66" fmla="+- 0 325 88"/>
                                <a:gd name="T67" fmla="*/ 325 h 398"/>
                                <a:gd name="T68" fmla="+- 0 3647 2837"/>
                                <a:gd name="T69" fmla="*/ T68 w 1889"/>
                                <a:gd name="T70" fmla="+- 0 335 88"/>
                                <a:gd name="T71" fmla="*/ 335 h 398"/>
                                <a:gd name="T72" fmla="+- 0 3593 2837"/>
                                <a:gd name="T73" fmla="*/ T72 w 1889"/>
                                <a:gd name="T74" fmla="+- 0 346 88"/>
                                <a:gd name="T75" fmla="*/ 346 h 398"/>
                                <a:gd name="T76" fmla="+- 0 3539 2837"/>
                                <a:gd name="T77" fmla="*/ T76 w 1889"/>
                                <a:gd name="T78" fmla="+- 0 356 88"/>
                                <a:gd name="T79" fmla="*/ 356 h 398"/>
                                <a:gd name="T80" fmla="+- 0 3485 2837"/>
                                <a:gd name="T81" fmla="*/ T80 w 1889"/>
                                <a:gd name="T82" fmla="+- 0 366 88"/>
                                <a:gd name="T83" fmla="*/ 366 h 398"/>
                                <a:gd name="T84" fmla="+- 0 3431 2837"/>
                                <a:gd name="T85" fmla="*/ T84 w 1889"/>
                                <a:gd name="T86" fmla="+- 0 374 88"/>
                                <a:gd name="T87" fmla="*/ 374 h 398"/>
                                <a:gd name="T88" fmla="+- 0 3323 2837"/>
                                <a:gd name="T89" fmla="*/ T88 w 1889"/>
                                <a:gd name="T90" fmla="+- 0 393 88"/>
                                <a:gd name="T91" fmla="*/ 393 h 398"/>
                                <a:gd name="T92" fmla="+- 0 3269 2837"/>
                                <a:gd name="T93" fmla="*/ T92 w 1889"/>
                                <a:gd name="T94" fmla="+- 0 401 88"/>
                                <a:gd name="T95" fmla="*/ 401 h 398"/>
                                <a:gd name="T96" fmla="+- 0 3215 2837"/>
                                <a:gd name="T97" fmla="*/ T96 w 1889"/>
                                <a:gd name="T98" fmla="+- 0 411 88"/>
                                <a:gd name="T99" fmla="*/ 411 h 398"/>
                                <a:gd name="T100" fmla="+- 0 3161 2837"/>
                                <a:gd name="T101" fmla="*/ T100 w 1889"/>
                                <a:gd name="T102" fmla="+- 0 419 88"/>
                                <a:gd name="T103" fmla="*/ 419 h 398"/>
                                <a:gd name="T104" fmla="+- 0 3053 2837"/>
                                <a:gd name="T105" fmla="*/ T104 w 1889"/>
                                <a:gd name="T106" fmla="+- 0 436 88"/>
                                <a:gd name="T107" fmla="*/ 436 h 398"/>
                                <a:gd name="T108" fmla="+- 0 2891 2837"/>
                                <a:gd name="T109" fmla="*/ T108 w 1889"/>
                                <a:gd name="T110" fmla="+- 0 458 88"/>
                                <a:gd name="T111" fmla="*/ 458 h 398"/>
                                <a:gd name="T112" fmla="+- 0 2837 2837"/>
                                <a:gd name="T113" fmla="*/ T112 w 1889"/>
                                <a:gd name="T114" fmla="+- 0 465 88"/>
                                <a:gd name="T115" fmla="*/ 465 h 398"/>
                                <a:gd name="T116" fmla="+- 0 2837 2837"/>
                                <a:gd name="T117" fmla="*/ T116 w 1889"/>
                                <a:gd name="T118" fmla="+- 0 486 88"/>
                                <a:gd name="T119" fmla="*/ 486 h 398"/>
                                <a:gd name="T120" fmla="+- 0 2891 2837"/>
                                <a:gd name="T121" fmla="*/ T120 w 1889"/>
                                <a:gd name="T122" fmla="+- 0 478 88"/>
                                <a:gd name="T123" fmla="*/ 478 h 398"/>
                                <a:gd name="T124" fmla="+- 0 3053 2837"/>
                                <a:gd name="T125" fmla="*/ T124 w 1889"/>
                                <a:gd name="T126" fmla="+- 0 456 88"/>
                                <a:gd name="T127" fmla="*/ 456 h 398"/>
                                <a:gd name="T128" fmla="+- 0 3107 2837"/>
                                <a:gd name="T129" fmla="*/ T128 w 1889"/>
                                <a:gd name="T130" fmla="+- 0 448 88"/>
                                <a:gd name="T131" fmla="*/ 448 h 398"/>
                                <a:gd name="T132" fmla="+- 0 3161 2837"/>
                                <a:gd name="T133" fmla="*/ T132 w 1889"/>
                                <a:gd name="T134" fmla="+- 0 440 88"/>
                                <a:gd name="T135" fmla="*/ 440 h 398"/>
                                <a:gd name="T136" fmla="+- 0 3215 2837"/>
                                <a:gd name="T137" fmla="*/ T136 w 1889"/>
                                <a:gd name="T138" fmla="+- 0 432 88"/>
                                <a:gd name="T139" fmla="*/ 432 h 398"/>
                                <a:gd name="T140" fmla="+- 0 3269 2837"/>
                                <a:gd name="T141" fmla="*/ T140 w 1889"/>
                                <a:gd name="T142" fmla="+- 0 422 88"/>
                                <a:gd name="T143" fmla="*/ 422 h 398"/>
                                <a:gd name="T144" fmla="+- 0 3323 2837"/>
                                <a:gd name="T145" fmla="*/ T144 w 1889"/>
                                <a:gd name="T146" fmla="+- 0 414 88"/>
                                <a:gd name="T147" fmla="*/ 414 h 398"/>
                                <a:gd name="T148" fmla="+- 0 3377 2837"/>
                                <a:gd name="T149" fmla="*/ T148 w 1889"/>
                                <a:gd name="T150" fmla="+- 0 405 88"/>
                                <a:gd name="T151" fmla="*/ 405 h 398"/>
                                <a:gd name="T152" fmla="+- 0 3431 2837"/>
                                <a:gd name="T153" fmla="*/ T152 w 1889"/>
                                <a:gd name="T154" fmla="+- 0 396 88"/>
                                <a:gd name="T155" fmla="*/ 396 h 398"/>
                                <a:gd name="T156" fmla="+- 0 3485 2837"/>
                                <a:gd name="T157" fmla="*/ T156 w 1889"/>
                                <a:gd name="T158" fmla="+- 0 387 88"/>
                                <a:gd name="T159" fmla="*/ 387 h 398"/>
                                <a:gd name="T160" fmla="+- 0 3593 2837"/>
                                <a:gd name="T161" fmla="*/ T160 w 1889"/>
                                <a:gd name="T162" fmla="+- 0 368 88"/>
                                <a:gd name="T163" fmla="*/ 368 h 398"/>
                                <a:gd name="T164" fmla="+- 0 3647 2837"/>
                                <a:gd name="T165" fmla="*/ T164 w 1889"/>
                                <a:gd name="T166" fmla="+- 0 358 88"/>
                                <a:gd name="T167" fmla="*/ 358 h 398"/>
                                <a:gd name="T168" fmla="+- 0 3701 2837"/>
                                <a:gd name="T169" fmla="*/ T168 w 1889"/>
                                <a:gd name="T170" fmla="+- 0 349 88"/>
                                <a:gd name="T171" fmla="*/ 349 h 398"/>
                                <a:gd name="T172" fmla="+- 0 3754 2837"/>
                                <a:gd name="T173" fmla="*/ T172 w 1889"/>
                                <a:gd name="T174" fmla="+- 0 339 88"/>
                                <a:gd name="T175" fmla="*/ 339 h 398"/>
                                <a:gd name="T176" fmla="+- 0 3808 2837"/>
                                <a:gd name="T177" fmla="*/ T176 w 1889"/>
                                <a:gd name="T178" fmla="+- 0 328 88"/>
                                <a:gd name="T179" fmla="*/ 328 h 398"/>
                                <a:gd name="T180" fmla="+- 0 3863 2837"/>
                                <a:gd name="T181" fmla="*/ T180 w 1889"/>
                                <a:gd name="T182" fmla="+- 0 318 88"/>
                                <a:gd name="T183" fmla="*/ 318 h 398"/>
                                <a:gd name="T184" fmla="+- 0 3971 2837"/>
                                <a:gd name="T185" fmla="*/ T184 w 1889"/>
                                <a:gd name="T186" fmla="+- 0 297 88"/>
                                <a:gd name="T187" fmla="*/ 297 h 398"/>
                                <a:gd name="T188" fmla="+- 0 4024 2837"/>
                                <a:gd name="T189" fmla="*/ T188 w 1889"/>
                                <a:gd name="T190" fmla="+- 0 288 88"/>
                                <a:gd name="T191" fmla="*/ 288 h 398"/>
                                <a:gd name="T192" fmla="+- 0 4078 2837"/>
                                <a:gd name="T193" fmla="*/ T192 w 1889"/>
                                <a:gd name="T194" fmla="+- 0 277 88"/>
                                <a:gd name="T195" fmla="*/ 277 h 398"/>
                                <a:gd name="T196" fmla="+- 0 4132 2837"/>
                                <a:gd name="T197" fmla="*/ T196 w 1889"/>
                                <a:gd name="T198" fmla="+- 0 264 88"/>
                                <a:gd name="T199" fmla="*/ 264 h 398"/>
                                <a:gd name="T200" fmla="+- 0 4186 2837"/>
                                <a:gd name="T201" fmla="*/ T200 w 1889"/>
                                <a:gd name="T202" fmla="+- 0 254 88"/>
                                <a:gd name="T203" fmla="*/ 254 h 398"/>
                                <a:gd name="T204" fmla="+- 0 4240 2837"/>
                                <a:gd name="T205" fmla="*/ T204 w 1889"/>
                                <a:gd name="T206" fmla="+- 0 242 88"/>
                                <a:gd name="T207" fmla="*/ 242 h 398"/>
                                <a:gd name="T208" fmla="+- 0 4348 2837"/>
                                <a:gd name="T209" fmla="*/ T208 w 1889"/>
                                <a:gd name="T210" fmla="+- 0 219 88"/>
                                <a:gd name="T211" fmla="*/ 219 h 398"/>
                                <a:gd name="T212" fmla="+- 0 4402 2837"/>
                                <a:gd name="T213" fmla="*/ T212 w 1889"/>
                                <a:gd name="T214" fmla="+- 0 207 88"/>
                                <a:gd name="T215" fmla="*/ 207 h 398"/>
                                <a:gd name="T216" fmla="+- 0 4456 2837"/>
                                <a:gd name="T217" fmla="*/ T216 w 1889"/>
                                <a:gd name="T218" fmla="+- 0 192 88"/>
                                <a:gd name="T219" fmla="*/ 192 h 398"/>
                                <a:gd name="T220" fmla="+- 0 4510 2837"/>
                                <a:gd name="T221" fmla="*/ T220 w 1889"/>
                                <a:gd name="T222" fmla="+- 0 178 88"/>
                                <a:gd name="T223" fmla="*/ 178 h 398"/>
                                <a:gd name="T224" fmla="+- 0 4564 2837"/>
                                <a:gd name="T225" fmla="*/ T224 w 1889"/>
                                <a:gd name="T226" fmla="+- 0 172 88"/>
                                <a:gd name="T227" fmla="*/ 172 h 398"/>
                                <a:gd name="T228" fmla="+- 0 4618 2837"/>
                                <a:gd name="T229" fmla="*/ T228 w 1889"/>
                                <a:gd name="T230" fmla="+- 0 157 88"/>
                                <a:gd name="T231" fmla="*/ 157 h 398"/>
                                <a:gd name="T232" fmla="+- 0 4672 2837"/>
                                <a:gd name="T233" fmla="*/ T232 w 1889"/>
                                <a:gd name="T234" fmla="+- 0 143 88"/>
                                <a:gd name="T235" fmla="*/ 143 h 398"/>
                                <a:gd name="T236" fmla="+- 0 4726 2837"/>
                                <a:gd name="T237" fmla="*/ T236 w 1889"/>
                                <a:gd name="T238" fmla="+- 0 130 88"/>
                                <a:gd name="T239" fmla="*/ 130 h 398"/>
                                <a:gd name="T240" fmla="+- 0 4726 2837"/>
                                <a:gd name="T241" fmla="*/ T240 w 1889"/>
                                <a:gd name="T242" fmla="+- 0 88 88"/>
                                <a:gd name="T243" fmla="*/ 88 h 3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1889" h="398">
                                  <a:moveTo>
                                    <a:pt x="1889" y="0"/>
                                  </a:moveTo>
                                  <a:lnTo>
                                    <a:pt x="1835" y="14"/>
                                  </a:lnTo>
                                  <a:lnTo>
                                    <a:pt x="1781" y="29"/>
                                  </a:lnTo>
                                  <a:lnTo>
                                    <a:pt x="1727" y="45"/>
                                  </a:lnTo>
                                  <a:lnTo>
                                    <a:pt x="1673" y="53"/>
                                  </a:lnTo>
                                  <a:lnTo>
                                    <a:pt x="1619" y="68"/>
                                  </a:lnTo>
                                  <a:lnTo>
                                    <a:pt x="1565" y="84"/>
                                  </a:lnTo>
                                  <a:lnTo>
                                    <a:pt x="1511" y="98"/>
                                  </a:lnTo>
                                  <a:lnTo>
                                    <a:pt x="1349" y="136"/>
                                  </a:lnTo>
                                  <a:lnTo>
                                    <a:pt x="1295" y="147"/>
                                  </a:lnTo>
                                  <a:lnTo>
                                    <a:pt x="1241" y="160"/>
                                  </a:lnTo>
                                  <a:lnTo>
                                    <a:pt x="1187" y="173"/>
                                  </a:lnTo>
                                  <a:lnTo>
                                    <a:pt x="1134" y="182"/>
                                  </a:lnTo>
                                  <a:lnTo>
                                    <a:pt x="1026" y="205"/>
                                  </a:lnTo>
                                  <a:lnTo>
                                    <a:pt x="971" y="215"/>
                                  </a:lnTo>
                                  <a:lnTo>
                                    <a:pt x="917" y="227"/>
                                  </a:lnTo>
                                  <a:lnTo>
                                    <a:pt x="864" y="237"/>
                                  </a:lnTo>
                                  <a:lnTo>
                                    <a:pt x="810" y="247"/>
                                  </a:lnTo>
                                  <a:lnTo>
                                    <a:pt x="756" y="258"/>
                                  </a:lnTo>
                                  <a:lnTo>
                                    <a:pt x="702" y="268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594" y="286"/>
                                  </a:lnTo>
                                  <a:lnTo>
                                    <a:pt x="486" y="305"/>
                                  </a:lnTo>
                                  <a:lnTo>
                                    <a:pt x="432" y="313"/>
                                  </a:lnTo>
                                  <a:lnTo>
                                    <a:pt x="378" y="323"/>
                                  </a:lnTo>
                                  <a:lnTo>
                                    <a:pt x="324" y="331"/>
                                  </a:lnTo>
                                  <a:lnTo>
                                    <a:pt x="216" y="348"/>
                                  </a:lnTo>
                                  <a:lnTo>
                                    <a:pt x="54" y="370"/>
                                  </a:lnTo>
                                  <a:lnTo>
                                    <a:pt x="0" y="377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54" y="390"/>
                                  </a:lnTo>
                                  <a:lnTo>
                                    <a:pt x="216" y="368"/>
                                  </a:lnTo>
                                  <a:lnTo>
                                    <a:pt x="270" y="360"/>
                                  </a:lnTo>
                                  <a:lnTo>
                                    <a:pt x="324" y="352"/>
                                  </a:lnTo>
                                  <a:lnTo>
                                    <a:pt x="378" y="344"/>
                                  </a:lnTo>
                                  <a:lnTo>
                                    <a:pt x="432" y="334"/>
                                  </a:lnTo>
                                  <a:lnTo>
                                    <a:pt x="486" y="326"/>
                                  </a:lnTo>
                                  <a:lnTo>
                                    <a:pt x="540" y="317"/>
                                  </a:lnTo>
                                  <a:lnTo>
                                    <a:pt x="594" y="308"/>
                                  </a:lnTo>
                                  <a:lnTo>
                                    <a:pt x="648" y="299"/>
                                  </a:lnTo>
                                  <a:lnTo>
                                    <a:pt x="756" y="280"/>
                                  </a:lnTo>
                                  <a:lnTo>
                                    <a:pt x="810" y="270"/>
                                  </a:lnTo>
                                  <a:lnTo>
                                    <a:pt x="864" y="261"/>
                                  </a:lnTo>
                                  <a:lnTo>
                                    <a:pt x="917" y="251"/>
                                  </a:lnTo>
                                  <a:lnTo>
                                    <a:pt x="971" y="240"/>
                                  </a:lnTo>
                                  <a:lnTo>
                                    <a:pt x="1026" y="230"/>
                                  </a:lnTo>
                                  <a:lnTo>
                                    <a:pt x="1134" y="209"/>
                                  </a:lnTo>
                                  <a:lnTo>
                                    <a:pt x="1187" y="200"/>
                                  </a:lnTo>
                                  <a:lnTo>
                                    <a:pt x="1241" y="189"/>
                                  </a:lnTo>
                                  <a:lnTo>
                                    <a:pt x="1295" y="176"/>
                                  </a:lnTo>
                                  <a:lnTo>
                                    <a:pt x="1349" y="166"/>
                                  </a:lnTo>
                                  <a:lnTo>
                                    <a:pt x="1403" y="154"/>
                                  </a:lnTo>
                                  <a:lnTo>
                                    <a:pt x="1511" y="131"/>
                                  </a:lnTo>
                                  <a:lnTo>
                                    <a:pt x="1565" y="119"/>
                                  </a:lnTo>
                                  <a:lnTo>
                                    <a:pt x="1619" y="104"/>
                                  </a:lnTo>
                                  <a:lnTo>
                                    <a:pt x="1673" y="90"/>
                                  </a:lnTo>
                                  <a:lnTo>
                                    <a:pt x="1727" y="84"/>
                                  </a:lnTo>
                                  <a:lnTo>
                                    <a:pt x="1781" y="69"/>
                                  </a:lnTo>
                                  <a:lnTo>
                                    <a:pt x="1835" y="55"/>
                                  </a:lnTo>
                                  <a:lnTo>
                                    <a:pt x="1889" y="42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docshape373"/>
                          <wps:cNvSpPr>
                            <a:spLocks/>
                          </wps:cNvSpPr>
                          <wps:spPr bwMode="auto">
                            <a:xfrm>
                              <a:off x="2837" y="343"/>
                              <a:ext cx="1889" cy="22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344 344"/>
                                <a:gd name="T3" fmla="*/ 344 h 226"/>
                                <a:gd name="T4" fmla="+- 0 4672 2837"/>
                                <a:gd name="T5" fmla="*/ T4 w 1889"/>
                                <a:gd name="T6" fmla="+- 0 350 344"/>
                                <a:gd name="T7" fmla="*/ 350 h 226"/>
                                <a:gd name="T8" fmla="+- 0 4618 2837"/>
                                <a:gd name="T9" fmla="*/ T8 w 1889"/>
                                <a:gd name="T10" fmla="+- 0 356 344"/>
                                <a:gd name="T11" fmla="*/ 356 h 226"/>
                                <a:gd name="T12" fmla="+- 0 4564 2837"/>
                                <a:gd name="T13" fmla="*/ T12 w 1889"/>
                                <a:gd name="T14" fmla="+- 0 361 344"/>
                                <a:gd name="T15" fmla="*/ 361 h 226"/>
                                <a:gd name="T16" fmla="+- 0 4510 2837"/>
                                <a:gd name="T17" fmla="*/ T16 w 1889"/>
                                <a:gd name="T18" fmla="+- 0 364 344"/>
                                <a:gd name="T19" fmla="*/ 364 h 226"/>
                                <a:gd name="T20" fmla="+- 0 4456 2837"/>
                                <a:gd name="T21" fmla="*/ T20 w 1889"/>
                                <a:gd name="T22" fmla="+- 0 370 344"/>
                                <a:gd name="T23" fmla="*/ 370 h 226"/>
                                <a:gd name="T24" fmla="+- 0 4402 2837"/>
                                <a:gd name="T25" fmla="*/ T24 w 1889"/>
                                <a:gd name="T26" fmla="+- 0 374 344"/>
                                <a:gd name="T27" fmla="*/ 374 h 226"/>
                                <a:gd name="T28" fmla="+- 0 4348 2837"/>
                                <a:gd name="T29" fmla="*/ T28 w 1889"/>
                                <a:gd name="T30" fmla="+- 0 380 344"/>
                                <a:gd name="T31" fmla="*/ 380 h 226"/>
                                <a:gd name="T32" fmla="+- 0 4294 2837"/>
                                <a:gd name="T33" fmla="*/ T32 w 1889"/>
                                <a:gd name="T34" fmla="+- 0 386 344"/>
                                <a:gd name="T35" fmla="*/ 386 h 226"/>
                                <a:gd name="T36" fmla="+- 0 4240 2837"/>
                                <a:gd name="T37" fmla="*/ T36 w 1889"/>
                                <a:gd name="T38" fmla="+- 0 391 344"/>
                                <a:gd name="T39" fmla="*/ 391 h 226"/>
                                <a:gd name="T40" fmla="+- 0 4186 2837"/>
                                <a:gd name="T41" fmla="*/ T40 w 1889"/>
                                <a:gd name="T42" fmla="+- 0 396 344"/>
                                <a:gd name="T43" fmla="*/ 396 h 226"/>
                                <a:gd name="T44" fmla="+- 0 4132 2837"/>
                                <a:gd name="T45" fmla="*/ T44 w 1889"/>
                                <a:gd name="T46" fmla="+- 0 401 344"/>
                                <a:gd name="T47" fmla="*/ 401 h 226"/>
                                <a:gd name="T48" fmla="+- 0 4078 2837"/>
                                <a:gd name="T49" fmla="*/ T48 w 1889"/>
                                <a:gd name="T50" fmla="+- 0 407 344"/>
                                <a:gd name="T51" fmla="*/ 407 h 226"/>
                                <a:gd name="T52" fmla="+- 0 4024 2837"/>
                                <a:gd name="T53" fmla="*/ T52 w 1889"/>
                                <a:gd name="T54" fmla="+- 0 412 344"/>
                                <a:gd name="T55" fmla="*/ 412 h 226"/>
                                <a:gd name="T56" fmla="+- 0 3971 2837"/>
                                <a:gd name="T57" fmla="*/ T56 w 1889"/>
                                <a:gd name="T58" fmla="+- 0 419 344"/>
                                <a:gd name="T59" fmla="*/ 419 h 226"/>
                                <a:gd name="T60" fmla="+- 0 3917 2837"/>
                                <a:gd name="T61" fmla="*/ T60 w 1889"/>
                                <a:gd name="T62" fmla="+- 0 424 344"/>
                                <a:gd name="T63" fmla="*/ 424 h 226"/>
                                <a:gd name="T64" fmla="+- 0 3754 2837"/>
                                <a:gd name="T65" fmla="*/ T64 w 1889"/>
                                <a:gd name="T66" fmla="+- 0 439 344"/>
                                <a:gd name="T67" fmla="*/ 439 h 226"/>
                                <a:gd name="T68" fmla="+- 0 3701 2837"/>
                                <a:gd name="T69" fmla="*/ T68 w 1889"/>
                                <a:gd name="T70" fmla="+- 0 445 344"/>
                                <a:gd name="T71" fmla="*/ 445 h 226"/>
                                <a:gd name="T72" fmla="+- 0 3647 2837"/>
                                <a:gd name="T73" fmla="*/ T72 w 1889"/>
                                <a:gd name="T74" fmla="+- 0 447 344"/>
                                <a:gd name="T75" fmla="*/ 447 h 226"/>
                                <a:gd name="T76" fmla="+- 0 3593 2837"/>
                                <a:gd name="T77" fmla="*/ T76 w 1889"/>
                                <a:gd name="T78" fmla="+- 0 451 344"/>
                                <a:gd name="T79" fmla="*/ 451 h 226"/>
                                <a:gd name="T80" fmla="+- 0 3539 2837"/>
                                <a:gd name="T81" fmla="*/ T80 w 1889"/>
                                <a:gd name="T82" fmla="+- 0 456 344"/>
                                <a:gd name="T83" fmla="*/ 456 h 226"/>
                                <a:gd name="T84" fmla="+- 0 3431 2837"/>
                                <a:gd name="T85" fmla="*/ T84 w 1889"/>
                                <a:gd name="T86" fmla="+- 0 465 344"/>
                                <a:gd name="T87" fmla="*/ 465 h 226"/>
                                <a:gd name="T88" fmla="+- 0 3377 2837"/>
                                <a:gd name="T89" fmla="*/ T88 w 1889"/>
                                <a:gd name="T90" fmla="+- 0 469 344"/>
                                <a:gd name="T91" fmla="*/ 469 h 226"/>
                                <a:gd name="T92" fmla="+- 0 3323 2837"/>
                                <a:gd name="T93" fmla="*/ T92 w 1889"/>
                                <a:gd name="T94" fmla="+- 0 474 344"/>
                                <a:gd name="T95" fmla="*/ 474 h 226"/>
                                <a:gd name="T96" fmla="+- 0 3161 2837"/>
                                <a:gd name="T97" fmla="*/ T96 w 1889"/>
                                <a:gd name="T98" fmla="+- 0 486 344"/>
                                <a:gd name="T99" fmla="*/ 486 h 226"/>
                                <a:gd name="T100" fmla="+- 0 3107 2837"/>
                                <a:gd name="T101" fmla="*/ T100 w 1889"/>
                                <a:gd name="T102" fmla="+- 0 485 344"/>
                                <a:gd name="T103" fmla="*/ 485 h 226"/>
                                <a:gd name="T104" fmla="+- 0 3053 2837"/>
                                <a:gd name="T105" fmla="*/ T104 w 1889"/>
                                <a:gd name="T106" fmla="+- 0 493 344"/>
                                <a:gd name="T107" fmla="*/ 493 h 226"/>
                                <a:gd name="T108" fmla="+- 0 2999 2837"/>
                                <a:gd name="T109" fmla="*/ T108 w 1889"/>
                                <a:gd name="T110" fmla="+- 0 496 344"/>
                                <a:gd name="T111" fmla="*/ 496 h 226"/>
                                <a:gd name="T112" fmla="+- 0 2945 2837"/>
                                <a:gd name="T113" fmla="*/ T112 w 1889"/>
                                <a:gd name="T114" fmla="+- 0 498 344"/>
                                <a:gd name="T115" fmla="*/ 498 h 226"/>
                                <a:gd name="T116" fmla="+- 0 2891 2837"/>
                                <a:gd name="T117" fmla="*/ T116 w 1889"/>
                                <a:gd name="T118" fmla="+- 0 504 344"/>
                                <a:gd name="T119" fmla="*/ 504 h 226"/>
                                <a:gd name="T120" fmla="+- 0 2837 2837"/>
                                <a:gd name="T121" fmla="*/ T120 w 1889"/>
                                <a:gd name="T122" fmla="+- 0 509 344"/>
                                <a:gd name="T123" fmla="*/ 509 h 226"/>
                                <a:gd name="T124" fmla="+- 0 2837 2837"/>
                                <a:gd name="T125" fmla="*/ T124 w 1889"/>
                                <a:gd name="T126" fmla="+- 0 569 344"/>
                                <a:gd name="T127" fmla="*/ 569 h 226"/>
                                <a:gd name="T128" fmla="+- 0 2891 2837"/>
                                <a:gd name="T129" fmla="*/ T128 w 1889"/>
                                <a:gd name="T130" fmla="+- 0 565 344"/>
                                <a:gd name="T131" fmla="*/ 565 h 226"/>
                                <a:gd name="T132" fmla="+- 0 2945 2837"/>
                                <a:gd name="T133" fmla="*/ T132 w 1889"/>
                                <a:gd name="T134" fmla="+- 0 559 344"/>
                                <a:gd name="T135" fmla="*/ 559 h 226"/>
                                <a:gd name="T136" fmla="+- 0 2999 2837"/>
                                <a:gd name="T137" fmla="*/ T136 w 1889"/>
                                <a:gd name="T138" fmla="+- 0 557 344"/>
                                <a:gd name="T139" fmla="*/ 557 h 226"/>
                                <a:gd name="T140" fmla="+- 0 3053 2837"/>
                                <a:gd name="T141" fmla="*/ T140 w 1889"/>
                                <a:gd name="T142" fmla="+- 0 554 344"/>
                                <a:gd name="T143" fmla="*/ 554 h 226"/>
                                <a:gd name="T144" fmla="+- 0 3107 2837"/>
                                <a:gd name="T145" fmla="*/ T144 w 1889"/>
                                <a:gd name="T146" fmla="+- 0 547 344"/>
                                <a:gd name="T147" fmla="*/ 547 h 226"/>
                                <a:gd name="T148" fmla="+- 0 3161 2837"/>
                                <a:gd name="T149" fmla="*/ T148 w 1889"/>
                                <a:gd name="T150" fmla="+- 0 548 344"/>
                                <a:gd name="T151" fmla="*/ 548 h 226"/>
                                <a:gd name="T152" fmla="+- 0 3323 2837"/>
                                <a:gd name="T153" fmla="*/ T152 w 1889"/>
                                <a:gd name="T154" fmla="+- 0 537 344"/>
                                <a:gd name="T155" fmla="*/ 537 h 226"/>
                                <a:gd name="T156" fmla="+- 0 3431 2837"/>
                                <a:gd name="T157" fmla="*/ T156 w 1889"/>
                                <a:gd name="T158" fmla="+- 0 528 344"/>
                                <a:gd name="T159" fmla="*/ 528 h 226"/>
                                <a:gd name="T160" fmla="+- 0 3539 2837"/>
                                <a:gd name="T161" fmla="*/ T160 w 1889"/>
                                <a:gd name="T162" fmla="+- 0 521 344"/>
                                <a:gd name="T163" fmla="*/ 521 h 226"/>
                                <a:gd name="T164" fmla="+- 0 3593 2837"/>
                                <a:gd name="T165" fmla="*/ T164 w 1889"/>
                                <a:gd name="T166" fmla="+- 0 516 344"/>
                                <a:gd name="T167" fmla="*/ 516 h 226"/>
                                <a:gd name="T168" fmla="+- 0 3647 2837"/>
                                <a:gd name="T169" fmla="*/ T168 w 1889"/>
                                <a:gd name="T170" fmla="+- 0 512 344"/>
                                <a:gd name="T171" fmla="*/ 512 h 226"/>
                                <a:gd name="T172" fmla="+- 0 3701 2837"/>
                                <a:gd name="T173" fmla="*/ T172 w 1889"/>
                                <a:gd name="T174" fmla="+- 0 512 344"/>
                                <a:gd name="T175" fmla="*/ 512 h 226"/>
                                <a:gd name="T176" fmla="+- 0 3754 2837"/>
                                <a:gd name="T177" fmla="*/ T176 w 1889"/>
                                <a:gd name="T178" fmla="+- 0 506 344"/>
                                <a:gd name="T179" fmla="*/ 506 h 226"/>
                                <a:gd name="T180" fmla="+- 0 3808 2837"/>
                                <a:gd name="T181" fmla="*/ T180 w 1889"/>
                                <a:gd name="T182" fmla="+- 0 502 344"/>
                                <a:gd name="T183" fmla="*/ 502 h 226"/>
                                <a:gd name="T184" fmla="+- 0 3863 2837"/>
                                <a:gd name="T185" fmla="*/ T184 w 1889"/>
                                <a:gd name="T186" fmla="+- 0 498 344"/>
                                <a:gd name="T187" fmla="*/ 498 h 226"/>
                                <a:gd name="T188" fmla="+- 0 3917 2837"/>
                                <a:gd name="T189" fmla="*/ T188 w 1889"/>
                                <a:gd name="T190" fmla="+- 0 495 344"/>
                                <a:gd name="T191" fmla="*/ 495 h 226"/>
                                <a:gd name="T192" fmla="+- 0 3971 2837"/>
                                <a:gd name="T193" fmla="*/ T192 w 1889"/>
                                <a:gd name="T194" fmla="+- 0 490 344"/>
                                <a:gd name="T195" fmla="*/ 490 h 226"/>
                                <a:gd name="T196" fmla="+- 0 4024 2837"/>
                                <a:gd name="T197" fmla="*/ T196 w 1889"/>
                                <a:gd name="T198" fmla="+- 0 484 344"/>
                                <a:gd name="T199" fmla="*/ 484 h 226"/>
                                <a:gd name="T200" fmla="+- 0 4078 2837"/>
                                <a:gd name="T201" fmla="*/ T200 w 1889"/>
                                <a:gd name="T202" fmla="+- 0 479 344"/>
                                <a:gd name="T203" fmla="*/ 479 h 226"/>
                                <a:gd name="T204" fmla="+- 0 4132 2837"/>
                                <a:gd name="T205" fmla="*/ T204 w 1889"/>
                                <a:gd name="T206" fmla="+- 0 474 344"/>
                                <a:gd name="T207" fmla="*/ 474 h 226"/>
                                <a:gd name="T208" fmla="+- 0 4186 2837"/>
                                <a:gd name="T209" fmla="*/ T208 w 1889"/>
                                <a:gd name="T210" fmla="+- 0 470 344"/>
                                <a:gd name="T211" fmla="*/ 470 h 226"/>
                                <a:gd name="T212" fmla="+- 0 4240 2837"/>
                                <a:gd name="T213" fmla="*/ T212 w 1889"/>
                                <a:gd name="T214" fmla="+- 0 466 344"/>
                                <a:gd name="T215" fmla="*/ 466 h 226"/>
                                <a:gd name="T216" fmla="+- 0 4294 2837"/>
                                <a:gd name="T217" fmla="*/ T216 w 1889"/>
                                <a:gd name="T218" fmla="+- 0 463 344"/>
                                <a:gd name="T219" fmla="*/ 463 h 226"/>
                                <a:gd name="T220" fmla="+- 0 4402 2837"/>
                                <a:gd name="T221" fmla="*/ T220 w 1889"/>
                                <a:gd name="T222" fmla="+- 0 454 344"/>
                                <a:gd name="T223" fmla="*/ 454 h 226"/>
                                <a:gd name="T224" fmla="+- 0 4456 2837"/>
                                <a:gd name="T225" fmla="*/ T224 w 1889"/>
                                <a:gd name="T226" fmla="+- 0 451 344"/>
                                <a:gd name="T227" fmla="*/ 451 h 226"/>
                                <a:gd name="T228" fmla="+- 0 4510 2837"/>
                                <a:gd name="T229" fmla="*/ T228 w 1889"/>
                                <a:gd name="T230" fmla="+- 0 447 344"/>
                                <a:gd name="T231" fmla="*/ 447 h 226"/>
                                <a:gd name="T232" fmla="+- 0 4564 2837"/>
                                <a:gd name="T233" fmla="*/ T232 w 1889"/>
                                <a:gd name="T234" fmla="+- 0 446 344"/>
                                <a:gd name="T235" fmla="*/ 446 h 226"/>
                                <a:gd name="T236" fmla="+- 0 4672 2837"/>
                                <a:gd name="T237" fmla="*/ T236 w 1889"/>
                                <a:gd name="T238" fmla="+- 0 436 344"/>
                                <a:gd name="T239" fmla="*/ 436 h 226"/>
                                <a:gd name="T240" fmla="+- 0 4726 2837"/>
                                <a:gd name="T241" fmla="*/ T240 w 1889"/>
                                <a:gd name="T242" fmla="+- 0 432 344"/>
                                <a:gd name="T243" fmla="*/ 432 h 226"/>
                                <a:gd name="T244" fmla="+- 0 4726 2837"/>
                                <a:gd name="T245" fmla="*/ T244 w 1889"/>
                                <a:gd name="T246" fmla="+- 0 344 344"/>
                                <a:gd name="T247" fmla="*/ 344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889" h="226">
                                  <a:moveTo>
                                    <a:pt x="1889" y="0"/>
                                  </a:moveTo>
                                  <a:lnTo>
                                    <a:pt x="1835" y="6"/>
                                  </a:lnTo>
                                  <a:lnTo>
                                    <a:pt x="1781" y="12"/>
                                  </a:lnTo>
                                  <a:lnTo>
                                    <a:pt x="1727" y="17"/>
                                  </a:lnTo>
                                  <a:lnTo>
                                    <a:pt x="1673" y="20"/>
                                  </a:lnTo>
                                  <a:lnTo>
                                    <a:pt x="1619" y="26"/>
                                  </a:lnTo>
                                  <a:lnTo>
                                    <a:pt x="1565" y="30"/>
                                  </a:lnTo>
                                  <a:lnTo>
                                    <a:pt x="1511" y="36"/>
                                  </a:lnTo>
                                  <a:lnTo>
                                    <a:pt x="1457" y="42"/>
                                  </a:lnTo>
                                  <a:lnTo>
                                    <a:pt x="1403" y="47"/>
                                  </a:lnTo>
                                  <a:lnTo>
                                    <a:pt x="1349" y="52"/>
                                  </a:lnTo>
                                  <a:lnTo>
                                    <a:pt x="1295" y="57"/>
                                  </a:lnTo>
                                  <a:lnTo>
                                    <a:pt x="1241" y="63"/>
                                  </a:lnTo>
                                  <a:lnTo>
                                    <a:pt x="1187" y="68"/>
                                  </a:lnTo>
                                  <a:lnTo>
                                    <a:pt x="1134" y="75"/>
                                  </a:lnTo>
                                  <a:lnTo>
                                    <a:pt x="1080" y="80"/>
                                  </a:lnTo>
                                  <a:lnTo>
                                    <a:pt x="917" y="95"/>
                                  </a:lnTo>
                                  <a:lnTo>
                                    <a:pt x="864" y="101"/>
                                  </a:lnTo>
                                  <a:lnTo>
                                    <a:pt x="810" y="103"/>
                                  </a:lnTo>
                                  <a:lnTo>
                                    <a:pt x="756" y="107"/>
                                  </a:lnTo>
                                  <a:lnTo>
                                    <a:pt x="702" y="112"/>
                                  </a:lnTo>
                                  <a:lnTo>
                                    <a:pt x="594" y="121"/>
                                  </a:lnTo>
                                  <a:lnTo>
                                    <a:pt x="540" y="125"/>
                                  </a:lnTo>
                                  <a:lnTo>
                                    <a:pt x="486" y="130"/>
                                  </a:lnTo>
                                  <a:lnTo>
                                    <a:pt x="324" y="142"/>
                                  </a:lnTo>
                                  <a:lnTo>
                                    <a:pt x="270" y="141"/>
                                  </a:lnTo>
                                  <a:lnTo>
                                    <a:pt x="216" y="149"/>
                                  </a:lnTo>
                                  <a:lnTo>
                                    <a:pt x="162" y="152"/>
                                  </a:lnTo>
                                  <a:lnTo>
                                    <a:pt x="108" y="154"/>
                                  </a:lnTo>
                                  <a:lnTo>
                                    <a:pt x="54" y="160"/>
                                  </a:lnTo>
                                  <a:lnTo>
                                    <a:pt x="0" y="16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54" y="221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162" y="213"/>
                                  </a:lnTo>
                                  <a:lnTo>
                                    <a:pt x="216" y="210"/>
                                  </a:lnTo>
                                  <a:lnTo>
                                    <a:pt x="270" y="203"/>
                                  </a:lnTo>
                                  <a:lnTo>
                                    <a:pt x="324" y="204"/>
                                  </a:lnTo>
                                  <a:lnTo>
                                    <a:pt x="486" y="193"/>
                                  </a:lnTo>
                                  <a:lnTo>
                                    <a:pt x="594" y="184"/>
                                  </a:lnTo>
                                  <a:lnTo>
                                    <a:pt x="702" y="177"/>
                                  </a:lnTo>
                                  <a:lnTo>
                                    <a:pt x="756" y="172"/>
                                  </a:lnTo>
                                  <a:lnTo>
                                    <a:pt x="810" y="168"/>
                                  </a:lnTo>
                                  <a:lnTo>
                                    <a:pt x="864" y="168"/>
                                  </a:lnTo>
                                  <a:lnTo>
                                    <a:pt x="917" y="162"/>
                                  </a:lnTo>
                                  <a:lnTo>
                                    <a:pt x="971" y="158"/>
                                  </a:lnTo>
                                  <a:lnTo>
                                    <a:pt x="1026" y="154"/>
                                  </a:lnTo>
                                  <a:lnTo>
                                    <a:pt x="1080" y="151"/>
                                  </a:lnTo>
                                  <a:lnTo>
                                    <a:pt x="1134" y="146"/>
                                  </a:lnTo>
                                  <a:lnTo>
                                    <a:pt x="1187" y="140"/>
                                  </a:lnTo>
                                  <a:lnTo>
                                    <a:pt x="1241" y="135"/>
                                  </a:lnTo>
                                  <a:lnTo>
                                    <a:pt x="1295" y="130"/>
                                  </a:lnTo>
                                  <a:lnTo>
                                    <a:pt x="1349" y="126"/>
                                  </a:lnTo>
                                  <a:lnTo>
                                    <a:pt x="1403" y="122"/>
                                  </a:lnTo>
                                  <a:lnTo>
                                    <a:pt x="1457" y="119"/>
                                  </a:lnTo>
                                  <a:lnTo>
                                    <a:pt x="1565" y="110"/>
                                  </a:lnTo>
                                  <a:lnTo>
                                    <a:pt x="1619" y="107"/>
                                  </a:lnTo>
                                  <a:lnTo>
                                    <a:pt x="1673" y="103"/>
                                  </a:lnTo>
                                  <a:lnTo>
                                    <a:pt x="1727" y="102"/>
                                  </a:lnTo>
                                  <a:lnTo>
                                    <a:pt x="1835" y="92"/>
                                  </a:lnTo>
                                  <a:lnTo>
                                    <a:pt x="1889" y="88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docshape374"/>
                          <wps:cNvSpPr>
                            <a:spLocks/>
                          </wps:cNvSpPr>
                          <wps:spPr bwMode="auto">
                            <a:xfrm>
                              <a:off x="2837" y="236"/>
                              <a:ext cx="1889" cy="316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237 237"/>
                                <a:gd name="T3" fmla="*/ 237 h 316"/>
                                <a:gd name="T4" fmla="+- 0 4672 2837"/>
                                <a:gd name="T5" fmla="*/ T4 w 1889"/>
                                <a:gd name="T6" fmla="+- 0 247 237"/>
                                <a:gd name="T7" fmla="*/ 247 h 316"/>
                                <a:gd name="T8" fmla="+- 0 4564 2837"/>
                                <a:gd name="T9" fmla="*/ T8 w 1889"/>
                                <a:gd name="T10" fmla="+- 0 267 237"/>
                                <a:gd name="T11" fmla="*/ 267 h 316"/>
                                <a:gd name="T12" fmla="+- 0 4402 2837"/>
                                <a:gd name="T13" fmla="*/ T12 w 1889"/>
                                <a:gd name="T14" fmla="+- 0 294 237"/>
                                <a:gd name="T15" fmla="*/ 294 h 316"/>
                                <a:gd name="T16" fmla="+- 0 4348 2837"/>
                                <a:gd name="T17" fmla="*/ T16 w 1889"/>
                                <a:gd name="T18" fmla="+- 0 304 237"/>
                                <a:gd name="T19" fmla="*/ 304 h 316"/>
                                <a:gd name="T20" fmla="+- 0 4240 2837"/>
                                <a:gd name="T21" fmla="*/ T20 w 1889"/>
                                <a:gd name="T22" fmla="+- 0 320 237"/>
                                <a:gd name="T23" fmla="*/ 320 h 316"/>
                                <a:gd name="T24" fmla="+- 0 4132 2837"/>
                                <a:gd name="T25" fmla="*/ T24 w 1889"/>
                                <a:gd name="T26" fmla="+- 0 337 237"/>
                                <a:gd name="T27" fmla="*/ 337 h 316"/>
                                <a:gd name="T28" fmla="+- 0 4078 2837"/>
                                <a:gd name="T29" fmla="*/ T28 w 1889"/>
                                <a:gd name="T30" fmla="+- 0 345 237"/>
                                <a:gd name="T31" fmla="*/ 345 h 316"/>
                                <a:gd name="T32" fmla="+- 0 3917 2837"/>
                                <a:gd name="T33" fmla="*/ T32 w 1889"/>
                                <a:gd name="T34" fmla="+- 0 366 237"/>
                                <a:gd name="T35" fmla="*/ 366 h 316"/>
                                <a:gd name="T36" fmla="+- 0 3863 2837"/>
                                <a:gd name="T37" fmla="*/ T36 w 1889"/>
                                <a:gd name="T38" fmla="+- 0 375 237"/>
                                <a:gd name="T39" fmla="*/ 375 h 316"/>
                                <a:gd name="T40" fmla="+- 0 3808 2837"/>
                                <a:gd name="T41" fmla="*/ T40 w 1889"/>
                                <a:gd name="T42" fmla="+- 0 380 237"/>
                                <a:gd name="T43" fmla="*/ 380 h 316"/>
                                <a:gd name="T44" fmla="+- 0 3754 2837"/>
                                <a:gd name="T45" fmla="*/ T44 w 1889"/>
                                <a:gd name="T46" fmla="+- 0 387 237"/>
                                <a:gd name="T47" fmla="*/ 387 h 316"/>
                                <a:gd name="T48" fmla="+- 0 3701 2837"/>
                                <a:gd name="T49" fmla="*/ T48 w 1889"/>
                                <a:gd name="T50" fmla="+- 0 397 237"/>
                                <a:gd name="T51" fmla="*/ 397 h 316"/>
                                <a:gd name="T52" fmla="+- 0 3539 2837"/>
                                <a:gd name="T53" fmla="*/ T52 w 1889"/>
                                <a:gd name="T54" fmla="+- 0 418 237"/>
                                <a:gd name="T55" fmla="*/ 418 h 316"/>
                                <a:gd name="T56" fmla="+- 0 3485 2837"/>
                                <a:gd name="T57" fmla="*/ T56 w 1889"/>
                                <a:gd name="T58" fmla="+- 0 423 237"/>
                                <a:gd name="T59" fmla="*/ 423 h 316"/>
                                <a:gd name="T60" fmla="+- 0 3431 2837"/>
                                <a:gd name="T61" fmla="*/ T60 w 1889"/>
                                <a:gd name="T62" fmla="+- 0 428 237"/>
                                <a:gd name="T63" fmla="*/ 428 h 316"/>
                                <a:gd name="T64" fmla="+- 0 3377 2837"/>
                                <a:gd name="T65" fmla="*/ T64 w 1889"/>
                                <a:gd name="T66" fmla="+- 0 433 237"/>
                                <a:gd name="T67" fmla="*/ 433 h 316"/>
                                <a:gd name="T68" fmla="+- 0 3323 2837"/>
                                <a:gd name="T69" fmla="*/ T68 w 1889"/>
                                <a:gd name="T70" fmla="+- 0 440 237"/>
                                <a:gd name="T71" fmla="*/ 440 h 316"/>
                                <a:gd name="T72" fmla="+- 0 3215 2837"/>
                                <a:gd name="T73" fmla="*/ T72 w 1889"/>
                                <a:gd name="T74" fmla="+- 0 451 237"/>
                                <a:gd name="T75" fmla="*/ 451 h 316"/>
                                <a:gd name="T76" fmla="+- 0 3161 2837"/>
                                <a:gd name="T77" fmla="*/ T76 w 1889"/>
                                <a:gd name="T78" fmla="+- 0 458 237"/>
                                <a:gd name="T79" fmla="*/ 458 h 316"/>
                                <a:gd name="T80" fmla="+- 0 3053 2837"/>
                                <a:gd name="T81" fmla="*/ T80 w 1889"/>
                                <a:gd name="T82" fmla="+- 0 469 237"/>
                                <a:gd name="T83" fmla="*/ 469 h 316"/>
                                <a:gd name="T84" fmla="+- 0 2999 2837"/>
                                <a:gd name="T85" fmla="*/ T84 w 1889"/>
                                <a:gd name="T86" fmla="+- 0 477 237"/>
                                <a:gd name="T87" fmla="*/ 477 h 316"/>
                                <a:gd name="T88" fmla="+- 0 2945 2837"/>
                                <a:gd name="T89" fmla="*/ T88 w 1889"/>
                                <a:gd name="T90" fmla="+- 0 483 237"/>
                                <a:gd name="T91" fmla="*/ 483 h 316"/>
                                <a:gd name="T92" fmla="+- 0 2891 2837"/>
                                <a:gd name="T93" fmla="*/ T92 w 1889"/>
                                <a:gd name="T94" fmla="+- 0 489 237"/>
                                <a:gd name="T95" fmla="*/ 489 h 316"/>
                                <a:gd name="T96" fmla="+- 0 2837 2837"/>
                                <a:gd name="T97" fmla="*/ T96 w 1889"/>
                                <a:gd name="T98" fmla="+- 0 494 237"/>
                                <a:gd name="T99" fmla="*/ 494 h 316"/>
                                <a:gd name="T100" fmla="+- 0 2837 2837"/>
                                <a:gd name="T101" fmla="*/ T100 w 1889"/>
                                <a:gd name="T102" fmla="+- 0 552 237"/>
                                <a:gd name="T103" fmla="*/ 552 h 316"/>
                                <a:gd name="T104" fmla="+- 0 2999 2837"/>
                                <a:gd name="T105" fmla="*/ T104 w 1889"/>
                                <a:gd name="T106" fmla="+- 0 537 237"/>
                                <a:gd name="T107" fmla="*/ 537 h 316"/>
                                <a:gd name="T108" fmla="+- 0 3053 2837"/>
                                <a:gd name="T109" fmla="*/ T108 w 1889"/>
                                <a:gd name="T110" fmla="+- 0 530 237"/>
                                <a:gd name="T111" fmla="*/ 530 h 316"/>
                                <a:gd name="T112" fmla="+- 0 3161 2837"/>
                                <a:gd name="T113" fmla="*/ T112 w 1889"/>
                                <a:gd name="T114" fmla="+- 0 520 237"/>
                                <a:gd name="T115" fmla="*/ 520 h 316"/>
                                <a:gd name="T116" fmla="+- 0 3215 2837"/>
                                <a:gd name="T117" fmla="*/ T116 w 1889"/>
                                <a:gd name="T118" fmla="+- 0 513 237"/>
                                <a:gd name="T119" fmla="*/ 513 h 316"/>
                                <a:gd name="T120" fmla="+- 0 3323 2837"/>
                                <a:gd name="T121" fmla="*/ T120 w 1889"/>
                                <a:gd name="T122" fmla="+- 0 503 237"/>
                                <a:gd name="T123" fmla="*/ 503 h 316"/>
                                <a:gd name="T124" fmla="+- 0 3377 2837"/>
                                <a:gd name="T125" fmla="*/ T124 w 1889"/>
                                <a:gd name="T126" fmla="+- 0 497 237"/>
                                <a:gd name="T127" fmla="*/ 497 h 316"/>
                                <a:gd name="T128" fmla="+- 0 3431 2837"/>
                                <a:gd name="T129" fmla="*/ T128 w 1889"/>
                                <a:gd name="T130" fmla="+- 0 493 237"/>
                                <a:gd name="T131" fmla="*/ 493 h 316"/>
                                <a:gd name="T132" fmla="+- 0 3485 2837"/>
                                <a:gd name="T133" fmla="*/ T132 w 1889"/>
                                <a:gd name="T134" fmla="+- 0 488 237"/>
                                <a:gd name="T135" fmla="*/ 488 h 316"/>
                                <a:gd name="T136" fmla="+- 0 3539 2837"/>
                                <a:gd name="T137" fmla="*/ T136 w 1889"/>
                                <a:gd name="T138" fmla="+- 0 483 237"/>
                                <a:gd name="T139" fmla="*/ 483 h 316"/>
                                <a:gd name="T140" fmla="+- 0 3701 2837"/>
                                <a:gd name="T141" fmla="*/ T140 w 1889"/>
                                <a:gd name="T142" fmla="+- 0 465 237"/>
                                <a:gd name="T143" fmla="*/ 465 h 316"/>
                                <a:gd name="T144" fmla="+- 0 3754 2837"/>
                                <a:gd name="T145" fmla="*/ T144 w 1889"/>
                                <a:gd name="T146" fmla="+- 0 456 237"/>
                                <a:gd name="T147" fmla="*/ 456 h 316"/>
                                <a:gd name="T148" fmla="+- 0 3808 2837"/>
                                <a:gd name="T149" fmla="*/ T148 w 1889"/>
                                <a:gd name="T150" fmla="+- 0 450 237"/>
                                <a:gd name="T151" fmla="*/ 450 h 316"/>
                                <a:gd name="T152" fmla="+- 0 3863 2837"/>
                                <a:gd name="T153" fmla="*/ T152 w 1889"/>
                                <a:gd name="T154" fmla="+- 0 447 237"/>
                                <a:gd name="T155" fmla="*/ 447 h 316"/>
                                <a:gd name="T156" fmla="+- 0 3917 2837"/>
                                <a:gd name="T157" fmla="*/ T156 w 1889"/>
                                <a:gd name="T158" fmla="+- 0 440 237"/>
                                <a:gd name="T159" fmla="*/ 440 h 316"/>
                                <a:gd name="T160" fmla="+- 0 3971 2837"/>
                                <a:gd name="T161" fmla="*/ T160 w 1889"/>
                                <a:gd name="T162" fmla="+- 0 434 237"/>
                                <a:gd name="T163" fmla="*/ 434 h 316"/>
                                <a:gd name="T164" fmla="+- 0 4132 2837"/>
                                <a:gd name="T165" fmla="*/ T164 w 1889"/>
                                <a:gd name="T166" fmla="+- 0 415 237"/>
                                <a:gd name="T167" fmla="*/ 415 h 316"/>
                                <a:gd name="T168" fmla="+- 0 4186 2837"/>
                                <a:gd name="T169" fmla="*/ T168 w 1889"/>
                                <a:gd name="T170" fmla="+- 0 408 237"/>
                                <a:gd name="T171" fmla="*/ 408 h 316"/>
                                <a:gd name="T172" fmla="+- 0 4348 2837"/>
                                <a:gd name="T173" fmla="*/ T172 w 1889"/>
                                <a:gd name="T174" fmla="+- 0 388 237"/>
                                <a:gd name="T175" fmla="*/ 388 h 316"/>
                                <a:gd name="T176" fmla="+- 0 4402 2837"/>
                                <a:gd name="T177" fmla="*/ T176 w 1889"/>
                                <a:gd name="T178" fmla="+- 0 381 237"/>
                                <a:gd name="T179" fmla="*/ 381 h 316"/>
                                <a:gd name="T180" fmla="+- 0 4456 2837"/>
                                <a:gd name="T181" fmla="*/ T180 w 1889"/>
                                <a:gd name="T182" fmla="+- 0 374 237"/>
                                <a:gd name="T183" fmla="*/ 374 h 316"/>
                                <a:gd name="T184" fmla="+- 0 4564 2837"/>
                                <a:gd name="T185" fmla="*/ T184 w 1889"/>
                                <a:gd name="T186" fmla="+- 0 360 237"/>
                                <a:gd name="T187" fmla="*/ 360 h 316"/>
                                <a:gd name="T188" fmla="+- 0 4726 2837"/>
                                <a:gd name="T189" fmla="*/ T188 w 1889"/>
                                <a:gd name="T190" fmla="+- 0 338 237"/>
                                <a:gd name="T191" fmla="*/ 338 h 316"/>
                                <a:gd name="T192" fmla="+- 0 4726 2837"/>
                                <a:gd name="T193" fmla="*/ T192 w 1889"/>
                                <a:gd name="T194" fmla="+- 0 237 237"/>
                                <a:gd name="T195" fmla="*/ 237 h 3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89" h="316">
                                  <a:moveTo>
                                    <a:pt x="1889" y="0"/>
                                  </a:moveTo>
                                  <a:lnTo>
                                    <a:pt x="1835" y="10"/>
                                  </a:lnTo>
                                  <a:lnTo>
                                    <a:pt x="1727" y="30"/>
                                  </a:lnTo>
                                  <a:lnTo>
                                    <a:pt x="1565" y="57"/>
                                  </a:lnTo>
                                  <a:lnTo>
                                    <a:pt x="1511" y="67"/>
                                  </a:lnTo>
                                  <a:lnTo>
                                    <a:pt x="1403" y="83"/>
                                  </a:lnTo>
                                  <a:lnTo>
                                    <a:pt x="1295" y="100"/>
                                  </a:lnTo>
                                  <a:lnTo>
                                    <a:pt x="1241" y="108"/>
                                  </a:lnTo>
                                  <a:lnTo>
                                    <a:pt x="1080" y="129"/>
                                  </a:lnTo>
                                  <a:lnTo>
                                    <a:pt x="1026" y="138"/>
                                  </a:lnTo>
                                  <a:lnTo>
                                    <a:pt x="971" y="143"/>
                                  </a:lnTo>
                                  <a:lnTo>
                                    <a:pt x="917" y="150"/>
                                  </a:lnTo>
                                  <a:lnTo>
                                    <a:pt x="864" y="160"/>
                                  </a:lnTo>
                                  <a:lnTo>
                                    <a:pt x="702" y="181"/>
                                  </a:lnTo>
                                  <a:lnTo>
                                    <a:pt x="648" y="186"/>
                                  </a:lnTo>
                                  <a:lnTo>
                                    <a:pt x="594" y="191"/>
                                  </a:lnTo>
                                  <a:lnTo>
                                    <a:pt x="540" y="196"/>
                                  </a:lnTo>
                                  <a:lnTo>
                                    <a:pt x="486" y="203"/>
                                  </a:lnTo>
                                  <a:lnTo>
                                    <a:pt x="378" y="214"/>
                                  </a:lnTo>
                                  <a:lnTo>
                                    <a:pt x="324" y="221"/>
                                  </a:lnTo>
                                  <a:lnTo>
                                    <a:pt x="216" y="232"/>
                                  </a:lnTo>
                                  <a:lnTo>
                                    <a:pt x="162" y="240"/>
                                  </a:lnTo>
                                  <a:lnTo>
                                    <a:pt x="108" y="246"/>
                                  </a:lnTo>
                                  <a:lnTo>
                                    <a:pt x="54" y="252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0" y="315"/>
                                  </a:lnTo>
                                  <a:lnTo>
                                    <a:pt x="162" y="300"/>
                                  </a:lnTo>
                                  <a:lnTo>
                                    <a:pt x="216" y="293"/>
                                  </a:lnTo>
                                  <a:lnTo>
                                    <a:pt x="324" y="283"/>
                                  </a:lnTo>
                                  <a:lnTo>
                                    <a:pt x="378" y="276"/>
                                  </a:lnTo>
                                  <a:lnTo>
                                    <a:pt x="486" y="266"/>
                                  </a:lnTo>
                                  <a:lnTo>
                                    <a:pt x="540" y="260"/>
                                  </a:lnTo>
                                  <a:lnTo>
                                    <a:pt x="594" y="256"/>
                                  </a:lnTo>
                                  <a:lnTo>
                                    <a:pt x="648" y="251"/>
                                  </a:lnTo>
                                  <a:lnTo>
                                    <a:pt x="702" y="246"/>
                                  </a:lnTo>
                                  <a:lnTo>
                                    <a:pt x="864" y="228"/>
                                  </a:lnTo>
                                  <a:lnTo>
                                    <a:pt x="917" y="219"/>
                                  </a:lnTo>
                                  <a:lnTo>
                                    <a:pt x="971" y="213"/>
                                  </a:lnTo>
                                  <a:lnTo>
                                    <a:pt x="1026" y="210"/>
                                  </a:lnTo>
                                  <a:lnTo>
                                    <a:pt x="1080" y="203"/>
                                  </a:lnTo>
                                  <a:lnTo>
                                    <a:pt x="1134" y="197"/>
                                  </a:lnTo>
                                  <a:lnTo>
                                    <a:pt x="1295" y="178"/>
                                  </a:lnTo>
                                  <a:lnTo>
                                    <a:pt x="1349" y="171"/>
                                  </a:lnTo>
                                  <a:lnTo>
                                    <a:pt x="1511" y="151"/>
                                  </a:lnTo>
                                  <a:lnTo>
                                    <a:pt x="1565" y="144"/>
                                  </a:lnTo>
                                  <a:lnTo>
                                    <a:pt x="1619" y="137"/>
                                  </a:lnTo>
                                  <a:lnTo>
                                    <a:pt x="1727" y="123"/>
                                  </a:lnTo>
                                  <a:lnTo>
                                    <a:pt x="1889" y="101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docshape375"/>
                          <wps:cNvSpPr>
                            <a:spLocks/>
                          </wps:cNvSpPr>
                          <wps:spPr bwMode="auto">
                            <a:xfrm>
                              <a:off x="2837" y="42"/>
                              <a:ext cx="1889" cy="461"/>
                            </a:xfrm>
                            <a:custGeom>
                              <a:avLst/>
                              <a:gdLst>
                                <a:gd name="T0" fmla="+- 0 4726 2837"/>
                                <a:gd name="T1" fmla="*/ T0 w 1889"/>
                                <a:gd name="T2" fmla="+- 0 42 42"/>
                                <a:gd name="T3" fmla="*/ 42 h 461"/>
                                <a:gd name="T4" fmla="+- 0 4672 2837"/>
                                <a:gd name="T5" fmla="*/ T4 w 1889"/>
                                <a:gd name="T6" fmla="+- 0 58 42"/>
                                <a:gd name="T7" fmla="*/ 58 h 461"/>
                                <a:gd name="T8" fmla="+- 0 4618 2837"/>
                                <a:gd name="T9" fmla="*/ T8 w 1889"/>
                                <a:gd name="T10" fmla="+- 0 75 42"/>
                                <a:gd name="T11" fmla="*/ 75 h 461"/>
                                <a:gd name="T12" fmla="+- 0 4564 2837"/>
                                <a:gd name="T13" fmla="*/ T12 w 1889"/>
                                <a:gd name="T14" fmla="+- 0 90 42"/>
                                <a:gd name="T15" fmla="*/ 90 h 461"/>
                                <a:gd name="T16" fmla="+- 0 4510 2837"/>
                                <a:gd name="T17" fmla="*/ T16 w 1889"/>
                                <a:gd name="T18" fmla="+- 0 105 42"/>
                                <a:gd name="T19" fmla="*/ 105 h 461"/>
                                <a:gd name="T20" fmla="+- 0 4456 2837"/>
                                <a:gd name="T21" fmla="*/ T20 w 1889"/>
                                <a:gd name="T22" fmla="+- 0 120 42"/>
                                <a:gd name="T23" fmla="*/ 120 h 461"/>
                                <a:gd name="T24" fmla="+- 0 4402 2837"/>
                                <a:gd name="T25" fmla="*/ T24 w 1889"/>
                                <a:gd name="T26" fmla="+- 0 134 42"/>
                                <a:gd name="T27" fmla="*/ 134 h 461"/>
                                <a:gd name="T28" fmla="+- 0 4348 2837"/>
                                <a:gd name="T29" fmla="*/ T28 w 1889"/>
                                <a:gd name="T30" fmla="+- 0 152 42"/>
                                <a:gd name="T31" fmla="*/ 152 h 461"/>
                                <a:gd name="T32" fmla="+- 0 4240 2837"/>
                                <a:gd name="T33" fmla="*/ T32 w 1889"/>
                                <a:gd name="T34" fmla="+- 0 179 42"/>
                                <a:gd name="T35" fmla="*/ 179 h 461"/>
                                <a:gd name="T36" fmla="+- 0 4132 2837"/>
                                <a:gd name="T37" fmla="*/ T36 w 1889"/>
                                <a:gd name="T38" fmla="+- 0 206 42"/>
                                <a:gd name="T39" fmla="*/ 206 h 461"/>
                                <a:gd name="T40" fmla="+- 0 4078 2837"/>
                                <a:gd name="T41" fmla="*/ T40 w 1889"/>
                                <a:gd name="T42" fmla="+- 0 220 42"/>
                                <a:gd name="T43" fmla="*/ 220 h 461"/>
                                <a:gd name="T44" fmla="+- 0 4024 2837"/>
                                <a:gd name="T45" fmla="*/ T44 w 1889"/>
                                <a:gd name="T46" fmla="+- 0 226 42"/>
                                <a:gd name="T47" fmla="*/ 226 h 461"/>
                                <a:gd name="T48" fmla="+- 0 3971 2837"/>
                                <a:gd name="T49" fmla="*/ T48 w 1889"/>
                                <a:gd name="T50" fmla="+- 0 240 42"/>
                                <a:gd name="T51" fmla="*/ 240 h 461"/>
                                <a:gd name="T52" fmla="+- 0 3917 2837"/>
                                <a:gd name="T53" fmla="*/ T52 w 1889"/>
                                <a:gd name="T54" fmla="+- 0 252 42"/>
                                <a:gd name="T55" fmla="*/ 252 h 461"/>
                                <a:gd name="T56" fmla="+- 0 3808 2837"/>
                                <a:gd name="T57" fmla="*/ T56 w 1889"/>
                                <a:gd name="T58" fmla="+- 0 275 42"/>
                                <a:gd name="T59" fmla="*/ 275 h 461"/>
                                <a:gd name="T60" fmla="+- 0 3647 2837"/>
                                <a:gd name="T61" fmla="*/ T60 w 1889"/>
                                <a:gd name="T62" fmla="+- 0 309 42"/>
                                <a:gd name="T63" fmla="*/ 309 h 461"/>
                                <a:gd name="T64" fmla="+- 0 3593 2837"/>
                                <a:gd name="T65" fmla="*/ T64 w 1889"/>
                                <a:gd name="T66" fmla="+- 0 319 42"/>
                                <a:gd name="T67" fmla="*/ 319 h 461"/>
                                <a:gd name="T68" fmla="+- 0 3539 2837"/>
                                <a:gd name="T69" fmla="*/ T68 w 1889"/>
                                <a:gd name="T70" fmla="+- 0 330 42"/>
                                <a:gd name="T71" fmla="*/ 330 h 461"/>
                                <a:gd name="T72" fmla="+- 0 3431 2837"/>
                                <a:gd name="T73" fmla="*/ T72 w 1889"/>
                                <a:gd name="T74" fmla="+- 0 347 42"/>
                                <a:gd name="T75" fmla="*/ 347 h 461"/>
                                <a:gd name="T76" fmla="+- 0 3377 2837"/>
                                <a:gd name="T77" fmla="*/ T76 w 1889"/>
                                <a:gd name="T78" fmla="+- 0 358 42"/>
                                <a:gd name="T79" fmla="*/ 358 h 461"/>
                                <a:gd name="T80" fmla="+- 0 3269 2837"/>
                                <a:gd name="T81" fmla="*/ T80 w 1889"/>
                                <a:gd name="T82" fmla="+- 0 377 42"/>
                                <a:gd name="T83" fmla="*/ 377 h 461"/>
                                <a:gd name="T84" fmla="+- 0 3215 2837"/>
                                <a:gd name="T85" fmla="*/ T84 w 1889"/>
                                <a:gd name="T86" fmla="+- 0 387 42"/>
                                <a:gd name="T87" fmla="*/ 387 h 461"/>
                                <a:gd name="T88" fmla="+- 0 3161 2837"/>
                                <a:gd name="T89" fmla="*/ T88 w 1889"/>
                                <a:gd name="T90" fmla="+- 0 395 42"/>
                                <a:gd name="T91" fmla="*/ 395 h 461"/>
                                <a:gd name="T92" fmla="+- 0 3107 2837"/>
                                <a:gd name="T93" fmla="*/ T92 w 1889"/>
                                <a:gd name="T94" fmla="+- 0 404 42"/>
                                <a:gd name="T95" fmla="*/ 404 h 461"/>
                                <a:gd name="T96" fmla="+- 0 3053 2837"/>
                                <a:gd name="T97" fmla="*/ T96 w 1889"/>
                                <a:gd name="T98" fmla="+- 0 412 42"/>
                                <a:gd name="T99" fmla="*/ 412 h 461"/>
                                <a:gd name="T100" fmla="+- 0 2999 2837"/>
                                <a:gd name="T101" fmla="*/ T100 w 1889"/>
                                <a:gd name="T102" fmla="+- 0 420 42"/>
                                <a:gd name="T103" fmla="*/ 420 h 461"/>
                                <a:gd name="T104" fmla="+- 0 2945 2837"/>
                                <a:gd name="T105" fmla="*/ T104 w 1889"/>
                                <a:gd name="T106" fmla="+- 0 427 42"/>
                                <a:gd name="T107" fmla="*/ 427 h 461"/>
                                <a:gd name="T108" fmla="+- 0 2891 2837"/>
                                <a:gd name="T109" fmla="*/ T108 w 1889"/>
                                <a:gd name="T110" fmla="+- 0 435 42"/>
                                <a:gd name="T111" fmla="*/ 435 h 461"/>
                                <a:gd name="T112" fmla="+- 0 2837 2837"/>
                                <a:gd name="T113" fmla="*/ T112 w 1889"/>
                                <a:gd name="T114" fmla="+- 0 442 42"/>
                                <a:gd name="T115" fmla="*/ 442 h 461"/>
                                <a:gd name="T116" fmla="+- 0 2837 2837"/>
                                <a:gd name="T117" fmla="*/ T116 w 1889"/>
                                <a:gd name="T118" fmla="+- 0 503 42"/>
                                <a:gd name="T119" fmla="*/ 503 h 461"/>
                                <a:gd name="T120" fmla="+- 0 2891 2837"/>
                                <a:gd name="T121" fmla="*/ T120 w 1889"/>
                                <a:gd name="T122" fmla="+- 0 495 42"/>
                                <a:gd name="T123" fmla="*/ 495 h 461"/>
                                <a:gd name="T124" fmla="+- 0 2999 2837"/>
                                <a:gd name="T125" fmla="*/ T124 w 1889"/>
                                <a:gd name="T126" fmla="+- 0 481 42"/>
                                <a:gd name="T127" fmla="*/ 481 h 461"/>
                                <a:gd name="T128" fmla="+- 0 3053 2837"/>
                                <a:gd name="T129" fmla="*/ T128 w 1889"/>
                                <a:gd name="T130" fmla="+- 0 473 42"/>
                                <a:gd name="T131" fmla="*/ 473 h 461"/>
                                <a:gd name="T132" fmla="+- 0 3107 2837"/>
                                <a:gd name="T133" fmla="*/ T132 w 1889"/>
                                <a:gd name="T134" fmla="+- 0 466 42"/>
                                <a:gd name="T135" fmla="*/ 466 h 461"/>
                                <a:gd name="T136" fmla="+- 0 3161 2837"/>
                                <a:gd name="T137" fmla="*/ T136 w 1889"/>
                                <a:gd name="T138" fmla="+- 0 458 42"/>
                                <a:gd name="T139" fmla="*/ 458 h 461"/>
                                <a:gd name="T140" fmla="+- 0 3215 2837"/>
                                <a:gd name="T141" fmla="*/ T140 w 1889"/>
                                <a:gd name="T142" fmla="+- 0 450 42"/>
                                <a:gd name="T143" fmla="*/ 450 h 461"/>
                                <a:gd name="T144" fmla="+- 0 3269 2837"/>
                                <a:gd name="T145" fmla="*/ T144 w 1889"/>
                                <a:gd name="T146" fmla="+- 0 441 42"/>
                                <a:gd name="T147" fmla="*/ 441 h 461"/>
                                <a:gd name="T148" fmla="+- 0 3377 2837"/>
                                <a:gd name="T149" fmla="*/ T148 w 1889"/>
                                <a:gd name="T150" fmla="+- 0 424 42"/>
                                <a:gd name="T151" fmla="*/ 424 h 461"/>
                                <a:gd name="T152" fmla="+- 0 3431 2837"/>
                                <a:gd name="T153" fmla="*/ T152 w 1889"/>
                                <a:gd name="T154" fmla="+- 0 414 42"/>
                                <a:gd name="T155" fmla="*/ 414 h 461"/>
                                <a:gd name="T156" fmla="+- 0 3539 2837"/>
                                <a:gd name="T157" fmla="*/ T156 w 1889"/>
                                <a:gd name="T158" fmla="+- 0 398 42"/>
                                <a:gd name="T159" fmla="*/ 398 h 461"/>
                                <a:gd name="T160" fmla="+- 0 3593 2837"/>
                                <a:gd name="T161" fmla="*/ T160 w 1889"/>
                                <a:gd name="T162" fmla="+- 0 388 42"/>
                                <a:gd name="T163" fmla="*/ 388 h 461"/>
                                <a:gd name="T164" fmla="+- 0 3647 2837"/>
                                <a:gd name="T165" fmla="*/ T164 w 1889"/>
                                <a:gd name="T166" fmla="+- 0 380 42"/>
                                <a:gd name="T167" fmla="*/ 380 h 461"/>
                                <a:gd name="T168" fmla="+- 0 3808 2837"/>
                                <a:gd name="T169" fmla="*/ T168 w 1889"/>
                                <a:gd name="T170" fmla="+- 0 351 42"/>
                                <a:gd name="T171" fmla="*/ 351 h 461"/>
                                <a:gd name="T172" fmla="+- 0 3971 2837"/>
                                <a:gd name="T173" fmla="*/ T172 w 1889"/>
                                <a:gd name="T174" fmla="+- 0 321 42"/>
                                <a:gd name="T175" fmla="*/ 321 h 461"/>
                                <a:gd name="T176" fmla="+- 0 4024 2837"/>
                                <a:gd name="T177" fmla="*/ T176 w 1889"/>
                                <a:gd name="T178" fmla="+- 0 310 42"/>
                                <a:gd name="T179" fmla="*/ 310 h 461"/>
                                <a:gd name="T180" fmla="+- 0 4078 2837"/>
                                <a:gd name="T181" fmla="*/ T180 w 1889"/>
                                <a:gd name="T182" fmla="+- 0 306 42"/>
                                <a:gd name="T183" fmla="*/ 306 h 461"/>
                                <a:gd name="T184" fmla="+- 0 4132 2837"/>
                                <a:gd name="T185" fmla="*/ T184 w 1889"/>
                                <a:gd name="T186" fmla="+- 0 294 42"/>
                                <a:gd name="T187" fmla="*/ 294 h 461"/>
                                <a:gd name="T188" fmla="+- 0 4240 2837"/>
                                <a:gd name="T189" fmla="*/ T188 w 1889"/>
                                <a:gd name="T190" fmla="+- 0 271 42"/>
                                <a:gd name="T191" fmla="*/ 271 h 461"/>
                                <a:gd name="T192" fmla="+- 0 4348 2837"/>
                                <a:gd name="T193" fmla="*/ T192 w 1889"/>
                                <a:gd name="T194" fmla="+- 0 250 42"/>
                                <a:gd name="T195" fmla="*/ 250 h 461"/>
                                <a:gd name="T196" fmla="+- 0 4402 2837"/>
                                <a:gd name="T197" fmla="*/ T196 w 1889"/>
                                <a:gd name="T198" fmla="+- 0 235 42"/>
                                <a:gd name="T199" fmla="*/ 235 h 461"/>
                                <a:gd name="T200" fmla="+- 0 4456 2837"/>
                                <a:gd name="T201" fmla="*/ T200 w 1889"/>
                                <a:gd name="T202" fmla="+- 0 223 42"/>
                                <a:gd name="T203" fmla="*/ 223 h 461"/>
                                <a:gd name="T204" fmla="+- 0 4510 2837"/>
                                <a:gd name="T205" fmla="*/ T204 w 1889"/>
                                <a:gd name="T206" fmla="+- 0 210 42"/>
                                <a:gd name="T207" fmla="*/ 210 h 461"/>
                                <a:gd name="T208" fmla="+- 0 4564 2837"/>
                                <a:gd name="T209" fmla="*/ T208 w 1889"/>
                                <a:gd name="T210" fmla="+- 0 198 42"/>
                                <a:gd name="T211" fmla="*/ 198 h 461"/>
                                <a:gd name="T212" fmla="+- 0 4618 2837"/>
                                <a:gd name="T213" fmla="*/ T212 w 1889"/>
                                <a:gd name="T214" fmla="+- 0 186 42"/>
                                <a:gd name="T215" fmla="*/ 186 h 461"/>
                                <a:gd name="T216" fmla="+- 0 4672 2837"/>
                                <a:gd name="T217" fmla="*/ T216 w 1889"/>
                                <a:gd name="T218" fmla="+- 0 173 42"/>
                                <a:gd name="T219" fmla="*/ 173 h 461"/>
                                <a:gd name="T220" fmla="+- 0 4726 2837"/>
                                <a:gd name="T221" fmla="*/ T220 w 1889"/>
                                <a:gd name="T222" fmla="+- 0 161 42"/>
                                <a:gd name="T223" fmla="*/ 161 h 461"/>
                                <a:gd name="T224" fmla="+- 0 4726 2837"/>
                                <a:gd name="T225" fmla="*/ T224 w 1889"/>
                                <a:gd name="T226" fmla="+- 0 42 42"/>
                                <a:gd name="T227" fmla="*/ 42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889" h="461">
                                  <a:moveTo>
                                    <a:pt x="1889" y="0"/>
                                  </a:moveTo>
                                  <a:lnTo>
                                    <a:pt x="1835" y="16"/>
                                  </a:lnTo>
                                  <a:lnTo>
                                    <a:pt x="1781" y="33"/>
                                  </a:lnTo>
                                  <a:lnTo>
                                    <a:pt x="1727" y="48"/>
                                  </a:lnTo>
                                  <a:lnTo>
                                    <a:pt x="1673" y="63"/>
                                  </a:lnTo>
                                  <a:lnTo>
                                    <a:pt x="1619" y="78"/>
                                  </a:lnTo>
                                  <a:lnTo>
                                    <a:pt x="1565" y="92"/>
                                  </a:lnTo>
                                  <a:lnTo>
                                    <a:pt x="1511" y="110"/>
                                  </a:lnTo>
                                  <a:lnTo>
                                    <a:pt x="1403" y="137"/>
                                  </a:lnTo>
                                  <a:lnTo>
                                    <a:pt x="1295" y="164"/>
                                  </a:lnTo>
                                  <a:lnTo>
                                    <a:pt x="1241" y="178"/>
                                  </a:lnTo>
                                  <a:lnTo>
                                    <a:pt x="1187" y="184"/>
                                  </a:lnTo>
                                  <a:lnTo>
                                    <a:pt x="1134" y="198"/>
                                  </a:lnTo>
                                  <a:lnTo>
                                    <a:pt x="1080" y="210"/>
                                  </a:lnTo>
                                  <a:lnTo>
                                    <a:pt x="971" y="233"/>
                                  </a:lnTo>
                                  <a:lnTo>
                                    <a:pt x="810" y="267"/>
                                  </a:lnTo>
                                  <a:lnTo>
                                    <a:pt x="756" y="277"/>
                                  </a:lnTo>
                                  <a:lnTo>
                                    <a:pt x="702" y="288"/>
                                  </a:lnTo>
                                  <a:lnTo>
                                    <a:pt x="594" y="305"/>
                                  </a:lnTo>
                                  <a:lnTo>
                                    <a:pt x="540" y="316"/>
                                  </a:lnTo>
                                  <a:lnTo>
                                    <a:pt x="432" y="335"/>
                                  </a:lnTo>
                                  <a:lnTo>
                                    <a:pt x="378" y="345"/>
                                  </a:lnTo>
                                  <a:lnTo>
                                    <a:pt x="324" y="353"/>
                                  </a:lnTo>
                                  <a:lnTo>
                                    <a:pt x="270" y="362"/>
                                  </a:lnTo>
                                  <a:lnTo>
                                    <a:pt x="216" y="370"/>
                                  </a:lnTo>
                                  <a:lnTo>
                                    <a:pt x="162" y="378"/>
                                  </a:lnTo>
                                  <a:lnTo>
                                    <a:pt x="108" y="385"/>
                                  </a:lnTo>
                                  <a:lnTo>
                                    <a:pt x="54" y="393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61"/>
                                  </a:lnTo>
                                  <a:lnTo>
                                    <a:pt x="54" y="453"/>
                                  </a:lnTo>
                                  <a:lnTo>
                                    <a:pt x="162" y="439"/>
                                  </a:lnTo>
                                  <a:lnTo>
                                    <a:pt x="216" y="431"/>
                                  </a:lnTo>
                                  <a:lnTo>
                                    <a:pt x="270" y="424"/>
                                  </a:lnTo>
                                  <a:lnTo>
                                    <a:pt x="324" y="416"/>
                                  </a:lnTo>
                                  <a:lnTo>
                                    <a:pt x="378" y="408"/>
                                  </a:lnTo>
                                  <a:lnTo>
                                    <a:pt x="432" y="399"/>
                                  </a:lnTo>
                                  <a:lnTo>
                                    <a:pt x="540" y="382"/>
                                  </a:lnTo>
                                  <a:lnTo>
                                    <a:pt x="594" y="372"/>
                                  </a:lnTo>
                                  <a:lnTo>
                                    <a:pt x="702" y="356"/>
                                  </a:lnTo>
                                  <a:lnTo>
                                    <a:pt x="756" y="346"/>
                                  </a:lnTo>
                                  <a:lnTo>
                                    <a:pt x="810" y="338"/>
                                  </a:lnTo>
                                  <a:lnTo>
                                    <a:pt x="971" y="309"/>
                                  </a:lnTo>
                                  <a:lnTo>
                                    <a:pt x="1134" y="279"/>
                                  </a:lnTo>
                                  <a:lnTo>
                                    <a:pt x="1187" y="268"/>
                                  </a:lnTo>
                                  <a:lnTo>
                                    <a:pt x="1241" y="264"/>
                                  </a:lnTo>
                                  <a:lnTo>
                                    <a:pt x="1295" y="252"/>
                                  </a:lnTo>
                                  <a:lnTo>
                                    <a:pt x="1403" y="229"/>
                                  </a:lnTo>
                                  <a:lnTo>
                                    <a:pt x="1511" y="208"/>
                                  </a:lnTo>
                                  <a:lnTo>
                                    <a:pt x="1565" y="193"/>
                                  </a:lnTo>
                                  <a:lnTo>
                                    <a:pt x="1619" y="181"/>
                                  </a:lnTo>
                                  <a:lnTo>
                                    <a:pt x="1673" y="168"/>
                                  </a:lnTo>
                                  <a:lnTo>
                                    <a:pt x="1727" y="156"/>
                                  </a:lnTo>
                                  <a:lnTo>
                                    <a:pt x="1781" y="144"/>
                                  </a:lnTo>
                                  <a:lnTo>
                                    <a:pt x="1835" y="131"/>
                                  </a:lnTo>
                                  <a:lnTo>
                                    <a:pt x="1889" y="119"/>
                                  </a:lnTo>
                                  <a:lnTo>
                                    <a:pt x="1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66D68A1" id="docshapegroup369" o:spid="_x0000_s1026" style="position:absolute;margin-left:141.85pt;margin-top:2.1pt;width:94.45pt;height:26.35pt;z-index:-17346560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  <v:fill opacity="32896f"/>
  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  </v:shape>
  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  <v:fill opacity="32896f"/>
  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  </v:shape>
  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  <v:fill opacity="32896f"/>
  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  </v:shape>
  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  <v:fill opacity="32896f"/>
  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  </v:shape>
  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  <v:fill opacity="32896f"/>
  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  </v:shape>
  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  <v:fill opacity="32896f"/>
  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</w:ins>
      <w:r w:rsidR="00DA249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9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0BE48" id="Line 50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bIHgIAAEI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3LJs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1.0</w:t>
      </w:r>
    </w:p>
    <w:p w:rsidR="00485016" w:rsidRDefault="00485016">
      <w:pPr>
        <w:rPr>
          <w:rFonts w:ascii="Times New Roman"/>
          <w:sz w:val="14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2053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2F7126">
      <w:pPr>
        <w:tabs>
          <w:tab w:val="left" w:pos="3399"/>
          <w:tab w:val="left" w:pos="5288"/>
        </w:tabs>
        <w:spacing w:before="72"/>
        <w:ind w:left="893"/>
        <w:rPr>
          <w:rFonts w:ascii="Times New Roman"/>
          <w:sz w:val="14"/>
        </w:rPr>
        <w:pPrChange w:id="2054" w:author="Hughes, Anna E" w:date="2023-06-19T12:41:00Z">
          <w:pPr>
            <w:tabs>
              <w:tab w:val="left" w:pos="3279"/>
              <w:tab w:val="left" w:pos="5168"/>
            </w:tabs>
            <w:spacing w:before="72"/>
            <w:ind w:left="773"/>
          </w:pPr>
        </w:pPrChange>
      </w:pPr>
      <w:del w:id="2055" w:author="Hughes, Anna E" w:date="2023-06-19T12:41:00Z">
        <w:r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7682560" behindDoc="1" locked="0" layoutInCell="1" allowOverlap="1" wp14:anchorId="5BCECBE9" wp14:editId="277194B8">
                  <wp:simplePos x="0" y="0"/>
                  <wp:positionH relativeFrom="page">
                    <wp:posOffset>3174365</wp:posOffset>
                  </wp:positionH>
                  <wp:positionV relativeFrom="paragraph">
                    <wp:posOffset>113030</wp:posOffset>
                  </wp:positionV>
                  <wp:extent cx="1200150" cy="100965"/>
                  <wp:effectExtent l="0" t="0" r="0" b="0"/>
                  <wp:wrapNone/>
                  <wp:docPr id="890" name="docshapegroup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0150" cy="100965"/>
                            <a:chOff x="4999" y="178"/>
                            <a:chExt cx="1890" cy="159"/>
                          </a:xfrm>
                        </wpg:grpSpPr>
                        <wps:wsp>
                          <wps:cNvPr id="891" name="docshape377"/>
                          <wps:cNvSpPr>
                            <a:spLocks/>
                          </wps:cNvSpPr>
                          <wps:spPr bwMode="auto">
                            <a:xfrm>
                              <a:off x="4999" y="282"/>
                              <a:ext cx="1890" cy="34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83 283"/>
                                <a:gd name="T3" fmla="*/ 283 h 34"/>
                                <a:gd name="T4" fmla="+- 0 6727 4999"/>
                                <a:gd name="T5" fmla="*/ T4 w 1890"/>
                                <a:gd name="T6" fmla="+- 0 285 283"/>
                                <a:gd name="T7" fmla="*/ 285 h 34"/>
                                <a:gd name="T8" fmla="+- 0 6673 4999"/>
                                <a:gd name="T9" fmla="*/ T8 w 1890"/>
                                <a:gd name="T10" fmla="+- 0 285 283"/>
                                <a:gd name="T11" fmla="*/ 285 h 34"/>
                                <a:gd name="T12" fmla="+- 0 6619 4999"/>
                                <a:gd name="T13" fmla="*/ T12 w 1890"/>
                                <a:gd name="T14" fmla="+- 0 286 283"/>
                                <a:gd name="T15" fmla="*/ 286 h 34"/>
                                <a:gd name="T16" fmla="+- 0 6565 4999"/>
                                <a:gd name="T17" fmla="*/ T16 w 1890"/>
                                <a:gd name="T18" fmla="+- 0 286 283"/>
                                <a:gd name="T19" fmla="*/ 286 h 34"/>
                                <a:gd name="T20" fmla="+- 0 6457 4999"/>
                                <a:gd name="T21" fmla="*/ T20 w 1890"/>
                                <a:gd name="T22" fmla="+- 0 288 283"/>
                                <a:gd name="T23" fmla="*/ 288 h 34"/>
                                <a:gd name="T24" fmla="+- 0 6403 4999"/>
                                <a:gd name="T25" fmla="*/ T24 w 1890"/>
                                <a:gd name="T26" fmla="+- 0 286 283"/>
                                <a:gd name="T27" fmla="*/ 286 h 34"/>
                                <a:gd name="T28" fmla="+- 0 6187 4999"/>
                                <a:gd name="T29" fmla="*/ T28 w 1890"/>
                                <a:gd name="T30" fmla="+- 0 287 283"/>
                                <a:gd name="T31" fmla="*/ 287 h 34"/>
                                <a:gd name="T32" fmla="+- 0 6133 4999"/>
                                <a:gd name="T33" fmla="*/ T32 w 1890"/>
                                <a:gd name="T34" fmla="+- 0 287 283"/>
                                <a:gd name="T35" fmla="*/ 287 h 34"/>
                                <a:gd name="T36" fmla="+- 0 6025 4999"/>
                                <a:gd name="T37" fmla="*/ T36 w 1890"/>
                                <a:gd name="T38" fmla="+- 0 288 283"/>
                                <a:gd name="T39" fmla="*/ 288 h 34"/>
                                <a:gd name="T40" fmla="+- 0 5971 4999"/>
                                <a:gd name="T41" fmla="*/ T40 w 1890"/>
                                <a:gd name="T42" fmla="+- 0 289 283"/>
                                <a:gd name="T43" fmla="*/ 289 h 34"/>
                                <a:gd name="T44" fmla="+- 0 5863 4999"/>
                                <a:gd name="T45" fmla="*/ T44 w 1890"/>
                                <a:gd name="T46" fmla="+- 0 290 283"/>
                                <a:gd name="T47" fmla="*/ 290 h 34"/>
                                <a:gd name="T48" fmla="+- 0 5809 4999"/>
                                <a:gd name="T49" fmla="*/ T48 w 1890"/>
                                <a:gd name="T50" fmla="+- 0 291 283"/>
                                <a:gd name="T51" fmla="*/ 291 h 34"/>
                                <a:gd name="T52" fmla="+- 0 5755 4999"/>
                                <a:gd name="T53" fmla="*/ T52 w 1890"/>
                                <a:gd name="T54" fmla="+- 0 291 283"/>
                                <a:gd name="T55" fmla="*/ 291 h 34"/>
                                <a:gd name="T56" fmla="+- 0 5701 4999"/>
                                <a:gd name="T57" fmla="*/ T56 w 1890"/>
                                <a:gd name="T58" fmla="+- 0 293 283"/>
                                <a:gd name="T59" fmla="*/ 293 h 34"/>
                                <a:gd name="T60" fmla="+- 0 5647 4999"/>
                                <a:gd name="T61" fmla="*/ T60 w 1890"/>
                                <a:gd name="T62" fmla="+- 0 293 283"/>
                                <a:gd name="T63" fmla="*/ 293 h 34"/>
                                <a:gd name="T64" fmla="+- 0 5539 4999"/>
                                <a:gd name="T65" fmla="*/ T64 w 1890"/>
                                <a:gd name="T66" fmla="+- 0 294 283"/>
                                <a:gd name="T67" fmla="*/ 294 h 34"/>
                                <a:gd name="T68" fmla="+- 0 5485 4999"/>
                                <a:gd name="T69" fmla="*/ T68 w 1890"/>
                                <a:gd name="T70" fmla="+- 0 294 283"/>
                                <a:gd name="T71" fmla="*/ 294 h 34"/>
                                <a:gd name="T72" fmla="+- 0 5431 4999"/>
                                <a:gd name="T73" fmla="*/ T72 w 1890"/>
                                <a:gd name="T74" fmla="+- 0 295 283"/>
                                <a:gd name="T75" fmla="*/ 295 h 34"/>
                                <a:gd name="T76" fmla="+- 0 5323 4999"/>
                                <a:gd name="T77" fmla="*/ T76 w 1890"/>
                                <a:gd name="T78" fmla="+- 0 295 283"/>
                                <a:gd name="T79" fmla="*/ 295 h 34"/>
                                <a:gd name="T80" fmla="+- 0 5269 4999"/>
                                <a:gd name="T81" fmla="*/ T80 w 1890"/>
                                <a:gd name="T82" fmla="+- 0 295 283"/>
                                <a:gd name="T83" fmla="*/ 295 h 34"/>
                                <a:gd name="T84" fmla="+- 0 5215 4999"/>
                                <a:gd name="T85" fmla="*/ T84 w 1890"/>
                                <a:gd name="T86" fmla="+- 0 297 283"/>
                                <a:gd name="T87" fmla="*/ 297 h 34"/>
                                <a:gd name="T88" fmla="+- 0 5161 4999"/>
                                <a:gd name="T89" fmla="*/ T88 w 1890"/>
                                <a:gd name="T90" fmla="+- 0 295 283"/>
                                <a:gd name="T91" fmla="*/ 295 h 34"/>
                                <a:gd name="T92" fmla="+- 0 5053 4999"/>
                                <a:gd name="T93" fmla="*/ T92 w 1890"/>
                                <a:gd name="T94" fmla="+- 0 296 283"/>
                                <a:gd name="T95" fmla="*/ 296 h 34"/>
                                <a:gd name="T96" fmla="+- 0 4999 4999"/>
                                <a:gd name="T97" fmla="*/ T96 w 1890"/>
                                <a:gd name="T98" fmla="+- 0 296 283"/>
                                <a:gd name="T99" fmla="*/ 296 h 34"/>
                                <a:gd name="T100" fmla="+- 0 4999 4999"/>
                                <a:gd name="T101" fmla="*/ T100 w 1890"/>
                                <a:gd name="T102" fmla="+- 0 316 283"/>
                                <a:gd name="T103" fmla="*/ 316 h 34"/>
                                <a:gd name="T104" fmla="+- 0 5053 4999"/>
                                <a:gd name="T105" fmla="*/ T104 w 1890"/>
                                <a:gd name="T106" fmla="+- 0 316 283"/>
                                <a:gd name="T107" fmla="*/ 316 h 34"/>
                                <a:gd name="T108" fmla="+- 0 5161 4999"/>
                                <a:gd name="T109" fmla="*/ T108 w 1890"/>
                                <a:gd name="T110" fmla="+- 0 315 283"/>
                                <a:gd name="T111" fmla="*/ 315 h 34"/>
                                <a:gd name="T112" fmla="+- 0 5215 4999"/>
                                <a:gd name="T113" fmla="*/ T112 w 1890"/>
                                <a:gd name="T114" fmla="+- 0 317 283"/>
                                <a:gd name="T115" fmla="*/ 317 h 34"/>
                                <a:gd name="T116" fmla="+- 0 5269 4999"/>
                                <a:gd name="T117" fmla="*/ T116 w 1890"/>
                                <a:gd name="T118" fmla="+- 0 315 283"/>
                                <a:gd name="T119" fmla="*/ 315 h 34"/>
                                <a:gd name="T120" fmla="+- 0 5323 4999"/>
                                <a:gd name="T121" fmla="*/ T120 w 1890"/>
                                <a:gd name="T122" fmla="+- 0 315 283"/>
                                <a:gd name="T123" fmla="*/ 315 h 34"/>
                                <a:gd name="T124" fmla="+- 0 5485 4999"/>
                                <a:gd name="T125" fmla="*/ T124 w 1890"/>
                                <a:gd name="T126" fmla="+- 0 314 283"/>
                                <a:gd name="T127" fmla="*/ 314 h 34"/>
                                <a:gd name="T128" fmla="+- 0 5539 4999"/>
                                <a:gd name="T129" fmla="*/ T128 w 1890"/>
                                <a:gd name="T130" fmla="+- 0 314 283"/>
                                <a:gd name="T131" fmla="*/ 314 h 34"/>
                                <a:gd name="T132" fmla="+- 0 5593 4999"/>
                                <a:gd name="T133" fmla="*/ T132 w 1890"/>
                                <a:gd name="T134" fmla="+- 0 313 283"/>
                                <a:gd name="T135" fmla="*/ 313 h 34"/>
                                <a:gd name="T136" fmla="+- 0 5647 4999"/>
                                <a:gd name="T137" fmla="*/ T136 w 1890"/>
                                <a:gd name="T138" fmla="+- 0 312 283"/>
                                <a:gd name="T139" fmla="*/ 312 h 34"/>
                                <a:gd name="T140" fmla="+- 0 5701 4999"/>
                                <a:gd name="T141" fmla="*/ T140 w 1890"/>
                                <a:gd name="T142" fmla="+- 0 313 283"/>
                                <a:gd name="T143" fmla="*/ 313 h 34"/>
                                <a:gd name="T144" fmla="+- 0 5755 4999"/>
                                <a:gd name="T145" fmla="*/ T144 w 1890"/>
                                <a:gd name="T146" fmla="+- 0 311 283"/>
                                <a:gd name="T147" fmla="*/ 311 h 34"/>
                                <a:gd name="T148" fmla="+- 0 5809 4999"/>
                                <a:gd name="T149" fmla="*/ T148 w 1890"/>
                                <a:gd name="T150" fmla="+- 0 310 283"/>
                                <a:gd name="T151" fmla="*/ 310 h 34"/>
                                <a:gd name="T152" fmla="+- 0 6025 4999"/>
                                <a:gd name="T153" fmla="*/ T152 w 1890"/>
                                <a:gd name="T154" fmla="+- 0 307 283"/>
                                <a:gd name="T155" fmla="*/ 307 h 34"/>
                                <a:gd name="T156" fmla="+- 0 6133 4999"/>
                                <a:gd name="T157" fmla="*/ T156 w 1890"/>
                                <a:gd name="T158" fmla="+- 0 306 283"/>
                                <a:gd name="T159" fmla="*/ 306 h 34"/>
                                <a:gd name="T160" fmla="+- 0 6187 4999"/>
                                <a:gd name="T161" fmla="*/ T160 w 1890"/>
                                <a:gd name="T162" fmla="+- 0 307 283"/>
                                <a:gd name="T163" fmla="*/ 307 h 34"/>
                                <a:gd name="T164" fmla="+- 0 6403 4999"/>
                                <a:gd name="T165" fmla="*/ T164 w 1890"/>
                                <a:gd name="T166" fmla="+- 0 306 283"/>
                                <a:gd name="T167" fmla="*/ 306 h 34"/>
                                <a:gd name="T168" fmla="+- 0 6457 4999"/>
                                <a:gd name="T169" fmla="*/ T168 w 1890"/>
                                <a:gd name="T170" fmla="+- 0 308 283"/>
                                <a:gd name="T171" fmla="*/ 308 h 34"/>
                                <a:gd name="T172" fmla="+- 0 6511 4999"/>
                                <a:gd name="T173" fmla="*/ T172 w 1890"/>
                                <a:gd name="T174" fmla="+- 0 307 283"/>
                                <a:gd name="T175" fmla="*/ 307 h 34"/>
                                <a:gd name="T176" fmla="+- 0 6619 4999"/>
                                <a:gd name="T177" fmla="*/ T176 w 1890"/>
                                <a:gd name="T178" fmla="+- 0 306 283"/>
                                <a:gd name="T179" fmla="*/ 306 h 34"/>
                                <a:gd name="T180" fmla="+- 0 6673 4999"/>
                                <a:gd name="T181" fmla="*/ T180 w 1890"/>
                                <a:gd name="T182" fmla="+- 0 306 283"/>
                                <a:gd name="T183" fmla="*/ 306 h 34"/>
                                <a:gd name="T184" fmla="+- 0 6727 4999"/>
                                <a:gd name="T185" fmla="*/ T184 w 1890"/>
                                <a:gd name="T186" fmla="+- 0 306 283"/>
                                <a:gd name="T187" fmla="*/ 306 h 34"/>
                                <a:gd name="T188" fmla="+- 0 6835 4999"/>
                                <a:gd name="T189" fmla="*/ T188 w 1890"/>
                                <a:gd name="T190" fmla="+- 0 304 283"/>
                                <a:gd name="T191" fmla="*/ 304 h 34"/>
                                <a:gd name="T192" fmla="+- 0 6889 4999"/>
                                <a:gd name="T193" fmla="*/ T192 w 1890"/>
                                <a:gd name="T194" fmla="+- 0 304 283"/>
                                <a:gd name="T195" fmla="*/ 304 h 34"/>
                                <a:gd name="T196" fmla="+- 0 6889 4999"/>
                                <a:gd name="T197" fmla="*/ T196 w 1890"/>
                                <a:gd name="T198" fmla="+- 0 283 283"/>
                                <a:gd name="T199" fmla="*/ 283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90" h="34">
                                  <a:moveTo>
                                    <a:pt x="1890" y="0"/>
                                  </a:moveTo>
                                  <a:lnTo>
                                    <a:pt x="1728" y="2"/>
                                  </a:lnTo>
                                  <a:lnTo>
                                    <a:pt x="1674" y="2"/>
                                  </a:lnTo>
                                  <a:lnTo>
                                    <a:pt x="1620" y="3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5"/>
                                  </a:lnTo>
                                  <a:lnTo>
                                    <a:pt x="1404" y="3"/>
                                  </a:lnTo>
                                  <a:lnTo>
                                    <a:pt x="1188" y="4"/>
                                  </a:lnTo>
                                  <a:lnTo>
                                    <a:pt x="1134" y="4"/>
                                  </a:lnTo>
                                  <a:lnTo>
                                    <a:pt x="1026" y="5"/>
                                  </a:lnTo>
                                  <a:lnTo>
                                    <a:pt x="972" y="6"/>
                                  </a:lnTo>
                                  <a:lnTo>
                                    <a:pt x="864" y="7"/>
                                  </a:lnTo>
                                  <a:lnTo>
                                    <a:pt x="810" y="8"/>
                                  </a:lnTo>
                                  <a:lnTo>
                                    <a:pt x="756" y="8"/>
                                  </a:lnTo>
                                  <a:lnTo>
                                    <a:pt x="702" y="10"/>
                                  </a:lnTo>
                                  <a:lnTo>
                                    <a:pt x="648" y="10"/>
                                  </a:lnTo>
                                  <a:lnTo>
                                    <a:pt x="540" y="11"/>
                                  </a:lnTo>
                                  <a:lnTo>
                                    <a:pt x="486" y="11"/>
                                  </a:lnTo>
                                  <a:lnTo>
                                    <a:pt x="432" y="12"/>
                                  </a:lnTo>
                                  <a:lnTo>
                                    <a:pt x="324" y="12"/>
                                  </a:lnTo>
                                  <a:lnTo>
                                    <a:pt x="270" y="12"/>
                                  </a:lnTo>
                                  <a:lnTo>
                                    <a:pt x="216" y="14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216" y="34"/>
                                  </a:lnTo>
                                  <a:lnTo>
                                    <a:pt x="270" y="32"/>
                                  </a:lnTo>
                                  <a:lnTo>
                                    <a:pt x="324" y="32"/>
                                  </a:lnTo>
                                  <a:lnTo>
                                    <a:pt x="486" y="31"/>
                                  </a:lnTo>
                                  <a:lnTo>
                                    <a:pt x="540" y="31"/>
                                  </a:lnTo>
                                  <a:lnTo>
                                    <a:pt x="594" y="30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702" y="30"/>
                                  </a:lnTo>
                                  <a:lnTo>
                                    <a:pt x="756" y="28"/>
                                  </a:lnTo>
                                  <a:lnTo>
                                    <a:pt x="810" y="27"/>
                                  </a:lnTo>
                                  <a:lnTo>
                                    <a:pt x="1026" y="24"/>
                                  </a:lnTo>
                                  <a:lnTo>
                                    <a:pt x="1134" y="23"/>
                                  </a:lnTo>
                                  <a:lnTo>
                                    <a:pt x="1188" y="24"/>
                                  </a:lnTo>
                                  <a:lnTo>
                                    <a:pt x="1404" y="23"/>
                                  </a:lnTo>
                                  <a:lnTo>
                                    <a:pt x="1458" y="25"/>
                                  </a:lnTo>
                                  <a:lnTo>
                                    <a:pt x="1512" y="24"/>
                                  </a:lnTo>
                                  <a:lnTo>
                                    <a:pt x="1620" y="23"/>
                                  </a:lnTo>
                                  <a:lnTo>
                                    <a:pt x="1674" y="23"/>
                                  </a:lnTo>
                                  <a:lnTo>
                                    <a:pt x="1728" y="23"/>
                                  </a:lnTo>
                                  <a:lnTo>
                                    <a:pt x="1836" y="21"/>
                                  </a:lnTo>
                                  <a:lnTo>
                                    <a:pt x="1890" y="2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docshape378"/>
                          <wps:cNvSpPr>
                            <a:spLocks/>
                          </wps:cNvSpPr>
                          <wps:spPr bwMode="auto">
                            <a:xfrm>
                              <a:off x="4999" y="276"/>
                              <a:ext cx="1890" cy="2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77 277"/>
                                <a:gd name="T3" fmla="*/ 277 h 26"/>
                                <a:gd name="T4" fmla="+- 0 6781 4999"/>
                                <a:gd name="T5" fmla="*/ T4 w 1890"/>
                                <a:gd name="T6" fmla="+- 0 277 277"/>
                                <a:gd name="T7" fmla="*/ 277 h 26"/>
                                <a:gd name="T8" fmla="+- 0 6727 4999"/>
                                <a:gd name="T9" fmla="*/ T8 w 1890"/>
                                <a:gd name="T10" fmla="+- 0 278 277"/>
                                <a:gd name="T11" fmla="*/ 278 h 26"/>
                                <a:gd name="T12" fmla="+- 0 6673 4999"/>
                                <a:gd name="T13" fmla="*/ T12 w 1890"/>
                                <a:gd name="T14" fmla="+- 0 278 277"/>
                                <a:gd name="T15" fmla="*/ 278 h 26"/>
                                <a:gd name="T16" fmla="+- 0 6619 4999"/>
                                <a:gd name="T17" fmla="*/ T16 w 1890"/>
                                <a:gd name="T18" fmla="+- 0 279 277"/>
                                <a:gd name="T19" fmla="*/ 279 h 26"/>
                                <a:gd name="T20" fmla="+- 0 6565 4999"/>
                                <a:gd name="T21" fmla="*/ T20 w 1890"/>
                                <a:gd name="T22" fmla="+- 0 280 277"/>
                                <a:gd name="T23" fmla="*/ 280 h 26"/>
                                <a:gd name="T24" fmla="+- 0 6457 4999"/>
                                <a:gd name="T25" fmla="*/ T24 w 1890"/>
                                <a:gd name="T26" fmla="+- 0 279 277"/>
                                <a:gd name="T27" fmla="*/ 279 h 26"/>
                                <a:gd name="T28" fmla="+- 0 6349 4999"/>
                                <a:gd name="T29" fmla="*/ T28 w 1890"/>
                                <a:gd name="T30" fmla="+- 0 280 277"/>
                                <a:gd name="T31" fmla="*/ 280 h 26"/>
                                <a:gd name="T32" fmla="+- 0 6295 4999"/>
                                <a:gd name="T33" fmla="*/ T32 w 1890"/>
                                <a:gd name="T34" fmla="+- 0 277 277"/>
                                <a:gd name="T35" fmla="*/ 277 h 26"/>
                                <a:gd name="T36" fmla="+- 0 6241 4999"/>
                                <a:gd name="T37" fmla="*/ T36 w 1890"/>
                                <a:gd name="T38" fmla="+- 0 277 277"/>
                                <a:gd name="T39" fmla="*/ 277 h 26"/>
                                <a:gd name="T40" fmla="+- 0 6187 4999"/>
                                <a:gd name="T41" fmla="*/ T40 w 1890"/>
                                <a:gd name="T42" fmla="+- 0 278 277"/>
                                <a:gd name="T43" fmla="*/ 278 h 26"/>
                                <a:gd name="T44" fmla="+- 0 6133 4999"/>
                                <a:gd name="T45" fmla="*/ T44 w 1890"/>
                                <a:gd name="T46" fmla="+- 0 277 277"/>
                                <a:gd name="T47" fmla="*/ 277 h 26"/>
                                <a:gd name="T48" fmla="+- 0 6079 4999"/>
                                <a:gd name="T49" fmla="*/ T48 w 1890"/>
                                <a:gd name="T50" fmla="+- 0 277 277"/>
                                <a:gd name="T51" fmla="*/ 277 h 26"/>
                                <a:gd name="T52" fmla="+- 0 5971 4999"/>
                                <a:gd name="T53" fmla="*/ T52 w 1890"/>
                                <a:gd name="T54" fmla="+- 0 277 277"/>
                                <a:gd name="T55" fmla="*/ 277 h 26"/>
                                <a:gd name="T56" fmla="+- 0 5863 4999"/>
                                <a:gd name="T57" fmla="*/ T56 w 1890"/>
                                <a:gd name="T58" fmla="+- 0 278 277"/>
                                <a:gd name="T59" fmla="*/ 278 h 26"/>
                                <a:gd name="T60" fmla="+- 0 5809 4999"/>
                                <a:gd name="T61" fmla="*/ T60 w 1890"/>
                                <a:gd name="T62" fmla="+- 0 277 277"/>
                                <a:gd name="T63" fmla="*/ 277 h 26"/>
                                <a:gd name="T64" fmla="+- 0 5755 4999"/>
                                <a:gd name="T65" fmla="*/ T64 w 1890"/>
                                <a:gd name="T66" fmla="+- 0 278 277"/>
                                <a:gd name="T67" fmla="*/ 278 h 26"/>
                                <a:gd name="T68" fmla="+- 0 5593 4999"/>
                                <a:gd name="T69" fmla="*/ T68 w 1890"/>
                                <a:gd name="T70" fmla="+- 0 278 277"/>
                                <a:gd name="T71" fmla="*/ 278 h 26"/>
                                <a:gd name="T72" fmla="+- 0 5539 4999"/>
                                <a:gd name="T73" fmla="*/ T72 w 1890"/>
                                <a:gd name="T74" fmla="+- 0 279 277"/>
                                <a:gd name="T75" fmla="*/ 279 h 26"/>
                                <a:gd name="T76" fmla="+- 0 5323 4999"/>
                                <a:gd name="T77" fmla="*/ T76 w 1890"/>
                                <a:gd name="T78" fmla="+- 0 279 277"/>
                                <a:gd name="T79" fmla="*/ 279 h 26"/>
                                <a:gd name="T80" fmla="+- 0 5269 4999"/>
                                <a:gd name="T81" fmla="*/ T80 w 1890"/>
                                <a:gd name="T82" fmla="+- 0 282 277"/>
                                <a:gd name="T83" fmla="*/ 282 h 26"/>
                                <a:gd name="T84" fmla="+- 0 5161 4999"/>
                                <a:gd name="T85" fmla="*/ T84 w 1890"/>
                                <a:gd name="T86" fmla="+- 0 281 277"/>
                                <a:gd name="T87" fmla="*/ 281 h 26"/>
                                <a:gd name="T88" fmla="+- 0 5053 4999"/>
                                <a:gd name="T89" fmla="*/ T88 w 1890"/>
                                <a:gd name="T90" fmla="+- 0 282 277"/>
                                <a:gd name="T91" fmla="*/ 282 h 26"/>
                                <a:gd name="T92" fmla="+- 0 4999 4999"/>
                                <a:gd name="T93" fmla="*/ T92 w 1890"/>
                                <a:gd name="T94" fmla="+- 0 282 277"/>
                                <a:gd name="T95" fmla="*/ 282 h 26"/>
                                <a:gd name="T96" fmla="+- 0 4999 4999"/>
                                <a:gd name="T97" fmla="*/ T96 w 1890"/>
                                <a:gd name="T98" fmla="+- 0 302 277"/>
                                <a:gd name="T99" fmla="*/ 302 h 26"/>
                                <a:gd name="T100" fmla="+- 0 5053 4999"/>
                                <a:gd name="T101" fmla="*/ T100 w 1890"/>
                                <a:gd name="T102" fmla="+- 0 302 277"/>
                                <a:gd name="T103" fmla="*/ 302 h 26"/>
                                <a:gd name="T104" fmla="+- 0 5161 4999"/>
                                <a:gd name="T105" fmla="*/ T104 w 1890"/>
                                <a:gd name="T106" fmla="+- 0 301 277"/>
                                <a:gd name="T107" fmla="*/ 301 h 26"/>
                                <a:gd name="T108" fmla="+- 0 5269 4999"/>
                                <a:gd name="T109" fmla="*/ T108 w 1890"/>
                                <a:gd name="T110" fmla="+- 0 302 277"/>
                                <a:gd name="T111" fmla="*/ 302 h 26"/>
                                <a:gd name="T112" fmla="+- 0 5323 4999"/>
                                <a:gd name="T113" fmla="*/ T112 w 1890"/>
                                <a:gd name="T114" fmla="+- 0 299 277"/>
                                <a:gd name="T115" fmla="*/ 299 h 26"/>
                                <a:gd name="T116" fmla="+- 0 5539 4999"/>
                                <a:gd name="T117" fmla="*/ T116 w 1890"/>
                                <a:gd name="T118" fmla="+- 0 298 277"/>
                                <a:gd name="T119" fmla="*/ 298 h 26"/>
                                <a:gd name="T120" fmla="+- 0 5593 4999"/>
                                <a:gd name="T121" fmla="*/ T120 w 1890"/>
                                <a:gd name="T122" fmla="+- 0 297 277"/>
                                <a:gd name="T123" fmla="*/ 297 h 26"/>
                                <a:gd name="T124" fmla="+- 0 5755 4999"/>
                                <a:gd name="T125" fmla="*/ T124 w 1890"/>
                                <a:gd name="T126" fmla="+- 0 298 277"/>
                                <a:gd name="T127" fmla="*/ 298 h 26"/>
                                <a:gd name="T128" fmla="+- 0 5809 4999"/>
                                <a:gd name="T129" fmla="*/ T128 w 1890"/>
                                <a:gd name="T130" fmla="+- 0 297 277"/>
                                <a:gd name="T131" fmla="*/ 297 h 26"/>
                                <a:gd name="T132" fmla="+- 0 5863 4999"/>
                                <a:gd name="T133" fmla="*/ T132 w 1890"/>
                                <a:gd name="T134" fmla="+- 0 297 277"/>
                                <a:gd name="T135" fmla="*/ 297 h 26"/>
                                <a:gd name="T136" fmla="+- 0 5971 4999"/>
                                <a:gd name="T137" fmla="*/ T136 w 1890"/>
                                <a:gd name="T138" fmla="+- 0 297 277"/>
                                <a:gd name="T139" fmla="*/ 297 h 26"/>
                                <a:gd name="T140" fmla="+- 0 6025 4999"/>
                                <a:gd name="T141" fmla="*/ T140 w 1890"/>
                                <a:gd name="T142" fmla="+- 0 297 277"/>
                                <a:gd name="T143" fmla="*/ 297 h 26"/>
                                <a:gd name="T144" fmla="+- 0 6133 4999"/>
                                <a:gd name="T145" fmla="*/ T144 w 1890"/>
                                <a:gd name="T146" fmla="+- 0 297 277"/>
                                <a:gd name="T147" fmla="*/ 297 h 26"/>
                                <a:gd name="T148" fmla="+- 0 6187 4999"/>
                                <a:gd name="T149" fmla="*/ T148 w 1890"/>
                                <a:gd name="T150" fmla="+- 0 297 277"/>
                                <a:gd name="T151" fmla="*/ 297 h 26"/>
                                <a:gd name="T152" fmla="+- 0 6241 4999"/>
                                <a:gd name="T153" fmla="*/ T152 w 1890"/>
                                <a:gd name="T154" fmla="+- 0 297 277"/>
                                <a:gd name="T155" fmla="*/ 297 h 26"/>
                                <a:gd name="T156" fmla="+- 0 6295 4999"/>
                                <a:gd name="T157" fmla="*/ T156 w 1890"/>
                                <a:gd name="T158" fmla="+- 0 297 277"/>
                                <a:gd name="T159" fmla="*/ 297 h 26"/>
                                <a:gd name="T160" fmla="+- 0 6349 4999"/>
                                <a:gd name="T161" fmla="*/ T160 w 1890"/>
                                <a:gd name="T162" fmla="+- 0 299 277"/>
                                <a:gd name="T163" fmla="*/ 299 h 26"/>
                                <a:gd name="T164" fmla="+- 0 6457 4999"/>
                                <a:gd name="T165" fmla="*/ T164 w 1890"/>
                                <a:gd name="T166" fmla="+- 0 299 277"/>
                                <a:gd name="T167" fmla="*/ 299 h 26"/>
                                <a:gd name="T168" fmla="+- 0 6565 4999"/>
                                <a:gd name="T169" fmla="*/ T168 w 1890"/>
                                <a:gd name="T170" fmla="+- 0 299 277"/>
                                <a:gd name="T171" fmla="*/ 299 h 26"/>
                                <a:gd name="T172" fmla="+- 0 6619 4999"/>
                                <a:gd name="T173" fmla="*/ T172 w 1890"/>
                                <a:gd name="T174" fmla="+- 0 299 277"/>
                                <a:gd name="T175" fmla="*/ 299 h 26"/>
                                <a:gd name="T176" fmla="+- 0 6673 4999"/>
                                <a:gd name="T177" fmla="*/ T176 w 1890"/>
                                <a:gd name="T178" fmla="+- 0 298 277"/>
                                <a:gd name="T179" fmla="*/ 298 h 26"/>
                                <a:gd name="T180" fmla="+- 0 6727 4999"/>
                                <a:gd name="T181" fmla="*/ T180 w 1890"/>
                                <a:gd name="T182" fmla="+- 0 299 277"/>
                                <a:gd name="T183" fmla="*/ 299 h 26"/>
                                <a:gd name="T184" fmla="+- 0 6781 4999"/>
                                <a:gd name="T185" fmla="*/ T184 w 1890"/>
                                <a:gd name="T186" fmla="+- 0 297 277"/>
                                <a:gd name="T187" fmla="*/ 297 h 26"/>
                                <a:gd name="T188" fmla="+- 0 6889 4999"/>
                                <a:gd name="T189" fmla="*/ T188 w 1890"/>
                                <a:gd name="T190" fmla="+- 0 297 277"/>
                                <a:gd name="T191" fmla="*/ 297 h 26"/>
                                <a:gd name="T192" fmla="+- 0 6889 4999"/>
                                <a:gd name="T193" fmla="*/ T192 w 1890"/>
                                <a:gd name="T194" fmla="+- 0 277 277"/>
                                <a:gd name="T195" fmla="*/ 27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90" h="26">
                                  <a:moveTo>
                                    <a:pt x="1890" y="0"/>
                                  </a:moveTo>
                                  <a:lnTo>
                                    <a:pt x="1782" y="0"/>
                                  </a:lnTo>
                                  <a:lnTo>
                                    <a:pt x="1728" y="1"/>
                                  </a:lnTo>
                                  <a:lnTo>
                                    <a:pt x="1674" y="1"/>
                                  </a:lnTo>
                                  <a:lnTo>
                                    <a:pt x="1620" y="2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2"/>
                                  </a:lnTo>
                                  <a:lnTo>
                                    <a:pt x="1350" y="3"/>
                                  </a:lnTo>
                                  <a:lnTo>
                                    <a:pt x="1296" y="0"/>
                                  </a:lnTo>
                                  <a:lnTo>
                                    <a:pt x="1242" y="0"/>
                                  </a:lnTo>
                                  <a:lnTo>
                                    <a:pt x="1188" y="1"/>
                                  </a:lnTo>
                                  <a:lnTo>
                                    <a:pt x="1134" y="0"/>
                                  </a:lnTo>
                                  <a:lnTo>
                                    <a:pt x="1080" y="0"/>
                                  </a:lnTo>
                                  <a:lnTo>
                                    <a:pt x="972" y="0"/>
                                  </a:lnTo>
                                  <a:lnTo>
                                    <a:pt x="864" y="1"/>
                                  </a:lnTo>
                                  <a:lnTo>
                                    <a:pt x="810" y="0"/>
                                  </a:lnTo>
                                  <a:lnTo>
                                    <a:pt x="756" y="1"/>
                                  </a:lnTo>
                                  <a:lnTo>
                                    <a:pt x="594" y="1"/>
                                  </a:lnTo>
                                  <a:lnTo>
                                    <a:pt x="540" y="2"/>
                                  </a:lnTo>
                                  <a:lnTo>
                                    <a:pt x="324" y="2"/>
                                  </a:lnTo>
                                  <a:lnTo>
                                    <a:pt x="270" y="5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54" y="25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270" y="25"/>
                                  </a:lnTo>
                                  <a:lnTo>
                                    <a:pt x="324" y="22"/>
                                  </a:lnTo>
                                  <a:lnTo>
                                    <a:pt x="540" y="21"/>
                                  </a:lnTo>
                                  <a:lnTo>
                                    <a:pt x="594" y="20"/>
                                  </a:lnTo>
                                  <a:lnTo>
                                    <a:pt x="756" y="21"/>
                                  </a:lnTo>
                                  <a:lnTo>
                                    <a:pt x="810" y="20"/>
                                  </a:lnTo>
                                  <a:lnTo>
                                    <a:pt x="864" y="20"/>
                                  </a:lnTo>
                                  <a:lnTo>
                                    <a:pt x="972" y="20"/>
                                  </a:lnTo>
                                  <a:lnTo>
                                    <a:pt x="1026" y="20"/>
                                  </a:lnTo>
                                  <a:lnTo>
                                    <a:pt x="1134" y="20"/>
                                  </a:lnTo>
                                  <a:lnTo>
                                    <a:pt x="1188" y="20"/>
                                  </a:lnTo>
                                  <a:lnTo>
                                    <a:pt x="1242" y="20"/>
                                  </a:lnTo>
                                  <a:lnTo>
                                    <a:pt x="1296" y="20"/>
                                  </a:lnTo>
                                  <a:lnTo>
                                    <a:pt x="1350" y="22"/>
                                  </a:lnTo>
                                  <a:lnTo>
                                    <a:pt x="1458" y="22"/>
                                  </a:lnTo>
                                  <a:lnTo>
                                    <a:pt x="1566" y="22"/>
                                  </a:lnTo>
                                  <a:lnTo>
                                    <a:pt x="1620" y="22"/>
                                  </a:lnTo>
                                  <a:lnTo>
                                    <a:pt x="1674" y="21"/>
                                  </a:lnTo>
                                  <a:lnTo>
                                    <a:pt x="1728" y="22"/>
                                  </a:lnTo>
                                  <a:lnTo>
                                    <a:pt x="1782" y="20"/>
                                  </a:lnTo>
                                  <a:lnTo>
                                    <a:pt x="1890" y="20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docshape379"/>
                          <wps:cNvSpPr>
                            <a:spLocks/>
                          </wps:cNvSpPr>
                          <wps:spPr bwMode="auto">
                            <a:xfrm>
                              <a:off x="4999" y="259"/>
                              <a:ext cx="1890" cy="7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60 260"/>
                                <a:gd name="T3" fmla="*/ 260 h 76"/>
                                <a:gd name="T4" fmla="+- 0 6761 4999"/>
                                <a:gd name="T5" fmla="*/ T4 w 1890"/>
                                <a:gd name="T6" fmla="+- 0 260 260"/>
                                <a:gd name="T7" fmla="*/ 260 h 76"/>
                                <a:gd name="T8" fmla="+- 0 6761 4999"/>
                                <a:gd name="T9" fmla="*/ T8 w 1890"/>
                                <a:gd name="T10" fmla="+- 0 262 260"/>
                                <a:gd name="T11" fmla="*/ 262 h 76"/>
                                <a:gd name="T12" fmla="+- 0 6596 4999"/>
                                <a:gd name="T13" fmla="*/ T12 w 1890"/>
                                <a:gd name="T14" fmla="+- 0 262 260"/>
                                <a:gd name="T15" fmla="*/ 262 h 76"/>
                                <a:gd name="T16" fmla="+- 0 6596 4999"/>
                                <a:gd name="T17" fmla="*/ T16 w 1890"/>
                                <a:gd name="T18" fmla="+- 0 264 260"/>
                                <a:gd name="T19" fmla="*/ 264 h 76"/>
                                <a:gd name="T20" fmla="+- 0 6374 4999"/>
                                <a:gd name="T21" fmla="*/ T20 w 1890"/>
                                <a:gd name="T22" fmla="+- 0 264 260"/>
                                <a:gd name="T23" fmla="*/ 264 h 76"/>
                                <a:gd name="T24" fmla="+- 0 6374 4999"/>
                                <a:gd name="T25" fmla="*/ T24 w 1890"/>
                                <a:gd name="T26" fmla="+- 0 266 260"/>
                                <a:gd name="T27" fmla="*/ 266 h 76"/>
                                <a:gd name="T28" fmla="+- 0 6129 4999"/>
                                <a:gd name="T29" fmla="*/ T28 w 1890"/>
                                <a:gd name="T30" fmla="+- 0 266 260"/>
                                <a:gd name="T31" fmla="*/ 266 h 76"/>
                                <a:gd name="T32" fmla="+- 0 6129 4999"/>
                                <a:gd name="T33" fmla="*/ T32 w 1890"/>
                                <a:gd name="T34" fmla="+- 0 268 260"/>
                                <a:gd name="T35" fmla="*/ 268 h 76"/>
                                <a:gd name="T36" fmla="+- 0 6044 4999"/>
                                <a:gd name="T37" fmla="*/ T36 w 1890"/>
                                <a:gd name="T38" fmla="+- 0 268 260"/>
                                <a:gd name="T39" fmla="*/ 268 h 76"/>
                                <a:gd name="T40" fmla="+- 0 6044 4999"/>
                                <a:gd name="T41" fmla="*/ T40 w 1890"/>
                                <a:gd name="T42" fmla="+- 0 270 260"/>
                                <a:gd name="T43" fmla="*/ 270 h 76"/>
                                <a:gd name="T44" fmla="+- 0 5760 4999"/>
                                <a:gd name="T45" fmla="*/ T44 w 1890"/>
                                <a:gd name="T46" fmla="+- 0 270 260"/>
                                <a:gd name="T47" fmla="*/ 270 h 76"/>
                                <a:gd name="T48" fmla="+- 0 5760 4999"/>
                                <a:gd name="T49" fmla="*/ T48 w 1890"/>
                                <a:gd name="T50" fmla="+- 0 272 260"/>
                                <a:gd name="T51" fmla="*/ 272 h 76"/>
                                <a:gd name="T52" fmla="+- 0 5548 4999"/>
                                <a:gd name="T53" fmla="*/ T52 w 1890"/>
                                <a:gd name="T54" fmla="+- 0 272 260"/>
                                <a:gd name="T55" fmla="*/ 272 h 76"/>
                                <a:gd name="T56" fmla="+- 0 5548 4999"/>
                                <a:gd name="T57" fmla="*/ T56 w 1890"/>
                                <a:gd name="T58" fmla="+- 0 274 260"/>
                                <a:gd name="T59" fmla="*/ 274 h 76"/>
                                <a:gd name="T60" fmla="+- 0 5283 4999"/>
                                <a:gd name="T61" fmla="*/ T60 w 1890"/>
                                <a:gd name="T62" fmla="+- 0 274 260"/>
                                <a:gd name="T63" fmla="*/ 274 h 76"/>
                                <a:gd name="T64" fmla="+- 0 5283 4999"/>
                                <a:gd name="T65" fmla="*/ T64 w 1890"/>
                                <a:gd name="T66" fmla="+- 0 276 260"/>
                                <a:gd name="T67" fmla="*/ 276 h 76"/>
                                <a:gd name="T68" fmla="+- 0 5095 4999"/>
                                <a:gd name="T69" fmla="*/ T68 w 1890"/>
                                <a:gd name="T70" fmla="+- 0 276 260"/>
                                <a:gd name="T71" fmla="*/ 276 h 76"/>
                                <a:gd name="T72" fmla="+- 0 5095 4999"/>
                                <a:gd name="T73" fmla="*/ T72 w 1890"/>
                                <a:gd name="T74" fmla="+- 0 274 260"/>
                                <a:gd name="T75" fmla="*/ 274 h 76"/>
                                <a:gd name="T76" fmla="+- 0 5019 4999"/>
                                <a:gd name="T77" fmla="*/ T76 w 1890"/>
                                <a:gd name="T78" fmla="+- 0 274 260"/>
                                <a:gd name="T79" fmla="*/ 274 h 76"/>
                                <a:gd name="T80" fmla="+- 0 5019 4999"/>
                                <a:gd name="T81" fmla="*/ T80 w 1890"/>
                                <a:gd name="T82" fmla="+- 0 276 260"/>
                                <a:gd name="T83" fmla="*/ 276 h 76"/>
                                <a:gd name="T84" fmla="+- 0 4999 4999"/>
                                <a:gd name="T85" fmla="*/ T84 w 1890"/>
                                <a:gd name="T86" fmla="+- 0 276 260"/>
                                <a:gd name="T87" fmla="*/ 276 h 76"/>
                                <a:gd name="T88" fmla="+- 0 4999 4999"/>
                                <a:gd name="T89" fmla="*/ T88 w 1890"/>
                                <a:gd name="T90" fmla="+- 0 324 260"/>
                                <a:gd name="T91" fmla="*/ 324 h 76"/>
                                <a:gd name="T92" fmla="+- 0 4999 4999"/>
                                <a:gd name="T93" fmla="*/ T92 w 1890"/>
                                <a:gd name="T94" fmla="+- 0 336 260"/>
                                <a:gd name="T95" fmla="*/ 336 h 76"/>
                                <a:gd name="T96" fmla="+- 0 5024 4999"/>
                                <a:gd name="T97" fmla="*/ T96 w 1890"/>
                                <a:gd name="T98" fmla="+- 0 336 260"/>
                                <a:gd name="T99" fmla="*/ 336 h 76"/>
                                <a:gd name="T100" fmla="+- 0 5024 4999"/>
                                <a:gd name="T101" fmla="*/ T100 w 1890"/>
                                <a:gd name="T102" fmla="+- 0 334 260"/>
                                <a:gd name="T103" fmla="*/ 334 h 76"/>
                                <a:gd name="T104" fmla="+- 0 5091 4999"/>
                                <a:gd name="T105" fmla="*/ T104 w 1890"/>
                                <a:gd name="T106" fmla="+- 0 334 260"/>
                                <a:gd name="T107" fmla="*/ 334 h 76"/>
                                <a:gd name="T108" fmla="+- 0 5091 4999"/>
                                <a:gd name="T109" fmla="*/ T108 w 1890"/>
                                <a:gd name="T110" fmla="+- 0 336 260"/>
                                <a:gd name="T111" fmla="*/ 336 h 76"/>
                                <a:gd name="T112" fmla="+- 0 5252 4999"/>
                                <a:gd name="T113" fmla="*/ T112 w 1890"/>
                                <a:gd name="T114" fmla="+- 0 336 260"/>
                                <a:gd name="T115" fmla="*/ 336 h 76"/>
                                <a:gd name="T116" fmla="+- 0 5252 4999"/>
                                <a:gd name="T117" fmla="*/ T116 w 1890"/>
                                <a:gd name="T118" fmla="+- 0 334 260"/>
                                <a:gd name="T119" fmla="*/ 334 h 76"/>
                                <a:gd name="T120" fmla="+- 0 5495 4999"/>
                                <a:gd name="T121" fmla="*/ T120 w 1890"/>
                                <a:gd name="T122" fmla="+- 0 334 260"/>
                                <a:gd name="T123" fmla="*/ 334 h 76"/>
                                <a:gd name="T124" fmla="+- 0 5495 4999"/>
                                <a:gd name="T125" fmla="*/ T124 w 1890"/>
                                <a:gd name="T126" fmla="+- 0 332 260"/>
                                <a:gd name="T127" fmla="*/ 332 h 76"/>
                                <a:gd name="T128" fmla="+- 0 5624 4999"/>
                                <a:gd name="T129" fmla="*/ T128 w 1890"/>
                                <a:gd name="T130" fmla="+- 0 332 260"/>
                                <a:gd name="T131" fmla="*/ 332 h 76"/>
                                <a:gd name="T132" fmla="+- 0 5624 4999"/>
                                <a:gd name="T133" fmla="*/ T132 w 1890"/>
                                <a:gd name="T134" fmla="+- 0 330 260"/>
                                <a:gd name="T135" fmla="*/ 330 h 76"/>
                                <a:gd name="T136" fmla="+- 0 5784 4999"/>
                                <a:gd name="T137" fmla="*/ T136 w 1890"/>
                                <a:gd name="T138" fmla="+- 0 330 260"/>
                                <a:gd name="T139" fmla="*/ 330 h 76"/>
                                <a:gd name="T140" fmla="+- 0 5784 4999"/>
                                <a:gd name="T141" fmla="*/ T140 w 1890"/>
                                <a:gd name="T142" fmla="+- 0 328 260"/>
                                <a:gd name="T143" fmla="*/ 328 h 76"/>
                                <a:gd name="T144" fmla="+- 0 6123 4999"/>
                                <a:gd name="T145" fmla="*/ T144 w 1890"/>
                                <a:gd name="T146" fmla="+- 0 328 260"/>
                                <a:gd name="T147" fmla="*/ 328 h 76"/>
                                <a:gd name="T148" fmla="+- 0 6123 4999"/>
                                <a:gd name="T149" fmla="*/ T148 w 1890"/>
                                <a:gd name="T150" fmla="+- 0 326 260"/>
                                <a:gd name="T151" fmla="*/ 326 h 76"/>
                                <a:gd name="T152" fmla="+- 0 6535 4999"/>
                                <a:gd name="T153" fmla="*/ T152 w 1890"/>
                                <a:gd name="T154" fmla="+- 0 326 260"/>
                                <a:gd name="T155" fmla="*/ 326 h 76"/>
                                <a:gd name="T156" fmla="+- 0 6535 4999"/>
                                <a:gd name="T157" fmla="*/ T156 w 1890"/>
                                <a:gd name="T158" fmla="+- 0 324 260"/>
                                <a:gd name="T159" fmla="*/ 324 h 76"/>
                                <a:gd name="T160" fmla="+- 0 6889 4999"/>
                                <a:gd name="T161" fmla="*/ T160 w 1890"/>
                                <a:gd name="T162" fmla="+- 0 324 260"/>
                                <a:gd name="T163" fmla="*/ 324 h 76"/>
                                <a:gd name="T164" fmla="+- 0 6889 4999"/>
                                <a:gd name="T165" fmla="*/ T164 w 1890"/>
                                <a:gd name="T166" fmla="+- 0 262 260"/>
                                <a:gd name="T167" fmla="*/ 262 h 76"/>
                                <a:gd name="T168" fmla="+- 0 6889 4999"/>
                                <a:gd name="T169" fmla="*/ T168 w 1890"/>
                                <a:gd name="T170" fmla="+- 0 260 260"/>
                                <a:gd name="T171" fmla="*/ 26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890" h="76">
                                  <a:moveTo>
                                    <a:pt x="1890" y="0"/>
                                  </a:moveTo>
                                  <a:lnTo>
                                    <a:pt x="1762" y="0"/>
                                  </a:lnTo>
                                  <a:lnTo>
                                    <a:pt x="1762" y="2"/>
                                  </a:lnTo>
                                  <a:lnTo>
                                    <a:pt x="1597" y="2"/>
                                  </a:lnTo>
                                  <a:lnTo>
                                    <a:pt x="1597" y="4"/>
                                  </a:lnTo>
                                  <a:lnTo>
                                    <a:pt x="1375" y="4"/>
                                  </a:lnTo>
                                  <a:lnTo>
                                    <a:pt x="1375" y="6"/>
                                  </a:lnTo>
                                  <a:lnTo>
                                    <a:pt x="1130" y="6"/>
                                  </a:lnTo>
                                  <a:lnTo>
                                    <a:pt x="1130" y="8"/>
                                  </a:lnTo>
                                  <a:lnTo>
                                    <a:pt x="1045" y="8"/>
                                  </a:lnTo>
                                  <a:lnTo>
                                    <a:pt x="1045" y="10"/>
                                  </a:lnTo>
                                  <a:lnTo>
                                    <a:pt x="761" y="10"/>
                                  </a:lnTo>
                                  <a:lnTo>
                                    <a:pt x="761" y="12"/>
                                  </a:lnTo>
                                  <a:lnTo>
                                    <a:pt x="549" y="12"/>
                                  </a:lnTo>
                                  <a:lnTo>
                                    <a:pt x="549" y="14"/>
                                  </a:lnTo>
                                  <a:lnTo>
                                    <a:pt x="284" y="14"/>
                                  </a:lnTo>
                                  <a:lnTo>
                                    <a:pt x="284" y="16"/>
                                  </a:lnTo>
                                  <a:lnTo>
                                    <a:pt x="96" y="16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2" y="76"/>
                                  </a:lnTo>
                                  <a:lnTo>
                                    <a:pt x="253" y="76"/>
                                  </a:lnTo>
                                  <a:lnTo>
                                    <a:pt x="253" y="74"/>
                                  </a:lnTo>
                                  <a:lnTo>
                                    <a:pt x="496" y="74"/>
                                  </a:lnTo>
                                  <a:lnTo>
                                    <a:pt x="496" y="72"/>
                                  </a:lnTo>
                                  <a:lnTo>
                                    <a:pt x="625" y="72"/>
                                  </a:lnTo>
                                  <a:lnTo>
                                    <a:pt x="625" y="70"/>
                                  </a:lnTo>
                                  <a:lnTo>
                                    <a:pt x="785" y="70"/>
                                  </a:lnTo>
                                  <a:lnTo>
                                    <a:pt x="785" y="68"/>
                                  </a:lnTo>
                                  <a:lnTo>
                                    <a:pt x="1124" y="68"/>
                                  </a:lnTo>
                                  <a:lnTo>
                                    <a:pt x="1124" y="66"/>
                                  </a:lnTo>
                                  <a:lnTo>
                                    <a:pt x="1536" y="66"/>
                                  </a:lnTo>
                                  <a:lnTo>
                                    <a:pt x="1536" y="64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docshape380"/>
                          <wps:cNvSpPr>
                            <a:spLocks/>
                          </wps:cNvSpPr>
                          <wps:spPr bwMode="auto">
                            <a:xfrm>
                              <a:off x="4999" y="251"/>
                              <a:ext cx="1890" cy="68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52 252"/>
                                <a:gd name="T3" fmla="*/ 252 h 68"/>
                                <a:gd name="T4" fmla="+- 0 6823 4999"/>
                                <a:gd name="T5" fmla="*/ T4 w 1890"/>
                                <a:gd name="T6" fmla="+- 0 252 252"/>
                                <a:gd name="T7" fmla="*/ 252 h 68"/>
                                <a:gd name="T8" fmla="+- 0 6823 4999"/>
                                <a:gd name="T9" fmla="*/ T8 w 1890"/>
                                <a:gd name="T10" fmla="+- 0 254 252"/>
                                <a:gd name="T11" fmla="*/ 254 h 68"/>
                                <a:gd name="T12" fmla="+- 0 6550 4999"/>
                                <a:gd name="T13" fmla="*/ T12 w 1890"/>
                                <a:gd name="T14" fmla="+- 0 254 252"/>
                                <a:gd name="T15" fmla="*/ 254 h 68"/>
                                <a:gd name="T16" fmla="+- 0 6550 4999"/>
                                <a:gd name="T17" fmla="*/ T16 w 1890"/>
                                <a:gd name="T18" fmla="+- 0 256 252"/>
                                <a:gd name="T19" fmla="*/ 256 h 68"/>
                                <a:gd name="T20" fmla="+- 0 6259 4999"/>
                                <a:gd name="T21" fmla="*/ T20 w 1890"/>
                                <a:gd name="T22" fmla="+- 0 256 252"/>
                                <a:gd name="T23" fmla="*/ 256 h 68"/>
                                <a:gd name="T24" fmla="+- 0 6259 4999"/>
                                <a:gd name="T25" fmla="*/ T24 w 1890"/>
                                <a:gd name="T26" fmla="+- 0 258 252"/>
                                <a:gd name="T27" fmla="*/ 258 h 68"/>
                                <a:gd name="T28" fmla="+- 0 5823 4999"/>
                                <a:gd name="T29" fmla="*/ T28 w 1890"/>
                                <a:gd name="T30" fmla="+- 0 258 252"/>
                                <a:gd name="T31" fmla="*/ 258 h 68"/>
                                <a:gd name="T32" fmla="+- 0 5823 4999"/>
                                <a:gd name="T33" fmla="*/ T32 w 1890"/>
                                <a:gd name="T34" fmla="+- 0 260 252"/>
                                <a:gd name="T35" fmla="*/ 260 h 68"/>
                                <a:gd name="T36" fmla="+- 0 5806 4999"/>
                                <a:gd name="T37" fmla="*/ T36 w 1890"/>
                                <a:gd name="T38" fmla="+- 0 260 252"/>
                                <a:gd name="T39" fmla="*/ 260 h 68"/>
                                <a:gd name="T40" fmla="+- 0 5806 4999"/>
                                <a:gd name="T41" fmla="*/ T40 w 1890"/>
                                <a:gd name="T42" fmla="+- 0 258 252"/>
                                <a:gd name="T43" fmla="*/ 258 h 68"/>
                                <a:gd name="T44" fmla="+- 0 5287 4999"/>
                                <a:gd name="T45" fmla="*/ T44 w 1890"/>
                                <a:gd name="T46" fmla="+- 0 258 252"/>
                                <a:gd name="T47" fmla="*/ 258 h 68"/>
                                <a:gd name="T48" fmla="+- 0 5287 4999"/>
                                <a:gd name="T49" fmla="*/ T48 w 1890"/>
                                <a:gd name="T50" fmla="+- 0 260 252"/>
                                <a:gd name="T51" fmla="*/ 260 h 68"/>
                                <a:gd name="T52" fmla="+- 0 4999 4999"/>
                                <a:gd name="T53" fmla="*/ T52 w 1890"/>
                                <a:gd name="T54" fmla="+- 0 260 252"/>
                                <a:gd name="T55" fmla="*/ 260 h 68"/>
                                <a:gd name="T56" fmla="+- 0 4999 4999"/>
                                <a:gd name="T57" fmla="*/ T56 w 1890"/>
                                <a:gd name="T58" fmla="+- 0 316 252"/>
                                <a:gd name="T59" fmla="*/ 316 h 68"/>
                                <a:gd name="T60" fmla="+- 0 4999 4999"/>
                                <a:gd name="T61" fmla="*/ T60 w 1890"/>
                                <a:gd name="T62" fmla="+- 0 318 252"/>
                                <a:gd name="T63" fmla="*/ 318 h 68"/>
                                <a:gd name="T64" fmla="+- 0 4999 4999"/>
                                <a:gd name="T65" fmla="*/ T64 w 1890"/>
                                <a:gd name="T66" fmla="+- 0 320 252"/>
                                <a:gd name="T67" fmla="*/ 320 h 68"/>
                                <a:gd name="T68" fmla="+- 0 5023 4999"/>
                                <a:gd name="T69" fmla="*/ T68 w 1890"/>
                                <a:gd name="T70" fmla="+- 0 320 252"/>
                                <a:gd name="T71" fmla="*/ 320 h 68"/>
                                <a:gd name="T72" fmla="+- 0 5023 4999"/>
                                <a:gd name="T73" fmla="*/ T72 w 1890"/>
                                <a:gd name="T74" fmla="+- 0 318 252"/>
                                <a:gd name="T75" fmla="*/ 318 h 68"/>
                                <a:gd name="T76" fmla="+- 0 5294 4999"/>
                                <a:gd name="T77" fmla="*/ T76 w 1890"/>
                                <a:gd name="T78" fmla="+- 0 318 252"/>
                                <a:gd name="T79" fmla="*/ 318 h 68"/>
                                <a:gd name="T80" fmla="+- 0 5294 4999"/>
                                <a:gd name="T81" fmla="*/ T80 w 1890"/>
                                <a:gd name="T82" fmla="+- 0 316 252"/>
                                <a:gd name="T83" fmla="*/ 316 h 68"/>
                                <a:gd name="T84" fmla="+- 0 5647 4999"/>
                                <a:gd name="T85" fmla="*/ T84 w 1890"/>
                                <a:gd name="T86" fmla="+- 0 316 252"/>
                                <a:gd name="T87" fmla="*/ 316 h 68"/>
                                <a:gd name="T88" fmla="+- 0 5647 4999"/>
                                <a:gd name="T89" fmla="*/ T88 w 1890"/>
                                <a:gd name="T90" fmla="+- 0 318 252"/>
                                <a:gd name="T91" fmla="*/ 318 h 68"/>
                                <a:gd name="T92" fmla="+- 0 5809 4999"/>
                                <a:gd name="T93" fmla="*/ T92 w 1890"/>
                                <a:gd name="T94" fmla="+- 0 318 252"/>
                                <a:gd name="T95" fmla="*/ 318 h 68"/>
                                <a:gd name="T96" fmla="+- 0 5809 4999"/>
                                <a:gd name="T97" fmla="*/ T96 w 1890"/>
                                <a:gd name="T98" fmla="+- 0 316 252"/>
                                <a:gd name="T99" fmla="*/ 316 h 68"/>
                                <a:gd name="T100" fmla="+- 0 5985 4999"/>
                                <a:gd name="T101" fmla="*/ T100 w 1890"/>
                                <a:gd name="T102" fmla="+- 0 316 252"/>
                                <a:gd name="T103" fmla="*/ 316 h 68"/>
                                <a:gd name="T104" fmla="+- 0 5985 4999"/>
                                <a:gd name="T105" fmla="*/ T104 w 1890"/>
                                <a:gd name="T106" fmla="+- 0 318 252"/>
                                <a:gd name="T107" fmla="*/ 318 h 68"/>
                                <a:gd name="T108" fmla="+- 0 6054 4999"/>
                                <a:gd name="T109" fmla="*/ T108 w 1890"/>
                                <a:gd name="T110" fmla="+- 0 318 252"/>
                                <a:gd name="T111" fmla="*/ 318 h 68"/>
                                <a:gd name="T112" fmla="+- 0 6054 4999"/>
                                <a:gd name="T113" fmla="*/ T112 w 1890"/>
                                <a:gd name="T114" fmla="+- 0 316 252"/>
                                <a:gd name="T115" fmla="*/ 316 h 68"/>
                                <a:gd name="T116" fmla="+- 0 6164 4999"/>
                                <a:gd name="T117" fmla="*/ T116 w 1890"/>
                                <a:gd name="T118" fmla="+- 0 316 252"/>
                                <a:gd name="T119" fmla="*/ 316 h 68"/>
                                <a:gd name="T120" fmla="+- 0 6164 4999"/>
                                <a:gd name="T121" fmla="*/ T120 w 1890"/>
                                <a:gd name="T122" fmla="+- 0 318 252"/>
                                <a:gd name="T123" fmla="*/ 318 h 68"/>
                                <a:gd name="T124" fmla="+- 0 6882 4999"/>
                                <a:gd name="T125" fmla="*/ T124 w 1890"/>
                                <a:gd name="T126" fmla="+- 0 318 252"/>
                                <a:gd name="T127" fmla="*/ 318 h 68"/>
                                <a:gd name="T128" fmla="+- 0 6882 4999"/>
                                <a:gd name="T129" fmla="*/ T128 w 1890"/>
                                <a:gd name="T130" fmla="+- 0 320 252"/>
                                <a:gd name="T131" fmla="*/ 320 h 68"/>
                                <a:gd name="T132" fmla="+- 0 6889 4999"/>
                                <a:gd name="T133" fmla="*/ T132 w 1890"/>
                                <a:gd name="T134" fmla="+- 0 320 252"/>
                                <a:gd name="T135" fmla="*/ 320 h 68"/>
                                <a:gd name="T136" fmla="+- 0 6889 4999"/>
                                <a:gd name="T137" fmla="*/ T136 w 1890"/>
                                <a:gd name="T138" fmla="+- 0 318 252"/>
                                <a:gd name="T139" fmla="*/ 318 h 68"/>
                                <a:gd name="T140" fmla="+- 0 6889 4999"/>
                                <a:gd name="T141" fmla="*/ T140 w 1890"/>
                                <a:gd name="T142" fmla="+- 0 316 252"/>
                                <a:gd name="T143" fmla="*/ 316 h 68"/>
                                <a:gd name="T144" fmla="+- 0 6889 4999"/>
                                <a:gd name="T145" fmla="*/ T144 w 1890"/>
                                <a:gd name="T146" fmla="+- 0 260 252"/>
                                <a:gd name="T147" fmla="*/ 260 h 68"/>
                                <a:gd name="T148" fmla="+- 0 6889 4999"/>
                                <a:gd name="T149" fmla="*/ T148 w 1890"/>
                                <a:gd name="T150" fmla="+- 0 258 252"/>
                                <a:gd name="T151" fmla="*/ 258 h 68"/>
                                <a:gd name="T152" fmla="+- 0 6889 4999"/>
                                <a:gd name="T153" fmla="*/ T152 w 1890"/>
                                <a:gd name="T154" fmla="+- 0 256 252"/>
                                <a:gd name="T155" fmla="*/ 256 h 68"/>
                                <a:gd name="T156" fmla="+- 0 6889 4999"/>
                                <a:gd name="T157" fmla="*/ T156 w 1890"/>
                                <a:gd name="T158" fmla="+- 0 254 252"/>
                                <a:gd name="T159" fmla="*/ 254 h 68"/>
                                <a:gd name="T160" fmla="+- 0 6889 4999"/>
                                <a:gd name="T161" fmla="*/ T160 w 1890"/>
                                <a:gd name="T162" fmla="+- 0 252 252"/>
                                <a:gd name="T163" fmla="*/ 252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890" h="68">
                                  <a:moveTo>
                                    <a:pt x="1890" y="0"/>
                                  </a:moveTo>
                                  <a:lnTo>
                                    <a:pt x="1824" y="0"/>
                                  </a:lnTo>
                                  <a:lnTo>
                                    <a:pt x="1824" y="2"/>
                                  </a:lnTo>
                                  <a:lnTo>
                                    <a:pt x="1551" y="2"/>
                                  </a:lnTo>
                                  <a:lnTo>
                                    <a:pt x="1551" y="4"/>
                                  </a:lnTo>
                                  <a:lnTo>
                                    <a:pt x="1260" y="4"/>
                                  </a:lnTo>
                                  <a:lnTo>
                                    <a:pt x="1260" y="6"/>
                                  </a:lnTo>
                                  <a:lnTo>
                                    <a:pt x="824" y="6"/>
                                  </a:lnTo>
                                  <a:lnTo>
                                    <a:pt x="824" y="8"/>
                                  </a:lnTo>
                                  <a:lnTo>
                                    <a:pt x="807" y="8"/>
                                  </a:lnTo>
                                  <a:lnTo>
                                    <a:pt x="807" y="6"/>
                                  </a:lnTo>
                                  <a:lnTo>
                                    <a:pt x="288" y="6"/>
                                  </a:lnTo>
                                  <a:lnTo>
                                    <a:pt x="288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24" y="68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295" y="66"/>
                                  </a:lnTo>
                                  <a:lnTo>
                                    <a:pt x="295" y="64"/>
                                  </a:lnTo>
                                  <a:lnTo>
                                    <a:pt x="648" y="64"/>
                                  </a:lnTo>
                                  <a:lnTo>
                                    <a:pt x="648" y="66"/>
                                  </a:lnTo>
                                  <a:lnTo>
                                    <a:pt x="810" y="66"/>
                                  </a:lnTo>
                                  <a:lnTo>
                                    <a:pt x="810" y="64"/>
                                  </a:lnTo>
                                  <a:lnTo>
                                    <a:pt x="986" y="64"/>
                                  </a:lnTo>
                                  <a:lnTo>
                                    <a:pt x="986" y="66"/>
                                  </a:lnTo>
                                  <a:lnTo>
                                    <a:pt x="1055" y="66"/>
                                  </a:lnTo>
                                  <a:lnTo>
                                    <a:pt x="1055" y="64"/>
                                  </a:lnTo>
                                  <a:lnTo>
                                    <a:pt x="1165" y="64"/>
                                  </a:lnTo>
                                  <a:lnTo>
                                    <a:pt x="1165" y="66"/>
                                  </a:lnTo>
                                  <a:lnTo>
                                    <a:pt x="1883" y="66"/>
                                  </a:lnTo>
                                  <a:lnTo>
                                    <a:pt x="1883" y="68"/>
                                  </a:lnTo>
                                  <a:lnTo>
                                    <a:pt x="1890" y="68"/>
                                  </a:lnTo>
                                  <a:lnTo>
                                    <a:pt x="1890" y="66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8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90" y="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docshape381"/>
                          <wps:cNvSpPr>
                            <a:spLocks/>
                          </wps:cNvSpPr>
                          <wps:spPr bwMode="auto">
                            <a:xfrm>
                              <a:off x="4999" y="177"/>
                              <a:ext cx="1890" cy="93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178 178"/>
                                <a:gd name="T3" fmla="*/ 178 h 93"/>
                                <a:gd name="T4" fmla="+- 0 6781 4999"/>
                                <a:gd name="T5" fmla="*/ T4 w 1890"/>
                                <a:gd name="T6" fmla="+- 0 180 178"/>
                                <a:gd name="T7" fmla="*/ 180 h 93"/>
                                <a:gd name="T8" fmla="+- 0 6727 4999"/>
                                <a:gd name="T9" fmla="*/ T8 w 1890"/>
                                <a:gd name="T10" fmla="+- 0 181 178"/>
                                <a:gd name="T11" fmla="*/ 181 h 93"/>
                                <a:gd name="T12" fmla="+- 0 6673 4999"/>
                                <a:gd name="T13" fmla="*/ T12 w 1890"/>
                                <a:gd name="T14" fmla="+- 0 182 178"/>
                                <a:gd name="T15" fmla="*/ 182 h 93"/>
                                <a:gd name="T16" fmla="+- 0 6565 4999"/>
                                <a:gd name="T17" fmla="*/ T16 w 1890"/>
                                <a:gd name="T18" fmla="+- 0 184 178"/>
                                <a:gd name="T19" fmla="*/ 184 h 93"/>
                                <a:gd name="T20" fmla="+- 0 6511 4999"/>
                                <a:gd name="T21" fmla="*/ T20 w 1890"/>
                                <a:gd name="T22" fmla="+- 0 187 178"/>
                                <a:gd name="T23" fmla="*/ 187 h 93"/>
                                <a:gd name="T24" fmla="+- 0 6457 4999"/>
                                <a:gd name="T25" fmla="*/ T24 w 1890"/>
                                <a:gd name="T26" fmla="+- 0 187 178"/>
                                <a:gd name="T27" fmla="*/ 187 h 93"/>
                                <a:gd name="T28" fmla="+- 0 6403 4999"/>
                                <a:gd name="T29" fmla="*/ T28 w 1890"/>
                                <a:gd name="T30" fmla="+- 0 189 178"/>
                                <a:gd name="T31" fmla="*/ 189 h 93"/>
                                <a:gd name="T32" fmla="+- 0 6295 4999"/>
                                <a:gd name="T33" fmla="*/ T32 w 1890"/>
                                <a:gd name="T34" fmla="+- 0 190 178"/>
                                <a:gd name="T35" fmla="*/ 190 h 93"/>
                                <a:gd name="T36" fmla="+- 0 6241 4999"/>
                                <a:gd name="T37" fmla="*/ T36 w 1890"/>
                                <a:gd name="T38" fmla="+- 0 191 178"/>
                                <a:gd name="T39" fmla="*/ 191 h 93"/>
                                <a:gd name="T40" fmla="+- 0 6187 4999"/>
                                <a:gd name="T41" fmla="*/ T40 w 1890"/>
                                <a:gd name="T42" fmla="+- 0 191 178"/>
                                <a:gd name="T43" fmla="*/ 191 h 93"/>
                                <a:gd name="T44" fmla="+- 0 6133 4999"/>
                                <a:gd name="T45" fmla="*/ T44 w 1890"/>
                                <a:gd name="T46" fmla="+- 0 192 178"/>
                                <a:gd name="T47" fmla="*/ 192 h 93"/>
                                <a:gd name="T48" fmla="+- 0 6079 4999"/>
                                <a:gd name="T49" fmla="*/ T48 w 1890"/>
                                <a:gd name="T50" fmla="+- 0 194 178"/>
                                <a:gd name="T51" fmla="*/ 194 h 93"/>
                                <a:gd name="T52" fmla="+- 0 6025 4999"/>
                                <a:gd name="T53" fmla="*/ T52 w 1890"/>
                                <a:gd name="T54" fmla="+- 0 194 178"/>
                                <a:gd name="T55" fmla="*/ 194 h 93"/>
                                <a:gd name="T56" fmla="+- 0 5863 4999"/>
                                <a:gd name="T57" fmla="*/ T56 w 1890"/>
                                <a:gd name="T58" fmla="+- 0 196 178"/>
                                <a:gd name="T59" fmla="*/ 196 h 93"/>
                                <a:gd name="T60" fmla="+- 0 5809 4999"/>
                                <a:gd name="T61" fmla="*/ T60 w 1890"/>
                                <a:gd name="T62" fmla="+- 0 199 178"/>
                                <a:gd name="T63" fmla="*/ 199 h 93"/>
                                <a:gd name="T64" fmla="+- 0 5755 4999"/>
                                <a:gd name="T65" fmla="*/ T64 w 1890"/>
                                <a:gd name="T66" fmla="+- 0 200 178"/>
                                <a:gd name="T67" fmla="*/ 200 h 93"/>
                                <a:gd name="T68" fmla="+- 0 5647 4999"/>
                                <a:gd name="T69" fmla="*/ T68 w 1890"/>
                                <a:gd name="T70" fmla="+- 0 202 178"/>
                                <a:gd name="T71" fmla="*/ 202 h 93"/>
                                <a:gd name="T72" fmla="+- 0 5539 4999"/>
                                <a:gd name="T73" fmla="*/ T72 w 1890"/>
                                <a:gd name="T74" fmla="+- 0 204 178"/>
                                <a:gd name="T75" fmla="*/ 204 h 93"/>
                                <a:gd name="T76" fmla="+- 0 5485 4999"/>
                                <a:gd name="T77" fmla="*/ T76 w 1890"/>
                                <a:gd name="T78" fmla="+- 0 205 178"/>
                                <a:gd name="T79" fmla="*/ 205 h 93"/>
                                <a:gd name="T80" fmla="+- 0 5431 4999"/>
                                <a:gd name="T81" fmla="*/ T80 w 1890"/>
                                <a:gd name="T82" fmla="+- 0 207 178"/>
                                <a:gd name="T83" fmla="*/ 207 h 93"/>
                                <a:gd name="T84" fmla="+- 0 5377 4999"/>
                                <a:gd name="T85" fmla="*/ T84 w 1890"/>
                                <a:gd name="T86" fmla="+- 0 207 178"/>
                                <a:gd name="T87" fmla="*/ 207 h 93"/>
                                <a:gd name="T88" fmla="+- 0 5323 4999"/>
                                <a:gd name="T89" fmla="*/ T88 w 1890"/>
                                <a:gd name="T90" fmla="+- 0 208 178"/>
                                <a:gd name="T91" fmla="*/ 208 h 93"/>
                                <a:gd name="T92" fmla="+- 0 5269 4999"/>
                                <a:gd name="T93" fmla="*/ T92 w 1890"/>
                                <a:gd name="T94" fmla="+- 0 208 178"/>
                                <a:gd name="T95" fmla="*/ 208 h 93"/>
                                <a:gd name="T96" fmla="+- 0 5161 4999"/>
                                <a:gd name="T97" fmla="*/ T96 w 1890"/>
                                <a:gd name="T98" fmla="+- 0 210 178"/>
                                <a:gd name="T99" fmla="*/ 210 h 93"/>
                                <a:gd name="T100" fmla="+- 0 5107 4999"/>
                                <a:gd name="T101" fmla="*/ T100 w 1890"/>
                                <a:gd name="T102" fmla="+- 0 210 178"/>
                                <a:gd name="T103" fmla="*/ 210 h 93"/>
                                <a:gd name="T104" fmla="+- 0 5053 4999"/>
                                <a:gd name="T105" fmla="*/ T104 w 1890"/>
                                <a:gd name="T106" fmla="+- 0 209 178"/>
                                <a:gd name="T107" fmla="*/ 209 h 93"/>
                                <a:gd name="T108" fmla="+- 0 4999 4999"/>
                                <a:gd name="T109" fmla="*/ T108 w 1890"/>
                                <a:gd name="T110" fmla="+- 0 209 178"/>
                                <a:gd name="T111" fmla="*/ 209 h 93"/>
                                <a:gd name="T112" fmla="+- 0 4999 4999"/>
                                <a:gd name="T113" fmla="*/ T112 w 1890"/>
                                <a:gd name="T114" fmla="+- 0 270 178"/>
                                <a:gd name="T115" fmla="*/ 270 h 93"/>
                                <a:gd name="T116" fmla="+- 0 5053 4999"/>
                                <a:gd name="T117" fmla="*/ T116 w 1890"/>
                                <a:gd name="T118" fmla="+- 0 269 178"/>
                                <a:gd name="T119" fmla="*/ 269 h 93"/>
                                <a:gd name="T120" fmla="+- 0 5107 4999"/>
                                <a:gd name="T121" fmla="*/ T120 w 1890"/>
                                <a:gd name="T122" fmla="+- 0 269 178"/>
                                <a:gd name="T123" fmla="*/ 269 h 93"/>
                                <a:gd name="T124" fmla="+- 0 5269 4999"/>
                                <a:gd name="T125" fmla="*/ T124 w 1890"/>
                                <a:gd name="T126" fmla="+- 0 266 178"/>
                                <a:gd name="T127" fmla="*/ 266 h 93"/>
                                <a:gd name="T128" fmla="+- 0 5431 4999"/>
                                <a:gd name="T129" fmla="*/ T128 w 1890"/>
                                <a:gd name="T130" fmla="+- 0 265 178"/>
                                <a:gd name="T131" fmla="*/ 265 h 93"/>
                                <a:gd name="T132" fmla="+- 0 5485 4999"/>
                                <a:gd name="T133" fmla="*/ T132 w 1890"/>
                                <a:gd name="T134" fmla="+- 0 264 178"/>
                                <a:gd name="T135" fmla="*/ 264 h 93"/>
                                <a:gd name="T136" fmla="+- 0 5647 4999"/>
                                <a:gd name="T137" fmla="*/ T136 w 1890"/>
                                <a:gd name="T138" fmla="+- 0 261 178"/>
                                <a:gd name="T139" fmla="*/ 261 h 93"/>
                                <a:gd name="T140" fmla="+- 0 5701 4999"/>
                                <a:gd name="T141" fmla="*/ T140 w 1890"/>
                                <a:gd name="T142" fmla="+- 0 261 178"/>
                                <a:gd name="T143" fmla="*/ 261 h 93"/>
                                <a:gd name="T144" fmla="+- 0 5755 4999"/>
                                <a:gd name="T145" fmla="*/ T144 w 1890"/>
                                <a:gd name="T146" fmla="+- 0 261 178"/>
                                <a:gd name="T147" fmla="*/ 261 h 93"/>
                                <a:gd name="T148" fmla="+- 0 5809 4999"/>
                                <a:gd name="T149" fmla="*/ T148 w 1890"/>
                                <a:gd name="T150" fmla="+- 0 259 178"/>
                                <a:gd name="T151" fmla="*/ 259 h 93"/>
                                <a:gd name="T152" fmla="+- 0 5863 4999"/>
                                <a:gd name="T153" fmla="*/ T152 w 1890"/>
                                <a:gd name="T154" fmla="+- 0 257 178"/>
                                <a:gd name="T155" fmla="*/ 257 h 93"/>
                                <a:gd name="T156" fmla="+- 0 5971 4999"/>
                                <a:gd name="T157" fmla="*/ T156 w 1890"/>
                                <a:gd name="T158" fmla="+- 0 256 178"/>
                                <a:gd name="T159" fmla="*/ 256 h 93"/>
                                <a:gd name="T160" fmla="+- 0 6079 4999"/>
                                <a:gd name="T161" fmla="*/ T160 w 1890"/>
                                <a:gd name="T162" fmla="+- 0 256 178"/>
                                <a:gd name="T163" fmla="*/ 256 h 93"/>
                                <a:gd name="T164" fmla="+- 0 6133 4999"/>
                                <a:gd name="T165" fmla="*/ T164 w 1890"/>
                                <a:gd name="T166" fmla="+- 0 255 178"/>
                                <a:gd name="T167" fmla="*/ 255 h 93"/>
                                <a:gd name="T168" fmla="+- 0 6403 4999"/>
                                <a:gd name="T169" fmla="*/ T168 w 1890"/>
                                <a:gd name="T170" fmla="+- 0 254 178"/>
                                <a:gd name="T171" fmla="*/ 254 h 93"/>
                                <a:gd name="T172" fmla="+- 0 6457 4999"/>
                                <a:gd name="T173" fmla="*/ T172 w 1890"/>
                                <a:gd name="T174" fmla="+- 0 252 178"/>
                                <a:gd name="T175" fmla="*/ 252 h 93"/>
                                <a:gd name="T176" fmla="+- 0 6511 4999"/>
                                <a:gd name="T177" fmla="*/ T176 w 1890"/>
                                <a:gd name="T178" fmla="+- 0 254 178"/>
                                <a:gd name="T179" fmla="*/ 254 h 93"/>
                                <a:gd name="T180" fmla="+- 0 6565 4999"/>
                                <a:gd name="T181" fmla="*/ T180 w 1890"/>
                                <a:gd name="T182" fmla="+- 0 251 178"/>
                                <a:gd name="T183" fmla="*/ 251 h 93"/>
                                <a:gd name="T184" fmla="+- 0 6619 4999"/>
                                <a:gd name="T185" fmla="*/ T184 w 1890"/>
                                <a:gd name="T186" fmla="+- 0 250 178"/>
                                <a:gd name="T187" fmla="*/ 250 h 93"/>
                                <a:gd name="T188" fmla="+- 0 6727 4999"/>
                                <a:gd name="T189" fmla="*/ T188 w 1890"/>
                                <a:gd name="T190" fmla="+- 0 249 178"/>
                                <a:gd name="T191" fmla="*/ 249 h 93"/>
                                <a:gd name="T192" fmla="+- 0 6781 4999"/>
                                <a:gd name="T193" fmla="*/ T192 w 1890"/>
                                <a:gd name="T194" fmla="+- 0 250 178"/>
                                <a:gd name="T195" fmla="*/ 250 h 93"/>
                                <a:gd name="T196" fmla="+- 0 6889 4999"/>
                                <a:gd name="T197" fmla="*/ T196 w 1890"/>
                                <a:gd name="T198" fmla="+- 0 249 178"/>
                                <a:gd name="T199" fmla="*/ 249 h 93"/>
                                <a:gd name="T200" fmla="+- 0 6889 4999"/>
                                <a:gd name="T201" fmla="*/ T200 w 1890"/>
                                <a:gd name="T202" fmla="+- 0 178 178"/>
                                <a:gd name="T203" fmla="*/ 178 h 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90" h="93">
                                  <a:moveTo>
                                    <a:pt x="1890" y="0"/>
                                  </a:moveTo>
                                  <a:lnTo>
                                    <a:pt x="1782" y="2"/>
                                  </a:lnTo>
                                  <a:lnTo>
                                    <a:pt x="1728" y="3"/>
                                  </a:lnTo>
                                  <a:lnTo>
                                    <a:pt x="1674" y="4"/>
                                  </a:lnTo>
                                  <a:lnTo>
                                    <a:pt x="1566" y="6"/>
                                  </a:lnTo>
                                  <a:lnTo>
                                    <a:pt x="1512" y="9"/>
                                  </a:lnTo>
                                  <a:lnTo>
                                    <a:pt x="1458" y="9"/>
                                  </a:lnTo>
                                  <a:lnTo>
                                    <a:pt x="1404" y="11"/>
                                  </a:lnTo>
                                  <a:lnTo>
                                    <a:pt x="1296" y="12"/>
                                  </a:lnTo>
                                  <a:lnTo>
                                    <a:pt x="1242" y="13"/>
                                  </a:lnTo>
                                  <a:lnTo>
                                    <a:pt x="1188" y="13"/>
                                  </a:lnTo>
                                  <a:lnTo>
                                    <a:pt x="1134" y="14"/>
                                  </a:lnTo>
                                  <a:lnTo>
                                    <a:pt x="1080" y="16"/>
                                  </a:lnTo>
                                  <a:lnTo>
                                    <a:pt x="1026" y="16"/>
                                  </a:lnTo>
                                  <a:lnTo>
                                    <a:pt x="864" y="18"/>
                                  </a:lnTo>
                                  <a:lnTo>
                                    <a:pt x="810" y="21"/>
                                  </a:lnTo>
                                  <a:lnTo>
                                    <a:pt x="756" y="22"/>
                                  </a:lnTo>
                                  <a:lnTo>
                                    <a:pt x="648" y="24"/>
                                  </a:lnTo>
                                  <a:lnTo>
                                    <a:pt x="540" y="26"/>
                                  </a:lnTo>
                                  <a:lnTo>
                                    <a:pt x="486" y="27"/>
                                  </a:lnTo>
                                  <a:lnTo>
                                    <a:pt x="432" y="29"/>
                                  </a:lnTo>
                                  <a:lnTo>
                                    <a:pt x="378" y="29"/>
                                  </a:lnTo>
                                  <a:lnTo>
                                    <a:pt x="324" y="3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108" y="32"/>
                                  </a:lnTo>
                                  <a:lnTo>
                                    <a:pt x="54" y="3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432" y="87"/>
                                  </a:lnTo>
                                  <a:lnTo>
                                    <a:pt x="486" y="86"/>
                                  </a:lnTo>
                                  <a:lnTo>
                                    <a:pt x="648" y="83"/>
                                  </a:lnTo>
                                  <a:lnTo>
                                    <a:pt x="702" y="83"/>
                                  </a:lnTo>
                                  <a:lnTo>
                                    <a:pt x="756" y="83"/>
                                  </a:lnTo>
                                  <a:lnTo>
                                    <a:pt x="810" y="81"/>
                                  </a:lnTo>
                                  <a:lnTo>
                                    <a:pt x="864" y="79"/>
                                  </a:lnTo>
                                  <a:lnTo>
                                    <a:pt x="972" y="78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134" y="77"/>
                                  </a:lnTo>
                                  <a:lnTo>
                                    <a:pt x="1404" y="76"/>
                                  </a:lnTo>
                                  <a:lnTo>
                                    <a:pt x="1458" y="74"/>
                                  </a:lnTo>
                                  <a:lnTo>
                                    <a:pt x="1512" y="76"/>
                                  </a:lnTo>
                                  <a:lnTo>
                                    <a:pt x="1566" y="73"/>
                                  </a:lnTo>
                                  <a:lnTo>
                                    <a:pt x="1620" y="72"/>
                                  </a:lnTo>
                                  <a:lnTo>
                                    <a:pt x="1728" y="71"/>
                                  </a:lnTo>
                                  <a:lnTo>
                                    <a:pt x="1782" y="72"/>
                                  </a:lnTo>
                                  <a:lnTo>
                                    <a:pt x="1890" y="7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8E6109" id="docshapegroup376" o:spid="_x0000_s1026" style="position:absolute;margin-left:249.95pt;margin-top:8.9pt;width:94.5pt;height:7.95pt;z-index:-17197568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  <v:fill opacity="32896f"/>
  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  </v:shape>
  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  <v:fill opacity="32896f"/>
  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  </v:shape>
  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  <v:fill opacity="32896f"/>
  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  </v:shape>
  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  <v:fill opacity="32896f"/>
  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  </v:shape>
  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  <v:fill opacity="32896f"/>
  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3584" behindDoc="1" locked="0" layoutInCell="1" allowOverlap="1" wp14:anchorId="4B631FF9" wp14:editId="34CE7816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896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EF532B0" id="Line 43" o:spid="_x0000_s1026" style="position:absolute;z-index:-171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del>
      <w:ins w:id="2056" w:author="Hughes, Anna E" w:date="2023-06-19T12:41:00Z">
        <w:r w:rsidR="00DA2490">
          <w:rPr>
            <w:noProof/>
            <w:lang w:val="en-GB" w:eastAsia="en-GB"/>
          </w:rPr>
          <mc:AlternateContent>
            <mc:Choice Requires="wpg">
              <w:drawing>
                <wp:anchor distT="0" distB="0" distL="114300" distR="114300" simplePos="0" relativeHeight="485970944" behindDoc="1" locked="0" layoutInCell="1" allowOverlap="1">
                  <wp:simplePos x="0" y="0"/>
                  <wp:positionH relativeFrom="page">
                    <wp:posOffset>3174365</wp:posOffset>
                  </wp:positionH>
                  <wp:positionV relativeFrom="paragraph">
                    <wp:posOffset>113030</wp:posOffset>
                  </wp:positionV>
                  <wp:extent cx="1200150" cy="100965"/>
                  <wp:effectExtent l="0" t="0" r="0" b="0"/>
                  <wp:wrapNone/>
                  <wp:docPr id="53" name="docshapegroup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0150" cy="100965"/>
                            <a:chOff x="4999" y="178"/>
                            <a:chExt cx="1890" cy="159"/>
                          </a:xfrm>
                        </wpg:grpSpPr>
                        <wps:wsp>
                          <wps:cNvPr id="54" name="docshape377"/>
                          <wps:cNvSpPr>
                            <a:spLocks/>
                          </wps:cNvSpPr>
                          <wps:spPr bwMode="auto">
                            <a:xfrm>
                              <a:off x="4999" y="282"/>
                              <a:ext cx="1890" cy="34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83 283"/>
                                <a:gd name="T3" fmla="*/ 283 h 34"/>
                                <a:gd name="T4" fmla="+- 0 6727 4999"/>
                                <a:gd name="T5" fmla="*/ T4 w 1890"/>
                                <a:gd name="T6" fmla="+- 0 285 283"/>
                                <a:gd name="T7" fmla="*/ 285 h 34"/>
                                <a:gd name="T8" fmla="+- 0 6673 4999"/>
                                <a:gd name="T9" fmla="*/ T8 w 1890"/>
                                <a:gd name="T10" fmla="+- 0 285 283"/>
                                <a:gd name="T11" fmla="*/ 285 h 34"/>
                                <a:gd name="T12" fmla="+- 0 6619 4999"/>
                                <a:gd name="T13" fmla="*/ T12 w 1890"/>
                                <a:gd name="T14" fmla="+- 0 286 283"/>
                                <a:gd name="T15" fmla="*/ 286 h 34"/>
                                <a:gd name="T16" fmla="+- 0 6565 4999"/>
                                <a:gd name="T17" fmla="*/ T16 w 1890"/>
                                <a:gd name="T18" fmla="+- 0 286 283"/>
                                <a:gd name="T19" fmla="*/ 286 h 34"/>
                                <a:gd name="T20" fmla="+- 0 6457 4999"/>
                                <a:gd name="T21" fmla="*/ T20 w 1890"/>
                                <a:gd name="T22" fmla="+- 0 288 283"/>
                                <a:gd name="T23" fmla="*/ 288 h 34"/>
                                <a:gd name="T24" fmla="+- 0 6403 4999"/>
                                <a:gd name="T25" fmla="*/ T24 w 1890"/>
                                <a:gd name="T26" fmla="+- 0 286 283"/>
                                <a:gd name="T27" fmla="*/ 286 h 34"/>
                                <a:gd name="T28" fmla="+- 0 6187 4999"/>
                                <a:gd name="T29" fmla="*/ T28 w 1890"/>
                                <a:gd name="T30" fmla="+- 0 287 283"/>
                                <a:gd name="T31" fmla="*/ 287 h 34"/>
                                <a:gd name="T32" fmla="+- 0 6133 4999"/>
                                <a:gd name="T33" fmla="*/ T32 w 1890"/>
                                <a:gd name="T34" fmla="+- 0 287 283"/>
                                <a:gd name="T35" fmla="*/ 287 h 34"/>
                                <a:gd name="T36" fmla="+- 0 6025 4999"/>
                                <a:gd name="T37" fmla="*/ T36 w 1890"/>
                                <a:gd name="T38" fmla="+- 0 288 283"/>
                                <a:gd name="T39" fmla="*/ 288 h 34"/>
                                <a:gd name="T40" fmla="+- 0 5971 4999"/>
                                <a:gd name="T41" fmla="*/ T40 w 1890"/>
                                <a:gd name="T42" fmla="+- 0 289 283"/>
                                <a:gd name="T43" fmla="*/ 289 h 34"/>
                                <a:gd name="T44" fmla="+- 0 5863 4999"/>
                                <a:gd name="T45" fmla="*/ T44 w 1890"/>
                                <a:gd name="T46" fmla="+- 0 290 283"/>
                                <a:gd name="T47" fmla="*/ 290 h 34"/>
                                <a:gd name="T48" fmla="+- 0 5809 4999"/>
                                <a:gd name="T49" fmla="*/ T48 w 1890"/>
                                <a:gd name="T50" fmla="+- 0 291 283"/>
                                <a:gd name="T51" fmla="*/ 291 h 34"/>
                                <a:gd name="T52" fmla="+- 0 5755 4999"/>
                                <a:gd name="T53" fmla="*/ T52 w 1890"/>
                                <a:gd name="T54" fmla="+- 0 291 283"/>
                                <a:gd name="T55" fmla="*/ 291 h 34"/>
                                <a:gd name="T56" fmla="+- 0 5701 4999"/>
                                <a:gd name="T57" fmla="*/ T56 w 1890"/>
                                <a:gd name="T58" fmla="+- 0 293 283"/>
                                <a:gd name="T59" fmla="*/ 293 h 34"/>
                                <a:gd name="T60" fmla="+- 0 5647 4999"/>
                                <a:gd name="T61" fmla="*/ T60 w 1890"/>
                                <a:gd name="T62" fmla="+- 0 293 283"/>
                                <a:gd name="T63" fmla="*/ 293 h 34"/>
                                <a:gd name="T64" fmla="+- 0 5539 4999"/>
                                <a:gd name="T65" fmla="*/ T64 w 1890"/>
                                <a:gd name="T66" fmla="+- 0 294 283"/>
                                <a:gd name="T67" fmla="*/ 294 h 34"/>
                                <a:gd name="T68" fmla="+- 0 5485 4999"/>
                                <a:gd name="T69" fmla="*/ T68 w 1890"/>
                                <a:gd name="T70" fmla="+- 0 294 283"/>
                                <a:gd name="T71" fmla="*/ 294 h 34"/>
                                <a:gd name="T72" fmla="+- 0 5431 4999"/>
                                <a:gd name="T73" fmla="*/ T72 w 1890"/>
                                <a:gd name="T74" fmla="+- 0 295 283"/>
                                <a:gd name="T75" fmla="*/ 295 h 34"/>
                                <a:gd name="T76" fmla="+- 0 5323 4999"/>
                                <a:gd name="T77" fmla="*/ T76 w 1890"/>
                                <a:gd name="T78" fmla="+- 0 295 283"/>
                                <a:gd name="T79" fmla="*/ 295 h 34"/>
                                <a:gd name="T80" fmla="+- 0 5269 4999"/>
                                <a:gd name="T81" fmla="*/ T80 w 1890"/>
                                <a:gd name="T82" fmla="+- 0 295 283"/>
                                <a:gd name="T83" fmla="*/ 295 h 34"/>
                                <a:gd name="T84" fmla="+- 0 5215 4999"/>
                                <a:gd name="T85" fmla="*/ T84 w 1890"/>
                                <a:gd name="T86" fmla="+- 0 297 283"/>
                                <a:gd name="T87" fmla="*/ 297 h 34"/>
                                <a:gd name="T88" fmla="+- 0 5161 4999"/>
                                <a:gd name="T89" fmla="*/ T88 w 1890"/>
                                <a:gd name="T90" fmla="+- 0 295 283"/>
                                <a:gd name="T91" fmla="*/ 295 h 34"/>
                                <a:gd name="T92" fmla="+- 0 5053 4999"/>
                                <a:gd name="T93" fmla="*/ T92 w 1890"/>
                                <a:gd name="T94" fmla="+- 0 296 283"/>
                                <a:gd name="T95" fmla="*/ 296 h 34"/>
                                <a:gd name="T96" fmla="+- 0 4999 4999"/>
                                <a:gd name="T97" fmla="*/ T96 w 1890"/>
                                <a:gd name="T98" fmla="+- 0 296 283"/>
                                <a:gd name="T99" fmla="*/ 296 h 34"/>
                                <a:gd name="T100" fmla="+- 0 4999 4999"/>
                                <a:gd name="T101" fmla="*/ T100 w 1890"/>
                                <a:gd name="T102" fmla="+- 0 316 283"/>
                                <a:gd name="T103" fmla="*/ 316 h 34"/>
                                <a:gd name="T104" fmla="+- 0 5053 4999"/>
                                <a:gd name="T105" fmla="*/ T104 w 1890"/>
                                <a:gd name="T106" fmla="+- 0 316 283"/>
                                <a:gd name="T107" fmla="*/ 316 h 34"/>
                                <a:gd name="T108" fmla="+- 0 5161 4999"/>
                                <a:gd name="T109" fmla="*/ T108 w 1890"/>
                                <a:gd name="T110" fmla="+- 0 315 283"/>
                                <a:gd name="T111" fmla="*/ 315 h 34"/>
                                <a:gd name="T112" fmla="+- 0 5215 4999"/>
                                <a:gd name="T113" fmla="*/ T112 w 1890"/>
                                <a:gd name="T114" fmla="+- 0 317 283"/>
                                <a:gd name="T115" fmla="*/ 317 h 34"/>
                                <a:gd name="T116" fmla="+- 0 5269 4999"/>
                                <a:gd name="T117" fmla="*/ T116 w 1890"/>
                                <a:gd name="T118" fmla="+- 0 315 283"/>
                                <a:gd name="T119" fmla="*/ 315 h 34"/>
                                <a:gd name="T120" fmla="+- 0 5323 4999"/>
                                <a:gd name="T121" fmla="*/ T120 w 1890"/>
                                <a:gd name="T122" fmla="+- 0 315 283"/>
                                <a:gd name="T123" fmla="*/ 315 h 34"/>
                                <a:gd name="T124" fmla="+- 0 5485 4999"/>
                                <a:gd name="T125" fmla="*/ T124 w 1890"/>
                                <a:gd name="T126" fmla="+- 0 314 283"/>
                                <a:gd name="T127" fmla="*/ 314 h 34"/>
                                <a:gd name="T128" fmla="+- 0 5539 4999"/>
                                <a:gd name="T129" fmla="*/ T128 w 1890"/>
                                <a:gd name="T130" fmla="+- 0 314 283"/>
                                <a:gd name="T131" fmla="*/ 314 h 34"/>
                                <a:gd name="T132" fmla="+- 0 5593 4999"/>
                                <a:gd name="T133" fmla="*/ T132 w 1890"/>
                                <a:gd name="T134" fmla="+- 0 313 283"/>
                                <a:gd name="T135" fmla="*/ 313 h 34"/>
                                <a:gd name="T136" fmla="+- 0 5647 4999"/>
                                <a:gd name="T137" fmla="*/ T136 w 1890"/>
                                <a:gd name="T138" fmla="+- 0 312 283"/>
                                <a:gd name="T139" fmla="*/ 312 h 34"/>
                                <a:gd name="T140" fmla="+- 0 5701 4999"/>
                                <a:gd name="T141" fmla="*/ T140 w 1890"/>
                                <a:gd name="T142" fmla="+- 0 313 283"/>
                                <a:gd name="T143" fmla="*/ 313 h 34"/>
                                <a:gd name="T144" fmla="+- 0 5755 4999"/>
                                <a:gd name="T145" fmla="*/ T144 w 1890"/>
                                <a:gd name="T146" fmla="+- 0 311 283"/>
                                <a:gd name="T147" fmla="*/ 311 h 34"/>
                                <a:gd name="T148" fmla="+- 0 5809 4999"/>
                                <a:gd name="T149" fmla="*/ T148 w 1890"/>
                                <a:gd name="T150" fmla="+- 0 310 283"/>
                                <a:gd name="T151" fmla="*/ 310 h 34"/>
                                <a:gd name="T152" fmla="+- 0 6025 4999"/>
                                <a:gd name="T153" fmla="*/ T152 w 1890"/>
                                <a:gd name="T154" fmla="+- 0 307 283"/>
                                <a:gd name="T155" fmla="*/ 307 h 34"/>
                                <a:gd name="T156" fmla="+- 0 6133 4999"/>
                                <a:gd name="T157" fmla="*/ T156 w 1890"/>
                                <a:gd name="T158" fmla="+- 0 306 283"/>
                                <a:gd name="T159" fmla="*/ 306 h 34"/>
                                <a:gd name="T160" fmla="+- 0 6187 4999"/>
                                <a:gd name="T161" fmla="*/ T160 w 1890"/>
                                <a:gd name="T162" fmla="+- 0 307 283"/>
                                <a:gd name="T163" fmla="*/ 307 h 34"/>
                                <a:gd name="T164" fmla="+- 0 6403 4999"/>
                                <a:gd name="T165" fmla="*/ T164 w 1890"/>
                                <a:gd name="T166" fmla="+- 0 306 283"/>
                                <a:gd name="T167" fmla="*/ 306 h 34"/>
                                <a:gd name="T168" fmla="+- 0 6457 4999"/>
                                <a:gd name="T169" fmla="*/ T168 w 1890"/>
                                <a:gd name="T170" fmla="+- 0 308 283"/>
                                <a:gd name="T171" fmla="*/ 308 h 34"/>
                                <a:gd name="T172" fmla="+- 0 6511 4999"/>
                                <a:gd name="T173" fmla="*/ T172 w 1890"/>
                                <a:gd name="T174" fmla="+- 0 307 283"/>
                                <a:gd name="T175" fmla="*/ 307 h 34"/>
                                <a:gd name="T176" fmla="+- 0 6619 4999"/>
                                <a:gd name="T177" fmla="*/ T176 w 1890"/>
                                <a:gd name="T178" fmla="+- 0 306 283"/>
                                <a:gd name="T179" fmla="*/ 306 h 34"/>
                                <a:gd name="T180" fmla="+- 0 6673 4999"/>
                                <a:gd name="T181" fmla="*/ T180 w 1890"/>
                                <a:gd name="T182" fmla="+- 0 306 283"/>
                                <a:gd name="T183" fmla="*/ 306 h 34"/>
                                <a:gd name="T184" fmla="+- 0 6727 4999"/>
                                <a:gd name="T185" fmla="*/ T184 w 1890"/>
                                <a:gd name="T186" fmla="+- 0 306 283"/>
                                <a:gd name="T187" fmla="*/ 306 h 34"/>
                                <a:gd name="T188" fmla="+- 0 6835 4999"/>
                                <a:gd name="T189" fmla="*/ T188 w 1890"/>
                                <a:gd name="T190" fmla="+- 0 304 283"/>
                                <a:gd name="T191" fmla="*/ 304 h 34"/>
                                <a:gd name="T192" fmla="+- 0 6889 4999"/>
                                <a:gd name="T193" fmla="*/ T192 w 1890"/>
                                <a:gd name="T194" fmla="+- 0 304 283"/>
                                <a:gd name="T195" fmla="*/ 304 h 34"/>
                                <a:gd name="T196" fmla="+- 0 6889 4999"/>
                                <a:gd name="T197" fmla="*/ T196 w 1890"/>
                                <a:gd name="T198" fmla="+- 0 283 283"/>
                                <a:gd name="T199" fmla="*/ 283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890" h="34">
                                  <a:moveTo>
                                    <a:pt x="1890" y="0"/>
                                  </a:moveTo>
                                  <a:lnTo>
                                    <a:pt x="1728" y="2"/>
                                  </a:lnTo>
                                  <a:lnTo>
                                    <a:pt x="1674" y="2"/>
                                  </a:lnTo>
                                  <a:lnTo>
                                    <a:pt x="1620" y="3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5"/>
                                  </a:lnTo>
                                  <a:lnTo>
                                    <a:pt x="1404" y="3"/>
                                  </a:lnTo>
                                  <a:lnTo>
                                    <a:pt x="1188" y="4"/>
                                  </a:lnTo>
                                  <a:lnTo>
                                    <a:pt x="1134" y="4"/>
                                  </a:lnTo>
                                  <a:lnTo>
                                    <a:pt x="1026" y="5"/>
                                  </a:lnTo>
                                  <a:lnTo>
                                    <a:pt x="972" y="6"/>
                                  </a:lnTo>
                                  <a:lnTo>
                                    <a:pt x="864" y="7"/>
                                  </a:lnTo>
                                  <a:lnTo>
                                    <a:pt x="810" y="8"/>
                                  </a:lnTo>
                                  <a:lnTo>
                                    <a:pt x="756" y="8"/>
                                  </a:lnTo>
                                  <a:lnTo>
                                    <a:pt x="702" y="10"/>
                                  </a:lnTo>
                                  <a:lnTo>
                                    <a:pt x="648" y="10"/>
                                  </a:lnTo>
                                  <a:lnTo>
                                    <a:pt x="540" y="11"/>
                                  </a:lnTo>
                                  <a:lnTo>
                                    <a:pt x="486" y="11"/>
                                  </a:lnTo>
                                  <a:lnTo>
                                    <a:pt x="432" y="12"/>
                                  </a:lnTo>
                                  <a:lnTo>
                                    <a:pt x="324" y="12"/>
                                  </a:lnTo>
                                  <a:lnTo>
                                    <a:pt x="270" y="12"/>
                                  </a:lnTo>
                                  <a:lnTo>
                                    <a:pt x="216" y="14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216" y="34"/>
                                  </a:lnTo>
                                  <a:lnTo>
                                    <a:pt x="270" y="32"/>
                                  </a:lnTo>
                                  <a:lnTo>
                                    <a:pt x="324" y="32"/>
                                  </a:lnTo>
                                  <a:lnTo>
                                    <a:pt x="486" y="31"/>
                                  </a:lnTo>
                                  <a:lnTo>
                                    <a:pt x="540" y="31"/>
                                  </a:lnTo>
                                  <a:lnTo>
                                    <a:pt x="594" y="30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702" y="30"/>
                                  </a:lnTo>
                                  <a:lnTo>
                                    <a:pt x="756" y="28"/>
                                  </a:lnTo>
                                  <a:lnTo>
                                    <a:pt x="810" y="27"/>
                                  </a:lnTo>
                                  <a:lnTo>
                                    <a:pt x="1026" y="24"/>
                                  </a:lnTo>
                                  <a:lnTo>
                                    <a:pt x="1134" y="23"/>
                                  </a:lnTo>
                                  <a:lnTo>
                                    <a:pt x="1188" y="24"/>
                                  </a:lnTo>
                                  <a:lnTo>
                                    <a:pt x="1404" y="23"/>
                                  </a:lnTo>
                                  <a:lnTo>
                                    <a:pt x="1458" y="25"/>
                                  </a:lnTo>
                                  <a:lnTo>
                                    <a:pt x="1512" y="24"/>
                                  </a:lnTo>
                                  <a:lnTo>
                                    <a:pt x="1620" y="23"/>
                                  </a:lnTo>
                                  <a:lnTo>
                                    <a:pt x="1674" y="23"/>
                                  </a:lnTo>
                                  <a:lnTo>
                                    <a:pt x="1728" y="23"/>
                                  </a:lnTo>
                                  <a:lnTo>
                                    <a:pt x="1836" y="21"/>
                                  </a:lnTo>
                                  <a:lnTo>
                                    <a:pt x="1890" y="2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docshape378"/>
                          <wps:cNvSpPr>
                            <a:spLocks/>
                          </wps:cNvSpPr>
                          <wps:spPr bwMode="auto">
                            <a:xfrm>
                              <a:off x="4999" y="276"/>
                              <a:ext cx="1890" cy="2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77 277"/>
                                <a:gd name="T3" fmla="*/ 277 h 26"/>
                                <a:gd name="T4" fmla="+- 0 6781 4999"/>
                                <a:gd name="T5" fmla="*/ T4 w 1890"/>
                                <a:gd name="T6" fmla="+- 0 277 277"/>
                                <a:gd name="T7" fmla="*/ 277 h 26"/>
                                <a:gd name="T8" fmla="+- 0 6727 4999"/>
                                <a:gd name="T9" fmla="*/ T8 w 1890"/>
                                <a:gd name="T10" fmla="+- 0 278 277"/>
                                <a:gd name="T11" fmla="*/ 278 h 26"/>
                                <a:gd name="T12" fmla="+- 0 6673 4999"/>
                                <a:gd name="T13" fmla="*/ T12 w 1890"/>
                                <a:gd name="T14" fmla="+- 0 278 277"/>
                                <a:gd name="T15" fmla="*/ 278 h 26"/>
                                <a:gd name="T16" fmla="+- 0 6619 4999"/>
                                <a:gd name="T17" fmla="*/ T16 w 1890"/>
                                <a:gd name="T18" fmla="+- 0 279 277"/>
                                <a:gd name="T19" fmla="*/ 279 h 26"/>
                                <a:gd name="T20" fmla="+- 0 6565 4999"/>
                                <a:gd name="T21" fmla="*/ T20 w 1890"/>
                                <a:gd name="T22" fmla="+- 0 280 277"/>
                                <a:gd name="T23" fmla="*/ 280 h 26"/>
                                <a:gd name="T24" fmla="+- 0 6457 4999"/>
                                <a:gd name="T25" fmla="*/ T24 w 1890"/>
                                <a:gd name="T26" fmla="+- 0 279 277"/>
                                <a:gd name="T27" fmla="*/ 279 h 26"/>
                                <a:gd name="T28" fmla="+- 0 6349 4999"/>
                                <a:gd name="T29" fmla="*/ T28 w 1890"/>
                                <a:gd name="T30" fmla="+- 0 280 277"/>
                                <a:gd name="T31" fmla="*/ 280 h 26"/>
                                <a:gd name="T32" fmla="+- 0 6295 4999"/>
                                <a:gd name="T33" fmla="*/ T32 w 1890"/>
                                <a:gd name="T34" fmla="+- 0 277 277"/>
                                <a:gd name="T35" fmla="*/ 277 h 26"/>
                                <a:gd name="T36" fmla="+- 0 6241 4999"/>
                                <a:gd name="T37" fmla="*/ T36 w 1890"/>
                                <a:gd name="T38" fmla="+- 0 277 277"/>
                                <a:gd name="T39" fmla="*/ 277 h 26"/>
                                <a:gd name="T40" fmla="+- 0 6187 4999"/>
                                <a:gd name="T41" fmla="*/ T40 w 1890"/>
                                <a:gd name="T42" fmla="+- 0 278 277"/>
                                <a:gd name="T43" fmla="*/ 278 h 26"/>
                                <a:gd name="T44" fmla="+- 0 6133 4999"/>
                                <a:gd name="T45" fmla="*/ T44 w 1890"/>
                                <a:gd name="T46" fmla="+- 0 277 277"/>
                                <a:gd name="T47" fmla="*/ 277 h 26"/>
                                <a:gd name="T48" fmla="+- 0 6079 4999"/>
                                <a:gd name="T49" fmla="*/ T48 w 1890"/>
                                <a:gd name="T50" fmla="+- 0 277 277"/>
                                <a:gd name="T51" fmla="*/ 277 h 26"/>
                                <a:gd name="T52" fmla="+- 0 5971 4999"/>
                                <a:gd name="T53" fmla="*/ T52 w 1890"/>
                                <a:gd name="T54" fmla="+- 0 277 277"/>
                                <a:gd name="T55" fmla="*/ 277 h 26"/>
                                <a:gd name="T56" fmla="+- 0 5863 4999"/>
                                <a:gd name="T57" fmla="*/ T56 w 1890"/>
                                <a:gd name="T58" fmla="+- 0 278 277"/>
                                <a:gd name="T59" fmla="*/ 278 h 26"/>
                                <a:gd name="T60" fmla="+- 0 5809 4999"/>
                                <a:gd name="T61" fmla="*/ T60 w 1890"/>
                                <a:gd name="T62" fmla="+- 0 277 277"/>
                                <a:gd name="T63" fmla="*/ 277 h 26"/>
                                <a:gd name="T64" fmla="+- 0 5755 4999"/>
                                <a:gd name="T65" fmla="*/ T64 w 1890"/>
                                <a:gd name="T66" fmla="+- 0 278 277"/>
                                <a:gd name="T67" fmla="*/ 278 h 26"/>
                                <a:gd name="T68" fmla="+- 0 5593 4999"/>
                                <a:gd name="T69" fmla="*/ T68 w 1890"/>
                                <a:gd name="T70" fmla="+- 0 278 277"/>
                                <a:gd name="T71" fmla="*/ 278 h 26"/>
                                <a:gd name="T72" fmla="+- 0 5539 4999"/>
                                <a:gd name="T73" fmla="*/ T72 w 1890"/>
                                <a:gd name="T74" fmla="+- 0 279 277"/>
                                <a:gd name="T75" fmla="*/ 279 h 26"/>
                                <a:gd name="T76" fmla="+- 0 5323 4999"/>
                                <a:gd name="T77" fmla="*/ T76 w 1890"/>
                                <a:gd name="T78" fmla="+- 0 279 277"/>
                                <a:gd name="T79" fmla="*/ 279 h 26"/>
                                <a:gd name="T80" fmla="+- 0 5269 4999"/>
                                <a:gd name="T81" fmla="*/ T80 w 1890"/>
                                <a:gd name="T82" fmla="+- 0 282 277"/>
                                <a:gd name="T83" fmla="*/ 282 h 26"/>
                                <a:gd name="T84" fmla="+- 0 5161 4999"/>
                                <a:gd name="T85" fmla="*/ T84 w 1890"/>
                                <a:gd name="T86" fmla="+- 0 281 277"/>
                                <a:gd name="T87" fmla="*/ 281 h 26"/>
                                <a:gd name="T88" fmla="+- 0 5053 4999"/>
                                <a:gd name="T89" fmla="*/ T88 w 1890"/>
                                <a:gd name="T90" fmla="+- 0 282 277"/>
                                <a:gd name="T91" fmla="*/ 282 h 26"/>
                                <a:gd name="T92" fmla="+- 0 4999 4999"/>
                                <a:gd name="T93" fmla="*/ T92 w 1890"/>
                                <a:gd name="T94" fmla="+- 0 282 277"/>
                                <a:gd name="T95" fmla="*/ 282 h 26"/>
                                <a:gd name="T96" fmla="+- 0 4999 4999"/>
                                <a:gd name="T97" fmla="*/ T96 w 1890"/>
                                <a:gd name="T98" fmla="+- 0 302 277"/>
                                <a:gd name="T99" fmla="*/ 302 h 26"/>
                                <a:gd name="T100" fmla="+- 0 5053 4999"/>
                                <a:gd name="T101" fmla="*/ T100 w 1890"/>
                                <a:gd name="T102" fmla="+- 0 302 277"/>
                                <a:gd name="T103" fmla="*/ 302 h 26"/>
                                <a:gd name="T104" fmla="+- 0 5161 4999"/>
                                <a:gd name="T105" fmla="*/ T104 w 1890"/>
                                <a:gd name="T106" fmla="+- 0 301 277"/>
                                <a:gd name="T107" fmla="*/ 301 h 26"/>
                                <a:gd name="T108" fmla="+- 0 5269 4999"/>
                                <a:gd name="T109" fmla="*/ T108 w 1890"/>
                                <a:gd name="T110" fmla="+- 0 302 277"/>
                                <a:gd name="T111" fmla="*/ 302 h 26"/>
                                <a:gd name="T112" fmla="+- 0 5323 4999"/>
                                <a:gd name="T113" fmla="*/ T112 w 1890"/>
                                <a:gd name="T114" fmla="+- 0 299 277"/>
                                <a:gd name="T115" fmla="*/ 299 h 26"/>
                                <a:gd name="T116" fmla="+- 0 5539 4999"/>
                                <a:gd name="T117" fmla="*/ T116 w 1890"/>
                                <a:gd name="T118" fmla="+- 0 298 277"/>
                                <a:gd name="T119" fmla="*/ 298 h 26"/>
                                <a:gd name="T120" fmla="+- 0 5593 4999"/>
                                <a:gd name="T121" fmla="*/ T120 w 1890"/>
                                <a:gd name="T122" fmla="+- 0 297 277"/>
                                <a:gd name="T123" fmla="*/ 297 h 26"/>
                                <a:gd name="T124" fmla="+- 0 5755 4999"/>
                                <a:gd name="T125" fmla="*/ T124 w 1890"/>
                                <a:gd name="T126" fmla="+- 0 298 277"/>
                                <a:gd name="T127" fmla="*/ 298 h 26"/>
                                <a:gd name="T128" fmla="+- 0 5809 4999"/>
                                <a:gd name="T129" fmla="*/ T128 w 1890"/>
                                <a:gd name="T130" fmla="+- 0 297 277"/>
                                <a:gd name="T131" fmla="*/ 297 h 26"/>
                                <a:gd name="T132" fmla="+- 0 5863 4999"/>
                                <a:gd name="T133" fmla="*/ T132 w 1890"/>
                                <a:gd name="T134" fmla="+- 0 297 277"/>
                                <a:gd name="T135" fmla="*/ 297 h 26"/>
                                <a:gd name="T136" fmla="+- 0 5971 4999"/>
                                <a:gd name="T137" fmla="*/ T136 w 1890"/>
                                <a:gd name="T138" fmla="+- 0 297 277"/>
                                <a:gd name="T139" fmla="*/ 297 h 26"/>
                                <a:gd name="T140" fmla="+- 0 6025 4999"/>
                                <a:gd name="T141" fmla="*/ T140 w 1890"/>
                                <a:gd name="T142" fmla="+- 0 297 277"/>
                                <a:gd name="T143" fmla="*/ 297 h 26"/>
                                <a:gd name="T144" fmla="+- 0 6133 4999"/>
                                <a:gd name="T145" fmla="*/ T144 w 1890"/>
                                <a:gd name="T146" fmla="+- 0 297 277"/>
                                <a:gd name="T147" fmla="*/ 297 h 26"/>
                                <a:gd name="T148" fmla="+- 0 6187 4999"/>
                                <a:gd name="T149" fmla="*/ T148 w 1890"/>
                                <a:gd name="T150" fmla="+- 0 297 277"/>
                                <a:gd name="T151" fmla="*/ 297 h 26"/>
                                <a:gd name="T152" fmla="+- 0 6241 4999"/>
                                <a:gd name="T153" fmla="*/ T152 w 1890"/>
                                <a:gd name="T154" fmla="+- 0 297 277"/>
                                <a:gd name="T155" fmla="*/ 297 h 26"/>
                                <a:gd name="T156" fmla="+- 0 6295 4999"/>
                                <a:gd name="T157" fmla="*/ T156 w 1890"/>
                                <a:gd name="T158" fmla="+- 0 297 277"/>
                                <a:gd name="T159" fmla="*/ 297 h 26"/>
                                <a:gd name="T160" fmla="+- 0 6349 4999"/>
                                <a:gd name="T161" fmla="*/ T160 w 1890"/>
                                <a:gd name="T162" fmla="+- 0 299 277"/>
                                <a:gd name="T163" fmla="*/ 299 h 26"/>
                                <a:gd name="T164" fmla="+- 0 6457 4999"/>
                                <a:gd name="T165" fmla="*/ T164 w 1890"/>
                                <a:gd name="T166" fmla="+- 0 299 277"/>
                                <a:gd name="T167" fmla="*/ 299 h 26"/>
                                <a:gd name="T168" fmla="+- 0 6565 4999"/>
                                <a:gd name="T169" fmla="*/ T168 w 1890"/>
                                <a:gd name="T170" fmla="+- 0 299 277"/>
                                <a:gd name="T171" fmla="*/ 299 h 26"/>
                                <a:gd name="T172" fmla="+- 0 6619 4999"/>
                                <a:gd name="T173" fmla="*/ T172 w 1890"/>
                                <a:gd name="T174" fmla="+- 0 299 277"/>
                                <a:gd name="T175" fmla="*/ 299 h 26"/>
                                <a:gd name="T176" fmla="+- 0 6673 4999"/>
                                <a:gd name="T177" fmla="*/ T176 w 1890"/>
                                <a:gd name="T178" fmla="+- 0 298 277"/>
                                <a:gd name="T179" fmla="*/ 298 h 26"/>
                                <a:gd name="T180" fmla="+- 0 6727 4999"/>
                                <a:gd name="T181" fmla="*/ T180 w 1890"/>
                                <a:gd name="T182" fmla="+- 0 299 277"/>
                                <a:gd name="T183" fmla="*/ 299 h 26"/>
                                <a:gd name="T184" fmla="+- 0 6781 4999"/>
                                <a:gd name="T185" fmla="*/ T184 w 1890"/>
                                <a:gd name="T186" fmla="+- 0 297 277"/>
                                <a:gd name="T187" fmla="*/ 297 h 26"/>
                                <a:gd name="T188" fmla="+- 0 6889 4999"/>
                                <a:gd name="T189" fmla="*/ T188 w 1890"/>
                                <a:gd name="T190" fmla="+- 0 297 277"/>
                                <a:gd name="T191" fmla="*/ 297 h 26"/>
                                <a:gd name="T192" fmla="+- 0 6889 4999"/>
                                <a:gd name="T193" fmla="*/ T192 w 1890"/>
                                <a:gd name="T194" fmla="+- 0 277 277"/>
                                <a:gd name="T195" fmla="*/ 27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890" h="26">
                                  <a:moveTo>
                                    <a:pt x="1890" y="0"/>
                                  </a:moveTo>
                                  <a:lnTo>
                                    <a:pt x="1782" y="0"/>
                                  </a:lnTo>
                                  <a:lnTo>
                                    <a:pt x="1728" y="1"/>
                                  </a:lnTo>
                                  <a:lnTo>
                                    <a:pt x="1674" y="1"/>
                                  </a:lnTo>
                                  <a:lnTo>
                                    <a:pt x="1620" y="2"/>
                                  </a:lnTo>
                                  <a:lnTo>
                                    <a:pt x="1566" y="3"/>
                                  </a:lnTo>
                                  <a:lnTo>
                                    <a:pt x="1458" y="2"/>
                                  </a:lnTo>
                                  <a:lnTo>
                                    <a:pt x="1350" y="3"/>
                                  </a:lnTo>
                                  <a:lnTo>
                                    <a:pt x="1296" y="0"/>
                                  </a:lnTo>
                                  <a:lnTo>
                                    <a:pt x="1242" y="0"/>
                                  </a:lnTo>
                                  <a:lnTo>
                                    <a:pt x="1188" y="1"/>
                                  </a:lnTo>
                                  <a:lnTo>
                                    <a:pt x="1134" y="0"/>
                                  </a:lnTo>
                                  <a:lnTo>
                                    <a:pt x="1080" y="0"/>
                                  </a:lnTo>
                                  <a:lnTo>
                                    <a:pt x="972" y="0"/>
                                  </a:lnTo>
                                  <a:lnTo>
                                    <a:pt x="864" y="1"/>
                                  </a:lnTo>
                                  <a:lnTo>
                                    <a:pt x="810" y="0"/>
                                  </a:lnTo>
                                  <a:lnTo>
                                    <a:pt x="756" y="1"/>
                                  </a:lnTo>
                                  <a:lnTo>
                                    <a:pt x="594" y="1"/>
                                  </a:lnTo>
                                  <a:lnTo>
                                    <a:pt x="540" y="2"/>
                                  </a:lnTo>
                                  <a:lnTo>
                                    <a:pt x="324" y="2"/>
                                  </a:lnTo>
                                  <a:lnTo>
                                    <a:pt x="270" y="5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54" y="25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270" y="25"/>
                                  </a:lnTo>
                                  <a:lnTo>
                                    <a:pt x="324" y="22"/>
                                  </a:lnTo>
                                  <a:lnTo>
                                    <a:pt x="540" y="21"/>
                                  </a:lnTo>
                                  <a:lnTo>
                                    <a:pt x="594" y="20"/>
                                  </a:lnTo>
                                  <a:lnTo>
                                    <a:pt x="756" y="21"/>
                                  </a:lnTo>
                                  <a:lnTo>
                                    <a:pt x="810" y="20"/>
                                  </a:lnTo>
                                  <a:lnTo>
                                    <a:pt x="864" y="20"/>
                                  </a:lnTo>
                                  <a:lnTo>
                                    <a:pt x="972" y="20"/>
                                  </a:lnTo>
                                  <a:lnTo>
                                    <a:pt x="1026" y="20"/>
                                  </a:lnTo>
                                  <a:lnTo>
                                    <a:pt x="1134" y="20"/>
                                  </a:lnTo>
                                  <a:lnTo>
                                    <a:pt x="1188" y="20"/>
                                  </a:lnTo>
                                  <a:lnTo>
                                    <a:pt x="1242" y="20"/>
                                  </a:lnTo>
                                  <a:lnTo>
                                    <a:pt x="1296" y="20"/>
                                  </a:lnTo>
                                  <a:lnTo>
                                    <a:pt x="1350" y="22"/>
                                  </a:lnTo>
                                  <a:lnTo>
                                    <a:pt x="1458" y="22"/>
                                  </a:lnTo>
                                  <a:lnTo>
                                    <a:pt x="1566" y="22"/>
                                  </a:lnTo>
                                  <a:lnTo>
                                    <a:pt x="1620" y="22"/>
                                  </a:lnTo>
                                  <a:lnTo>
                                    <a:pt x="1674" y="21"/>
                                  </a:lnTo>
                                  <a:lnTo>
                                    <a:pt x="1728" y="22"/>
                                  </a:lnTo>
                                  <a:lnTo>
                                    <a:pt x="1782" y="20"/>
                                  </a:lnTo>
                                  <a:lnTo>
                                    <a:pt x="1890" y="20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docshape379"/>
                          <wps:cNvSpPr>
                            <a:spLocks/>
                          </wps:cNvSpPr>
                          <wps:spPr bwMode="auto">
                            <a:xfrm>
                              <a:off x="4999" y="259"/>
                              <a:ext cx="1890" cy="76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60 260"/>
                                <a:gd name="T3" fmla="*/ 260 h 76"/>
                                <a:gd name="T4" fmla="+- 0 6761 4999"/>
                                <a:gd name="T5" fmla="*/ T4 w 1890"/>
                                <a:gd name="T6" fmla="+- 0 260 260"/>
                                <a:gd name="T7" fmla="*/ 260 h 76"/>
                                <a:gd name="T8" fmla="+- 0 6761 4999"/>
                                <a:gd name="T9" fmla="*/ T8 w 1890"/>
                                <a:gd name="T10" fmla="+- 0 262 260"/>
                                <a:gd name="T11" fmla="*/ 262 h 76"/>
                                <a:gd name="T12" fmla="+- 0 6596 4999"/>
                                <a:gd name="T13" fmla="*/ T12 w 1890"/>
                                <a:gd name="T14" fmla="+- 0 262 260"/>
                                <a:gd name="T15" fmla="*/ 262 h 76"/>
                                <a:gd name="T16" fmla="+- 0 6596 4999"/>
                                <a:gd name="T17" fmla="*/ T16 w 1890"/>
                                <a:gd name="T18" fmla="+- 0 264 260"/>
                                <a:gd name="T19" fmla="*/ 264 h 76"/>
                                <a:gd name="T20" fmla="+- 0 6374 4999"/>
                                <a:gd name="T21" fmla="*/ T20 w 1890"/>
                                <a:gd name="T22" fmla="+- 0 264 260"/>
                                <a:gd name="T23" fmla="*/ 264 h 76"/>
                                <a:gd name="T24" fmla="+- 0 6374 4999"/>
                                <a:gd name="T25" fmla="*/ T24 w 1890"/>
                                <a:gd name="T26" fmla="+- 0 266 260"/>
                                <a:gd name="T27" fmla="*/ 266 h 76"/>
                                <a:gd name="T28" fmla="+- 0 6129 4999"/>
                                <a:gd name="T29" fmla="*/ T28 w 1890"/>
                                <a:gd name="T30" fmla="+- 0 266 260"/>
                                <a:gd name="T31" fmla="*/ 266 h 76"/>
                                <a:gd name="T32" fmla="+- 0 6129 4999"/>
                                <a:gd name="T33" fmla="*/ T32 w 1890"/>
                                <a:gd name="T34" fmla="+- 0 268 260"/>
                                <a:gd name="T35" fmla="*/ 268 h 76"/>
                                <a:gd name="T36" fmla="+- 0 6044 4999"/>
                                <a:gd name="T37" fmla="*/ T36 w 1890"/>
                                <a:gd name="T38" fmla="+- 0 268 260"/>
                                <a:gd name="T39" fmla="*/ 268 h 76"/>
                                <a:gd name="T40" fmla="+- 0 6044 4999"/>
                                <a:gd name="T41" fmla="*/ T40 w 1890"/>
                                <a:gd name="T42" fmla="+- 0 270 260"/>
                                <a:gd name="T43" fmla="*/ 270 h 76"/>
                                <a:gd name="T44" fmla="+- 0 5760 4999"/>
                                <a:gd name="T45" fmla="*/ T44 w 1890"/>
                                <a:gd name="T46" fmla="+- 0 270 260"/>
                                <a:gd name="T47" fmla="*/ 270 h 76"/>
                                <a:gd name="T48" fmla="+- 0 5760 4999"/>
                                <a:gd name="T49" fmla="*/ T48 w 1890"/>
                                <a:gd name="T50" fmla="+- 0 272 260"/>
                                <a:gd name="T51" fmla="*/ 272 h 76"/>
                                <a:gd name="T52" fmla="+- 0 5548 4999"/>
                                <a:gd name="T53" fmla="*/ T52 w 1890"/>
                                <a:gd name="T54" fmla="+- 0 272 260"/>
                                <a:gd name="T55" fmla="*/ 272 h 76"/>
                                <a:gd name="T56" fmla="+- 0 5548 4999"/>
                                <a:gd name="T57" fmla="*/ T56 w 1890"/>
                                <a:gd name="T58" fmla="+- 0 274 260"/>
                                <a:gd name="T59" fmla="*/ 274 h 76"/>
                                <a:gd name="T60" fmla="+- 0 5283 4999"/>
                                <a:gd name="T61" fmla="*/ T60 w 1890"/>
                                <a:gd name="T62" fmla="+- 0 274 260"/>
                                <a:gd name="T63" fmla="*/ 274 h 76"/>
                                <a:gd name="T64" fmla="+- 0 5283 4999"/>
                                <a:gd name="T65" fmla="*/ T64 w 1890"/>
                                <a:gd name="T66" fmla="+- 0 276 260"/>
                                <a:gd name="T67" fmla="*/ 276 h 76"/>
                                <a:gd name="T68" fmla="+- 0 5095 4999"/>
                                <a:gd name="T69" fmla="*/ T68 w 1890"/>
                                <a:gd name="T70" fmla="+- 0 276 260"/>
                                <a:gd name="T71" fmla="*/ 276 h 76"/>
                                <a:gd name="T72" fmla="+- 0 5095 4999"/>
                                <a:gd name="T73" fmla="*/ T72 w 1890"/>
                                <a:gd name="T74" fmla="+- 0 274 260"/>
                                <a:gd name="T75" fmla="*/ 274 h 76"/>
                                <a:gd name="T76" fmla="+- 0 5019 4999"/>
                                <a:gd name="T77" fmla="*/ T76 w 1890"/>
                                <a:gd name="T78" fmla="+- 0 274 260"/>
                                <a:gd name="T79" fmla="*/ 274 h 76"/>
                                <a:gd name="T80" fmla="+- 0 5019 4999"/>
                                <a:gd name="T81" fmla="*/ T80 w 1890"/>
                                <a:gd name="T82" fmla="+- 0 276 260"/>
                                <a:gd name="T83" fmla="*/ 276 h 76"/>
                                <a:gd name="T84" fmla="+- 0 4999 4999"/>
                                <a:gd name="T85" fmla="*/ T84 w 1890"/>
                                <a:gd name="T86" fmla="+- 0 276 260"/>
                                <a:gd name="T87" fmla="*/ 276 h 76"/>
                                <a:gd name="T88" fmla="+- 0 4999 4999"/>
                                <a:gd name="T89" fmla="*/ T88 w 1890"/>
                                <a:gd name="T90" fmla="+- 0 324 260"/>
                                <a:gd name="T91" fmla="*/ 324 h 76"/>
                                <a:gd name="T92" fmla="+- 0 4999 4999"/>
                                <a:gd name="T93" fmla="*/ T92 w 1890"/>
                                <a:gd name="T94" fmla="+- 0 336 260"/>
                                <a:gd name="T95" fmla="*/ 336 h 76"/>
                                <a:gd name="T96" fmla="+- 0 5024 4999"/>
                                <a:gd name="T97" fmla="*/ T96 w 1890"/>
                                <a:gd name="T98" fmla="+- 0 336 260"/>
                                <a:gd name="T99" fmla="*/ 336 h 76"/>
                                <a:gd name="T100" fmla="+- 0 5024 4999"/>
                                <a:gd name="T101" fmla="*/ T100 w 1890"/>
                                <a:gd name="T102" fmla="+- 0 334 260"/>
                                <a:gd name="T103" fmla="*/ 334 h 76"/>
                                <a:gd name="T104" fmla="+- 0 5091 4999"/>
                                <a:gd name="T105" fmla="*/ T104 w 1890"/>
                                <a:gd name="T106" fmla="+- 0 334 260"/>
                                <a:gd name="T107" fmla="*/ 334 h 76"/>
                                <a:gd name="T108" fmla="+- 0 5091 4999"/>
                                <a:gd name="T109" fmla="*/ T108 w 1890"/>
                                <a:gd name="T110" fmla="+- 0 336 260"/>
                                <a:gd name="T111" fmla="*/ 336 h 76"/>
                                <a:gd name="T112" fmla="+- 0 5252 4999"/>
                                <a:gd name="T113" fmla="*/ T112 w 1890"/>
                                <a:gd name="T114" fmla="+- 0 336 260"/>
                                <a:gd name="T115" fmla="*/ 336 h 76"/>
                                <a:gd name="T116" fmla="+- 0 5252 4999"/>
                                <a:gd name="T117" fmla="*/ T116 w 1890"/>
                                <a:gd name="T118" fmla="+- 0 334 260"/>
                                <a:gd name="T119" fmla="*/ 334 h 76"/>
                                <a:gd name="T120" fmla="+- 0 5495 4999"/>
                                <a:gd name="T121" fmla="*/ T120 w 1890"/>
                                <a:gd name="T122" fmla="+- 0 334 260"/>
                                <a:gd name="T123" fmla="*/ 334 h 76"/>
                                <a:gd name="T124" fmla="+- 0 5495 4999"/>
                                <a:gd name="T125" fmla="*/ T124 w 1890"/>
                                <a:gd name="T126" fmla="+- 0 332 260"/>
                                <a:gd name="T127" fmla="*/ 332 h 76"/>
                                <a:gd name="T128" fmla="+- 0 5624 4999"/>
                                <a:gd name="T129" fmla="*/ T128 w 1890"/>
                                <a:gd name="T130" fmla="+- 0 332 260"/>
                                <a:gd name="T131" fmla="*/ 332 h 76"/>
                                <a:gd name="T132" fmla="+- 0 5624 4999"/>
                                <a:gd name="T133" fmla="*/ T132 w 1890"/>
                                <a:gd name="T134" fmla="+- 0 330 260"/>
                                <a:gd name="T135" fmla="*/ 330 h 76"/>
                                <a:gd name="T136" fmla="+- 0 5784 4999"/>
                                <a:gd name="T137" fmla="*/ T136 w 1890"/>
                                <a:gd name="T138" fmla="+- 0 330 260"/>
                                <a:gd name="T139" fmla="*/ 330 h 76"/>
                                <a:gd name="T140" fmla="+- 0 5784 4999"/>
                                <a:gd name="T141" fmla="*/ T140 w 1890"/>
                                <a:gd name="T142" fmla="+- 0 328 260"/>
                                <a:gd name="T143" fmla="*/ 328 h 76"/>
                                <a:gd name="T144" fmla="+- 0 6123 4999"/>
                                <a:gd name="T145" fmla="*/ T144 w 1890"/>
                                <a:gd name="T146" fmla="+- 0 328 260"/>
                                <a:gd name="T147" fmla="*/ 328 h 76"/>
                                <a:gd name="T148" fmla="+- 0 6123 4999"/>
                                <a:gd name="T149" fmla="*/ T148 w 1890"/>
                                <a:gd name="T150" fmla="+- 0 326 260"/>
                                <a:gd name="T151" fmla="*/ 326 h 76"/>
                                <a:gd name="T152" fmla="+- 0 6535 4999"/>
                                <a:gd name="T153" fmla="*/ T152 w 1890"/>
                                <a:gd name="T154" fmla="+- 0 326 260"/>
                                <a:gd name="T155" fmla="*/ 326 h 76"/>
                                <a:gd name="T156" fmla="+- 0 6535 4999"/>
                                <a:gd name="T157" fmla="*/ T156 w 1890"/>
                                <a:gd name="T158" fmla="+- 0 324 260"/>
                                <a:gd name="T159" fmla="*/ 324 h 76"/>
                                <a:gd name="T160" fmla="+- 0 6889 4999"/>
                                <a:gd name="T161" fmla="*/ T160 w 1890"/>
                                <a:gd name="T162" fmla="+- 0 324 260"/>
                                <a:gd name="T163" fmla="*/ 324 h 76"/>
                                <a:gd name="T164" fmla="+- 0 6889 4999"/>
                                <a:gd name="T165" fmla="*/ T164 w 1890"/>
                                <a:gd name="T166" fmla="+- 0 262 260"/>
                                <a:gd name="T167" fmla="*/ 262 h 76"/>
                                <a:gd name="T168" fmla="+- 0 6889 4999"/>
                                <a:gd name="T169" fmla="*/ T168 w 1890"/>
                                <a:gd name="T170" fmla="+- 0 260 260"/>
                                <a:gd name="T171" fmla="*/ 26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1890" h="76">
                                  <a:moveTo>
                                    <a:pt x="1890" y="0"/>
                                  </a:moveTo>
                                  <a:lnTo>
                                    <a:pt x="1762" y="0"/>
                                  </a:lnTo>
                                  <a:lnTo>
                                    <a:pt x="1762" y="2"/>
                                  </a:lnTo>
                                  <a:lnTo>
                                    <a:pt x="1597" y="2"/>
                                  </a:lnTo>
                                  <a:lnTo>
                                    <a:pt x="1597" y="4"/>
                                  </a:lnTo>
                                  <a:lnTo>
                                    <a:pt x="1375" y="4"/>
                                  </a:lnTo>
                                  <a:lnTo>
                                    <a:pt x="1375" y="6"/>
                                  </a:lnTo>
                                  <a:lnTo>
                                    <a:pt x="1130" y="6"/>
                                  </a:lnTo>
                                  <a:lnTo>
                                    <a:pt x="1130" y="8"/>
                                  </a:lnTo>
                                  <a:lnTo>
                                    <a:pt x="1045" y="8"/>
                                  </a:lnTo>
                                  <a:lnTo>
                                    <a:pt x="1045" y="10"/>
                                  </a:lnTo>
                                  <a:lnTo>
                                    <a:pt x="761" y="10"/>
                                  </a:lnTo>
                                  <a:lnTo>
                                    <a:pt x="761" y="12"/>
                                  </a:lnTo>
                                  <a:lnTo>
                                    <a:pt x="549" y="12"/>
                                  </a:lnTo>
                                  <a:lnTo>
                                    <a:pt x="549" y="14"/>
                                  </a:lnTo>
                                  <a:lnTo>
                                    <a:pt x="284" y="14"/>
                                  </a:lnTo>
                                  <a:lnTo>
                                    <a:pt x="284" y="16"/>
                                  </a:lnTo>
                                  <a:lnTo>
                                    <a:pt x="96" y="16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2" y="76"/>
                                  </a:lnTo>
                                  <a:lnTo>
                                    <a:pt x="253" y="76"/>
                                  </a:lnTo>
                                  <a:lnTo>
                                    <a:pt x="253" y="74"/>
                                  </a:lnTo>
                                  <a:lnTo>
                                    <a:pt x="496" y="74"/>
                                  </a:lnTo>
                                  <a:lnTo>
                                    <a:pt x="496" y="72"/>
                                  </a:lnTo>
                                  <a:lnTo>
                                    <a:pt x="625" y="72"/>
                                  </a:lnTo>
                                  <a:lnTo>
                                    <a:pt x="625" y="70"/>
                                  </a:lnTo>
                                  <a:lnTo>
                                    <a:pt x="785" y="70"/>
                                  </a:lnTo>
                                  <a:lnTo>
                                    <a:pt x="785" y="68"/>
                                  </a:lnTo>
                                  <a:lnTo>
                                    <a:pt x="1124" y="68"/>
                                  </a:lnTo>
                                  <a:lnTo>
                                    <a:pt x="1124" y="66"/>
                                  </a:lnTo>
                                  <a:lnTo>
                                    <a:pt x="1536" y="66"/>
                                  </a:lnTo>
                                  <a:lnTo>
                                    <a:pt x="1536" y="64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8429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docshape380"/>
                          <wps:cNvSpPr>
                            <a:spLocks/>
                          </wps:cNvSpPr>
                          <wps:spPr bwMode="auto">
                            <a:xfrm>
                              <a:off x="4999" y="251"/>
                              <a:ext cx="1890" cy="68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252 252"/>
                                <a:gd name="T3" fmla="*/ 252 h 68"/>
                                <a:gd name="T4" fmla="+- 0 6823 4999"/>
                                <a:gd name="T5" fmla="*/ T4 w 1890"/>
                                <a:gd name="T6" fmla="+- 0 252 252"/>
                                <a:gd name="T7" fmla="*/ 252 h 68"/>
                                <a:gd name="T8" fmla="+- 0 6823 4999"/>
                                <a:gd name="T9" fmla="*/ T8 w 1890"/>
                                <a:gd name="T10" fmla="+- 0 254 252"/>
                                <a:gd name="T11" fmla="*/ 254 h 68"/>
                                <a:gd name="T12" fmla="+- 0 6550 4999"/>
                                <a:gd name="T13" fmla="*/ T12 w 1890"/>
                                <a:gd name="T14" fmla="+- 0 254 252"/>
                                <a:gd name="T15" fmla="*/ 254 h 68"/>
                                <a:gd name="T16" fmla="+- 0 6550 4999"/>
                                <a:gd name="T17" fmla="*/ T16 w 1890"/>
                                <a:gd name="T18" fmla="+- 0 256 252"/>
                                <a:gd name="T19" fmla="*/ 256 h 68"/>
                                <a:gd name="T20" fmla="+- 0 6259 4999"/>
                                <a:gd name="T21" fmla="*/ T20 w 1890"/>
                                <a:gd name="T22" fmla="+- 0 256 252"/>
                                <a:gd name="T23" fmla="*/ 256 h 68"/>
                                <a:gd name="T24" fmla="+- 0 6259 4999"/>
                                <a:gd name="T25" fmla="*/ T24 w 1890"/>
                                <a:gd name="T26" fmla="+- 0 258 252"/>
                                <a:gd name="T27" fmla="*/ 258 h 68"/>
                                <a:gd name="T28" fmla="+- 0 5823 4999"/>
                                <a:gd name="T29" fmla="*/ T28 w 1890"/>
                                <a:gd name="T30" fmla="+- 0 258 252"/>
                                <a:gd name="T31" fmla="*/ 258 h 68"/>
                                <a:gd name="T32" fmla="+- 0 5823 4999"/>
                                <a:gd name="T33" fmla="*/ T32 w 1890"/>
                                <a:gd name="T34" fmla="+- 0 260 252"/>
                                <a:gd name="T35" fmla="*/ 260 h 68"/>
                                <a:gd name="T36" fmla="+- 0 5806 4999"/>
                                <a:gd name="T37" fmla="*/ T36 w 1890"/>
                                <a:gd name="T38" fmla="+- 0 260 252"/>
                                <a:gd name="T39" fmla="*/ 260 h 68"/>
                                <a:gd name="T40" fmla="+- 0 5806 4999"/>
                                <a:gd name="T41" fmla="*/ T40 w 1890"/>
                                <a:gd name="T42" fmla="+- 0 258 252"/>
                                <a:gd name="T43" fmla="*/ 258 h 68"/>
                                <a:gd name="T44" fmla="+- 0 5287 4999"/>
                                <a:gd name="T45" fmla="*/ T44 w 1890"/>
                                <a:gd name="T46" fmla="+- 0 258 252"/>
                                <a:gd name="T47" fmla="*/ 258 h 68"/>
                                <a:gd name="T48" fmla="+- 0 5287 4999"/>
                                <a:gd name="T49" fmla="*/ T48 w 1890"/>
                                <a:gd name="T50" fmla="+- 0 260 252"/>
                                <a:gd name="T51" fmla="*/ 260 h 68"/>
                                <a:gd name="T52" fmla="+- 0 4999 4999"/>
                                <a:gd name="T53" fmla="*/ T52 w 1890"/>
                                <a:gd name="T54" fmla="+- 0 260 252"/>
                                <a:gd name="T55" fmla="*/ 260 h 68"/>
                                <a:gd name="T56" fmla="+- 0 4999 4999"/>
                                <a:gd name="T57" fmla="*/ T56 w 1890"/>
                                <a:gd name="T58" fmla="+- 0 316 252"/>
                                <a:gd name="T59" fmla="*/ 316 h 68"/>
                                <a:gd name="T60" fmla="+- 0 4999 4999"/>
                                <a:gd name="T61" fmla="*/ T60 w 1890"/>
                                <a:gd name="T62" fmla="+- 0 318 252"/>
                                <a:gd name="T63" fmla="*/ 318 h 68"/>
                                <a:gd name="T64" fmla="+- 0 4999 4999"/>
                                <a:gd name="T65" fmla="*/ T64 w 1890"/>
                                <a:gd name="T66" fmla="+- 0 320 252"/>
                                <a:gd name="T67" fmla="*/ 320 h 68"/>
                                <a:gd name="T68" fmla="+- 0 5023 4999"/>
                                <a:gd name="T69" fmla="*/ T68 w 1890"/>
                                <a:gd name="T70" fmla="+- 0 320 252"/>
                                <a:gd name="T71" fmla="*/ 320 h 68"/>
                                <a:gd name="T72" fmla="+- 0 5023 4999"/>
                                <a:gd name="T73" fmla="*/ T72 w 1890"/>
                                <a:gd name="T74" fmla="+- 0 318 252"/>
                                <a:gd name="T75" fmla="*/ 318 h 68"/>
                                <a:gd name="T76" fmla="+- 0 5294 4999"/>
                                <a:gd name="T77" fmla="*/ T76 w 1890"/>
                                <a:gd name="T78" fmla="+- 0 318 252"/>
                                <a:gd name="T79" fmla="*/ 318 h 68"/>
                                <a:gd name="T80" fmla="+- 0 5294 4999"/>
                                <a:gd name="T81" fmla="*/ T80 w 1890"/>
                                <a:gd name="T82" fmla="+- 0 316 252"/>
                                <a:gd name="T83" fmla="*/ 316 h 68"/>
                                <a:gd name="T84" fmla="+- 0 5647 4999"/>
                                <a:gd name="T85" fmla="*/ T84 w 1890"/>
                                <a:gd name="T86" fmla="+- 0 316 252"/>
                                <a:gd name="T87" fmla="*/ 316 h 68"/>
                                <a:gd name="T88" fmla="+- 0 5647 4999"/>
                                <a:gd name="T89" fmla="*/ T88 w 1890"/>
                                <a:gd name="T90" fmla="+- 0 318 252"/>
                                <a:gd name="T91" fmla="*/ 318 h 68"/>
                                <a:gd name="T92" fmla="+- 0 5809 4999"/>
                                <a:gd name="T93" fmla="*/ T92 w 1890"/>
                                <a:gd name="T94" fmla="+- 0 318 252"/>
                                <a:gd name="T95" fmla="*/ 318 h 68"/>
                                <a:gd name="T96" fmla="+- 0 5809 4999"/>
                                <a:gd name="T97" fmla="*/ T96 w 1890"/>
                                <a:gd name="T98" fmla="+- 0 316 252"/>
                                <a:gd name="T99" fmla="*/ 316 h 68"/>
                                <a:gd name="T100" fmla="+- 0 5985 4999"/>
                                <a:gd name="T101" fmla="*/ T100 w 1890"/>
                                <a:gd name="T102" fmla="+- 0 316 252"/>
                                <a:gd name="T103" fmla="*/ 316 h 68"/>
                                <a:gd name="T104" fmla="+- 0 5985 4999"/>
                                <a:gd name="T105" fmla="*/ T104 w 1890"/>
                                <a:gd name="T106" fmla="+- 0 318 252"/>
                                <a:gd name="T107" fmla="*/ 318 h 68"/>
                                <a:gd name="T108" fmla="+- 0 6054 4999"/>
                                <a:gd name="T109" fmla="*/ T108 w 1890"/>
                                <a:gd name="T110" fmla="+- 0 318 252"/>
                                <a:gd name="T111" fmla="*/ 318 h 68"/>
                                <a:gd name="T112" fmla="+- 0 6054 4999"/>
                                <a:gd name="T113" fmla="*/ T112 w 1890"/>
                                <a:gd name="T114" fmla="+- 0 316 252"/>
                                <a:gd name="T115" fmla="*/ 316 h 68"/>
                                <a:gd name="T116" fmla="+- 0 6164 4999"/>
                                <a:gd name="T117" fmla="*/ T116 w 1890"/>
                                <a:gd name="T118" fmla="+- 0 316 252"/>
                                <a:gd name="T119" fmla="*/ 316 h 68"/>
                                <a:gd name="T120" fmla="+- 0 6164 4999"/>
                                <a:gd name="T121" fmla="*/ T120 w 1890"/>
                                <a:gd name="T122" fmla="+- 0 318 252"/>
                                <a:gd name="T123" fmla="*/ 318 h 68"/>
                                <a:gd name="T124" fmla="+- 0 6882 4999"/>
                                <a:gd name="T125" fmla="*/ T124 w 1890"/>
                                <a:gd name="T126" fmla="+- 0 318 252"/>
                                <a:gd name="T127" fmla="*/ 318 h 68"/>
                                <a:gd name="T128" fmla="+- 0 6882 4999"/>
                                <a:gd name="T129" fmla="*/ T128 w 1890"/>
                                <a:gd name="T130" fmla="+- 0 320 252"/>
                                <a:gd name="T131" fmla="*/ 320 h 68"/>
                                <a:gd name="T132" fmla="+- 0 6889 4999"/>
                                <a:gd name="T133" fmla="*/ T132 w 1890"/>
                                <a:gd name="T134" fmla="+- 0 320 252"/>
                                <a:gd name="T135" fmla="*/ 320 h 68"/>
                                <a:gd name="T136" fmla="+- 0 6889 4999"/>
                                <a:gd name="T137" fmla="*/ T136 w 1890"/>
                                <a:gd name="T138" fmla="+- 0 318 252"/>
                                <a:gd name="T139" fmla="*/ 318 h 68"/>
                                <a:gd name="T140" fmla="+- 0 6889 4999"/>
                                <a:gd name="T141" fmla="*/ T140 w 1890"/>
                                <a:gd name="T142" fmla="+- 0 316 252"/>
                                <a:gd name="T143" fmla="*/ 316 h 68"/>
                                <a:gd name="T144" fmla="+- 0 6889 4999"/>
                                <a:gd name="T145" fmla="*/ T144 w 1890"/>
                                <a:gd name="T146" fmla="+- 0 260 252"/>
                                <a:gd name="T147" fmla="*/ 260 h 68"/>
                                <a:gd name="T148" fmla="+- 0 6889 4999"/>
                                <a:gd name="T149" fmla="*/ T148 w 1890"/>
                                <a:gd name="T150" fmla="+- 0 258 252"/>
                                <a:gd name="T151" fmla="*/ 258 h 68"/>
                                <a:gd name="T152" fmla="+- 0 6889 4999"/>
                                <a:gd name="T153" fmla="*/ T152 w 1890"/>
                                <a:gd name="T154" fmla="+- 0 256 252"/>
                                <a:gd name="T155" fmla="*/ 256 h 68"/>
                                <a:gd name="T156" fmla="+- 0 6889 4999"/>
                                <a:gd name="T157" fmla="*/ T156 w 1890"/>
                                <a:gd name="T158" fmla="+- 0 254 252"/>
                                <a:gd name="T159" fmla="*/ 254 h 68"/>
                                <a:gd name="T160" fmla="+- 0 6889 4999"/>
                                <a:gd name="T161" fmla="*/ T160 w 1890"/>
                                <a:gd name="T162" fmla="+- 0 252 252"/>
                                <a:gd name="T163" fmla="*/ 252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890" h="68">
                                  <a:moveTo>
                                    <a:pt x="1890" y="0"/>
                                  </a:moveTo>
                                  <a:lnTo>
                                    <a:pt x="1824" y="0"/>
                                  </a:lnTo>
                                  <a:lnTo>
                                    <a:pt x="1824" y="2"/>
                                  </a:lnTo>
                                  <a:lnTo>
                                    <a:pt x="1551" y="2"/>
                                  </a:lnTo>
                                  <a:lnTo>
                                    <a:pt x="1551" y="4"/>
                                  </a:lnTo>
                                  <a:lnTo>
                                    <a:pt x="1260" y="4"/>
                                  </a:lnTo>
                                  <a:lnTo>
                                    <a:pt x="1260" y="6"/>
                                  </a:lnTo>
                                  <a:lnTo>
                                    <a:pt x="824" y="6"/>
                                  </a:lnTo>
                                  <a:lnTo>
                                    <a:pt x="824" y="8"/>
                                  </a:lnTo>
                                  <a:lnTo>
                                    <a:pt x="807" y="8"/>
                                  </a:lnTo>
                                  <a:lnTo>
                                    <a:pt x="807" y="6"/>
                                  </a:lnTo>
                                  <a:lnTo>
                                    <a:pt x="288" y="6"/>
                                  </a:lnTo>
                                  <a:lnTo>
                                    <a:pt x="288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24" y="68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295" y="66"/>
                                  </a:lnTo>
                                  <a:lnTo>
                                    <a:pt x="295" y="64"/>
                                  </a:lnTo>
                                  <a:lnTo>
                                    <a:pt x="648" y="64"/>
                                  </a:lnTo>
                                  <a:lnTo>
                                    <a:pt x="648" y="66"/>
                                  </a:lnTo>
                                  <a:lnTo>
                                    <a:pt x="810" y="66"/>
                                  </a:lnTo>
                                  <a:lnTo>
                                    <a:pt x="810" y="64"/>
                                  </a:lnTo>
                                  <a:lnTo>
                                    <a:pt x="986" y="64"/>
                                  </a:lnTo>
                                  <a:lnTo>
                                    <a:pt x="986" y="66"/>
                                  </a:lnTo>
                                  <a:lnTo>
                                    <a:pt x="1055" y="66"/>
                                  </a:lnTo>
                                  <a:lnTo>
                                    <a:pt x="1055" y="64"/>
                                  </a:lnTo>
                                  <a:lnTo>
                                    <a:pt x="1165" y="64"/>
                                  </a:lnTo>
                                  <a:lnTo>
                                    <a:pt x="1165" y="66"/>
                                  </a:lnTo>
                                  <a:lnTo>
                                    <a:pt x="1883" y="66"/>
                                  </a:lnTo>
                                  <a:lnTo>
                                    <a:pt x="1883" y="68"/>
                                  </a:lnTo>
                                  <a:lnTo>
                                    <a:pt x="1890" y="68"/>
                                  </a:lnTo>
                                  <a:lnTo>
                                    <a:pt x="1890" y="66"/>
                                  </a:lnTo>
                                  <a:lnTo>
                                    <a:pt x="1890" y="64"/>
                                  </a:lnTo>
                                  <a:lnTo>
                                    <a:pt x="1890" y="8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90" y="4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968C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docshape381"/>
                          <wps:cNvSpPr>
                            <a:spLocks/>
                          </wps:cNvSpPr>
                          <wps:spPr bwMode="auto">
                            <a:xfrm>
                              <a:off x="4999" y="177"/>
                              <a:ext cx="1890" cy="93"/>
                            </a:xfrm>
                            <a:custGeom>
                              <a:avLst/>
                              <a:gdLst>
                                <a:gd name="T0" fmla="+- 0 6889 4999"/>
                                <a:gd name="T1" fmla="*/ T0 w 1890"/>
                                <a:gd name="T2" fmla="+- 0 178 178"/>
                                <a:gd name="T3" fmla="*/ 178 h 93"/>
                                <a:gd name="T4" fmla="+- 0 6781 4999"/>
                                <a:gd name="T5" fmla="*/ T4 w 1890"/>
                                <a:gd name="T6" fmla="+- 0 180 178"/>
                                <a:gd name="T7" fmla="*/ 180 h 93"/>
                                <a:gd name="T8" fmla="+- 0 6727 4999"/>
                                <a:gd name="T9" fmla="*/ T8 w 1890"/>
                                <a:gd name="T10" fmla="+- 0 181 178"/>
                                <a:gd name="T11" fmla="*/ 181 h 93"/>
                                <a:gd name="T12" fmla="+- 0 6673 4999"/>
                                <a:gd name="T13" fmla="*/ T12 w 1890"/>
                                <a:gd name="T14" fmla="+- 0 182 178"/>
                                <a:gd name="T15" fmla="*/ 182 h 93"/>
                                <a:gd name="T16" fmla="+- 0 6565 4999"/>
                                <a:gd name="T17" fmla="*/ T16 w 1890"/>
                                <a:gd name="T18" fmla="+- 0 184 178"/>
                                <a:gd name="T19" fmla="*/ 184 h 93"/>
                                <a:gd name="T20" fmla="+- 0 6511 4999"/>
                                <a:gd name="T21" fmla="*/ T20 w 1890"/>
                                <a:gd name="T22" fmla="+- 0 187 178"/>
                                <a:gd name="T23" fmla="*/ 187 h 93"/>
                                <a:gd name="T24" fmla="+- 0 6457 4999"/>
                                <a:gd name="T25" fmla="*/ T24 w 1890"/>
                                <a:gd name="T26" fmla="+- 0 187 178"/>
                                <a:gd name="T27" fmla="*/ 187 h 93"/>
                                <a:gd name="T28" fmla="+- 0 6403 4999"/>
                                <a:gd name="T29" fmla="*/ T28 w 1890"/>
                                <a:gd name="T30" fmla="+- 0 189 178"/>
                                <a:gd name="T31" fmla="*/ 189 h 93"/>
                                <a:gd name="T32" fmla="+- 0 6295 4999"/>
                                <a:gd name="T33" fmla="*/ T32 w 1890"/>
                                <a:gd name="T34" fmla="+- 0 190 178"/>
                                <a:gd name="T35" fmla="*/ 190 h 93"/>
                                <a:gd name="T36" fmla="+- 0 6241 4999"/>
                                <a:gd name="T37" fmla="*/ T36 w 1890"/>
                                <a:gd name="T38" fmla="+- 0 191 178"/>
                                <a:gd name="T39" fmla="*/ 191 h 93"/>
                                <a:gd name="T40" fmla="+- 0 6187 4999"/>
                                <a:gd name="T41" fmla="*/ T40 w 1890"/>
                                <a:gd name="T42" fmla="+- 0 191 178"/>
                                <a:gd name="T43" fmla="*/ 191 h 93"/>
                                <a:gd name="T44" fmla="+- 0 6133 4999"/>
                                <a:gd name="T45" fmla="*/ T44 w 1890"/>
                                <a:gd name="T46" fmla="+- 0 192 178"/>
                                <a:gd name="T47" fmla="*/ 192 h 93"/>
                                <a:gd name="T48" fmla="+- 0 6079 4999"/>
                                <a:gd name="T49" fmla="*/ T48 w 1890"/>
                                <a:gd name="T50" fmla="+- 0 194 178"/>
                                <a:gd name="T51" fmla="*/ 194 h 93"/>
                                <a:gd name="T52" fmla="+- 0 6025 4999"/>
                                <a:gd name="T53" fmla="*/ T52 w 1890"/>
                                <a:gd name="T54" fmla="+- 0 194 178"/>
                                <a:gd name="T55" fmla="*/ 194 h 93"/>
                                <a:gd name="T56" fmla="+- 0 5863 4999"/>
                                <a:gd name="T57" fmla="*/ T56 w 1890"/>
                                <a:gd name="T58" fmla="+- 0 196 178"/>
                                <a:gd name="T59" fmla="*/ 196 h 93"/>
                                <a:gd name="T60" fmla="+- 0 5809 4999"/>
                                <a:gd name="T61" fmla="*/ T60 w 1890"/>
                                <a:gd name="T62" fmla="+- 0 199 178"/>
                                <a:gd name="T63" fmla="*/ 199 h 93"/>
                                <a:gd name="T64" fmla="+- 0 5755 4999"/>
                                <a:gd name="T65" fmla="*/ T64 w 1890"/>
                                <a:gd name="T66" fmla="+- 0 200 178"/>
                                <a:gd name="T67" fmla="*/ 200 h 93"/>
                                <a:gd name="T68" fmla="+- 0 5647 4999"/>
                                <a:gd name="T69" fmla="*/ T68 w 1890"/>
                                <a:gd name="T70" fmla="+- 0 202 178"/>
                                <a:gd name="T71" fmla="*/ 202 h 93"/>
                                <a:gd name="T72" fmla="+- 0 5539 4999"/>
                                <a:gd name="T73" fmla="*/ T72 w 1890"/>
                                <a:gd name="T74" fmla="+- 0 204 178"/>
                                <a:gd name="T75" fmla="*/ 204 h 93"/>
                                <a:gd name="T76" fmla="+- 0 5485 4999"/>
                                <a:gd name="T77" fmla="*/ T76 w 1890"/>
                                <a:gd name="T78" fmla="+- 0 205 178"/>
                                <a:gd name="T79" fmla="*/ 205 h 93"/>
                                <a:gd name="T80" fmla="+- 0 5431 4999"/>
                                <a:gd name="T81" fmla="*/ T80 w 1890"/>
                                <a:gd name="T82" fmla="+- 0 207 178"/>
                                <a:gd name="T83" fmla="*/ 207 h 93"/>
                                <a:gd name="T84" fmla="+- 0 5377 4999"/>
                                <a:gd name="T85" fmla="*/ T84 w 1890"/>
                                <a:gd name="T86" fmla="+- 0 207 178"/>
                                <a:gd name="T87" fmla="*/ 207 h 93"/>
                                <a:gd name="T88" fmla="+- 0 5323 4999"/>
                                <a:gd name="T89" fmla="*/ T88 w 1890"/>
                                <a:gd name="T90" fmla="+- 0 208 178"/>
                                <a:gd name="T91" fmla="*/ 208 h 93"/>
                                <a:gd name="T92" fmla="+- 0 5269 4999"/>
                                <a:gd name="T93" fmla="*/ T92 w 1890"/>
                                <a:gd name="T94" fmla="+- 0 208 178"/>
                                <a:gd name="T95" fmla="*/ 208 h 93"/>
                                <a:gd name="T96" fmla="+- 0 5161 4999"/>
                                <a:gd name="T97" fmla="*/ T96 w 1890"/>
                                <a:gd name="T98" fmla="+- 0 210 178"/>
                                <a:gd name="T99" fmla="*/ 210 h 93"/>
                                <a:gd name="T100" fmla="+- 0 5107 4999"/>
                                <a:gd name="T101" fmla="*/ T100 w 1890"/>
                                <a:gd name="T102" fmla="+- 0 210 178"/>
                                <a:gd name="T103" fmla="*/ 210 h 93"/>
                                <a:gd name="T104" fmla="+- 0 5053 4999"/>
                                <a:gd name="T105" fmla="*/ T104 w 1890"/>
                                <a:gd name="T106" fmla="+- 0 209 178"/>
                                <a:gd name="T107" fmla="*/ 209 h 93"/>
                                <a:gd name="T108" fmla="+- 0 4999 4999"/>
                                <a:gd name="T109" fmla="*/ T108 w 1890"/>
                                <a:gd name="T110" fmla="+- 0 209 178"/>
                                <a:gd name="T111" fmla="*/ 209 h 93"/>
                                <a:gd name="T112" fmla="+- 0 4999 4999"/>
                                <a:gd name="T113" fmla="*/ T112 w 1890"/>
                                <a:gd name="T114" fmla="+- 0 270 178"/>
                                <a:gd name="T115" fmla="*/ 270 h 93"/>
                                <a:gd name="T116" fmla="+- 0 5053 4999"/>
                                <a:gd name="T117" fmla="*/ T116 w 1890"/>
                                <a:gd name="T118" fmla="+- 0 269 178"/>
                                <a:gd name="T119" fmla="*/ 269 h 93"/>
                                <a:gd name="T120" fmla="+- 0 5107 4999"/>
                                <a:gd name="T121" fmla="*/ T120 w 1890"/>
                                <a:gd name="T122" fmla="+- 0 269 178"/>
                                <a:gd name="T123" fmla="*/ 269 h 93"/>
                                <a:gd name="T124" fmla="+- 0 5269 4999"/>
                                <a:gd name="T125" fmla="*/ T124 w 1890"/>
                                <a:gd name="T126" fmla="+- 0 266 178"/>
                                <a:gd name="T127" fmla="*/ 266 h 93"/>
                                <a:gd name="T128" fmla="+- 0 5431 4999"/>
                                <a:gd name="T129" fmla="*/ T128 w 1890"/>
                                <a:gd name="T130" fmla="+- 0 265 178"/>
                                <a:gd name="T131" fmla="*/ 265 h 93"/>
                                <a:gd name="T132" fmla="+- 0 5485 4999"/>
                                <a:gd name="T133" fmla="*/ T132 w 1890"/>
                                <a:gd name="T134" fmla="+- 0 264 178"/>
                                <a:gd name="T135" fmla="*/ 264 h 93"/>
                                <a:gd name="T136" fmla="+- 0 5647 4999"/>
                                <a:gd name="T137" fmla="*/ T136 w 1890"/>
                                <a:gd name="T138" fmla="+- 0 261 178"/>
                                <a:gd name="T139" fmla="*/ 261 h 93"/>
                                <a:gd name="T140" fmla="+- 0 5701 4999"/>
                                <a:gd name="T141" fmla="*/ T140 w 1890"/>
                                <a:gd name="T142" fmla="+- 0 261 178"/>
                                <a:gd name="T143" fmla="*/ 261 h 93"/>
                                <a:gd name="T144" fmla="+- 0 5755 4999"/>
                                <a:gd name="T145" fmla="*/ T144 w 1890"/>
                                <a:gd name="T146" fmla="+- 0 261 178"/>
                                <a:gd name="T147" fmla="*/ 261 h 93"/>
                                <a:gd name="T148" fmla="+- 0 5809 4999"/>
                                <a:gd name="T149" fmla="*/ T148 w 1890"/>
                                <a:gd name="T150" fmla="+- 0 259 178"/>
                                <a:gd name="T151" fmla="*/ 259 h 93"/>
                                <a:gd name="T152" fmla="+- 0 5863 4999"/>
                                <a:gd name="T153" fmla="*/ T152 w 1890"/>
                                <a:gd name="T154" fmla="+- 0 257 178"/>
                                <a:gd name="T155" fmla="*/ 257 h 93"/>
                                <a:gd name="T156" fmla="+- 0 5971 4999"/>
                                <a:gd name="T157" fmla="*/ T156 w 1890"/>
                                <a:gd name="T158" fmla="+- 0 256 178"/>
                                <a:gd name="T159" fmla="*/ 256 h 93"/>
                                <a:gd name="T160" fmla="+- 0 6079 4999"/>
                                <a:gd name="T161" fmla="*/ T160 w 1890"/>
                                <a:gd name="T162" fmla="+- 0 256 178"/>
                                <a:gd name="T163" fmla="*/ 256 h 93"/>
                                <a:gd name="T164" fmla="+- 0 6133 4999"/>
                                <a:gd name="T165" fmla="*/ T164 w 1890"/>
                                <a:gd name="T166" fmla="+- 0 255 178"/>
                                <a:gd name="T167" fmla="*/ 255 h 93"/>
                                <a:gd name="T168" fmla="+- 0 6403 4999"/>
                                <a:gd name="T169" fmla="*/ T168 w 1890"/>
                                <a:gd name="T170" fmla="+- 0 254 178"/>
                                <a:gd name="T171" fmla="*/ 254 h 93"/>
                                <a:gd name="T172" fmla="+- 0 6457 4999"/>
                                <a:gd name="T173" fmla="*/ T172 w 1890"/>
                                <a:gd name="T174" fmla="+- 0 252 178"/>
                                <a:gd name="T175" fmla="*/ 252 h 93"/>
                                <a:gd name="T176" fmla="+- 0 6511 4999"/>
                                <a:gd name="T177" fmla="*/ T176 w 1890"/>
                                <a:gd name="T178" fmla="+- 0 254 178"/>
                                <a:gd name="T179" fmla="*/ 254 h 93"/>
                                <a:gd name="T180" fmla="+- 0 6565 4999"/>
                                <a:gd name="T181" fmla="*/ T180 w 1890"/>
                                <a:gd name="T182" fmla="+- 0 251 178"/>
                                <a:gd name="T183" fmla="*/ 251 h 93"/>
                                <a:gd name="T184" fmla="+- 0 6619 4999"/>
                                <a:gd name="T185" fmla="*/ T184 w 1890"/>
                                <a:gd name="T186" fmla="+- 0 250 178"/>
                                <a:gd name="T187" fmla="*/ 250 h 93"/>
                                <a:gd name="T188" fmla="+- 0 6727 4999"/>
                                <a:gd name="T189" fmla="*/ T188 w 1890"/>
                                <a:gd name="T190" fmla="+- 0 249 178"/>
                                <a:gd name="T191" fmla="*/ 249 h 93"/>
                                <a:gd name="T192" fmla="+- 0 6781 4999"/>
                                <a:gd name="T193" fmla="*/ T192 w 1890"/>
                                <a:gd name="T194" fmla="+- 0 250 178"/>
                                <a:gd name="T195" fmla="*/ 250 h 93"/>
                                <a:gd name="T196" fmla="+- 0 6889 4999"/>
                                <a:gd name="T197" fmla="*/ T196 w 1890"/>
                                <a:gd name="T198" fmla="+- 0 249 178"/>
                                <a:gd name="T199" fmla="*/ 249 h 93"/>
                                <a:gd name="T200" fmla="+- 0 6889 4999"/>
                                <a:gd name="T201" fmla="*/ T200 w 1890"/>
                                <a:gd name="T202" fmla="+- 0 178 178"/>
                                <a:gd name="T203" fmla="*/ 178 h 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90" h="93">
                                  <a:moveTo>
                                    <a:pt x="1890" y="0"/>
                                  </a:moveTo>
                                  <a:lnTo>
                                    <a:pt x="1782" y="2"/>
                                  </a:lnTo>
                                  <a:lnTo>
                                    <a:pt x="1728" y="3"/>
                                  </a:lnTo>
                                  <a:lnTo>
                                    <a:pt x="1674" y="4"/>
                                  </a:lnTo>
                                  <a:lnTo>
                                    <a:pt x="1566" y="6"/>
                                  </a:lnTo>
                                  <a:lnTo>
                                    <a:pt x="1512" y="9"/>
                                  </a:lnTo>
                                  <a:lnTo>
                                    <a:pt x="1458" y="9"/>
                                  </a:lnTo>
                                  <a:lnTo>
                                    <a:pt x="1404" y="11"/>
                                  </a:lnTo>
                                  <a:lnTo>
                                    <a:pt x="1296" y="12"/>
                                  </a:lnTo>
                                  <a:lnTo>
                                    <a:pt x="1242" y="13"/>
                                  </a:lnTo>
                                  <a:lnTo>
                                    <a:pt x="1188" y="13"/>
                                  </a:lnTo>
                                  <a:lnTo>
                                    <a:pt x="1134" y="14"/>
                                  </a:lnTo>
                                  <a:lnTo>
                                    <a:pt x="1080" y="16"/>
                                  </a:lnTo>
                                  <a:lnTo>
                                    <a:pt x="1026" y="16"/>
                                  </a:lnTo>
                                  <a:lnTo>
                                    <a:pt x="864" y="18"/>
                                  </a:lnTo>
                                  <a:lnTo>
                                    <a:pt x="810" y="21"/>
                                  </a:lnTo>
                                  <a:lnTo>
                                    <a:pt x="756" y="22"/>
                                  </a:lnTo>
                                  <a:lnTo>
                                    <a:pt x="648" y="24"/>
                                  </a:lnTo>
                                  <a:lnTo>
                                    <a:pt x="540" y="26"/>
                                  </a:lnTo>
                                  <a:lnTo>
                                    <a:pt x="486" y="27"/>
                                  </a:lnTo>
                                  <a:lnTo>
                                    <a:pt x="432" y="29"/>
                                  </a:lnTo>
                                  <a:lnTo>
                                    <a:pt x="378" y="29"/>
                                  </a:lnTo>
                                  <a:lnTo>
                                    <a:pt x="324" y="3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108" y="32"/>
                                  </a:lnTo>
                                  <a:lnTo>
                                    <a:pt x="54" y="3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432" y="87"/>
                                  </a:lnTo>
                                  <a:lnTo>
                                    <a:pt x="486" y="86"/>
                                  </a:lnTo>
                                  <a:lnTo>
                                    <a:pt x="648" y="83"/>
                                  </a:lnTo>
                                  <a:lnTo>
                                    <a:pt x="702" y="83"/>
                                  </a:lnTo>
                                  <a:lnTo>
                                    <a:pt x="756" y="83"/>
                                  </a:lnTo>
                                  <a:lnTo>
                                    <a:pt x="810" y="81"/>
                                  </a:lnTo>
                                  <a:lnTo>
                                    <a:pt x="864" y="79"/>
                                  </a:lnTo>
                                  <a:lnTo>
                                    <a:pt x="972" y="78"/>
                                  </a:lnTo>
                                  <a:lnTo>
                                    <a:pt x="1080" y="78"/>
                                  </a:lnTo>
                                  <a:lnTo>
                                    <a:pt x="1134" y="77"/>
                                  </a:lnTo>
                                  <a:lnTo>
                                    <a:pt x="1404" y="76"/>
                                  </a:lnTo>
                                  <a:lnTo>
                                    <a:pt x="1458" y="74"/>
                                  </a:lnTo>
                                  <a:lnTo>
                                    <a:pt x="1512" y="76"/>
                                  </a:lnTo>
                                  <a:lnTo>
                                    <a:pt x="1566" y="73"/>
                                  </a:lnTo>
                                  <a:lnTo>
                                    <a:pt x="1620" y="72"/>
                                  </a:lnTo>
                                  <a:lnTo>
                                    <a:pt x="1728" y="71"/>
                                  </a:lnTo>
                                  <a:lnTo>
                                    <a:pt x="1782" y="72"/>
                                  </a:lnTo>
                                  <a:lnTo>
                                    <a:pt x="1890" y="71"/>
                                  </a:lnTo>
                                  <a:lnTo>
                                    <a:pt x="1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4B73">
                                <a:alpha val="5020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208C12" id="docshapegroup376" o:spid="_x0000_s1026" style="position:absolute;margin-left:249.95pt;margin-top:8.9pt;width:94.5pt;height:7.95pt;z-index:-17345536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  <v:fill opacity="32896f"/>
  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  </v:shape>
  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  <v:fill opacity="32896f"/>
  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  </v:shape>
  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  <v:fill opacity="32896f"/>
  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  </v:shape>
  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  <v:fill opacity="32896f"/>
  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  </v:shape>
  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  <v:fill opacity="32896f"/>
  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  </v:shape>
                  <w10:wrap anchorx="page"/>
                </v:group>
              </w:pict>
            </mc:Fallback>
          </mc:AlternateContent>
        </w:r>
        <w:r w:rsidR="00DA2490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72992" behindDoc="1" locked="0" layoutInCell="1" allowOverlap="1">
                  <wp:simplePos x="0" y="0"/>
                  <wp:positionH relativeFrom="page">
                    <wp:posOffset>1714500</wp:posOffset>
                  </wp:positionH>
                  <wp:positionV relativeFrom="paragraph">
                    <wp:posOffset>99695</wp:posOffset>
                  </wp:positionV>
                  <wp:extent cx="27305" cy="0"/>
                  <wp:effectExtent l="0" t="0" r="0" b="0"/>
                  <wp:wrapNone/>
                  <wp:docPr id="52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730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9DCF384" id="Line 43" o:spid="_x0000_s1026" style="position:absolute;z-index:-173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  <w10:wrap anchorx="page"/>
                </v:line>
              </w:pict>
            </mc:Fallback>
          </mc:AlternateContent>
        </w:r>
      </w:ins>
      <w:r w:rsidR="00C14774">
        <w:rPr>
          <w:rFonts w:ascii="Times New Roman"/>
          <w:color w:val="4D4D4D"/>
          <w:spacing w:val="-5"/>
          <w:sz w:val="14"/>
        </w:rPr>
        <w:t>0.8</w:t>
      </w:r>
      <w:r w:rsidR="00C14774">
        <w:rPr>
          <w:rFonts w:ascii="Times New Roman"/>
          <w:color w:val="4D4D4D"/>
          <w:sz w:val="14"/>
        </w:rPr>
        <w:tab/>
      </w:r>
      <w:r w:rsidR="00C14774">
        <w:rPr>
          <w:rFonts w:ascii="Times New Roman"/>
          <w:color w:val="4D4D4D"/>
          <w:sz w:val="14"/>
          <w:u w:val="thick" w:color="7C4B73"/>
        </w:rPr>
        <w:tab/>
      </w:r>
    </w:p>
    <w:p w:rsidR="00485016" w:rsidRDefault="00485016">
      <w:pPr>
        <w:pStyle w:val="BodyText"/>
        <w:spacing w:before="0"/>
        <w:ind w:left="0"/>
        <w:rPr>
          <w:rFonts w:ascii="Times New Roman"/>
          <w:sz w:val="14"/>
        </w:rPr>
      </w:pPr>
    </w:p>
    <w:p w:rsidR="00485016" w:rsidRDefault="00C14774">
      <w:pPr>
        <w:tabs>
          <w:tab w:val="left" w:pos="4131"/>
          <w:tab w:val="left" w:pos="6352"/>
        </w:tabs>
        <w:spacing w:before="120"/>
        <w:ind w:left="1938"/>
        <w:rPr>
          <w:rFonts w:ascii="Times New Roman"/>
          <w:sz w:val="14"/>
        </w:rPr>
        <w:pPrChange w:id="2057" w:author="Hughes, Anna E" w:date="2023-06-19T12:41:00Z">
          <w:pPr>
            <w:tabs>
              <w:tab w:val="left" w:pos="4011"/>
              <w:tab w:val="left" w:pos="6232"/>
            </w:tabs>
            <w:spacing w:before="120"/>
            <w:ind w:left="1818"/>
          </w:pPr>
        </w:pPrChange>
      </w:pPr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:rsidR="00485016" w:rsidRDefault="00485016">
      <w:pPr>
        <w:pStyle w:val="BodyText"/>
        <w:spacing w:before="0"/>
        <w:ind w:left="0"/>
        <w:rPr>
          <w:rFonts w:ascii="Times New Roman"/>
          <w:sz w:val="11"/>
        </w:rPr>
      </w:pPr>
    </w:p>
    <w:p w:rsidR="00485016" w:rsidRDefault="00DA2490">
      <w:pPr>
        <w:ind w:left="893"/>
        <w:rPr>
          <w:rFonts w:ascii="Times New Roman"/>
          <w:sz w:val="14"/>
        </w:rPr>
        <w:pPrChange w:id="2058" w:author="Hughes, Anna E" w:date="2023-06-19T12:41:00Z">
          <w:pPr>
            <w:ind w:left="773"/>
          </w:pPr>
        </w:pPrChange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3169285</wp:posOffset>
                </wp:positionH>
                <wp:positionV relativeFrom="paragraph">
                  <wp:posOffset>-15875</wp:posOffset>
                </wp:positionV>
                <wp:extent cx="1205230" cy="685800"/>
                <wp:effectExtent l="0" t="0" r="0" b="0"/>
                <wp:wrapNone/>
                <wp:docPr id="44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685800"/>
                          <a:chOff x="4991" y="-25"/>
                          <a:chExt cx="1898" cy="1080"/>
                        </a:xfrm>
                      </wpg:grpSpPr>
                      <wps:wsp>
                        <wps:cNvPr id="45" name="docshape383"/>
                        <wps:cNvSpPr>
                          <a:spLocks/>
                        </wps:cNvSpPr>
                        <wps:spPr bwMode="auto">
                          <a:xfrm>
                            <a:off x="4999" y="631"/>
                            <a:ext cx="1890" cy="31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632 632"/>
                              <a:gd name="T3" fmla="*/ 632 h 312"/>
                              <a:gd name="T4" fmla="+- 0 6835 4999"/>
                              <a:gd name="T5" fmla="*/ T4 w 1890"/>
                              <a:gd name="T6" fmla="+- 0 641 632"/>
                              <a:gd name="T7" fmla="*/ 641 h 312"/>
                              <a:gd name="T8" fmla="+- 0 6781 4999"/>
                              <a:gd name="T9" fmla="*/ T8 w 1890"/>
                              <a:gd name="T10" fmla="+- 0 649 632"/>
                              <a:gd name="T11" fmla="*/ 649 h 312"/>
                              <a:gd name="T12" fmla="+- 0 6727 4999"/>
                              <a:gd name="T13" fmla="*/ T12 w 1890"/>
                              <a:gd name="T14" fmla="+- 0 660 632"/>
                              <a:gd name="T15" fmla="*/ 660 h 312"/>
                              <a:gd name="T16" fmla="+- 0 6673 4999"/>
                              <a:gd name="T17" fmla="*/ T16 w 1890"/>
                              <a:gd name="T18" fmla="+- 0 673 632"/>
                              <a:gd name="T19" fmla="*/ 673 h 312"/>
                              <a:gd name="T20" fmla="+- 0 6565 4999"/>
                              <a:gd name="T21" fmla="*/ T20 w 1890"/>
                              <a:gd name="T22" fmla="+- 0 694 632"/>
                              <a:gd name="T23" fmla="*/ 694 h 312"/>
                              <a:gd name="T24" fmla="+- 0 6511 4999"/>
                              <a:gd name="T25" fmla="*/ T24 w 1890"/>
                              <a:gd name="T26" fmla="+- 0 705 632"/>
                              <a:gd name="T27" fmla="*/ 705 h 312"/>
                              <a:gd name="T28" fmla="+- 0 6349 4999"/>
                              <a:gd name="T29" fmla="*/ T28 w 1890"/>
                              <a:gd name="T30" fmla="+- 0 734 632"/>
                              <a:gd name="T31" fmla="*/ 734 h 312"/>
                              <a:gd name="T32" fmla="+- 0 6295 4999"/>
                              <a:gd name="T33" fmla="*/ T32 w 1890"/>
                              <a:gd name="T34" fmla="+- 0 745 632"/>
                              <a:gd name="T35" fmla="*/ 745 h 312"/>
                              <a:gd name="T36" fmla="+- 0 6241 4999"/>
                              <a:gd name="T37" fmla="*/ T36 w 1890"/>
                              <a:gd name="T38" fmla="+- 0 755 632"/>
                              <a:gd name="T39" fmla="*/ 755 h 312"/>
                              <a:gd name="T40" fmla="+- 0 6187 4999"/>
                              <a:gd name="T41" fmla="*/ T40 w 1890"/>
                              <a:gd name="T42" fmla="+- 0 765 632"/>
                              <a:gd name="T43" fmla="*/ 765 h 312"/>
                              <a:gd name="T44" fmla="+- 0 6133 4999"/>
                              <a:gd name="T45" fmla="*/ T44 w 1890"/>
                              <a:gd name="T46" fmla="+- 0 776 632"/>
                              <a:gd name="T47" fmla="*/ 776 h 312"/>
                              <a:gd name="T48" fmla="+- 0 6025 4999"/>
                              <a:gd name="T49" fmla="*/ T48 w 1890"/>
                              <a:gd name="T50" fmla="+- 0 792 632"/>
                              <a:gd name="T51" fmla="*/ 792 h 312"/>
                              <a:gd name="T52" fmla="+- 0 5971 4999"/>
                              <a:gd name="T53" fmla="*/ T52 w 1890"/>
                              <a:gd name="T54" fmla="+- 0 799 632"/>
                              <a:gd name="T55" fmla="*/ 799 h 312"/>
                              <a:gd name="T56" fmla="+- 0 5917 4999"/>
                              <a:gd name="T57" fmla="*/ T56 w 1890"/>
                              <a:gd name="T58" fmla="+- 0 806 632"/>
                              <a:gd name="T59" fmla="*/ 806 h 312"/>
                              <a:gd name="T60" fmla="+- 0 5863 4999"/>
                              <a:gd name="T61" fmla="*/ T60 w 1890"/>
                              <a:gd name="T62" fmla="+- 0 815 632"/>
                              <a:gd name="T63" fmla="*/ 815 h 312"/>
                              <a:gd name="T64" fmla="+- 0 5809 4999"/>
                              <a:gd name="T65" fmla="*/ T64 w 1890"/>
                              <a:gd name="T66" fmla="+- 0 824 632"/>
                              <a:gd name="T67" fmla="*/ 824 h 312"/>
                              <a:gd name="T68" fmla="+- 0 5755 4999"/>
                              <a:gd name="T69" fmla="*/ T68 w 1890"/>
                              <a:gd name="T70" fmla="+- 0 832 632"/>
                              <a:gd name="T71" fmla="*/ 832 h 312"/>
                              <a:gd name="T72" fmla="+- 0 5701 4999"/>
                              <a:gd name="T73" fmla="*/ T72 w 1890"/>
                              <a:gd name="T74" fmla="+- 0 838 632"/>
                              <a:gd name="T75" fmla="*/ 838 h 312"/>
                              <a:gd name="T76" fmla="+- 0 5647 4999"/>
                              <a:gd name="T77" fmla="*/ T76 w 1890"/>
                              <a:gd name="T78" fmla="+- 0 845 632"/>
                              <a:gd name="T79" fmla="*/ 845 h 312"/>
                              <a:gd name="T80" fmla="+- 0 5593 4999"/>
                              <a:gd name="T81" fmla="*/ T80 w 1890"/>
                              <a:gd name="T82" fmla="+- 0 852 632"/>
                              <a:gd name="T83" fmla="*/ 852 h 312"/>
                              <a:gd name="T84" fmla="+- 0 5539 4999"/>
                              <a:gd name="T85" fmla="*/ T84 w 1890"/>
                              <a:gd name="T86" fmla="+- 0 858 632"/>
                              <a:gd name="T87" fmla="*/ 858 h 312"/>
                              <a:gd name="T88" fmla="+- 0 5377 4999"/>
                              <a:gd name="T89" fmla="*/ T88 w 1890"/>
                              <a:gd name="T90" fmla="+- 0 879 632"/>
                              <a:gd name="T91" fmla="*/ 879 h 312"/>
                              <a:gd name="T92" fmla="+- 0 5323 4999"/>
                              <a:gd name="T93" fmla="*/ T92 w 1890"/>
                              <a:gd name="T94" fmla="+- 0 885 632"/>
                              <a:gd name="T95" fmla="*/ 885 h 312"/>
                              <a:gd name="T96" fmla="+- 0 5269 4999"/>
                              <a:gd name="T97" fmla="*/ T96 w 1890"/>
                              <a:gd name="T98" fmla="+- 0 892 632"/>
                              <a:gd name="T99" fmla="*/ 892 h 312"/>
                              <a:gd name="T100" fmla="+- 0 5215 4999"/>
                              <a:gd name="T101" fmla="*/ T100 w 1890"/>
                              <a:gd name="T102" fmla="+- 0 898 632"/>
                              <a:gd name="T103" fmla="*/ 898 h 312"/>
                              <a:gd name="T104" fmla="+- 0 5161 4999"/>
                              <a:gd name="T105" fmla="*/ T104 w 1890"/>
                              <a:gd name="T106" fmla="+- 0 905 632"/>
                              <a:gd name="T107" fmla="*/ 905 h 312"/>
                              <a:gd name="T108" fmla="+- 0 5107 4999"/>
                              <a:gd name="T109" fmla="*/ T108 w 1890"/>
                              <a:gd name="T110" fmla="+- 0 911 632"/>
                              <a:gd name="T111" fmla="*/ 911 h 312"/>
                              <a:gd name="T112" fmla="+- 0 4999 4999"/>
                              <a:gd name="T113" fmla="*/ T112 w 1890"/>
                              <a:gd name="T114" fmla="+- 0 923 632"/>
                              <a:gd name="T115" fmla="*/ 923 h 312"/>
                              <a:gd name="T116" fmla="+- 0 4999 4999"/>
                              <a:gd name="T117" fmla="*/ T116 w 1890"/>
                              <a:gd name="T118" fmla="+- 0 943 632"/>
                              <a:gd name="T119" fmla="*/ 943 h 312"/>
                              <a:gd name="T120" fmla="+- 0 5053 4999"/>
                              <a:gd name="T121" fmla="*/ T120 w 1890"/>
                              <a:gd name="T122" fmla="+- 0 938 632"/>
                              <a:gd name="T123" fmla="*/ 938 h 312"/>
                              <a:gd name="T124" fmla="+- 0 5269 4999"/>
                              <a:gd name="T125" fmla="*/ T124 w 1890"/>
                              <a:gd name="T126" fmla="+- 0 913 632"/>
                              <a:gd name="T127" fmla="*/ 913 h 312"/>
                              <a:gd name="T128" fmla="+- 0 5323 4999"/>
                              <a:gd name="T129" fmla="*/ T128 w 1890"/>
                              <a:gd name="T130" fmla="+- 0 906 632"/>
                              <a:gd name="T131" fmla="*/ 906 h 312"/>
                              <a:gd name="T132" fmla="+- 0 5539 4999"/>
                              <a:gd name="T133" fmla="*/ T132 w 1890"/>
                              <a:gd name="T134" fmla="+- 0 880 632"/>
                              <a:gd name="T135" fmla="*/ 880 h 312"/>
                              <a:gd name="T136" fmla="+- 0 5593 4999"/>
                              <a:gd name="T137" fmla="*/ T136 w 1890"/>
                              <a:gd name="T138" fmla="+- 0 875 632"/>
                              <a:gd name="T139" fmla="*/ 875 h 312"/>
                              <a:gd name="T140" fmla="+- 0 5701 4999"/>
                              <a:gd name="T141" fmla="*/ T140 w 1890"/>
                              <a:gd name="T142" fmla="+- 0 860 632"/>
                              <a:gd name="T143" fmla="*/ 860 h 312"/>
                              <a:gd name="T144" fmla="+- 0 5755 4999"/>
                              <a:gd name="T145" fmla="*/ T144 w 1890"/>
                              <a:gd name="T146" fmla="+- 0 855 632"/>
                              <a:gd name="T147" fmla="*/ 855 h 312"/>
                              <a:gd name="T148" fmla="+- 0 5809 4999"/>
                              <a:gd name="T149" fmla="*/ T148 w 1890"/>
                              <a:gd name="T150" fmla="+- 0 848 632"/>
                              <a:gd name="T151" fmla="*/ 848 h 312"/>
                              <a:gd name="T152" fmla="+- 0 5863 4999"/>
                              <a:gd name="T153" fmla="*/ T152 w 1890"/>
                              <a:gd name="T154" fmla="+- 0 838 632"/>
                              <a:gd name="T155" fmla="*/ 838 h 312"/>
                              <a:gd name="T156" fmla="+- 0 5917 4999"/>
                              <a:gd name="T157" fmla="*/ T156 w 1890"/>
                              <a:gd name="T158" fmla="+- 0 830 632"/>
                              <a:gd name="T159" fmla="*/ 830 h 312"/>
                              <a:gd name="T160" fmla="+- 0 5971 4999"/>
                              <a:gd name="T161" fmla="*/ T160 w 1890"/>
                              <a:gd name="T162" fmla="+- 0 823 632"/>
                              <a:gd name="T163" fmla="*/ 823 h 312"/>
                              <a:gd name="T164" fmla="+- 0 6025 4999"/>
                              <a:gd name="T165" fmla="*/ T164 w 1890"/>
                              <a:gd name="T166" fmla="+- 0 817 632"/>
                              <a:gd name="T167" fmla="*/ 817 h 312"/>
                              <a:gd name="T168" fmla="+- 0 6133 4999"/>
                              <a:gd name="T169" fmla="*/ T168 w 1890"/>
                              <a:gd name="T170" fmla="+- 0 801 632"/>
                              <a:gd name="T171" fmla="*/ 801 h 312"/>
                              <a:gd name="T172" fmla="+- 0 6187 4999"/>
                              <a:gd name="T173" fmla="*/ T172 w 1890"/>
                              <a:gd name="T174" fmla="+- 0 791 632"/>
                              <a:gd name="T175" fmla="*/ 791 h 312"/>
                              <a:gd name="T176" fmla="+- 0 6241 4999"/>
                              <a:gd name="T177" fmla="*/ T176 w 1890"/>
                              <a:gd name="T178" fmla="+- 0 782 632"/>
                              <a:gd name="T179" fmla="*/ 782 h 312"/>
                              <a:gd name="T180" fmla="+- 0 6295 4999"/>
                              <a:gd name="T181" fmla="*/ T180 w 1890"/>
                              <a:gd name="T182" fmla="+- 0 773 632"/>
                              <a:gd name="T183" fmla="*/ 773 h 312"/>
                              <a:gd name="T184" fmla="+- 0 6349 4999"/>
                              <a:gd name="T185" fmla="*/ T184 w 1890"/>
                              <a:gd name="T186" fmla="+- 0 763 632"/>
                              <a:gd name="T187" fmla="*/ 763 h 312"/>
                              <a:gd name="T188" fmla="+- 0 6403 4999"/>
                              <a:gd name="T189" fmla="*/ T188 w 1890"/>
                              <a:gd name="T190" fmla="+- 0 754 632"/>
                              <a:gd name="T191" fmla="*/ 754 h 312"/>
                              <a:gd name="T192" fmla="+- 0 6511 4999"/>
                              <a:gd name="T193" fmla="*/ T192 w 1890"/>
                              <a:gd name="T194" fmla="+- 0 736 632"/>
                              <a:gd name="T195" fmla="*/ 736 h 312"/>
                              <a:gd name="T196" fmla="+- 0 6565 4999"/>
                              <a:gd name="T197" fmla="*/ T196 w 1890"/>
                              <a:gd name="T198" fmla="+- 0 726 632"/>
                              <a:gd name="T199" fmla="*/ 726 h 312"/>
                              <a:gd name="T200" fmla="+- 0 6673 4999"/>
                              <a:gd name="T201" fmla="*/ T200 w 1890"/>
                              <a:gd name="T202" fmla="+- 0 707 632"/>
                              <a:gd name="T203" fmla="*/ 707 h 312"/>
                              <a:gd name="T204" fmla="+- 0 6727 4999"/>
                              <a:gd name="T205" fmla="*/ T204 w 1890"/>
                              <a:gd name="T206" fmla="+- 0 696 632"/>
                              <a:gd name="T207" fmla="*/ 696 h 312"/>
                              <a:gd name="T208" fmla="+- 0 6781 4999"/>
                              <a:gd name="T209" fmla="*/ T208 w 1890"/>
                              <a:gd name="T210" fmla="+- 0 686 632"/>
                              <a:gd name="T211" fmla="*/ 686 h 312"/>
                              <a:gd name="T212" fmla="+- 0 6889 4999"/>
                              <a:gd name="T213" fmla="*/ T212 w 1890"/>
                              <a:gd name="T214" fmla="+- 0 671 632"/>
                              <a:gd name="T215" fmla="*/ 671 h 312"/>
                              <a:gd name="T216" fmla="+- 0 6889 4999"/>
                              <a:gd name="T217" fmla="*/ T216 w 1890"/>
                              <a:gd name="T218" fmla="+- 0 632 632"/>
                              <a:gd name="T219" fmla="*/ 632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12">
                                <a:moveTo>
                                  <a:pt x="1890" y="0"/>
                                </a:moveTo>
                                <a:lnTo>
                                  <a:pt x="1836" y="9"/>
                                </a:lnTo>
                                <a:lnTo>
                                  <a:pt x="1782" y="17"/>
                                </a:lnTo>
                                <a:lnTo>
                                  <a:pt x="1728" y="28"/>
                                </a:lnTo>
                                <a:lnTo>
                                  <a:pt x="1674" y="41"/>
                                </a:lnTo>
                                <a:lnTo>
                                  <a:pt x="1566" y="62"/>
                                </a:lnTo>
                                <a:lnTo>
                                  <a:pt x="1512" y="73"/>
                                </a:lnTo>
                                <a:lnTo>
                                  <a:pt x="1350" y="102"/>
                                </a:lnTo>
                                <a:lnTo>
                                  <a:pt x="1296" y="113"/>
                                </a:lnTo>
                                <a:lnTo>
                                  <a:pt x="1242" y="123"/>
                                </a:lnTo>
                                <a:lnTo>
                                  <a:pt x="1188" y="133"/>
                                </a:lnTo>
                                <a:lnTo>
                                  <a:pt x="1134" y="144"/>
                                </a:lnTo>
                                <a:lnTo>
                                  <a:pt x="1026" y="160"/>
                                </a:lnTo>
                                <a:lnTo>
                                  <a:pt x="972" y="167"/>
                                </a:lnTo>
                                <a:lnTo>
                                  <a:pt x="918" y="174"/>
                                </a:lnTo>
                                <a:lnTo>
                                  <a:pt x="864" y="183"/>
                                </a:lnTo>
                                <a:lnTo>
                                  <a:pt x="810" y="192"/>
                                </a:lnTo>
                                <a:lnTo>
                                  <a:pt x="756" y="200"/>
                                </a:lnTo>
                                <a:lnTo>
                                  <a:pt x="702" y="206"/>
                                </a:lnTo>
                                <a:lnTo>
                                  <a:pt x="648" y="213"/>
                                </a:lnTo>
                                <a:lnTo>
                                  <a:pt x="594" y="220"/>
                                </a:lnTo>
                                <a:lnTo>
                                  <a:pt x="540" y="226"/>
                                </a:lnTo>
                                <a:lnTo>
                                  <a:pt x="378" y="247"/>
                                </a:lnTo>
                                <a:lnTo>
                                  <a:pt x="324" y="253"/>
                                </a:lnTo>
                                <a:lnTo>
                                  <a:pt x="270" y="260"/>
                                </a:lnTo>
                                <a:lnTo>
                                  <a:pt x="216" y="266"/>
                                </a:lnTo>
                                <a:lnTo>
                                  <a:pt x="162" y="273"/>
                                </a:lnTo>
                                <a:lnTo>
                                  <a:pt x="108" y="279"/>
                                </a:lnTo>
                                <a:lnTo>
                                  <a:pt x="0" y="291"/>
                                </a:lnTo>
                                <a:lnTo>
                                  <a:pt x="0" y="311"/>
                                </a:lnTo>
                                <a:lnTo>
                                  <a:pt x="54" y="306"/>
                                </a:lnTo>
                                <a:lnTo>
                                  <a:pt x="270" y="281"/>
                                </a:lnTo>
                                <a:lnTo>
                                  <a:pt x="324" y="274"/>
                                </a:lnTo>
                                <a:lnTo>
                                  <a:pt x="540" y="248"/>
                                </a:lnTo>
                                <a:lnTo>
                                  <a:pt x="594" y="243"/>
                                </a:lnTo>
                                <a:lnTo>
                                  <a:pt x="702" y="228"/>
                                </a:lnTo>
                                <a:lnTo>
                                  <a:pt x="756" y="223"/>
                                </a:lnTo>
                                <a:lnTo>
                                  <a:pt x="810" y="216"/>
                                </a:lnTo>
                                <a:lnTo>
                                  <a:pt x="864" y="206"/>
                                </a:lnTo>
                                <a:lnTo>
                                  <a:pt x="918" y="198"/>
                                </a:lnTo>
                                <a:lnTo>
                                  <a:pt x="972" y="191"/>
                                </a:lnTo>
                                <a:lnTo>
                                  <a:pt x="1026" y="185"/>
                                </a:lnTo>
                                <a:lnTo>
                                  <a:pt x="1134" y="169"/>
                                </a:lnTo>
                                <a:lnTo>
                                  <a:pt x="1188" y="159"/>
                                </a:lnTo>
                                <a:lnTo>
                                  <a:pt x="1242" y="150"/>
                                </a:lnTo>
                                <a:lnTo>
                                  <a:pt x="1296" y="141"/>
                                </a:lnTo>
                                <a:lnTo>
                                  <a:pt x="1350" y="131"/>
                                </a:lnTo>
                                <a:lnTo>
                                  <a:pt x="1404" y="122"/>
                                </a:lnTo>
                                <a:lnTo>
                                  <a:pt x="1512" y="104"/>
                                </a:lnTo>
                                <a:lnTo>
                                  <a:pt x="1566" y="94"/>
                                </a:lnTo>
                                <a:lnTo>
                                  <a:pt x="1674" y="75"/>
                                </a:lnTo>
                                <a:lnTo>
                                  <a:pt x="1728" y="64"/>
                                </a:lnTo>
                                <a:lnTo>
                                  <a:pt x="1782" y="54"/>
                                </a:lnTo>
                                <a:lnTo>
                                  <a:pt x="1890" y="3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384"/>
                        <wps:cNvSpPr>
                          <a:spLocks/>
                        </wps:cNvSpPr>
                        <wps:spPr bwMode="auto">
                          <a:xfrm>
                            <a:off x="4999" y="501"/>
                            <a:ext cx="1890" cy="428"/>
                          </a:xfrm>
                          <a:custGeom>
                            <a:avLst/>
                            <a:gdLst>
                              <a:gd name="T0" fmla="+- 0 6835 4999"/>
                              <a:gd name="T1" fmla="*/ T0 w 1890"/>
                              <a:gd name="T2" fmla="+- 0 517 501"/>
                              <a:gd name="T3" fmla="*/ 517 h 428"/>
                              <a:gd name="T4" fmla="+- 0 6727 4999"/>
                              <a:gd name="T5" fmla="*/ T4 w 1890"/>
                              <a:gd name="T6" fmla="+- 0 551 501"/>
                              <a:gd name="T7" fmla="*/ 551 h 428"/>
                              <a:gd name="T8" fmla="+- 0 6619 4999"/>
                              <a:gd name="T9" fmla="*/ T8 w 1890"/>
                              <a:gd name="T10" fmla="+- 0 582 501"/>
                              <a:gd name="T11" fmla="*/ 582 h 428"/>
                              <a:gd name="T12" fmla="+- 0 6457 4999"/>
                              <a:gd name="T13" fmla="*/ T12 w 1890"/>
                              <a:gd name="T14" fmla="+- 0 624 501"/>
                              <a:gd name="T15" fmla="*/ 624 h 428"/>
                              <a:gd name="T16" fmla="+- 0 6349 4999"/>
                              <a:gd name="T17" fmla="*/ T16 w 1890"/>
                              <a:gd name="T18" fmla="+- 0 650 501"/>
                              <a:gd name="T19" fmla="*/ 650 h 428"/>
                              <a:gd name="T20" fmla="+- 0 6241 4999"/>
                              <a:gd name="T21" fmla="*/ T20 w 1890"/>
                              <a:gd name="T22" fmla="+- 0 680 501"/>
                              <a:gd name="T23" fmla="*/ 680 h 428"/>
                              <a:gd name="T24" fmla="+- 0 6133 4999"/>
                              <a:gd name="T25" fmla="*/ T24 w 1890"/>
                              <a:gd name="T26" fmla="+- 0 706 501"/>
                              <a:gd name="T27" fmla="*/ 706 h 428"/>
                              <a:gd name="T28" fmla="+- 0 6025 4999"/>
                              <a:gd name="T29" fmla="*/ T28 w 1890"/>
                              <a:gd name="T30" fmla="+- 0 728 501"/>
                              <a:gd name="T31" fmla="*/ 728 h 428"/>
                              <a:gd name="T32" fmla="+- 0 5917 4999"/>
                              <a:gd name="T33" fmla="*/ T32 w 1890"/>
                              <a:gd name="T34" fmla="+- 0 751 501"/>
                              <a:gd name="T35" fmla="*/ 751 h 428"/>
                              <a:gd name="T36" fmla="+- 0 5755 4999"/>
                              <a:gd name="T37" fmla="*/ T36 w 1890"/>
                              <a:gd name="T38" fmla="+- 0 784 501"/>
                              <a:gd name="T39" fmla="*/ 784 h 428"/>
                              <a:gd name="T40" fmla="+- 0 5593 4999"/>
                              <a:gd name="T41" fmla="*/ T40 w 1890"/>
                              <a:gd name="T42" fmla="+- 0 815 501"/>
                              <a:gd name="T43" fmla="*/ 815 h 428"/>
                              <a:gd name="T44" fmla="+- 0 5485 4999"/>
                              <a:gd name="T45" fmla="*/ T44 w 1890"/>
                              <a:gd name="T46" fmla="+- 0 832 501"/>
                              <a:gd name="T47" fmla="*/ 832 h 428"/>
                              <a:gd name="T48" fmla="+- 0 5377 4999"/>
                              <a:gd name="T49" fmla="*/ T48 w 1890"/>
                              <a:gd name="T50" fmla="+- 0 852 501"/>
                              <a:gd name="T51" fmla="*/ 852 h 428"/>
                              <a:gd name="T52" fmla="+- 0 5269 4999"/>
                              <a:gd name="T53" fmla="*/ T52 w 1890"/>
                              <a:gd name="T54" fmla="+- 0 868 501"/>
                              <a:gd name="T55" fmla="*/ 868 h 428"/>
                              <a:gd name="T56" fmla="+- 0 5161 4999"/>
                              <a:gd name="T57" fmla="*/ T56 w 1890"/>
                              <a:gd name="T58" fmla="+- 0 883 501"/>
                              <a:gd name="T59" fmla="*/ 883 h 428"/>
                              <a:gd name="T60" fmla="+- 0 5053 4999"/>
                              <a:gd name="T61" fmla="*/ T60 w 1890"/>
                              <a:gd name="T62" fmla="+- 0 901 501"/>
                              <a:gd name="T63" fmla="*/ 901 h 428"/>
                              <a:gd name="T64" fmla="+- 0 4999 4999"/>
                              <a:gd name="T65" fmla="*/ T64 w 1890"/>
                              <a:gd name="T66" fmla="+- 0 929 501"/>
                              <a:gd name="T67" fmla="*/ 929 h 428"/>
                              <a:gd name="T68" fmla="+- 0 5107 4999"/>
                              <a:gd name="T69" fmla="*/ T68 w 1890"/>
                              <a:gd name="T70" fmla="+- 0 911 501"/>
                              <a:gd name="T71" fmla="*/ 911 h 428"/>
                              <a:gd name="T72" fmla="+- 0 5215 4999"/>
                              <a:gd name="T73" fmla="*/ T72 w 1890"/>
                              <a:gd name="T74" fmla="+- 0 895 501"/>
                              <a:gd name="T75" fmla="*/ 895 h 428"/>
                              <a:gd name="T76" fmla="+- 0 5323 4999"/>
                              <a:gd name="T77" fmla="*/ T76 w 1890"/>
                              <a:gd name="T78" fmla="+- 0 882 501"/>
                              <a:gd name="T79" fmla="*/ 882 h 428"/>
                              <a:gd name="T80" fmla="+- 0 5431 4999"/>
                              <a:gd name="T81" fmla="*/ T80 w 1890"/>
                              <a:gd name="T82" fmla="+- 0 864 501"/>
                              <a:gd name="T83" fmla="*/ 864 h 428"/>
                              <a:gd name="T84" fmla="+- 0 5539 4999"/>
                              <a:gd name="T85" fmla="*/ T84 w 1890"/>
                              <a:gd name="T86" fmla="+- 0 847 501"/>
                              <a:gd name="T87" fmla="*/ 847 h 428"/>
                              <a:gd name="T88" fmla="+- 0 5647 4999"/>
                              <a:gd name="T89" fmla="*/ T88 w 1890"/>
                              <a:gd name="T90" fmla="+- 0 826 501"/>
                              <a:gd name="T91" fmla="*/ 826 h 428"/>
                              <a:gd name="T92" fmla="+- 0 5863 4999"/>
                              <a:gd name="T93" fmla="*/ T92 w 1890"/>
                              <a:gd name="T94" fmla="+- 0 785 501"/>
                              <a:gd name="T95" fmla="*/ 785 h 428"/>
                              <a:gd name="T96" fmla="+- 0 5971 4999"/>
                              <a:gd name="T97" fmla="*/ T96 w 1890"/>
                              <a:gd name="T98" fmla="+- 0 764 501"/>
                              <a:gd name="T99" fmla="*/ 764 h 428"/>
                              <a:gd name="T100" fmla="+- 0 6079 4999"/>
                              <a:gd name="T101" fmla="*/ T100 w 1890"/>
                              <a:gd name="T102" fmla="+- 0 742 501"/>
                              <a:gd name="T103" fmla="*/ 742 h 428"/>
                              <a:gd name="T104" fmla="+- 0 6187 4999"/>
                              <a:gd name="T105" fmla="*/ T104 w 1890"/>
                              <a:gd name="T106" fmla="+- 0 718 501"/>
                              <a:gd name="T107" fmla="*/ 718 h 428"/>
                              <a:gd name="T108" fmla="+- 0 6295 4999"/>
                              <a:gd name="T109" fmla="*/ T108 w 1890"/>
                              <a:gd name="T110" fmla="+- 0 698 501"/>
                              <a:gd name="T111" fmla="*/ 698 h 428"/>
                              <a:gd name="T112" fmla="+- 0 6403 4999"/>
                              <a:gd name="T113" fmla="*/ T112 w 1890"/>
                              <a:gd name="T114" fmla="+- 0 671 501"/>
                              <a:gd name="T115" fmla="*/ 671 h 428"/>
                              <a:gd name="T116" fmla="+- 0 6511 4999"/>
                              <a:gd name="T117" fmla="*/ T116 w 1890"/>
                              <a:gd name="T118" fmla="+- 0 646 501"/>
                              <a:gd name="T119" fmla="*/ 646 h 428"/>
                              <a:gd name="T120" fmla="+- 0 6673 4999"/>
                              <a:gd name="T121" fmla="*/ T120 w 1890"/>
                              <a:gd name="T122" fmla="+- 0 604 501"/>
                              <a:gd name="T123" fmla="*/ 604 h 428"/>
                              <a:gd name="T124" fmla="+- 0 6835 4999"/>
                              <a:gd name="T125" fmla="*/ T124 w 1890"/>
                              <a:gd name="T126" fmla="+- 0 560 501"/>
                              <a:gd name="T127" fmla="*/ 560 h 428"/>
                              <a:gd name="T128" fmla="+- 0 6889 4999"/>
                              <a:gd name="T129" fmla="*/ T128 w 1890"/>
                              <a:gd name="T130" fmla="+- 0 501 501"/>
                              <a:gd name="T131" fmla="*/ 501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90" h="428">
                                <a:moveTo>
                                  <a:pt x="1890" y="0"/>
                                </a:moveTo>
                                <a:lnTo>
                                  <a:pt x="1836" y="16"/>
                                </a:lnTo>
                                <a:lnTo>
                                  <a:pt x="1782" y="34"/>
                                </a:lnTo>
                                <a:lnTo>
                                  <a:pt x="1728" y="50"/>
                                </a:lnTo>
                                <a:lnTo>
                                  <a:pt x="1674" y="65"/>
                                </a:lnTo>
                                <a:lnTo>
                                  <a:pt x="1620" y="81"/>
                                </a:lnTo>
                                <a:lnTo>
                                  <a:pt x="1512" y="110"/>
                                </a:lnTo>
                                <a:lnTo>
                                  <a:pt x="1458" y="123"/>
                                </a:lnTo>
                                <a:lnTo>
                                  <a:pt x="1404" y="137"/>
                                </a:lnTo>
                                <a:lnTo>
                                  <a:pt x="1350" y="149"/>
                                </a:lnTo>
                                <a:lnTo>
                                  <a:pt x="1296" y="167"/>
                                </a:lnTo>
                                <a:lnTo>
                                  <a:pt x="1242" y="179"/>
                                </a:lnTo>
                                <a:lnTo>
                                  <a:pt x="1188" y="189"/>
                                </a:lnTo>
                                <a:lnTo>
                                  <a:pt x="1134" y="205"/>
                                </a:lnTo>
                                <a:lnTo>
                                  <a:pt x="1080" y="214"/>
                                </a:lnTo>
                                <a:lnTo>
                                  <a:pt x="1026" y="227"/>
                                </a:lnTo>
                                <a:lnTo>
                                  <a:pt x="972" y="238"/>
                                </a:lnTo>
                                <a:lnTo>
                                  <a:pt x="918" y="250"/>
                                </a:lnTo>
                                <a:lnTo>
                                  <a:pt x="864" y="260"/>
                                </a:lnTo>
                                <a:lnTo>
                                  <a:pt x="756" y="283"/>
                                </a:lnTo>
                                <a:lnTo>
                                  <a:pt x="648" y="302"/>
                                </a:lnTo>
                                <a:lnTo>
                                  <a:pt x="594" y="314"/>
                                </a:lnTo>
                                <a:lnTo>
                                  <a:pt x="540" y="324"/>
                                </a:lnTo>
                                <a:lnTo>
                                  <a:pt x="486" y="331"/>
                                </a:lnTo>
                                <a:lnTo>
                                  <a:pt x="432" y="342"/>
                                </a:lnTo>
                                <a:lnTo>
                                  <a:pt x="378" y="351"/>
                                </a:lnTo>
                                <a:lnTo>
                                  <a:pt x="324" y="360"/>
                                </a:lnTo>
                                <a:lnTo>
                                  <a:pt x="270" y="367"/>
                                </a:lnTo>
                                <a:lnTo>
                                  <a:pt x="216" y="373"/>
                                </a:lnTo>
                                <a:lnTo>
                                  <a:pt x="162" y="382"/>
                                </a:lnTo>
                                <a:lnTo>
                                  <a:pt x="108" y="389"/>
                                </a:lnTo>
                                <a:lnTo>
                                  <a:pt x="54" y="400"/>
                                </a:lnTo>
                                <a:lnTo>
                                  <a:pt x="0" y="408"/>
                                </a:lnTo>
                                <a:lnTo>
                                  <a:pt x="0" y="428"/>
                                </a:lnTo>
                                <a:lnTo>
                                  <a:pt x="54" y="420"/>
                                </a:lnTo>
                                <a:lnTo>
                                  <a:pt x="108" y="410"/>
                                </a:lnTo>
                                <a:lnTo>
                                  <a:pt x="162" y="402"/>
                                </a:lnTo>
                                <a:lnTo>
                                  <a:pt x="216" y="394"/>
                                </a:lnTo>
                                <a:lnTo>
                                  <a:pt x="270" y="388"/>
                                </a:lnTo>
                                <a:lnTo>
                                  <a:pt x="324" y="381"/>
                                </a:lnTo>
                                <a:lnTo>
                                  <a:pt x="378" y="372"/>
                                </a:lnTo>
                                <a:lnTo>
                                  <a:pt x="432" y="363"/>
                                </a:lnTo>
                                <a:lnTo>
                                  <a:pt x="486" y="353"/>
                                </a:lnTo>
                                <a:lnTo>
                                  <a:pt x="540" y="346"/>
                                </a:lnTo>
                                <a:lnTo>
                                  <a:pt x="594" y="337"/>
                                </a:lnTo>
                                <a:lnTo>
                                  <a:pt x="648" y="325"/>
                                </a:lnTo>
                                <a:lnTo>
                                  <a:pt x="756" y="306"/>
                                </a:lnTo>
                                <a:lnTo>
                                  <a:pt x="864" y="284"/>
                                </a:lnTo>
                                <a:lnTo>
                                  <a:pt x="918" y="275"/>
                                </a:lnTo>
                                <a:lnTo>
                                  <a:pt x="972" y="263"/>
                                </a:lnTo>
                                <a:lnTo>
                                  <a:pt x="1026" y="253"/>
                                </a:lnTo>
                                <a:lnTo>
                                  <a:pt x="1080" y="241"/>
                                </a:lnTo>
                                <a:lnTo>
                                  <a:pt x="1134" y="232"/>
                                </a:lnTo>
                                <a:lnTo>
                                  <a:pt x="1188" y="217"/>
                                </a:lnTo>
                                <a:lnTo>
                                  <a:pt x="1242" y="208"/>
                                </a:lnTo>
                                <a:lnTo>
                                  <a:pt x="1296" y="197"/>
                                </a:lnTo>
                                <a:lnTo>
                                  <a:pt x="1350" y="180"/>
                                </a:lnTo>
                                <a:lnTo>
                                  <a:pt x="1404" y="170"/>
                                </a:lnTo>
                                <a:lnTo>
                                  <a:pt x="1458" y="157"/>
                                </a:lnTo>
                                <a:lnTo>
                                  <a:pt x="1512" y="145"/>
                                </a:lnTo>
                                <a:lnTo>
                                  <a:pt x="1620" y="118"/>
                                </a:lnTo>
                                <a:lnTo>
                                  <a:pt x="1674" y="103"/>
                                </a:lnTo>
                                <a:lnTo>
                                  <a:pt x="1782" y="75"/>
                                </a:lnTo>
                                <a:lnTo>
                                  <a:pt x="1836" y="59"/>
                                </a:lnTo>
                                <a:lnTo>
                                  <a:pt x="1890" y="44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385"/>
                        <wps:cNvSpPr>
                          <a:spLocks/>
                        </wps:cNvSpPr>
                        <wps:spPr bwMode="auto">
                          <a:xfrm>
                            <a:off x="4999" y="47"/>
                            <a:ext cx="1890" cy="83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8 48"/>
                              <a:gd name="T3" fmla="*/ 48 h 832"/>
                              <a:gd name="T4" fmla="+- 0 6835 4999"/>
                              <a:gd name="T5" fmla="*/ T4 w 1890"/>
                              <a:gd name="T6" fmla="+- 0 87 48"/>
                              <a:gd name="T7" fmla="*/ 87 h 832"/>
                              <a:gd name="T8" fmla="+- 0 6781 4999"/>
                              <a:gd name="T9" fmla="*/ T8 w 1890"/>
                              <a:gd name="T10" fmla="+- 0 124 48"/>
                              <a:gd name="T11" fmla="*/ 124 h 832"/>
                              <a:gd name="T12" fmla="+- 0 6727 4999"/>
                              <a:gd name="T13" fmla="*/ T12 w 1890"/>
                              <a:gd name="T14" fmla="+- 0 158 48"/>
                              <a:gd name="T15" fmla="*/ 158 h 832"/>
                              <a:gd name="T16" fmla="+- 0 6673 4999"/>
                              <a:gd name="T17" fmla="*/ T16 w 1890"/>
                              <a:gd name="T18" fmla="+- 0 191 48"/>
                              <a:gd name="T19" fmla="*/ 191 h 832"/>
                              <a:gd name="T20" fmla="+- 0 6619 4999"/>
                              <a:gd name="T21" fmla="*/ T20 w 1890"/>
                              <a:gd name="T22" fmla="+- 0 225 48"/>
                              <a:gd name="T23" fmla="*/ 225 h 832"/>
                              <a:gd name="T24" fmla="+- 0 6565 4999"/>
                              <a:gd name="T25" fmla="*/ T24 w 1890"/>
                              <a:gd name="T26" fmla="+- 0 258 48"/>
                              <a:gd name="T27" fmla="*/ 258 h 832"/>
                              <a:gd name="T28" fmla="+- 0 6511 4999"/>
                              <a:gd name="T29" fmla="*/ T28 w 1890"/>
                              <a:gd name="T30" fmla="+- 0 287 48"/>
                              <a:gd name="T31" fmla="*/ 287 h 832"/>
                              <a:gd name="T32" fmla="+- 0 6457 4999"/>
                              <a:gd name="T33" fmla="*/ T32 w 1890"/>
                              <a:gd name="T34" fmla="+- 0 311 48"/>
                              <a:gd name="T35" fmla="*/ 311 h 832"/>
                              <a:gd name="T36" fmla="+- 0 6403 4999"/>
                              <a:gd name="T37" fmla="*/ T36 w 1890"/>
                              <a:gd name="T38" fmla="+- 0 341 48"/>
                              <a:gd name="T39" fmla="*/ 341 h 832"/>
                              <a:gd name="T40" fmla="+- 0 6295 4999"/>
                              <a:gd name="T41" fmla="*/ T40 w 1890"/>
                              <a:gd name="T42" fmla="+- 0 402 48"/>
                              <a:gd name="T43" fmla="*/ 402 h 832"/>
                              <a:gd name="T44" fmla="+- 0 6241 4999"/>
                              <a:gd name="T45" fmla="*/ T44 w 1890"/>
                              <a:gd name="T46" fmla="+- 0 431 48"/>
                              <a:gd name="T47" fmla="*/ 431 h 832"/>
                              <a:gd name="T48" fmla="+- 0 6187 4999"/>
                              <a:gd name="T49" fmla="*/ T48 w 1890"/>
                              <a:gd name="T50" fmla="+- 0 455 48"/>
                              <a:gd name="T51" fmla="*/ 455 h 832"/>
                              <a:gd name="T52" fmla="+- 0 6133 4999"/>
                              <a:gd name="T53" fmla="*/ T52 w 1890"/>
                              <a:gd name="T54" fmla="+- 0 483 48"/>
                              <a:gd name="T55" fmla="*/ 483 h 832"/>
                              <a:gd name="T56" fmla="+- 0 6079 4999"/>
                              <a:gd name="T57" fmla="*/ T56 w 1890"/>
                              <a:gd name="T58" fmla="+- 0 509 48"/>
                              <a:gd name="T59" fmla="*/ 509 h 832"/>
                              <a:gd name="T60" fmla="+- 0 6025 4999"/>
                              <a:gd name="T61" fmla="*/ T60 w 1890"/>
                              <a:gd name="T62" fmla="+- 0 531 48"/>
                              <a:gd name="T63" fmla="*/ 531 h 832"/>
                              <a:gd name="T64" fmla="+- 0 5971 4999"/>
                              <a:gd name="T65" fmla="*/ T64 w 1890"/>
                              <a:gd name="T66" fmla="+- 0 554 48"/>
                              <a:gd name="T67" fmla="*/ 554 h 832"/>
                              <a:gd name="T68" fmla="+- 0 5917 4999"/>
                              <a:gd name="T69" fmla="*/ T68 w 1890"/>
                              <a:gd name="T70" fmla="+- 0 576 48"/>
                              <a:gd name="T71" fmla="*/ 576 h 832"/>
                              <a:gd name="T72" fmla="+- 0 5809 4999"/>
                              <a:gd name="T73" fmla="*/ T72 w 1890"/>
                              <a:gd name="T74" fmla="+- 0 620 48"/>
                              <a:gd name="T75" fmla="*/ 620 h 832"/>
                              <a:gd name="T76" fmla="+- 0 5701 4999"/>
                              <a:gd name="T77" fmla="*/ T76 w 1890"/>
                              <a:gd name="T78" fmla="+- 0 659 48"/>
                              <a:gd name="T79" fmla="*/ 659 h 832"/>
                              <a:gd name="T80" fmla="+- 0 5647 4999"/>
                              <a:gd name="T81" fmla="*/ T80 w 1890"/>
                              <a:gd name="T82" fmla="+- 0 677 48"/>
                              <a:gd name="T83" fmla="*/ 677 h 832"/>
                              <a:gd name="T84" fmla="+- 0 5593 4999"/>
                              <a:gd name="T85" fmla="*/ T84 w 1890"/>
                              <a:gd name="T86" fmla="+- 0 696 48"/>
                              <a:gd name="T87" fmla="*/ 696 h 832"/>
                              <a:gd name="T88" fmla="+- 0 5539 4999"/>
                              <a:gd name="T89" fmla="*/ T88 w 1890"/>
                              <a:gd name="T90" fmla="+- 0 712 48"/>
                              <a:gd name="T91" fmla="*/ 712 h 832"/>
                              <a:gd name="T92" fmla="+- 0 5485 4999"/>
                              <a:gd name="T93" fmla="*/ T92 w 1890"/>
                              <a:gd name="T94" fmla="+- 0 726 48"/>
                              <a:gd name="T95" fmla="*/ 726 h 832"/>
                              <a:gd name="T96" fmla="+- 0 5377 4999"/>
                              <a:gd name="T97" fmla="*/ T96 w 1890"/>
                              <a:gd name="T98" fmla="+- 0 758 48"/>
                              <a:gd name="T99" fmla="*/ 758 h 832"/>
                              <a:gd name="T100" fmla="+- 0 5323 4999"/>
                              <a:gd name="T101" fmla="*/ T100 w 1890"/>
                              <a:gd name="T102" fmla="+- 0 775 48"/>
                              <a:gd name="T103" fmla="*/ 775 h 832"/>
                              <a:gd name="T104" fmla="+- 0 5215 4999"/>
                              <a:gd name="T105" fmla="*/ T104 w 1890"/>
                              <a:gd name="T106" fmla="+- 0 805 48"/>
                              <a:gd name="T107" fmla="*/ 805 h 832"/>
                              <a:gd name="T108" fmla="+- 0 5161 4999"/>
                              <a:gd name="T109" fmla="*/ T108 w 1890"/>
                              <a:gd name="T110" fmla="+- 0 818 48"/>
                              <a:gd name="T111" fmla="*/ 818 h 832"/>
                              <a:gd name="T112" fmla="+- 0 5107 4999"/>
                              <a:gd name="T113" fmla="*/ T112 w 1890"/>
                              <a:gd name="T114" fmla="+- 0 833 48"/>
                              <a:gd name="T115" fmla="*/ 833 h 832"/>
                              <a:gd name="T116" fmla="+- 0 5053 4999"/>
                              <a:gd name="T117" fmla="*/ T116 w 1890"/>
                              <a:gd name="T118" fmla="+- 0 847 48"/>
                              <a:gd name="T119" fmla="*/ 847 h 832"/>
                              <a:gd name="T120" fmla="+- 0 4999 4999"/>
                              <a:gd name="T121" fmla="*/ T120 w 1890"/>
                              <a:gd name="T122" fmla="+- 0 859 48"/>
                              <a:gd name="T123" fmla="*/ 859 h 832"/>
                              <a:gd name="T124" fmla="+- 0 4999 4999"/>
                              <a:gd name="T125" fmla="*/ T124 w 1890"/>
                              <a:gd name="T126" fmla="+- 0 879 48"/>
                              <a:gd name="T127" fmla="*/ 879 h 832"/>
                              <a:gd name="T128" fmla="+- 0 5053 4999"/>
                              <a:gd name="T129" fmla="*/ T128 w 1890"/>
                              <a:gd name="T130" fmla="+- 0 867 48"/>
                              <a:gd name="T131" fmla="*/ 867 h 832"/>
                              <a:gd name="T132" fmla="+- 0 5107 4999"/>
                              <a:gd name="T133" fmla="*/ T132 w 1890"/>
                              <a:gd name="T134" fmla="+- 0 854 48"/>
                              <a:gd name="T135" fmla="*/ 854 h 832"/>
                              <a:gd name="T136" fmla="+- 0 5161 4999"/>
                              <a:gd name="T137" fmla="*/ T136 w 1890"/>
                              <a:gd name="T138" fmla="+- 0 839 48"/>
                              <a:gd name="T139" fmla="*/ 839 h 832"/>
                              <a:gd name="T140" fmla="+- 0 5215 4999"/>
                              <a:gd name="T141" fmla="*/ T140 w 1890"/>
                              <a:gd name="T142" fmla="+- 0 826 48"/>
                              <a:gd name="T143" fmla="*/ 826 h 832"/>
                              <a:gd name="T144" fmla="+- 0 5323 4999"/>
                              <a:gd name="T145" fmla="*/ T144 w 1890"/>
                              <a:gd name="T146" fmla="+- 0 797 48"/>
                              <a:gd name="T147" fmla="*/ 797 h 832"/>
                              <a:gd name="T148" fmla="+- 0 5377 4999"/>
                              <a:gd name="T149" fmla="*/ T148 w 1890"/>
                              <a:gd name="T150" fmla="+- 0 780 48"/>
                              <a:gd name="T151" fmla="*/ 780 h 832"/>
                              <a:gd name="T152" fmla="+- 0 5485 4999"/>
                              <a:gd name="T153" fmla="*/ T152 w 1890"/>
                              <a:gd name="T154" fmla="+- 0 749 48"/>
                              <a:gd name="T155" fmla="*/ 749 h 832"/>
                              <a:gd name="T156" fmla="+- 0 5539 4999"/>
                              <a:gd name="T157" fmla="*/ T156 w 1890"/>
                              <a:gd name="T158" fmla="+- 0 736 48"/>
                              <a:gd name="T159" fmla="*/ 736 h 832"/>
                              <a:gd name="T160" fmla="+- 0 5593 4999"/>
                              <a:gd name="T161" fmla="*/ T160 w 1890"/>
                              <a:gd name="T162" fmla="+- 0 719 48"/>
                              <a:gd name="T163" fmla="*/ 719 h 832"/>
                              <a:gd name="T164" fmla="+- 0 5647 4999"/>
                              <a:gd name="T165" fmla="*/ T164 w 1890"/>
                              <a:gd name="T166" fmla="+- 0 701 48"/>
                              <a:gd name="T167" fmla="*/ 701 h 832"/>
                              <a:gd name="T168" fmla="+- 0 5701 4999"/>
                              <a:gd name="T169" fmla="*/ T168 w 1890"/>
                              <a:gd name="T170" fmla="+- 0 684 48"/>
                              <a:gd name="T171" fmla="*/ 684 h 832"/>
                              <a:gd name="T172" fmla="+- 0 5755 4999"/>
                              <a:gd name="T173" fmla="*/ T172 w 1890"/>
                              <a:gd name="T174" fmla="+- 0 665 48"/>
                              <a:gd name="T175" fmla="*/ 665 h 832"/>
                              <a:gd name="T176" fmla="+- 0 5809 4999"/>
                              <a:gd name="T177" fmla="*/ T176 w 1890"/>
                              <a:gd name="T178" fmla="+- 0 646 48"/>
                              <a:gd name="T179" fmla="*/ 646 h 832"/>
                              <a:gd name="T180" fmla="+- 0 5917 4999"/>
                              <a:gd name="T181" fmla="*/ T180 w 1890"/>
                              <a:gd name="T182" fmla="+- 0 604 48"/>
                              <a:gd name="T183" fmla="*/ 604 h 832"/>
                              <a:gd name="T184" fmla="+- 0 5971 4999"/>
                              <a:gd name="T185" fmla="*/ T184 w 1890"/>
                              <a:gd name="T186" fmla="+- 0 584 48"/>
                              <a:gd name="T187" fmla="*/ 584 h 832"/>
                              <a:gd name="T188" fmla="+- 0 6025 4999"/>
                              <a:gd name="T189" fmla="*/ T188 w 1890"/>
                              <a:gd name="T190" fmla="+- 0 562 48"/>
                              <a:gd name="T191" fmla="*/ 562 h 832"/>
                              <a:gd name="T192" fmla="+- 0 6079 4999"/>
                              <a:gd name="T193" fmla="*/ T192 w 1890"/>
                              <a:gd name="T194" fmla="+- 0 542 48"/>
                              <a:gd name="T195" fmla="*/ 542 h 832"/>
                              <a:gd name="T196" fmla="+- 0 6133 4999"/>
                              <a:gd name="T197" fmla="*/ T196 w 1890"/>
                              <a:gd name="T198" fmla="+- 0 518 48"/>
                              <a:gd name="T199" fmla="*/ 518 h 832"/>
                              <a:gd name="T200" fmla="+- 0 6187 4999"/>
                              <a:gd name="T201" fmla="*/ T200 w 1890"/>
                              <a:gd name="T202" fmla="+- 0 492 48"/>
                              <a:gd name="T203" fmla="*/ 492 h 832"/>
                              <a:gd name="T204" fmla="+- 0 6241 4999"/>
                              <a:gd name="T205" fmla="*/ T204 w 1890"/>
                              <a:gd name="T206" fmla="+- 0 469 48"/>
                              <a:gd name="T207" fmla="*/ 469 h 832"/>
                              <a:gd name="T208" fmla="+- 0 6349 4999"/>
                              <a:gd name="T209" fmla="*/ T208 w 1890"/>
                              <a:gd name="T210" fmla="+- 0 413 48"/>
                              <a:gd name="T211" fmla="*/ 413 h 832"/>
                              <a:gd name="T212" fmla="+- 0 6403 4999"/>
                              <a:gd name="T213" fmla="*/ T212 w 1890"/>
                              <a:gd name="T214" fmla="+- 0 385 48"/>
                              <a:gd name="T215" fmla="*/ 385 h 832"/>
                              <a:gd name="T216" fmla="+- 0 6457 4999"/>
                              <a:gd name="T217" fmla="*/ T216 w 1890"/>
                              <a:gd name="T218" fmla="+- 0 358 48"/>
                              <a:gd name="T219" fmla="*/ 358 h 832"/>
                              <a:gd name="T220" fmla="+- 0 6511 4999"/>
                              <a:gd name="T221" fmla="*/ T220 w 1890"/>
                              <a:gd name="T222" fmla="+- 0 335 48"/>
                              <a:gd name="T223" fmla="*/ 335 h 832"/>
                              <a:gd name="T224" fmla="+- 0 6565 4999"/>
                              <a:gd name="T225" fmla="*/ T224 w 1890"/>
                              <a:gd name="T226" fmla="+- 0 309 48"/>
                              <a:gd name="T227" fmla="*/ 309 h 832"/>
                              <a:gd name="T228" fmla="+- 0 6673 4999"/>
                              <a:gd name="T229" fmla="*/ T228 w 1890"/>
                              <a:gd name="T230" fmla="+- 0 247 48"/>
                              <a:gd name="T231" fmla="*/ 247 h 832"/>
                              <a:gd name="T232" fmla="+- 0 6727 4999"/>
                              <a:gd name="T233" fmla="*/ T232 w 1890"/>
                              <a:gd name="T234" fmla="+- 0 218 48"/>
                              <a:gd name="T235" fmla="*/ 218 h 832"/>
                              <a:gd name="T236" fmla="+- 0 6781 4999"/>
                              <a:gd name="T237" fmla="*/ T236 w 1890"/>
                              <a:gd name="T238" fmla="+- 0 187 48"/>
                              <a:gd name="T239" fmla="*/ 187 h 832"/>
                              <a:gd name="T240" fmla="+- 0 6835 4999"/>
                              <a:gd name="T241" fmla="*/ T240 w 1890"/>
                              <a:gd name="T242" fmla="+- 0 152 48"/>
                              <a:gd name="T243" fmla="*/ 152 h 832"/>
                              <a:gd name="T244" fmla="+- 0 6889 4999"/>
                              <a:gd name="T245" fmla="*/ T244 w 1890"/>
                              <a:gd name="T246" fmla="+- 0 117 48"/>
                              <a:gd name="T247" fmla="*/ 117 h 832"/>
                              <a:gd name="T248" fmla="+- 0 6889 4999"/>
                              <a:gd name="T249" fmla="*/ T248 w 1890"/>
                              <a:gd name="T250" fmla="+- 0 48 48"/>
                              <a:gd name="T251" fmla="*/ 48 h 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90" h="832">
                                <a:moveTo>
                                  <a:pt x="1890" y="0"/>
                                </a:moveTo>
                                <a:lnTo>
                                  <a:pt x="1836" y="39"/>
                                </a:lnTo>
                                <a:lnTo>
                                  <a:pt x="1782" y="76"/>
                                </a:lnTo>
                                <a:lnTo>
                                  <a:pt x="1728" y="110"/>
                                </a:lnTo>
                                <a:lnTo>
                                  <a:pt x="1674" y="143"/>
                                </a:lnTo>
                                <a:lnTo>
                                  <a:pt x="1620" y="177"/>
                                </a:lnTo>
                                <a:lnTo>
                                  <a:pt x="1566" y="210"/>
                                </a:lnTo>
                                <a:lnTo>
                                  <a:pt x="1512" y="239"/>
                                </a:lnTo>
                                <a:lnTo>
                                  <a:pt x="1458" y="263"/>
                                </a:lnTo>
                                <a:lnTo>
                                  <a:pt x="1404" y="293"/>
                                </a:lnTo>
                                <a:lnTo>
                                  <a:pt x="1296" y="354"/>
                                </a:lnTo>
                                <a:lnTo>
                                  <a:pt x="1242" y="383"/>
                                </a:lnTo>
                                <a:lnTo>
                                  <a:pt x="1188" y="407"/>
                                </a:lnTo>
                                <a:lnTo>
                                  <a:pt x="1134" y="435"/>
                                </a:lnTo>
                                <a:lnTo>
                                  <a:pt x="1080" y="461"/>
                                </a:lnTo>
                                <a:lnTo>
                                  <a:pt x="1026" y="483"/>
                                </a:lnTo>
                                <a:lnTo>
                                  <a:pt x="972" y="506"/>
                                </a:lnTo>
                                <a:lnTo>
                                  <a:pt x="918" y="528"/>
                                </a:lnTo>
                                <a:lnTo>
                                  <a:pt x="810" y="572"/>
                                </a:lnTo>
                                <a:lnTo>
                                  <a:pt x="702" y="611"/>
                                </a:lnTo>
                                <a:lnTo>
                                  <a:pt x="648" y="629"/>
                                </a:lnTo>
                                <a:lnTo>
                                  <a:pt x="594" y="648"/>
                                </a:lnTo>
                                <a:lnTo>
                                  <a:pt x="540" y="664"/>
                                </a:lnTo>
                                <a:lnTo>
                                  <a:pt x="486" y="678"/>
                                </a:lnTo>
                                <a:lnTo>
                                  <a:pt x="378" y="710"/>
                                </a:lnTo>
                                <a:lnTo>
                                  <a:pt x="324" y="727"/>
                                </a:lnTo>
                                <a:lnTo>
                                  <a:pt x="216" y="757"/>
                                </a:lnTo>
                                <a:lnTo>
                                  <a:pt x="162" y="770"/>
                                </a:lnTo>
                                <a:lnTo>
                                  <a:pt x="108" y="785"/>
                                </a:lnTo>
                                <a:lnTo>
                                  <a:pt x="54" y="799"/>
                                </a:lnTo>
                                <a:lnTo>
                                  <a:pt x="0" y="811"/>
                                </a:lnTo>
                                <a:lnTo>
                                  <a:pt x="0" y="831"/>
                                </a:lnTo>
                                <a:lnTo>
                                  <a:pt x="54" y="819"/>
                                </a:lnTo>
                                <a:lnTo>
                                  <a:pt x="108" y="806"/>
                                </a:lnTo>
                                <a:lnTo>
                                  <a:pt x="162" y="791"/>
                                </a:lnTo>
                                <a:lnTo>
                                  <a:pt x="216" y="778"/>
                                </a:lnTo>
                                <a:lnTo>
                                  <a:pt x="324" y="749"/>
                                </a:lnTo>
                                <a:lnTo>
                                  <a:pt x="378" y="732"/>
                                </a:lnTo>
                                <a:lnTo>
                                  <a:pt x="486" y="701"/>
                                </a:lnTo>
                                <a:lnTo>
                                  <a:pt x="540" y="688"/>
                                </a:lnTo>
                                <a:lnTo>
                                  <a:pt x="594" y="671"/>
                                </a:lnTo>
                                <a:lnTo>
                                  <a:pt x="648" y="653"/>
                                </a:lnTo>
                                <a:lnTo>
                                  <a:pt x="702" y="636"/>
                                </a:lnTo>
                                <a:lnTo>
                                  <a:pt x="756" y="617"/>
                                </a:lnTo>
                                <a:lnTo>
                                  <a:pt x="810" y="598"/>
                                </a:lnTo>
                                <a:lnTo>
                                  <a:pt x="918" y="556"/>
                                </a:lnTo>
                                <a:lnTo>
                                  <a:pt x="972" y="536"/>
                                </a:lnTo>
                                <a:lnTo>
                                  <a:pt x="1026" y="514"/>
                                </a:lnTo>
                                <a:lnTo>
                                  <a:pt x="1080" y="494"/>
                                </a:lnTo>
                                <a:lnTo>
                                  <a:pt x="1134" y="470"/>
                                </a:lnTo>
                                <a:lnTo>
                                  <a:pt x="1188" y="444"/>
                                </a:lnTo>
                                <a:lnTo>
                                  <a:pt x="1242" y="421"/>
                                </a:lnTo>
                                <a:lnTo>
                                  <a:pt x="1350" y="365"/>
                                </a:lnTo>
                                <a:lnTo>
                                  <a:pt x="1404" y="337"/>
                                </a:lnTo>
                                <a:lnTo>
                                  <a:pt x="1458" y="310"/>
                                </a:lnTo>
                                <a:lnTo>
                                  <a:pt x="1512" y="287"/>
                                </a:lnTo>
                                <a:lnTo>
                                  <a:pt x="1566" y="261"/>
                                </a:lnTo>
                                <a:lnTo>
                                  <a:pt x="1674" y="199"/>
                                </a:lnTo>
                                <a:lnTo>
                                  <a:pt x="1728" y="170"/>
                                </a:lnTo>
                                <a:lnTo>
                                  <a:pt x="1782" y="139"/>
                                </a:lnTo>
                                <a:lnTo>
                                  <a:pt x="1836" y="104"/>
                                </a:lnTo>
                                <a:lnTo>
                                  <a:pt x="1890" y="6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86"/>
                        <wps:cNvSpPr>
                          <a:spLocks/>
                        </wps:cNvSpPr>
                        <wps:spPr bwMode="auto">
                          <a:xfrm>
                            <a:off x="4999" y="593"/>
                            <a:ext cx="1890" cy="370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594 594"/>
                              <a:gd name="T3" fmla="*/ 594 h 370"/>
                              <a:gd name="T4" fmla="+- 0 6835 4999"/>
                              <a:gd name="T5" fmla="*/ T4 w 1890"/>
                              <a:gd name="T6" fmla="+- 0 607 594"/>
                              <a:gd name="T7" fmla="*/ 607 h 370"/>
                              <a:gd name="T8" fmla="+- 0 6781 4999"/>
                              <a:gd name="T9" fmla="*/ T8 w 1890"/>
                              <a:gd name="T10" fmla="+- 0 612 594"/>
                              <a:gd name="T11" fmla="*/ 612 h 370"/>
                              <a:gd name="T12" fmla="+- 0 6673 4999"/>
                              <a:gd name="T13" fmla="*/ T12 w 1890"/>
                              <a:gd name="T14" fmla="+- 0 638 594"/>
                              <a:gd name="T15" fmla="*/ 638 h 370"/>
                              <a:gd name="T16" fmla="+- 0 6619 4999"/>
                              <a:gd name="T17" fmla="*/ T16 w 1890"/>
                              <a:gd name="T18" fmla="+- 0 648 594"/>
                              <a:gd name="T19" fmla="*/ 648 h 370"/>
                              <a:gd name="T20" fmla="+- 0 6565 4999"/>
                              <a:gd name="T21" fmla="*/ T20 w 1890"/>
                              <a:gd name="T22" fmla="+- 0 659 594"/>
                              <a:gd name="T23" fmla="*/ 659 h 370"/>
                              <a:gd name="T24" fmla="+- 0 6511 4999"/>
                              <a:gd name="T25" fmla="*/ T24 w 1890"/>
                              <a:gd name="T26" fmla="+- 0 676 594"/>
                              <a:gd name="T27" fmla="*/ 676 h 370"/>
                              <a:gd name="T28" fmla="+- 0 6457 4999"/>
                              <a:gd name="T29" fmla="*/ T28 w 1890"/>
                              <a:gd name="T30" fmla="+- 0 687 594"/>
                              <a:gd name="T31" fmla="*/ 687 h 370"/>
                              <a:gd name="T32" fmla="+- 0 6403 4999"/>
                              <a:gd name="T33" fmla="*/ T32 w 1890"/>
                              <a:gd name="T34" fmla="+- 0 693 594"/>
                              <a:gd name="T35" fmla="*/ 693 h 370"/>
                              <a:gd name="T36" fmla="+- 0 6349 4999"/>
                              <a:gd name="T37" fmla="*/ T36 w 1890"/>
                              <a:gd name="T38" fmla="+- 0 705 594"/>
                              <a:gd name="T39" fmla="*/ 705 h 370"/>
                              <a:gd name="T40" fmla="+- 0 6241 4999"/>
                              <a:gd name="T41" fmla="*/ T40 w 1890"/>
                              <a:gd name="T42" fmla="+- 0 725 594"/>
                              <a:gd name="T43" fmla="*/ 725 h 370"/>
                              <a:gd name="T44" fmla="+- 0 6187 4999"/>
                              <a:gd name="T45" fmla="*/ T44 w 1890"/>
                              <a:gd name="T46" fmla="+- 0 734 594"/>
                              <a:gd name="T47" fmla="*/ 734 h 370"/>
                              <a:gd name="T48" fmla="+- 0 6133 4999"/>
                              <a:gd name="T49" fmla="*/ T48 w 1890"/>
                              <a:gd name="T50" fmla="+- 0 744 594"/>
                              <a:gd name="T51" fmla="*/ 744 h 370"/>
                              <a:gd name="T52" fmla="+- 0 6079 4999"/>
                              <a:gd name="T53" fmla="*/ T52 w 1890"/>
                              <a:gd name="T54" fmla="+- 0 754 594"/>
                              <a:gd name="T55" fmla="*/ 754 h 370"/>
                              <a:gd name="T56" fmla="+- 0 6025 4999"/>
                              <a:gd name="T57" fmla="*/ T56 w 1890"/>
                              <a:gd name="T58" fmla="+- 0 762 594"/>
                              <a:gd name="T59" fmla="*/ 762 h 370"/>
                              <a:gd name="T60" fmla="+- 0 5917 4999"/>
                              <a:gd name="T61" fmla="*/ T60 w 1890"/>
                              <a:gd name="T62" fmla="+- 0 781 594"/>
                              <a:gd name="T63" fmla="*/ 781 h 370"/>
                              <a:gd name="T64" fmla="+- 0 5863 4999"/>
                              <a:gd name="T65" fmla="*/ T64 w 1890"/>
                              <a:gd name="T66" fmla="+- 0 790 594"/>
                              <a:gd name="T67" fmla="*/ 790 h 370"/>
                              <a:gd name="T68" fmla="+- 0 5809 4999"/>
                              <a:gd name="T69" fmla="*/ T68 w 1890"/>
                              <a:gd name="T70" fmla="+- 0 798 594"/>
                              <a:gd name="T71" fmla="*/ 798 h 370"/>
                              <a:gd name="T72" fmla="+- 0 5701 4999"/>
                              <a:gd name="T73" fmla="*/ T72 w 1890"/>
                              <a:gd name="T74" fmla="+- 0 813 594"/>
                              <a:gd name="T75" fmla="*/ 813 h 370"/>
                              <a:gd name="T76" fmla="+- 0 5647 4999"/>
                              <a:gd name="T77" fmla="*/ T76 w 1890"/>
                              <a:gd name="T78" fmla="+- 0 821 594"/>
                              <a:gd name="T79" fmla="*/ 821 h 370"/>
                              <a:gd name="T80" fmla="+- 0 5485 4999"/>
                              <a:gd name="T81" fmla="*/ T80 w 1890"/>
                              <a:gd name="T82" fmla="+- 0 843 594"/>
                              <a:gd name="T83" fmla="*/ 843 h 370"/>
                              <a:gd name="T84" fmla="+- 0 5431 4999"/>
                              <a:gd name="T85" fmla="*/ T84 w 1890"/>
                              <a:gd name="T86" fmla="+- 0 850 594"/>
                              <a:gd name="T87" fmla="*/ 850 h 370"/>
                              <a:gd name="T88" fmla="+- 0 5323 4999"/>
                              <a:gd name="T89" fmla="*/ T88 w 1890"/>
                              <a:gd name="T90" fmla="+- 0 863 594"/>
                              <a:gd name="T91" fmla="*/ 863 h 370"/>
                              <a:gd name="T92" fmla="+- 0 5107 4999"/>
                              <a:gd name="T93" fmla="*/ T92 w 1890"/>
                              <a:gd name="T94" fmla="+- 0 889 594"/>
                              <a:gd name="T95" fmla="*/ 889 h 370"/>
                              <a:gd name="T96" fmla="+- 0 5053 4999"/>
                              <a:gd name="T97" fmla="*/ T96 w 1890"/>
                              <a:gd name="T98" fmla="+- 0 894 594"/>
                              <a:gd name="T99" fmla="*/ 894 h 370"/>
                              <a:gd name="T100" fmla="+- 0 4999 4999"/>
                              <a:gd name="T101" fmla="*/ T100 w 1890"/>
                              <a:gd name="T102" fmla="+- 0 903 594"/>
                              <a:gd name="T103" fmla="*/ 903 h 370"/>
                              <a:gd name="T104" fmla="+- 0 4999 4999"/>
                              <a:gd name="T105" fmla="*/ T104 w 1890"/>
                              <a:gd name="T106" fmla="+- 0 963 594"/>
                              <a:gd name="T107" fmla="*/ 963 h 370"/>
                              <a:gd name="T108" fmla="+- 0 5053 4999"/>
                              <a:gd name="T109" fmla="*/ T108 w 1890"/>
                              <a:gd name="T110" fmla="+- 0 955 594"/>
                              <a:gd name="T111" fmla="*/ 955 h 370"/>
                              <a:gd name="T112" fmla="+- 0 5107 4999"/>
                              <a:gd name="T113" fmla="*/ T112 w 1890"/>
                              <a:gd name="T114" fmla="+- 0 949 594"/>
                              <a:gd name="T115" fmla="*/ 949 h 370"/>
                              <a:gd name="T116" fmla="+- 0 5161 4999"/>
                              <a:gd name="T117" fmla="*/ T116 w 1890"/>
                              <a:gd name="T118" fmla="+- 0 943 594"/>
                              <a:gd name="T119" fmla="*/ 943 h 370"/>
                              <a:gd name="T120" fmla="+- 0 5377 4999"/>
                              <a:gd name="T121" fmla="*/ T120 w 1890"/>
                              <a:gd name="T122" fmla="+- 0 918 594"/>
                              <a:gd name="T123" fmla="*/ 918 h 370"/>
                              <a:gd name="T124" fmla="+- 0 5485 4999"/>
                              <a:gd name="T125" fmla="*/ T124 w 1890"/>
                              <a:gd name="T126" fmla="+- 0 905 594"/>
                              <a:gd name="T127" fmla="*/ 905 h 370"/>
                              <a:gd name="T128" fmla="+- 0 5539 4999"/>
                              <a:gd name="T129" fmla="*/ T128 w 1890"/>
                              <a:gd name="T130" fmla="+- 0 898 594"/>
                              <a:gd name="T131" fmla="*/ 898 h 370"/>
                              <a:gd name="T132" fmla="+- 0 5647 4999"/>
                              <a:gd name="T133" fmla="*/ T132 w 1890"/>
                              <a:gd name="T134" fmla="+- 0 885 594"/>
                              <a:gd name="T135" fmla="*/ 885 h 370"/>
                              <a:gd name="T136" fmla="+- 0 5701 4999"/>
                              <a:gd name="T137" fmla="*/ T136 w 1890"/>
                              <a:gd name="T138" fmla="+- 0 879 594"/>
                              <a:gd name="T139" fmla="*/ 879 h 370"/>
                              <a:gd name="T140" fmla="+- 0 5755 4999"/>
                              <a:gd name="T141" fmla="*/ T140 w 1890"/>
                              <a:gd name="T142" fmla="+- 0 873 594"/>
                              <a:gd name="T143" fmla="*/ 873 h 370"/>
                              <a:gd name="T144" fmla="+- 0 5863 4999"/>
                              <a:gd name="T145" fmla="*/ T144 w 1890"/>
                              <a:gd name="T146" fmla="+- 0 860 594"/>
                              <a:gd name="T147" fmla="*/ 860 h 370"/>
                              <a:gd name="T148" fmla="+- 0 5917 4999"/>
                              <a:gd name="T149" fmla="*/ T148 w 1890"/>
                              <a:gd name="T150" fmla="+- 0 851 594"/>
                              <a:gd name="T151" fmla="*/ 851 h 370"/>
                              <a:gd name="T152" fmla="+- 0 6025 4999"/>
                              <a:gd name="T153" fmla="*/ T152 w 1890"/>
                              <a:gd name="T154" fmla="+- 0 836 594"/>
                              <a:gd name="T155" fmla="*/ 836 h 370"/>
                              <a:gd name="T156" fmla="+- 0 6079 4999"/>
                              <a:gd name="T157" fmla="*/ T156 w 1890"/>
                              <a:gd name="T158" fmla="+- 0 829 594"/>
                              <a:gd name="T159" fmla="*/ 829 h 370"/>
                              <a:gd name="T160" fmla="+- 0 6133 4999"/>
                              <a:gd name="T161" fmla="*/ T160 w 1890"/>
                              <a:gd name="T162" fmla="+- 0 822 594"/>
                              <a:gd name="T163" fmla="*/ 822 h 370"/>
                              <a:gd name="T164" fmla="+- 0 6187 4999"/>
                              <a:gd name="T165" fmla="*/ T164 w 1890"/>
                              <a:gd name="T166" fmla="+- 0 814 594"/>
                              <a:gd name="T167" fmla="*/ 814 h 370"/>
                              <a:gd name="T168" fmla="+- 0 6241 4999"/>
                              <a:gd name="T169" fmla="*/ T168 w 1890"/>
                              <a:gd name="T170" fmla="+- 0 807 594"/>
                              <a:gd name="T171" fmla="*/ 807 h 370"/>
                              <a:gd name="T172" fmla="+- 0 6295 4999"/>
                              <a:gd name="T173" fmla="*/ T172 w 1890"/>
                              <a:gd name="T174" fmla="+- 0 799 594"/>
                              <a:gd name="T175" fmla="*/ 799 h 370"/>
                              <a:gd name="T176" fmla="+- 0 6349 4999"/>
                              <a:gd name="T177" fmla="*/ T176 w 1890"/>
                              <a:gd name="T178" fmla="+- 0 792 594"/>
                              <a:gd name="T179" fmla="*/ 792 h 370"/>
                              <a:gd name="T180" fmla="+- 0 6403 4999"/>
                              <a:gd name="T181" fmla="*/ T180 w 1890"/>
                              <a:gd name="T182" fmla="+- 0 783 594"/>
                              <a:gd name="T183" fmla="*/ 783 h 370"/>
                              <a:gd name="T184" fmla="+- 0 6457 4999"/>
                              <a:gd name="T185" fmla="*/ T184 w 1890"/>
                              <a:gd name="T186" fmla="+- 0 780 594"/>
                              <a:gd name="T187" fmla="*/ 780 h 370"/>
                              <a:gd name="T188" fmla="+- 0 6511 4999"/>
                              <a:gd name="T189" fmla="*/ T188 w 1890"/>
                              <a:gd name="T190" fmla="+- 0 772 594"/>
                              <a:gd name="T191" fmla="*/ 772 h 370"/>
                              <a:gd name="T192" fmla="+- 0 6565 4999"/>
                              <a:gd name="T193" fmla="*/ T192 w 1890"/>
                              <a:gd name="T194" fmla="+- 0 758 594"/>
                              <a:gd name="T195" fmla="*/ 758 h 370"/>
                              <a:gd name="T196" fmla="+- 0 6619 4999"/>
                              <a:gd name="T197" fmla="*/ T196 w 1890"/>
                              <a:gd name="T198" fmla="+- 0 750 594"/>
                              <a:gd name="T199" fmla="*/ 750 h 370"/>
                              <a:gd name="T200" fmla="+- 0 6673 4999"/>
                              <a:gd name="T201" fmla="*/ T200 w 1890"/>
                              <a:gd name="T202" fmla="+- 0 742 594"/>
                              <a:gd name="T203" fmla="*/ 742 h 370"/>
                              <a:gd name="T204" fmla="+- 0 6781 4999"/>
                              <a:gd name="T205" fmla="*/ T204 w 1890"/>
                              <a:gd name="T206" fmla="+- 0 723 594"/>
                              <a:gd name="T207" fmla="*/ 723 h 370"/>
                              <a:gd name="T208" fmla="+- 0 6835 4999"/>
                              <a:gd name="T209" fmla="*/ T208 w 1890"/>
                              <a:gd name="T210" fmla="+- 0 722 594"/>
                              <a:gd name="T211" fmla="*/ 722 h 370"/>
                              <a:gd name="T212" fmla="+- 0 6889 4999"/>
                              <a:gd name="T213" fmla="*/ T212 w 1890"/>
                              <a:gd name="T214" fmla="+- 0 712 594"/>
                              <a:gd name="T215" fmla="*/ 712 h 370"/>
                              <a:gd name="T216" fmla="+- 0 6889 4999"/>
                              <a:gd name="T217" fmla="*/ T216 w 1890"/>
                              <a:gd name="T218" fmla="+- 0 594 594"/>
                              <a:gd name="T219" fmla="*/ 59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70">
                                <a:moveTo>
                                  <a:pt x="1890" y="0"/>
                                </a:moveTo>
                                <a:lnTo>
                                  <a:pt x="1836" y="13"/>
                                </a:lnTo>
                                <a:lnTo>
                                  <a:pt x="1782" y="18"/>
                                </a:lnTo>
                                <a:lnTo>
                                  <a:pt x="1674" y="44"/>
                                </a:lnTo>
                                <a:lnTo>
                                  <a:pt x="1620" y="54"/>
                                </a:lnTo>
                                <a:lnTo>
                                  <a:pt x="1566" y="65"/>
                                </a:lnTo>
                                <a:lnTo>
                                  <a:pt x="1512" y="82"/>
                                </a:lnTo>
                                <a:lnTo>
                                  <a:pt x="1458" y="93"/>
                                </a:lnTo>
                                <a:lnTo>
                                  <a:pt x="1404" y="99"/>
                                </a:lnTo>
                                <a:lnTo>
                                  <a:pt x="1350" y="111"/>
                                </a:lnTo>
                                <a:lnTo>
                                  <a:pt x="1242" y="131"/>
                                </a:lnTo>
                                <a:lnTo>
                                  <a:pt x="1188" y="140"/>
                                </a:lnTo>
                                <a:lnTo>
                                  <a:pt x="1134" y="150"/>
                                </a:lnTo>
                                <a:lnTo>
                                  <a:pt x="1080" y="160"/>
                                </a:lnTo>
                                <a:lnTo>
                                  <a:pt x="1026" y="168"/>
                                </a:lnTo>
                                <a:lnTo>
                                  <a:pt x="918" y="187"/>
                                </a:lnTo>
                                <a:lnTo>
                                  <a:pt x="864" y="196"/>
                                </a:lnTo>
                                <a:lnTo>
                                  <a:pt x="810" y="204"/>
                                </a:lnTo>
                                <a:lnTo>
                                  <a:pt x="702" y="219"/>
                                </a:lnTo>
                                <a:lnTo>
                                  <a:pt x="648" y="227"/>
                                </a:lnTo>
                                <a:lnTo>
                                  <a:pt x="486" y="249"/>
                                </a:lnTo>
                                <a:lnTo>
                                  <a:pt x="432" y="256"/>
                                </a:lnTo>
                                <a:lnTo>
                                  <a:pt x="324" y="269"/>
                                </a:lnTo>
                                <a:lnTo>
                                  <a:pt x="108" y="295"/>
                                </a:lnTo>
                                <a:lnTo>
                                  <a:pt x="54" y="300"/>
                                </a:lnTo>
                                <a:lnTo>
                                  <a:pt x="0" y="309"/>
                                </a:lnTo>
                                <a:lnTo>
                                  <a:pt x="0" y="369"/>
                                </a:lnTo>
                                <a:lnTo>
                                  <a:pt x="54" y="361"/>
                                </a:lnTo>
                                <a:lnTo>
                                  <a:pt x="108" y="355"/>
                                </a:lnTo>
                                <a:lnTo>
                                  <a:pt x="162" y="349"/>
                                </a:lnTo>
                                <a:lnTo>
                                  <a:pt x="378" y="324"/>
                                </a:lnTo>
                                <a:lnTo>
                                  <a:pt x="486" y="311"/>
                                </a:lnTo>
                                <a:lnTo>
                                  <a:pt x="540" y="304"/>
                                </a:lnTo>
                                <a:lnTo>
                                  <a:pt x="648" y="291"/>
                                </a:lnTo>
                                <a:lnTo>
                                  <a:pt x="702" y="285"/>
                                </a:lnTo>
                                <a:lnTo>
                                  <a:pt x="756" y="279"/>
                                </a:lnTo>
                                <a:lnTo>
                                  <a:pt x="864" y="266"/>
                                </a:lnTo>
                                <a:lnTo>
                                  <a:pt x="918" y="257"/>
                                </a:lnTo>
                                <a:lnTo>
                                  <a:pt x="1026" y="242"/>
                                </a:lnTo>
                                <a:lnTo>
                                  <a:pt x="1080" y="235"/>
                                </a:lnTo>
                                <a:lnTo>
                                  <a:pt x="1134" y="228"/>
                                </a:lnTo>
                                <a:lnTo>
                                  <a:pt x="1188" y="220"/>
                                </a:lnTo>
                                <a:lnTo>
                                  <a:pt x="1242" y="213"/>
                                </a:lnTo>
                                <a:lnTo>
                                  <a:pt x="1296" y="205"/>
                                </a:lnTo>
                                <a:lnTo>
                                  <a:pt x="1350" y="198"/>
                                </a:lnTo>
                                <a:lnTo>
                                  <a:pt x="1404" y="189"/>
                                </a:lnTo>
                                <a:lnTo>
                                  <a:pt x="1458" y="186"/>
                                </a:lnTo>
                                <a:lnTo>
                                  <a:pt x="1512" y="178"/>
                                </a:lnTo>
                                <a:lnTo>
                                  <a:pt x="1566" y="164"/>
                                </a:lnTo>
                                <a:lnTo>
                                  <a:pt x="1620" y="156"/>
                                </a:lnTo>
                                <a:lnTo>
                                  <a:pt x="1674" y="148"/>
                                </a:lnTo>
                                <a:lnTo>
                                  <a:pt x="1782" y="129"/>
                                </a:lnTo>
                                <a:lnTo>
                                  <a:pt x="1836" y="128"/>
                                </a:lnTo>
                                <a:lnTo>
                                  <a:pt x="1890" y="11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387"/>
                        <wps:cNvSpPr>
                          <a:spLocks/>
                        </wps:cNvSpPr>
                        <wps:spPr bwMode="auto">
                          <a:xfrm>
                            <a:off x="4999" y="455"/>
                            <a:ext cx="1890" cy="49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56 456"/>
                              <a:gd name="T3" fmla="*/ 456 h 491"/>
                              <a:gd name="T4" fmla="+- 0 6835 4999"/>
                              <a:gd name="T5" fmla="*/ T4 w 1890"/>
                              <a:gd name="T6" fmla="+- 0 474 456"/>
                              <a:gd name="T7" fmla="*/ 474 h 491"/>
                              <a:gd name="T8" fmla="+- 0 6781 4999"/>
                              <a:gd name="T9" fmla="*/ T8 w 1890"/>
                              <a:gd name="T10" fmla="+- 0 492 456"/>
                              <a:gd name="T11" fmla="*/ 492 h 491"/>
                              <a:gd name="T12" fmla="+- 0 6727 4999"/>
                              <a:gd name="T13" fmla="*/ T12 w 1890"/>
                              <a:gd name="T14" fmla="+- 0 508 456"/>
                              <a:gd name="T15" fmla="*/ 508 h 491"/>
                              <a:gd name="T16" fmla="+- 0 6565 4999"/>
                              <a:gd name="T17" fmla="*/ T16 w 1890"/>
                              <a:gd name="T18" fmla="+- 0 558 456"/>
                              <a:gd name="T19" fmla="*/ 558 h 491"/>
                              <a:gd name="T20" fmla="+- 0 6403 4999"/>
                              <a:gd name="T21" fmla="*/ T20 w 1890"/>
                              <a:gd name="T22" fmla="+- 0 605 456"/>
                              <a:gd name="T23" fmla="*/ 605 h 491"/>
                              <a:gd name="T24" fmla="+- 0 6133 4999"/>
                              <a:gd name="T25" fmla="*/ T24 w 1890"/>
                              <a:gd name="T26" fmla="+- 0 674 456"/>
                              <a:gd name="T27" fmla="*/ 674 h 491"/>
                              <a:gd name="T28" fmla="+- 0 6025 4999"/>
                              <a:gd name="T29" fmla="*/ T28 w 1890"/>
                              <a:gd name="T30" fmla="+- 0 697 456"/>
                              <a:gd name="T31" fmla="*/ 697 h 491"/>
                              <a:gd name="T32" fmla="+- 0 5971 4999"/>
                              <a:gd name="T33" fmla="*/ T32 w 1890"/>
                              <a:gd name="T34" fmla="+- 0 710 456"/>
                              <a:gd name="T35" fmla="*/ 710 h 491"/>
                              <a:gd name="T36" fmla="+- 0 5863 4999"/>
                              <a:gd name="T37" fmla="*/ T36 w 1890"/>
                              <a:gd name="T38" fmla="+- 0 734 456"/>
                              <a:gd name="T39" fmla="*/ 734 h 491"/>
                              <a:gd name="T40" fmla="+- 0 5809 4999"/>
                              <a:gd name="T41" fmla="*/ T40 w 1890"/>
                              <a:gd name="T42" fmla="+- 0 746 456"/>
                              <a:gd name="T43" fmla="*/ 746 h 491"/>
                              <a:gd name="T44" fmla="+- 0 5755 4999"/>
                              <a:gd name="T45" fmla="*/ T44 w 1890"/>
                              <a:gd name="T46" fmla="+- 0 755 456"/>
                              <a:gd name="T47" fmla="*/ 755 h 491"/>
                              <a:gd name="T48" fmla="+- 0 5701 4999"/>
                              <a:gd name="T49" fmla="*/ T48 w 1890"/>
                              <a:gd name="T50" fmla="+- 0 767 456"/>
                              <a:gd name="T51" fmla="*/ 767 h 491"/>
                              <a:gd name="T52" fmla="+- 0 5647 4999"/>
                              <a:gd name="T53" fmla="*/ T52 w 1890"/>
                              <a:gd name="T54" fmla="+- 0 778 456"/>
                              <a:gd name="T55" fmla="*/ 778 h 491"/>
                              <a:gd name="T56" fmla="+- 0 5593 4999"/>
                              <a:gd name="T57" fmla="*/ T56 w 1890"/>
                              <a:gd name="T58" fmla="+- 0 789 456"/>
                              <a:gd name="T59" fmla="*/ 789 h 491"/>
                              <a:gd name="T60" fmla="+- 0 5539 4999"/>
                              <a:gd name="T61" fmla="*/ T60 w 1890"/>
                              <a:gd name="T62" fmla="+- 0 799 456"/>
                              <a:gd name="T63" fmla="*/ 799 h 491"/>
                              <a:gd name="T64" fmla="+- 0 5377 4999"/>
                              <a:gd name="T65" fmla="*/ T64 w 1890"/>
                              <a:gd name="T66" fmla="+- 0 827 456"/>
                              <a:gd name="T67" fmla="*/ 827 h 491"/>
                              <a:gd name="T68" fmla="+- 0 5323 4999"/>
                              <a:gd name="T69" fmla="*/ T68 w 1890"/>
                              <a:gd name="T70" fmla="+- 0 836 456"/>
                              <a:gd name="T71" fmla="*/ 836 h 491"/>
                              <a:gd name="T72" fmla="+- 0 5269 4999"/>
                              <a:gd name="T73" fmla="*/ T72 w 1890"/>
                              <a:gd name="T74" fmla="+- 0 846 456"/>
                              <a:gd name="T75" fmla="*/ 846 h 491"/>
                              <a:gd name="T76" fmla="+- 0 5161 4999"/>
                              <a:gd name="T77" fmla="*/ T76 w 1890"/>
                              <a:gd name="T78" fmla="+- 0 863 456"/>
                              <a:gd name="T79" fmla="*/ 863 h 491"/>
                              <a:gd name="T80" fmla="+- 0 5053 4999"/>
                              <a:gd name="T81" fmla="*/ T80 w 1890"/>
                              <a:gd name="T82" fmla="+- 0 879 456"/>
                              <a:gd name="T83" fmla="*/ 879 h 491"/>
                              <a:gd name="T84" fmla="+- 0 4999 4999"/>
                              <a:gd name="T85" fmla="*/ T84 w 1890"/>
                              <a:gd name="T86" fmla="+- 0 887 456"/>
                              <a:gd name="T87" fmla="*/ 887 h 491"/>
                              <a:gd name="T88" fmla="+- 0 4999 4999"/>
                              <a:gd name="T89" fmla="*/ T88 w 1890"/>
                              <a:gd name="T90" fmla="+- 0 946 456"/>
                              <a:gd name="T91" fmla="*/ 946 h 491"/>
                              <a:gd name="T92" fmla="+- 0 5053 4999"/>
                              <a:gd name="T93" fmla="*/ T92 w 1890"/>
                              <a:gd name="T94" fmla="+- 0 938 456"/>
                              <a:gd name="T95" fmla="*/ 938 h 491"/>
                              <a:gd name="T96" fmla="+- 0 5161 4999"/>
                              <a:gd name="T97" fmla="*/ T96 w 1890"/>
                              <a:gd name="T98" fmla="+- 0 923 456"/>
                              <a:gd name="T99" fmla="*/ 923 h 491"/>
                              <a:gd name="T100" fmla="+- 0 5269 4999"/>
                              <a:gd name="T101" fmla="*/ T100 w 1890"/>
                              <a:gd name="T102" fmla="+- 0 907 456"/>
                              <a:gd name="T103" fmla="*/ 907 h 491"/>
                              <a:gd name="T104" fmla="+- 0 5377 4999"/>
                              <a:gd name="T105" fmla="*/ T104 w 1890"/>
                              <a:gd name="T106" fmla="+- 0 890 456"/>
                              <a:gd name="T107" fmla="*/ 890 h 491"/>
                              <a:gd name="T108" fmla="+- 0 5539 4999"/>
                              <a:gd name="T109" fmla="*/ T108 w 1890"/>
                              <a:gd name="T110" fmla="+- 0 866 456"/>
                              <a:gd name="T111" fmla="*/ 866 h 491"/>
                              <a:gd name="T112" fmla="+- 0 5701 4999"/>
                              <a:gd name="T113" fmla="*/ T112 w 1890"/>
                              <a:gd name="T114" fmla="+- 0 839 456"/>
                              <a:gd name="T115" fmla="*/ 839 h 491"/>
                              <a:gd name="T116" fmla="+- 0 5755 4999"/>
                              <a:gd name="T117" fmla="*/ T116 w 1890"/>
                              <a:gd name="T118" fmla="+- 0 828 456"/>
                              <a:gd name="T119" fmla="*/ 828 h 491"/>
                              <a:gd name="T120" fmla="+- 0 5809 4999"/>
                              <a:gd name="T121" fmla="*/ T120 w 1890"/>
                              <a:gd name="T122" fmla="+- 0 820 456"/>
                              <a:gd name="T123" fmla="*/ 820 h 491"/>
                              <a:gd name="T124" fmla="+- 0 5971 4999"/>
                              <a:gd name="T125" fmla="*/ T124 w 1890"/>
                              <a:gd name="T126" fmla="+- 0 790 456"/>
                              <a:gd name="T127" fmla="*/ 790 h 491"/>
                              <a:gd name="T128" fmla="+- 0 6025 4999"/>
                              <a:gd name="T129" fmla="*/ T128 w 1890"/>
                              <a:gd name="T130" fmla="+- 0 780 456"/>
                              <a:gd name="T131" fmla="*/ 780 h 491"/>
                              <a:gd name="T132" fmla="+- 0 6079 4999"/>
                              <a:gd name="T133" fmla="*/ T132 w 1890"/>
                              <a:gd name="T134" fmla="+- 0 772 456"/>
                              <a:gd name="T135" fmla="*/ 772 h 491"/>
                              <a:gd name="T136" fmla="+- 0 6349 4999"/>
                              <a:gd name="T137" fmla="*/ T136 w 1890"/>
                              <a:gd name="T138" fmla="+- 0 716 456"/>
                              <a:gd name="T139" fmla="*/ 716 h 491"/>
                              <a:gd name="T140" fmla="+- 0 6511 4999"/>
                              <a:gd name="T141" fmla="*/ T140 w 1890"/>
                              <a:gd name="T142" fmla="+- 0 682 456"/>
                              <a:gd name="T143" fmla="*/ 682 h 491"/>
                              <a:gd name="T144" fmla="+- 0 6619 4999"/>
                              <a:gd name="T145" fmla="*/ T144 w 1890"/>
                              <a:gd name="T146" fmla="+- 0 657 456"/>
                              <a:gd name="T147" fmla="*/ 657 h 491"/>
                              <a:gd name="T148" fmla="+- 0 6727 4999"/>
                              <a:gd name="T149" fmla="*/ T148 w 1890"/>
                              <a:gd name="T150" fmla="+- 0 631 456"/>
                              <a:gd name="T151" fmla="*/ 631 h 491"/>
                              <a:gd name="T152" fmla="+- 0 6781 4999"/>
                              <a:gd name="T153" fmla="*/ T152 w 1890"/>
                              <a:gd name="T154" fmla="+- 0 619 456"/>
                              <a:gd name="T155" fmla="*/ 619 h 491"/>
                              <a:gd name="T156" fmla="+- 0 6835 4999"/>
                              <a:gd name="T157" fmla="*/ T156 w 1890"/>
                              <a:gd name="T158" fmla="+- 0 606 456"/>
                              <a:gd name="T159" fmla="*/ 606 h 491"/>
                              <a:gd name="T160" fmla="+- 0 6889 4999"/>
                              <a:gd name="T161" fmla="*/ T160 w 1890"/>
                              <a:gd name="T162" fmla="+- 0 594 456"/>
                              <a:gd name="T163" fmla="*/ 594 h 491"/>
                              <a:gd name="T164" fmla="+- 0 6889 4999"/>
                              <a:gd name="T165" fmla="*/ T164 w 1890"/>
                              <a:gd name="T166" fmla="+- 0 456 456"/>
                              <a:gd name="T167" fmla="*/ 45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90" h="491">
                                <a:moveTo>
                                  <a:pt x="1890" y="0"/>
                                </a:moveTo>
                                <a:lnTo>
                                  <a:pt x="1836" y="18"/>
                                </a:lnTo>
                                <a:lnTo>
                                  <a:pt x="1782" y="36"/>
                                </a:lnTo>
                                <a:lnTo>
                                  <a:pt x="1728" y="52"/>
                                </a:lnTo>
                                <a:lnTo>
                                  <a:pt x="1566" y="102"/>
                                </a:lnTo>
                                <a:lnTo>
                                  <a:pt x="1404" y="149"/>
                                </a:lnTo>
                                <a:lnTo>
                                  <a:pt x="1134" y="218"/>
                                </a:lnTo>
                                <a:lnTo>
                                  <a:pt x="1026" y="241"/>
                                </a:lnTo>
                                <a:lnTo>
                                  <a:pt x="972" y="254"/>
                                </a:lnTo>
                                <a:lnTo>
                                  <a:pt x="864" y="278"/>
                                </a:lnTo>
                                <a:lnTo>
                                  <a:pt x="810" y="290"/>
                                </a:lnTo>
                                <a:lnTo>
                                  <a:pt x="756" y="299"/>
                                </a:lnTo>
                                <a:lnTo>
                                  <a:pt x="702" y="311"/>
                                </a:lnTo>
                                <a:lnTo>
                                  <a:pt x="648" y="322"/>
                                </a:lnTo>
                                <a:lnTo>
                                  <a:pt x="594" y="333"/>
                                </a:lnTo>
                                <a:lnTo>
                                  <a:pt x="540" y="343"/>
                                </a:lnTo>
                                <a:lnTo>
                                  <a:pt x="378" y="371"/>
                                </a:lnTo>
                                <a:lnTo>
                                  <a:pt x="324" y="380"/>
                                </a:lnTo>
                                <a:lnTo>
                                  <a:pt x="270" y="390"/>
                                </a:lnTo>
                                <a:lnTo>
                                  <a:pt x="162" y="407"/>
                                </a:lnTo>
                                <a:lnTo>
                                  <a:pt x="54" y="423"/>
                                </a:lnTo>
                                <a:lnTo>
                                  <a:pt x="0" y="431"/>
                                </a:lnTo>
                                <a:lnTo>
                                  <a:pt x="0" y="490"/>
                                </a:lnTo>
                                <a:lnTo>
                                  <a:pt x="54" y="482"/>
                                </a:lnTo>
                                <a:lnTo>
                                  <a:pt x="162" y="467"/>
                                </a:lnTo>
                                <a:lnTo>
                                  <a:pt x="270" y="451"/>
                                </a:lnTo>
                                <a:lnTo>
                                  <a:pt x="378" y="434"/>
                                </a:lnTo>
                                <a:lnTo>
                                  <a:pt x="540" y="410"/>
                                </a:lnTo>
                                <a:lnTo>
                                  <a:pt x="702" y="383"/>
                                </a:lnTo>
                                <a:lnTo>
                                  <a:pt x="756" y="372"/>
                                </a:lnTo>
                                <a:lnTo>
                                  <a:pt x="810" y="364"/>
                                </a:lnTo>
                                <a:lnTo>
                                  <a:pt x="972" y="334"/>
                                </a:lnTo>
                                <a:lnTo>
                                  <a:pt x="1026" y="324"/>
                                </a:lnTo>
                                <a:lnTo>
                                  <a:pt x="1080" y="316"/>
                                </a:lnTo>
                                <a:lnTo>
                                  <a:pt x="1350" y="260"/>
                                </a:lnTo>
                                <a:lnTo>
                                  <a:pt x="1512" y="226"/>
                                </a:lnTo>
                                <a:lnTo>
                                  <a:pt x="1620" y="201"/>
                                </a:lnTo>
                                <a:lnTo>
                                  <a:pt x="1728" y="175"/>
                                </a:lnTo>
                                <a:lnTo>
                                  <a:pt x="1782" y="163"/>
                                </a:lnTo>
                                <a:lnTo>
                                  <a:pt x="1836" y="150"/>
                                </a:lnTo>
                                <a:lnTo>
                                  <a:pt x="1890" y="13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388"/>
                        <wps:cNvSpPr>
                          <a:spLocks/>
                        </wps:cNvSpPr>
                        <wps:spPr bwMode="auto">
                          <a:xfrm>
                            <a:off x="4999" y="-25"/>
                            <a:ext cx="1890" cy="92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-25 -25"/>
                              <a:gd name="T3" fmla="*/ -25 h 921"/>
                              <a:gd name="T4" fmla="+- 0 6835 4999"/>
                              <a:gd name="T5" fmla="*/ T4 w 1890"/>
                              <a:gd name="T6" fmla="+- 0 19 -25"/>
                              <a:gd name="T7" fmla="*/ 19 h 921"/>
                              <a:gd name="T8" fmla="+- 0 6781 4999"/>
                              <a:gd name="T9" fmla="*/ T8 w 1890"/>
                              <a:gd name="T10" fmla="+- 0 59 -25"/>
                              <a:gd name="T11" fmla="*/ 59 h 921"/>
                              <a:gd name="T12" fmla="+- 0 6673 4999"/>
                              <a:gd name="T13" fmla="*/ T12 w 1890"/>
                              <a:gd name="T14" fmla="+- 0 137 -25"/>
                              <a:gd name="T15" fmla="*/ 137 h 921"/>
                              <a:gd name="T16" fmla="+- 0 6619 4999"/>
                              <a:gd name="T17" fmla="*/ T16 w 1890"/>
                              <a:gd name="T18" fmla="+- 0 173 -25"/>
                              <a:gd name="T19" fmla="*/ 173 h 921"/>
                              <a:gd name="T20" fmla="+- 0 6565 4999"/>
                              <a:gd name="T21" fmla="*/ T20 w 1890"/>
                              <a:gd name="T22" fmla="+- 0 207 -25"/>
                              <a:gd name="T23" fmla="*/ 207 h 921"/>
                              <a:gd name="T24" fmla="+- 0 6511 4999"/>
                              <a:gd name="T25" fmla="*/ T24 w 1890"/>
                              <a:gd name="T26" fmla="+- 0 240 -25"/>
                              <a:gd name="T27" fmla="*/ 240 h 921"/>
                              <a:gd name="T28" fmla="+- 0 6457 4999"/>
                              <a:gd name="T29" fmla="*/ T28 w 1890"/>
                              <a:gd name="T30" fmla="+- 0 273 -25"/>
                              <a:gd name="T31" fmla="*/ 273 h 921"/>
                              <a:gd name="T32" fmla="+- 0 6403 4999"/>
                              <a:gd name="T33" fmla="*/ T32 w 1890"/>
                              <a:gd name="T34" fmla="+- 0 304 -25"/>
                              <a:gd name="T35" fmla="*/ 304 h 921"/>
                              <a:gd name="T36" fmla="+- 0 6349 4999"/>
                              <a:gd name="T37" fmla="*/ T36 w 1890"/>
                              <a:gd name="T38" fmla="+- 0 339 -25"/>
                              <a:gd name="T39" fmla="*/ 339 h 921"/>
                              <a:gd name="T40" fmla="+- 0 6295 4999"/>
                              <a:gd name="T41" fmla="*/ T40 w 1890"/>
                              <a:gd name="T42" fmla="+- 0 366 -25"/>
                              <a:gd name="T43" fmla="*/ 366 h 921"/>
                              <a:gd name="T44" fmla="+- 0 6187 4999"/>
                              <a:gd name="T45" fmla="*/ T44 w 1890"/>
                              <a:gd name="T46" fmla="+- 0 421 -25"/>
                              <a:gd name="T47" fmla="*/ 421 h 921"/>
                              <a:gd name="T48" fmla="+- 0 6133 4999"/>
                              <a:gd name="T49" fmla="*/ T48 w 1890"/>
                              <a:gd name="T50" fmla="+- 0 447 -25"/>
                              <a:gd name="T51" fmla="*/ 447 h 921"/>
                              <a:gd name="T52" fmla="+- 0 6079 4999"/>
                              <a:gd name="T53" fmla="*/ T52 w 1890"/>
                              <a:gd name="T54" fmla="+- 0 474 -25"/>
                              <a:gd name="T55" fmla="*/ 474 h 921"/>
                              <a:gd name="T56" fmla="+- 0 6025 4999"/>
                              <a:gd name="T57" fmla="*/ T56 w 1890"/>
                              <a:gd name="T58" fmla="+- 0 498 -25"/>
                              <a:gd name="T59" fmla="*/ 498 h 921"/>
                              <a:gd name="T60" fmla="+- 0 5971 4999"/>
                              <a:gd name="T61" fmla="*/ T60 w 1890"/>
                              <a:gd name="T62" fmla="+- 0 520 -25"/>
                              <a:gd name="T63" fmla="*/ 520 h 921"/>
                              <a:gd name="T64" fmla="+- 0 5917 4999"/>
                              <a:gd name="T65" fmla="*/ T64 w 1890"/>
                              <a:gd name="T66" fmla="+- 0 543 -25"/>
                              <a:gd name="T67" fmla="*/ 543 h 921"/>
                              <a:gd name="T68" fmla="+- 0 5863 4999"/>
                              <a:gd name="T69" fmla="*/ T68 w 1890"/>
                              <a:gd name="T70" fmla="+- 0 567 -25"/>
                              <a:gd name="T71" fmla="*/ 567 h 921"/>
                              <a:gd name="T72" fmla="+- 0 5809 4999"/>
                              <a:gd name="T73" fmla="*/ T72 w 1890"/>
                              <a:gd name="T74" fmla="+- 0 589 -25"/>
                              <a:gd name="T75" fmla="*/ 589 h 921"/>
                              <a:gd name="T76" fmla="+- 0 5755 4999"/>
                              <a:gd name="T77" fmla="*/ T76 w 1890"/>
                              <a:gd name="T78" fmla="+- 0 610 -25"/>
                              <a:gd name="T79" fmla="*/ 610 h 921"/>
                              <a:gd name="T80" fmla="+- 0 5701 4999"/>
                              <a:gd name="T81" fmla="*/ T80 w 1890"/>
                              <a:gd name="T82" fmla="+- 0 632 -25"/>
                              <a:gd name="T83" fmla="*/ 632 h 921"/>
                              <a:gd name="T84" fmla="+- 0 5593 4999"/>
                              <a:gd name="T85" fmla="*/ T84 w 1890"/>
                              <a:gd name="T86" fmla="+- 0 670 -25"/>
                              <a:gd name="T87" fmla="*/ 670 h 921"/>
                              <a:gd name="T88" fmla="+- 0 5539 4999"/>
                              <a:gd name="T89" fmla="*/ T88 w 1890"/>
                              <a:gd name="T90" fmla="+- 0 687 -25"/>
                              <a:gd name="T91" fmla="*/ 687 h 921"/>
                              <a:gd name="T92" fmla="+- 0 5485 4999"/>
                              <a:gd name="T93" fmla="*/ T92 w 1890"/>
                              <a:gd name="T94" fmla="+- 0 703 -25"/>
                              <a:gd name="T95" fmla="*/ 703 h 921"/>
                              <a:gd name="T96" fmla="+- 0 5431 4999"/>
                              <a:gd name="T97" fmla="*/ T96 w 1890"/>
                              <a:gd name="T98" fmla="+- 0 719 -25"/>
                              <a:gd name="T99" fmla="*/ 719 h 921"/>
                              <a:gd name="T100" fmla="+- 0 5377 4999"/>
                              <a:gd name="T101" fmla="*/ T100 w 1890"/>
                              <a:gd name="T102" fmla="+- 0 738 -25"/>
                              <a:gd name="T103" fmla="*/ 738 h 921"/>
                              <a:gd name="T104" fmla="+- 0 5323 4999"/>
                              <a:gd name="T105" fmla="*/ T104 w 1890"/>
                              <a:gd name="T106" fmla="+- 0 753 -25"/>
                              <a:gd name="T107" fmla="*/ 753 h 921"/>
                              <a:gd name="T108" fmla="+- 0 5269 4999"/>
                              <a:gd name="T109" fmla="*/ T108 w 1890"/>
                              <a:gd name="T110" fmla="+- 0 766 -25"/>
                              <a:gd name="T111" fmla="*/ 766 h 921"/>
                              <a:gd name="T112" fmla="+- 0 5107 4999"/>
                              <a:gd name="T113" fmla="*/ T112 w 1890"/>
                              <a:gd name="T114" fmla="+- 0 809 -25"/>
                              <a:gd name="T115" fmla="*/ 809 h 921"/>
                              <a:gd name="T116" fmla="+- 0 4999 4999"/>
                              <a:gd name="T117" fmla="*/ T116 w 1890"/>
                              <a:gd name="T118" fmla="+- 0 836 -25"/>
                              <a:gd name="T119" fmla="*/ 836 h 921"/>
                              <a:gd name="T120" fmla="+- 0 4999 4999"/>
                              <a:gd name="T121" fmla="*/ T120 w 1890"/>
                              <a:gd name="T122" fmla="+- 0 896 -25"/>
                              <a:gd name="T123" fmla="*/ 896 h 921"/>
                              <a:gd name="T124" fmla="+- 0 5107 4999"/>
                              <a:gd name="T125" fmla="*/ T124 w 1890"/>
                              <a:gd name="T126" fmla="+- 0 872 -25"/>
                              <a:gd name="T127" fmla="*/ 872 h 921"/>
                              <a:gd name="T128" fmla="+- 0 5161 4999"/>
                              <a:gd name="T129" fmla="*/ T128 w 1890"/>
                              <a:gd name="T130" fmla="+- 0 858 -25"/>
                              <a:gd name="T131" fmla="*/ 858 h 921"/>
                              <a:gd name="T132" fmla="+- 0 5269 4999"/>
                              <a:gd name="T133" fmla="*/ T132 w 1890"/>
                              <a:gd name="T134" fmla="+- 0 831 -25"/>
                              <a:gd name="T135" fmla="*/ 831 h 921"/>
                              <a:gd name="T136" fmla="+- 0 5323 4999"/>
                              <a:gd name="T137" fmla="*/ T136 w 1890"/>
                              <a:gd name="T138" fmla="+- 0 819 -25"/>
                              <a:gd name="T139" fmla="*/ 819 h 921"/>
                              <a:gd name="T140" fmla="+- 0 5377 4999"/>
                              <a:gd name="T141" fmla="*/ T140 w 1890"/>
                              <a:gd name="T142" fmla="+- 0 805 -25"/>
                              <a:gd name="T143" fmla="*/ 805 h 921"/>
                              <a:gd name="T144" fmla="+- 0 5431 4999"/>
                              <a:gd name="T145" fmla="*/ T144 w 1890"/>
                              <a:gd name="T146" fmla="+- 0 788 -25"/>
                              <a:gd name="T147" fmla="*/ 788 h 921"/>
                              <a:gd name="T148" fmla="+- 0 5485 4999"/>
                              <a:gd name="T149" fmla="*/ T148 w 1890"/>
                              <a:gd name="T150" fmla="+- 0 773 -25"/>
                              <a:gd name="T151" fmla="*/ 773 h 921"/>
                              <a:gd name="T152" fmla="+- 0 5539 4999"/>
                              <a:gd name="T153" fmla="*/ T152 w 1890"/>
                              <a:gd name="T154" fmla="+- 0 759 -25"/>
                              <a:gd name="T155" fmla="*/ 759 h 921"/>
                              <a:gd name="T156" fmla="+- 0 5593 4999"/>
                              <a:gd name="T157" fmla="*/ T156 w 1890"/>
                              <a:gd name="T158" fmla="+- 0 743 -25"/>
                              <a:gd name="T159" fmla="*/ 743 h 921"/>
                              <a:gd name="T160" fmla="+- 0 5647 4999"/>
                              <a:gd name="T161" fmla="*/ T160 w 1890"/>
                              <a:gd name="T162" fmla="+- 0 726 -25"/>
                              <a:gd name="T163" fmla="*/ 726 h 921"/>
                              <a:gd name="T164" fmla="+- 0 5701 4999"/>
                              <a:gd name="T165" fmla="*/ T164 w 1890"/>
                              <a:gd name="T166" fmla="+- 0 710 -25"/>
                              <a:gd name="T167" fmla="*/ 710 h 921"/>
                              <a:gd name="T168" fmla="+- 0 5755 4999"/>
                              <a:gd name="T169" fmla="*/ T168 w 1890"/>
                              <a:gd name="T170" fmla="+- 0 691 -25"/>
                              <a:gd name="T171" fmla="*/ 691 h 921"/>
                              <a:gd name="T172" fmla="+- 0 5809 4999"/>
                              <a:gd name="T173" fmla="*/ T172 w 1890"/>
                              <a:gd name="T174" fmla="+- 0 674 -25"/>
                              <a:gd name="T175" fmla="*/ 674 h 921"/>
                              <a:gd name="T176" fmla="+- 0 5863 4999"/>
                              <a:gd name="T177" fmla="*/ T176 w 1890"/>
                              <a:gd name="T178" fmla="+- 0 655 -25"/>
                              <a:gd name="T179" fmla="*/ 655 h 921"/>
                              <a:gd name="T180" fmla="+- 0 5917 4999"/>
                              <a:gd name="T181" fmla="*/ T180 w 1890"/>
                              <a:gd name="T182" fmla="+- 0 634 -25"/>
                              <a:gd name="T183" fmla="*/ 634 h 921"/>
                              <a:gd name="T184" fmla="+- 0 5971 4999"/>
                              <a:gd name="T185" fmla="*/ T184 w 1890"/>
                              <a:gd name="T186" fmla="+- 0 615 -25"/>
                              <a:gd name="T187" fmla="*/ 615 h 921"/>
                              <a:gd name="T188" fmla="+- 0 6025 4999"/>
                              <a:gd name="T189" fmla="*/ T188 w 1890"/>
                              <a:gd name="T190" fmla="+- 0 597 -25"/>
                              <a:gd name="T191" fmla="*/ 597 h 921"/>
                              <a:gd name="T192" fmla="+- 0 6079 4999"/>
                              <a:gd name="T193" fmla="*/ T192 w 1890"/>
                              <a:gd name="T194" fmla="+- 0 577 -25"/>
                              <a:gd name="T195" fmla="*/ 577 h 921"/>
                              <a:gd name="T196" fmla="+- 0 6187 4999"/>
                              <a:gd name="T197" fmla="*/ T196 w 1890"/>
                              <a:gd name="T198" fmla="+- 0 534 -25"/>
                              <a:gd name="T199" fmla="*/ 534 h 921"/>
                              <a:gd name="T200" fmla="+- 0 6295 4999"/>
                              <a:gd name="T201" fmla="*/ T200 w 1890"/>
                              <a:gd name="T202" fmla="+- 0 489 -25"/>
                              <a:gd name="T203" fmla="*/ 489 h 921"/>
                              <a:gd name="T204" fmla="+- 0 6349 4999"/>
                              <a:gd name="T205" fmla="*/ T204 w 1890"/>
                              <a:gd name="T206" fmla="+- 0 468 -25"/>
                              <a:gd name="T207" fmla="*/ 468 h 921"/>
                              <a:gd name="T208" fmla="+- 0 6403 4999"/>
                              <a:gd name="T209" fmla="*/ T208 w 1890"/>
                              <a:gd name="T210" fmla="+- 0 439 -25"/>
                              <a:gd name="T211" fmla="*/ 439 h 921"/>
                              <a:gd name="T212" fmla="+- 0 6457 4999"/>
                              <a:gd name="T213" fmla="*/ T212 w 1890"/>
                              <a:gd name="T214" fmla="+- 0 414 -25"/>
                              <a:gd name="T215" fmla="*/ 414 h 921"/>
                              <a:gd name="T216" fmla="+- 0 6511 4999"/>
                              <a:gd name="T217" fmla="*/ T216 w 1890"/>
                              <a:gd name="T218" fmla="+- 0 388 -25"/>
                              <a:gd name="T219" fmla="*/ 388 h 921"/>
                              <a:gd name="T220" fmla="+- 0 6565 4999"/>
                              <a:gd name="T221" fmla="*/ T220 w 1890"/>
                              <a:gd name="T222" fmla="+- 0 364 -25"/>
                              <a:gd name="T223" fmla="*/ 364 h 921"/>
                              <a:gd name="T224" fmla="+- 0 6619 4999"/>
                              <a:gd name="T225" fmla="*/ T224 w 1890"/>
                              <a:gd name="T226" fmla="+- 0 336 -25"/>
                              <a:gd name="T227" fmla="*/ 336 h 921"/>
                              <a:gd name="T228" fmla="+- 0 6673 4999"/>
                              <a:gd name="T229" fmla="*/ T228 w 1890"/>
                              <a:gd name="T230" fmla="+- 0 307 -25"/>
                              <a:gd name="T231" fmla="*/ 307 h 921"/>
                              <a:gd name="T232" fmla="+- 0 6727 4999"/>
                              <a:gd name="T233" fmla="*/ T232 w 1890"/>
                              <a:gd name="T234" fmla="+- 0 277 -25"/>
                              <a:gd name="T235" fmla="*/ 277 h 921"/>
                              <a:gd name="T236" fmla="+- 0 6835 4999"/>
                              <a:gd name="T237" fmla="*/ T236 w 1890"/>
                              <a:gd name="T238" fmla="+- 0 218 -25"/>
                              <a:gd name="T239" fmla="*/ 218 h 921"/>
                              <a:gd name="T240" fmla="+- 0 6889 4999"/>
                              <a:gd name="T241" fmla="*/ T240 w 1890"/>
                              <a:gd name="T242" fmla="+- 0 185 -25"/>
                              <a:gd name="T243" fmla="*/ 185 h 921"/>
                              <a:gd name="T244" fmla="+- 0 6889 4999"/>
                              <a:gd name="T245" fmla="*/ T244 w 1890"/>
                              <a:gd name="T246" fmla="+- 0 -25 -25"/>
                              <a:gd name="T247" fmla="*/ -25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921">
                                <a:moveTo>
                                  <a:pt x="1890" y="0"/>
                                </a:moveTo>
                                <a:lnTo>
                                  <a:pt x="1836" y="44"/>
                                </a:lnTo>
                                <a:lnTo>
                                  <a:pt x="1782" y="84"/>
                                </a:lnTo>
                                <a:lnTo>
                                  <a:pt x="1674" y="162"/>
                                </a:lnTo>
                                <a:lnTo>
                                  <a:pt x="1620" y="198"/>
                                </a:lnTo>
                                <a:lnTo>
                                  <a:pt x="1566" y="232"/>
                                </a:lnTo>
                                <a:lnTo>
                                  <a:pt x="1512" y="265"/>
                                </a:lnTo>
                                <a:lnTo>
                                  <a:pt x="1458" y="298"/>
                                </a:lnTo>
                                <a:lnTo>
                                  <a:pt x="1404" y="329"/>
                                </a:lnTo>
                                <a:lnTo>
                                  <a:pt x="1350" y="364"/>
                                </a:lnTo>
                                <a:lnTo>
                                  <a:pt x="1296" y="391"/>
                                </a:lnTo>
                                <a:lnTo>
                                  <a:pt x="1188" y="446"/>
                                </a:lnTo>
                                <a:lnTo>
                                  <a:pt x="1134" y="472"/>
                                </a:lnTo>
                                <a:lnTo>
                                  <a:pt x="1080" y="499"/>
                                </a:lnTo>
                                <a:lnTo>
                                  <a:pt x="1026" y="523"/>
                                </a:lnTo>
                                <a:lnTo>
                                  <a:pt x="972" y="545"/>
                                </a:lnTo>
                                <a:lnTo>
                                  <a:pt x="918" y="568"/>
                                </a:lnTo>
                                <a:lnTo>
                                  <a:pt x="864" y="592"/>
                                </a:lnTo>
                                <a:lnTo>
                                  <a:pt x="810" y="614"/>
                                </a:lnTo>
                                <a:lnTo>
                                  <a:pt x="756" y="635"/>
                                </a:lnTo>
                                <a:lnTo>
                                  <a:pt x="702" y="657"/>
                                </a:lnTo>
                                <a:lnTo>
                                  <a:pt x="594" y="695"/>
                                </a:lnTo>
                                <a:lnTo>
                                  <a:pt x="540" y="712"/>
                                </a:lnTo>
                                <a:lnTo>
                                  <a:pt x="486" y="728"/>
                                </a:lnTo>
                                <a:lnTo>
                                  <a:pt x="432" y="744"/>
                                </a:lnTo>
                                <a:lnTo>
                                  <a:pt x="378" y="763"/>
                                </a:lnTo>
                                <a:lnTo>
                                  <a:pt x="324" y="778"/>
                                </a:lnTo>
                                <a:lnTo>
                                  <a:pt x="270" y="791"/>
                                </a:lnTo>
                                <a:lnTo>
                                  <a:pt x="108" y="834"/>
                                </a:lnTo>
                                <a:lnTo>
                                  <a:pt x="0" y="861"/>
                                </a:lnTo>
                                <a:lnTo>
                                  <a:pt x="0" y="921"/>
                                </a:lnTo>
                                <a:lnTo>
                                  <a:pt x="108" y="897"/>
                                </a:lnTo>
                                <a:lnTo>
                                  <a:pt x="162" y="883"/>
                                </a:lnTo>
                                <a:lnTo>
                                  <a:pt x="270" y="856"/>
                                </a:lnTo>
                                <a:lnTo>
                                  <a:pt x="324" y="844"/>
                                </a:lnTo>
                                <a:lnTo>
                                  <a:pt x="378" y="830"/>
                                </a:lnTo>
                                <a:lnTo>
                                  <a:pt x="432" y="813"/>
                                </a:lnTo>
                                <a:lnTo>
                                  <a:pt x="486" y="798"/>
                                </a:lnTo>
                                <a:lnTo>
                                  <a:pt x="540" y="784"/>
                                </a:lnTo>
                                <a:lnTo>
                                  <a:pt x="594" y="768"/>
                                </a:lnTo>
                                <a:lnTo>
                                  <a:pt x="648" y="751"/>
                                </a:lnTo>
                                <a:lnTo>
                                  <a:pt x="702" y="735"/>
                                </a:lnTo>
                                <a:lnTo>
                                  <a:pt x="756" y="716"/>
                                </a:lnTo>
                                <a:lnTo>
                                  <a:pt x="810" y="699"/>
                                </a:lnTo>
                                <a:lnTo>
                                  <a:pt x="864" y="680"/>
                                </a:lnTo>
                                <a:lnTo>
                                  <a:pt x="918" y="659"/>
                                </a:lnTo>
                                <a:lnTo>
                                  <a:pt x="972" y="640"/>
                                </a:lnTo>
                                <a:lnTo>
                                  <a:pt x="1026" y="622"/>
                                </a:lnTo>
                                <a:lnTo>
                                  <a:pt x="1080" y="602"/>
                                </a:lnTo>
                                <a:lnTo>
                                  <a:pt x="1188" y="559"/>
                                </a:lnTo>
                                <a:lnTo>
                                  <a:pt x="1296" y="514"/>
                                </a:lnTo>
                                <a:lnTo>
                                  <a:pt x="1350" y="493"/>
                                </a:lnTo>
                                <a:lnTo>
                                  <a:pt x="1404" y="464"/>
                                </a:lnTo>
                                <a:lnTo>
                                  <a:pt x="1458" y="439"/>
                                </a:lnTo>
                                <a:lnTo>
                                  <a:pt x="1512" y="413"/>
                                </a:lnTo>
                                <a:lnTo>
                                  <a:pt x="1566" y="389"/>
                                </a:lnTo>
                                <a:lnTo>
                                  <a:pt x="1620" y="361"/>
                                </a:lnTo>
                                <a:lnTo>
                                  <a:pt x="1674" y="332"/>
                                </a:lnTo>
                                <a:lnTo>
                                  <a:pt x="1728" y="302"/>
                                </a:lnTo>
                                <a:lnTo>
                                  <a:pt x="1836" y="243"/>
                                </a:lnTo>
                                <a:lnTo>
                                  <a:pt x="1890" y="21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389"/>
                        <wps:cNvSpPr>
                          <a:spLocks/>
                        </wps:cNvSpPr>
                        <wps:spPr bwMode="auto">
                          <a:xfrm>
                            <a:off x="4999" y="1012"/>
                            <a:ext cx="1620" cy="43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1620"/>
                              <a:gd name="T2" fmla="+- 0 1055 1012"/>
                              <a:gd name="T3" fmla="*/ 1055 h 43"/>
                              <a:gd name="T4" fmla="+- 0 4999 4999"/>
                              <a:gd name="T5" fmla="*/ T4 w 1620"/>
                              <a:gd name="T6" fmla="+- 0 1012 1012"/>
                              <a:gd name="T7" fmla="*/ 1012 h 43"/>
                              <a:gd name="T8" fmla="+- 0 5539 4999"/>
                              <a:gd name="T9" fmla="*/ T8 w 1620"/>
                              <a:gd name="T10" fmla="+- 0 1055 1012"/>
                              <a:gd name="T11" fmla="*/ 1055 h 43"/>
                              <a:gd name="T12" fmla="+- 0 5539 4999"/>
                              <a:gd name="T13" fmla="*/ T12 w 1620"/>
                              <a:gd name="T14" fmla="+- 0 1012 1012"/>
                              <a:gd name="T15" fmla="*/ 1012 h 43"/>
                              <a:gd name="T16" fmla="+- 0 6079 4999"/>
                              <a:gd name="T17" fmla="*/ T16 w 1620"/>
                              <a:gd name="T18" fmla="+- 0 1055 1012"/>
                              <a:gd name="T19" fmla="*/ 1055 h 43"/>
                              <a:gd name="T20" fmla="+- 0 6079 4999"/>
                              <a:gd name="T21" fmla="*/ T20 w 1620"/>
                              <a:gd name="T22" fmla="+- 0 1012 1012"/>
                              <a:gd name="T23" fmla="*/ 1012 h 43"/>
                              <a:gd name="T24" fmla="+- 0 6619 4999"/>
                              <a:gd name="T25" fmla="*/ T24 w 1620"/>
                              <a:gd name="T26" fmla="+- 0 1055 1012"/>
                              <a:gd name="T27" fmla="*/ 1055 h 43"/>
                              <a:gd name="T28" fmla="+- 0 6619 4999"/>
                              <a:gd name="T29" fmla="*/ T28 w 1620"/>
                              <a:gd name="T30" fmla="+- 0 1012 1012"/>
                              <a:gd name="T31" fmla="*/ 1012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20" y="43"/>
                                </a:moveTo>
                                <a:lnTo>
                                  <a:pt x="162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B6650" id="docshapegroup382" o:spid="_x0000_s1026" style="position:absolute;margin-left:249.55pt;margin-top:-1.25pt;width:94.9pt;height:54pt;z-index:15768064;mso-position-horizontal-relative:page" coordorigin="4991,-25" coordsize="1898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">
                <v:shape id="docshape383" o:spid="_x0000_s1027" style="position:absolute;left:4999;top:631;width:1890;height:312;visibility:visible;mso-wrap-style:square;v-text-anchor:top" coordsize="189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" path="m1890,r-54,9l1782,17r-54,11l1674,41,1566,62r-54,11l1350,102r-54,11l1242,123r-54,10l1134,144r-108,16l972,167r-54,7l864,183r-54,9l756,200r-54,6l648,213r-54,7l540,226,378,247r-54,6l270,260r-54,6l162,273r-54,6l,291r,20l54,306,270,281r54,-7l540,248r54,-5l702,228r54,-5l810,216r54,-10l918,198r54,-7l1026,185r108,-16l1188,159r54,-9l1296,141r54,-10l1404,122r108,-18l1566,94,1674,75r54,-11l1782,54,1890,39r,-39xe" fillcolor="#e78429" stroked="f">
                  <v:fill opacity="32896f"/>
                  <v:path arrowok="t" o:connecttype="custom" o:connectlocs="1890,632;1836,641;1782,649;1728,660;1674,673;1566,694;1512,705;1350,734;1296,745;1242,755;1188,765;1134,776;1026,792;972,799;918,806;864,815;810,824;756,832;702,838;648,845;594,852;540,858;378,879;324,885;270,892;216,898;162,905;108,911;0,923;0,943;54,938;270,913;324,906;540,880;594,875;702,860;756,855;810,848;864,838;918,830;972,823;1026,817;1134,801;1188,791;1242,782;1296,773;1350,763;1404,754;1512,736;1566,726;1674,707;1728,696;1782,686;1890,671;1890,632" o:connectangles="0,0,0,0,0,0,0,0,0,0,0,0,0,0,0,0,0,0,0,0,0,0,0,0,0,0,0,0,0,0,0,0,0,0,0,0,0,0,0,0,0,0,0,0,0,0,0,0,0,0,0,0,0,0,0"/>
                </v:shape>
                <v:shape id="docshape384" o:spid="_x0000_s1028" style="position:absolute;left:4999;top:501;width:1890;height:428;visibility:visible;mso-wrap-style:square;v-text-anchor:top" coordsize="1890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" path="m1890,r-54,16l1782,34r-54,16l1674,65r-54,16l1512,110r-54,13l1404,137r-54,12l1296,167r-54,12l1188,189r-54,16l1080,214r-54,13l972,238r-54,12l864,260,756,283,648,302r-54,12l540,324r-54,7l432,342r-54,9l324,360r-54,7l216,373r-54,9l108,389,54,400,,408r,20l54,420r54,-10l162,402r54,-8l270,388r54,-7l378,372r54,-9l486,353r54,-7l594,337r54,-12l756,306,864,284r54,-9l972,263r54,-10l1080,241r54,-9l1188,217r54,-9l1296,197r54,-17l1404,170r54,-13l1512,145r108,-27l1674,103,1782,75r54,-16l1890,44r,-44xe" fillcolor="#ed968c" stroked="f">
                  <v:fill opacity="32896f"/>
                  <v:path arrowok="t" o:connecttype="custom" o:connectlocs="1836,517;1728,551;1620,582;1458,624;1350,650;1242,680;1134,706;1026,728;918,751;756,784;594,815;486,832;378,852;270,868;162,883;54,901;0,929;108,911;216,895;324,882;432,864;540,847;648,826;864,785;972,764;1080,742;1188,718;1296,698;1404,671;1512,646;1674,604;1836,560;1890,501" o:connectangles="0,0,0,0,0,0,0,0,0,0,0,0,0,0,0,0,0,0,0,0,0,0,0,0,0,0,0,0,0,0,0,0,0"/>
                </v:shape>
                <v:shape id="docshape385" o:spid="_x0000_s1029" style="position:absolute;left:4999;top:47;width:1890;height:832;visibility:visible;mso-wrap-style:square;v-text-anchor:top" coordsize="1890,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" path="m1890,r-54,39l1782,76r-54,34l1674,143r-54,34l1566,210r-54,29l1458,263r-54,30l1296,354r-54,29l1188,407r-54,28l1080,461r-54,22l972,506r-54,22l810,572,702,611r-54,18l594,648r-54,16l486,678,378,710r-54,17l216,757r-54,13l108,785,54,799,,811r,20l54,819r54,-13l162,791r54,-13l324,749r54,-17l486,701r54,-13l594,671r54,-18l702,636r54,-19l810,598,918,556r54,-20l1026,514r54,-20l1134,470r54,-26l1242,421r108,-56l1404,337r54,-27l1512,287r54,-26l1674,199r54,-29l1782,139r54,-35l1890,69r,-69xe" fillcolor="#7c4b73" stroked="f">
                  <v:fill opacity="32896f"/>
                  <v:path arrowok="t" o:connecttype="custom" o:connectlocs="1890,48;1836,87;1782,124;1728,158;1674,191;1620,225;1566,258;1512,287;1458,311;1404,341;1296,402;1242,431;1188,455;1134,483;1080,509;1026,531;972,554;918,576;810,620;702,659;648,677;594,696;540,712;486,726;378,758;324,775;216,805;162,818;108,833;54,847;0,859;0,879;54,867;108,854;162,839;216,826;324,797;378,780;486,749;540,736;594,719;648,701;702,684;756,665;810,646;918,604;972,584;1026,562;1080,542;1134,518;1188,492;1242,469;1350,413;1404,385;1458,358;1512,335;1566,309;1674,247;1728,218;1782,187;1836,152;1890,117;1890,48" o:connectangles="0,0,0,0,0,0,0,0,0,0,0,0,0,0,0,0,0,0,0,0,0,0,0,0,0,0,0,0,0,0,0,0,0,0,0,0,0,0,0,0,0,0,0,0,0,0,0,0,0,0,0,0,0,0,0,0,0,0,0,0,0,0,0"/>
                </v:shape>
                <v:shape id="docshape386" o:spid="_x0000_s1030" style="position:absolute;left:4999;top:593;width:1890;height:370;visibility:visible;mso-wrap-style:square;v-text-anchor:top" coordsize="189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" path="m1890,r-54,13l1782,18,1674,44r-54,10l1566,65r-54,17l1458,93r-54,6l1350,111r-108,20l1188,140r-54,10l1080,160r-54,8l918,187r-54,9l810,204,702,219r-54,8l486,249r-54,7l324,269,108,295r-54,5l,309r,60l54,361r54,-6l162,349,378,324,486,311r54,-7l648,291r54,-6l756,279,864,266r54,-9l1026,242r54,-7l1134,228r54,-8l1242,213r54,-8l1350,198r54,-9l1458,186r54,-8l1566,164r54,-8l1674,148r108,-19l1836,128r54,-10l1890,xe" fillcolor="#e78429" stroked="f">
                  <v:fill opacity="32896f"/>
                  <v:path arrowok="t" o:connecttype="custom" o:connectlocs="1890,594;1836,607;1782,612;1674,638;1620,648;1566,659;1512,676;1458,687;1404,693;1350,705;1242,725;1188,734;1134,744;1080,754;1026,762;918,781;864,790;810,798;702,813;648,821;486,843;432,850;324,863;108,889;54,894;0,903;0,963;54,955;108,949;162,943;378,918;486,905;540,898;648,885;702,879;756,873;864,860;918,851;1026,836;1080,829;1134,822;1188,814;1242,807;1296,799;1350,792;1404,783;1458,780;1512,772;1566,758;1620,750;1674,742;1782,723;1836,722;1890,712;1890,594" o:connectangles="0,0,0,0,0,0,0,0,0,0,0,0,0,0,0,0,0,0,0,0,0,0,0,0,0,0,0,0,0,0,0,0,0,0,0,0,0,0,0,0,0,0,0,0,0,0,0,0,0,0,0,0,0,0,0"/>
                </v:shape>
                <v:shape id="docshape387" o:spid="_x0000_s1031" style="position:absolute;left:4999;top:455;width:1890;height:491;visibility:visible;mso-wrap-style:square;v-text-anchor:top" coordsize="189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" path="m1890,r-54,18l1782,36r-54,16l1566,102r-162,47l1134,218r-108,23l972,254,864,278r-54,12l756,299r-54,12l648,322r-54,11l540,343,378,371r-54,9l270,390,162,407,54,423,,431r,59l54,482,162,467,270,451,378,434,540,410,702,383r54,-11l810,364,972,334r54,-10l1080,316r270,-56l1512,226r108,-25l1728,175r54,-12l1836,150r54,-12l1890,xe" fillcolor="#ed968c" stroked="f">
                  <v:fill opacity="32896f"/>
                  <v:path arrowok="t" o:connecttype="custom" o:connectlocs="1890,456;1836,474;1782,492;1728,508;1566,558;1404,605;1134,674;1026,697;972,710;864,734;810,746;756,755;702,767;648,778;594,789;540,799;378,827;324,836;270,846;162,863;54,879;0,887;0,946;54,938;162,923;270,907;378,890;540,866;702,839;756,828;810,820;972,790;1026,780;1080,772;1350,716;1512,682;1620,657;1728,631;1782,619;1836,606;1890,594;1890,456" o:connectangles="0,0,0,0,0,0,0,0,0,0,0,0,0,0,0,0,0,0,0,0,0,0,0,0,0,0,0,0,0,0,0,0,0,0,0,0,0,0,0,0,0,0"/>
                </v:shape>
                <v:shape id="docshape388" o:spid="_x0000_s1032" style="position:absolute;left:4999;top:-25;width:1890;height:921;visibility:visible;mso-wrap-style:square;v-text-anchor:top" coordsize="189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" path="m1890,r-54,44l1782,84r-108,78l1620,198r-54,34l1512,265r-54,33l1404,329r-54,35l1296,391r-108,55l1134,472r-54,27l1026,523r-54,22l918,568r-54,24l810,614r-54,21l702,657,594,695r-54,17l486,728r-54,16l378,763r-54,15l270,791,108,834,,861r,60l108,897r54,-14l270,856r54,-12l378,830r54,-17l486,798r54,-14l594,768r54,-17l702,735r54,-19l810,699r54,-19l918,659r54,-19l1026,622r54,-20l1188,559r108,-45l1350,493r54,-29l1458,439r54,-26l1566,389r54,-28l1674,332r54,-30l1836,243r54,-33l1890,xe" fillcolor="#7c4b73" stroked="f">
                  <v:fill opacity="32896f"/>
                  <v:path arrowok="t" o:connecttype="custom" o:connectlocs="1890,-25;1836,19;1782,59;1674,137;1620,173;1566,207;1512,240;1458,273;1404,304;1350,339;1296,366;1188,421;1134,447;1080,474;1026,498;972,520;918,543;864,567;810,589;756,610;702,632;594,670;540,687;486,703;432,719;378,738;324,753;270,766;108,809;0,836;0,896;108,872;162,858;270,831;324,819;378,805;432,788;486,773;540,759;594,743;648,726;702,710;756,691;810,674;864,655;918,634;972,615;1026,597;1080,577;1188,534;1296,489;1350,468;1404,439;1458,414;1512,388;1566,364;1620,336;1674,307;1728,277;1836,218;1890,185;1890,-25" o:connectangles="0,0,0,0,0,0,0,0,0,0,0,0,0,0,0,0,0,0,0,0,0,0,0,0,0,0,0,0,0,0,0,0,0,0,0,0,0,0,0,0,0,0,0,0,0,0,0,0,0,0,0,0,0,0,0,0,0,0,0,0,0,0"/>
                </v:shape>
                <v:shape id="docshape389" o:spid="_x0000_s1033" style="position:absolute;left:4999;top:1012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" path="m,43l,m540,43l540,t540,43l1080,t540,43l1620,e" filled="f" strokecolor="#333" strokeweight=".291mm">
                  <v:path arrowok="t" o:connecttype="custom" o:connectlocs="0,1055;0,1012;540,1055;540,1012;1080,1055;1080,1012;1620,1055;1620,1012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4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3D6E3A" id="Line 3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lNHgIAAEIEAAAOAAAAZHJzL2Uyb0RvYy54bWysU8GO2jAQvVfqP1i+QxLIsm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AxkblN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1.4</w:t>
      </w:r>
    </w:p>
    <w:p w:rsidR="00485016" w:rsidRDefault="00DA2490">
      <w:pPr>
        <w:spacing w:before="72"/>
        <w:ind w:left="893"/>
        <w:rPr>
          <w:rFonts w:ascii="Times New Roman"/>
          <w:sz w:val="14"/>
        </w:rPr>
        <w:pPrChange w:id="2059" w:author="Hughes, Anna E" w:date="2023-06-19T12:41:00Z">
          <w:pPr>
            <w:spacing w:before="72"/>
            <w:ind w:left="773"/>
          </w:pPr>
        </w:pPrChange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1796415</wp:posOffset>
                </wp:positionH>
                <wp:positionV relativeFrom="paragraph">
                  <wp:posOffset>80645</wp:posOffset>
                </wp:positionV>
                <wp:extent cx="1205230" cy="487680"/>
                <wp:effectExtent l="0" t="0" r="0" b="0"/>
                <wp:wrapNone/>
                <wp:docPr id="35" name="docshapegroup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87680"/>
                          <a:chOff x="2829" y="127"/>
                          <a:chExt cx="1898" cy="768"/>
                        </a:xfrm>
                      </wpg:grpSpPr>
                      <wps:wsp>
                        <wps:cNvPr id="36" name="docshape391"/>
                        <wps:cNvSpPr>
                          <a:spLocks/>
                        </wps:cNvSpPr>
                        <wps:spPr bwMode="auto">
                          <a:xfrm>
                            <a:off x="2837" y="584"/>
                            <a:ext cx="1889" cy="1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84 584"/>
                              <a:gd name="T3" fmla="*/ 584 h 198"/>
                              <a:gd name="T4" fmla="+- 0 4672 2837"/>
                              <a:gd name="T5" fmla="*/ T4 w 1889"/>
                              <a:gd name="T6" fmla="+- 0 591 584"/>
                              <a:gd name="T7" fmla="*/ 591 h 198"/>
                              <a:gd name="T8" fmla="+- 0 4618 2837"/>
                              <a:gd name="T9" fmla="*/ T8 w 1889"/>
                              <a:gd name="T10" fmla="+- 0 596 584"/>
                              <a:gd name="T11" fmla="*/ 596 h 198"/>
                              <a:gd name="T12" fmla="+- 0 4564 2837"/>
                              <a:gd name="T13" fmla="*/ T12 w 1889"/>
                              <a:gd name="T14" fmla="+- 0 600 584"/>
                              <a:gd name="T15" fmla="*/ 600 h 198"/>
                              <a:gd name="T16" fmla="+- 0 4510 2837"/>
                              <a:gd name="T17" fmla="*/ T16 w 1889"/>
                              <a:gd name="T18" fmla="+- 0 609 584"/>
                              <a:gd name="T19" fmla="*/ 609 h 198"/>
                              <a:gd name="T20" fmla="+- 0 4456 2837"/>
                              <a:gd name="T21" fmla="*/ T20 w 1889"/>
                              <a:gd name="T22" fmla="+- 0 615 584"/>
                              <a:gd name="T23" fmla="*/ 615 h 198"/>
                              <a:gd name="T24" fmla="+- 0 4402 2837"/>
                              <a:gd name="T25" fmla="*/ T24 w 1889"/>
                              <a:gd name="T26" fmla="+- 0 620 584"/>
                              <a:gd name="T27" fmla="*/ 620 h 198"/>
                              <a:gd name="T28" fmla="+- 0 4294 2837"/>
                              <a:gd name="T29" fmla="*/ T28 w 1889"/>
                              <a:gd name="T30" fmla="+- 0 632 584"/>
                              <a:gd name="T31" fmla="*/ 632 h 198"/>
                              <a:gd name="T32" fmla="+- 0 4240 2837"/>
                              <a:gd name="T33" fmla="*/ T32 w 1889"/>
                              <a:gd name="T34" fmla="+- 0 639 584"/>
                              <a:gd name="T35" fmla="*/ 639 h 198"/>
                              <a:gd name="T36" fmla="+- 0 4186 2837"/>
                              <a:gd name="T37" fmla="*/ T36 w 1889"/>
                              <a:gd name="T38" fmla="+- 0 645 584"/>
                              <a:gd name="T39" fmla="*/ 645 h 198"/>
                              <a:gd name="T40" fmla="+- 0 4132 2837"/>
                              <a:gd name="T41" fmla="*/ T40 w 1889"/>
                              <a:gd name="T42" fmla="+- 0 650 584"/>
                              <a:gd name="T43" fmla="*/ 650 h 198"/>
                              <a:gd name="T44" fmla="+- 0 4078 2837"/>
                              <a:gd name="T45" fmla="*/ T44 w 1889"/>
                              <a:gd name="T46" fmla="+- 0 655 584"/>
                              <a:gd name="T47" fmla="*/ 655 h 198"/>
                              <a:gd name="T48" fmla="+- 0 3971 2837"/>
                              <a:gd name="T49" fmla="*/ T48 w 1889"/>
                              <a:gd name="T50" fmla="+- 0 665 584"/>
                              <a:gd name="T51" fmla="*/ 665 h 198"/>
                              <a:gd name="T52" fmla="+- 0 3917 2837"/>
                              <a:gd name="T53" fmla="*/ T52 w 1889"/>
                              <a:gd name="T54" fmla="+- 0 671 584"/>
                              <a:gd name="T55" fmla="*/ 671 h 198"/>
                              <a:gd name="T56" fmla="+- 0 3863 2837"/>
                              <a:gd name="T57" fmla="*/ T56 w 1889"/>
                              <a:gd name="T58" fmla="+- 0 676 584"/>
                              <a:gd name="T59" fmla="*/ 676 h 198"/>
                              <a:gd name="T60" fmla="+- 0 3808 2837"/>
                              <a:gd name="T61" fmla="*/ T60 w 1889"/>
                              <a:gd name="T62" fmla="+- 0 681 584"/>
                              <a:gd name="T63" fmla="*/ 681 h 198"/>
                              <a:gd name="T64" fmla="+- 0 3754 2837"/>
                              <a:gd name="T65" fmla="*/ T64 w 1889"/>
                              <a:gd name="T66" fmla="+- 0 687 584"/>
                              <a:gd name="T67" fmla="*/ 687 h 198"/>
                              <a:gd name="T68" fmla="+- 0 3701 2837"/>
                              <a:gd name="T69" fmla="*/ T68 w 1889"/>
                              <a:gd name="T70" fmla="+- 0 691 584"/>
                              <a:gd name="T71" fmla="*/ 691 h 198"/>
                              <a:gd name="T72" fmla="+- 0 3647 2837"/>
                              <a:gd name="T73" fmla="*/ T72 w 1889"/>
                              <a:gd name="T74" fmla="+- 0 695 584"/>
                              <a:gd name="T75" fmla="*/ 695 h 198"/>
                              <a:gd name="T76" fmla="+- 0 3593 2837"/>
                              <a:gd name="T77" fmla="*/ T76 w 1889"/>
                              <a:gd name="T78" fmla="+- 0 700 584"/>
                              <a:gd name="T79" fmla="*/ 700 h 198"/>
                              <a:gd name="T80" fmla="+- 0 3539 2837"/>
                              <a:gd name="T81" fmla="*/ T80 w 1889"/>
                              <a:gd name="T82" fmla="+- 0 706 584"/>
                              <a:gd name="T83" fmla="*/ 706 h 198"/>
                              <a:gd name="T84" fmla="+- 0 3431 2837"/>
                              <a:gd name="T85" fmla="*/ T84 w 1889"/>
                              <a:gd name="T86" fmla="+- 0 715 584"/>
                              <a:gd name="T87" fmla="*/ 715 h 198"/>
                              <a:gd name="T88" fmla="+- 0 3377 2837"/>
                              <a:gd name="T89" fmla="*/ T88 w 1889"/>
                              <a:gd name="T90" fmla="+- 0 720 584"/>
                              <a:gd name="T91" fmla="*/ 720 h 198"/>
                              <a:gd name="T92" fmla="+- 0 3215 2837"/>
                              <a:gd name="T93" fmla="*/ T92 w 1889"/>
                              <a:gd name="T94" fmla="+- 0 734 584"/>
                              <a:gd name="T95" fmla="*/ 734 h 198"/>
                              <a:gd name="T96" fmla="+- 0 3161 2837"/>
                              <a:gd name="T97" fmla="*/ T96 w 1889"/>
                              <a:gd name="T98" fmla="+- 0 737 584"/>
                              <a:gd name="T99" fmla="*/ 737 h 198"/>
                              <a:gd name="T100" fmla="+- 0 2945 2837"/>
                              <a:gd name="T101" fmla="*/ T100 w 1889"/>
                              <a:gd name="T102" fmla="+- 0 755 584"/>
                              <a:gd name="T103" fmla="*/ 755 h 198"/>
                              <a:gd name="T104" fmla="+- 0 2891 2837"/>
                              <a:gd name="T105" fmla="*/ T104 w 1889"/>
                              <a:gd name="T106" fmla="+- 0 758 584"/>
                              <a:gd name="T107" fmla="*/ 758 h 198"/>
                              <a:gd name="T108" fmla="+- 0 2837 2837"/>
                              <a:gd name="T109" fmla="*/ T108 w 1889"/>
                              <a:gd name="T110" fmla="+- 0 762 584"/>
                              <a:gd name="T111" fmla="*/ 762 h 198"/>
                              <a:gd name="T112" fmla="+- 0 2837 2837"/>
                              <a:gd name="T113" fmla="*/ T112 w 1889"/>
                              <a:gd name="T114" fmla="+- 0 782 584"/>
                              <a:gd name="T115" fmla="*/ 782 h 198"/>
                              <a:gd name="T116" fmla="+- 0 2891 2837"/>
                              <a:gd name="T117" fmla="*/ T116 w 1889"/>
                              <a:gd name="T118" fmla="+- 0 778 584"/>
                              <a:gd name="T119" fmla="*/ 778 h 198"/>
                              <a:gd name="T120" fmla="+- 0 2945 2837"/>
                              <a:gd name="T121" fmla="*/ T120 w 1889"/>
                              <a:gd name="T122" fmla="+- 0 775 584"/>
                              <a:gd name="T123" fmla="*/ 775 h 198"/>
                              <a:gd name="T124" fmla="+- 0 3161 2837"/>
                              <a:gd name="T125" fmla="*/ T124 w 1889"/>
                              <a:gd name="T126" fmla="+- 0 759 584"/>
                              <a:gd name="T127" fmla="*/ 759 h 198"/>
                              <a:gd name="T128" fmla="+- 0 3215 2837"/>
                              <a:gd name="T129" fmla="*/ T128 w 1889"/>
                              <a:gd name="T130" fmla="+- 0 755 584"/>
                              <a:gd name="T131" fmla="*/ 755 h 198"/>
                              <a:gd name="T132" fmla="+- 0 3377 2837"/>
                              <a:gd name="T133" fmla="*/ T132 w 1889"/>
                              <a:gd name="T134" fmla="+- 0 742 584"/>
                              <a:gd name="T135" fmla="*/ 742 h 198"/>
                              <a:gd name="T136" fmla="+- 0 3431 2837"/>
                              <a:gd name="T137" fmla="*/ T136 w 1889"/>
                              <a:gd name="T138" fmla="+- 0 738 584"/>
                              <a:gd name="T139" fmla="*/ 738 h 198"/>
                              <a:gd name="T140" fmla="+- 0 3539 2837"/>
                              <a:gd name="T141" fmla="*/ T140 w 1889"/>
                              <a:gd name="T142" fmla="+- 0 729 584"/>
                              <a:gd name="T143" fmla="*/ 729 h 198"/>
                              <a:gd name="T144" fmla="+- 0 3593 2837"/>
                              <a:gd name="T145" fmla="*/ T144 w 1889"/>
                              <a:gd name="T146" fmla="+- 0 724 584"/>
                              <a:gd name="T147" fmla="*/ 724 h 198"/>
                              <a:gd name="T148" fmla="+- 0 3647 2837"/>
                              <a:gd name="T149" fmla="*/ T148 w 1889"/>
                              <a:gd name="T150" fmla="+- 0 719 584"/>
                              <a:gd name="T151" fmla="*/ 719 h 198"/>
                              <a:gd name="T152" fmla="+- 0 3701 2837"/>
                              <a:gd name="T153" fmla="*/ T152 w 1889"/>
                              <a:gd name="T154" fmla="+- 0 715 584"/>
                              <a:gd name="T155" fmla="*/ 715 h 198"/>
                              <a:gd name="T156" fmla="+- 0 3754 2837"/>
                              <a:gd name="T157" fmla="*/ T156 w 1889"/>
                              <a:gd name="T158" fmla="+- 0 711 584"/>
                              <a:gd name="T159" fmla="*/ 711 h 198"/>
                              <a:gd name="T160" fmla="+- 0 3808 2837"/>
                              <a:gd name="T161" fmla="*/ T160 w 1889"/>
                              <a:gd name="T162" fmla="+- 0 705 584"/>
                              <a:gd name="T163" fmla="*/ 705 h 198"/>
                              <a:gd name="T164" fmla="+- 0 3863 2837"/>
                              <a:gd name="T165" fmla="*/ T164 w 1889"/>
                              <a:gd name="T166" fmla="+- 0 701 584"/>
                              <a:gd name="T167" fmla="*/ 701 h 198"/>
                              <a:gd name="T168" fmla="+- 0 3917 2837"/>
                              <a:gd name="T169" fmla="*/ T168 w 1889"/>
                              <a:gd name="T170" fmla="+- 0 697 584"/>
                              <a:gd name="T171" fmla="*/ 697 h 198"/>
                              <a:gd name="T172" fmla="+- 0 3971 2837"/>
                              <a:gd name="T173" fmla="*/ T172 w 1889"/>
                              <a:gd name="T174" fmla="+- 0 691 584"/>
                              <a:gd name="T175" fmla="*/ 691 h 198"/>
                              <a:gd name="T176" fmla="+- 0 4132 2837"/>
                              <a:gd name="T177" fmla="*/ T176 w 1889"/>
                              <a:gd name="T178" fmla="+- 0 676 584"/>
                              <a:gd name="T179" fmla="*/ 676 h 198"/>
                              <a:gd name="T180" fmla="+- 0 4186 2837"/>
                              <a:gd name="T181" fmla="*/ T180 w 1889"/>
                              <a:gd name="T182" fmla="+- 0 672 584"/>
                              <a:gd name="T183" fmla="*/ 672 h 198"/>
                              <a:gd name="T184" fmla="+- 0 4240 2837"/>
                              <a:gd name="T185" fmla="*/ T184 w 1889"/>
                              <a:gd name="T186" fmla="+- 0 667 584"/>
                              <a:gd name="T187" fmla="*/ 667 h 198"/>
                              <a:gd name="T188" fmla="+- 0 4294 2837"/>
                              <a:gd name="T189" fmla="*/ T188 w 1889"/>
                              <a:gd name="T190" fmla="+- 0 660 584"/>
                              <a:gd name="T191" fmla="*/ 660 h 198"/>
                              <a:gd name="T192" fmla="+- 0 4402 2837"/>
                              <a:gd name="T193" fmla="*/ T192 w 1889"/>
                              <a:gd name="T194" fmla="+- 0 650 584"/>
                              <a:gd name="T195" fmla="*/ 650 h 198"/>
                              <a:gd name="T196" fmla="+- 0 4510 2837"/>
                              <a:gd name="T197" fmla="*/ T196 w 1889"/>
                              <a:gd name="T198" fmla="+- 0 640 584"/>
                              <a:gd name="T199" fmla="*/ 640 h 198"/>
                              <a:gd name="T200" fmla="+- 0 4564 2837"/>
                              <a:gd name="T201" fmla="*/ T200 w 1889"/>
                              <a:gd name="T202" fmla="+- 0 632 584"/>
                              <a:gd name="T203" fmla="*/ 632 h 198"/>
                              <a:gd name="T204" fmla="+- 0 4618 2837"/>
                              <a:gd name="T205" fmla="*/ T204 w 1889"/>
                              <a:gd name="T206" fmla="+- 0 629 584"/>
                              <a:gd name="T207" fmla="*/ 629 h 198"/>
                              <a:gd name="T208" fmla="+- 0 4672 2837"/>
                              <a:gd name="T209" fmla="*/ T208 w 1889"/>
                              <a:gd name="T210" fmla="+- 0 625 584"/>
                              <a:gd name="T211" fmla="*/ 625 h 198"/>
                              <a:gd name="T212" fmla="+- 0 4726 2837"/>
                              <a:gd name="T213" fmla="*/ T212 w 1889"/>
                              <a:gd name="T214" fmla="+- 0 618 584"/>
                              <a:gd name="T215" fmla="*/ 618 h 198"/>
                              <a:gd name="T216" fmla="+- 0 4726 2837"/>
                              <a:gd name="T217" fmla="*/ T216 w 1889"/>
                              <a:gd name="T218" fmla="+- 0 584 584"/>
                              <a:gd name="T219" fmla="*/ 584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98">
                                <a:moveTo>
                                  <a:pt x="1889" y="0"/>
                                </a:moveTo>
                                <a:lnTo>
                                  <a:pt x="1835" y="7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6"/>
                                </a:lnTo>
                                <a:lnTo>
                                  <a:pt x="1673" y="25"/>
                                </a:lnTo>
                                <a:lnTo>
                                  <a:pt x="1619" y="31"/>
                                </a:lnTo>
                                <a:lnTo>
                                  <a:pt x="1565" y="36"/>
                                </a:lnTo>
                                <a:lnTo>
                                  <a:pt x="1457" y="48"/>
                                </a:lnTo>
                                <a:lnTo>
                                  <a:pt x="1403" y="55"/>
                                </a:lnTo>
                                <a:lnTo>
                                  <a:pt x="1349" y="61"/>
                                </a:lnTo>
                                <a:lnTo>
                                  <a:pt x="1295" y="66"/>
                                </a:lnTo>
                                <a:lnTo>
                                  <a:pt x="1241" y="71"/>
                                </a:lnTo>
                                <a:lnTo>
                                  <a:pt x="1134" y="81"/>
                                </a:lnTo>
                                <a:lnTo>
                                  <a:pt x="1080" y="87"/>
                                </a:lnTo>
                                <a:lnTo>
                                  <a:pt x="1026" y="92"/>
                                </a:lnTo>
                                <a:lnTo>
                                  <a:pt x="971" y="97"/>
                                </a:lnTo>
                                <a:lnTo>
                                  <a:pt x="917" y="103"/>
                                </a:lnTo>
                                <a:lnTo>
                                  <a:pt x="864" y="107"/>
                                </a:lnTo>
                                <a:lnTo>
                                  <a:pt x="810" y="111"/>
                                </a:lnTo>
                                <a:lnTo>
                                  <a:pt x="756" y="116"/>
                                </a:lnTo>
                                <a:lnTo>
                                  <a:pt x="702" y="122"/>
                                </a:lnTo>
                                <a:lnTo>
                                  <a:pt x="594" y="131"/>
                                </a:lnTo>
                                <a:lnTo>
                                  <a:pt x="540" y="136"/>
                                </a:lnTo>
                                <a:lnTo>
                                  <a:pt x="378" y="150"/>
                                </a:lnTo>
                                <a:lnTo>
                                  <a:pt x="324" y="153"/>
                                </a:lnTo>
                                <a:lnTo>
                                  <a:pt x="108" y="171"/>
                                </a:lnTo>
                                <a:lnTo>
                                  <a:pt x="54" y="174"/>
                                </a:lnTo>
                                <a:lnTo>
                                  <a:pt x="0" y="178"/>
                                </a:lnTo>
                                <a:lnTo>
                                  <a:pt x="0" y="198"/>
                                </a:lnTo>
                                <a:lnTo>
                                  <a:pt x="54" y="194"/>
                                </a:lnTo>
                                <a:lnTo>
                                  <a:pt x="108" y="191"/>
                                </a:lnTo>
                                <a:lnTo>
                                  <a:pt x="324" y="175"/>
                                </a:lnTo>
                                <a:lnTo>
                                  <a:pt x="378" y="171"/>
                                </a:lnTo>
                                <a:lnTo>
                                  <a:pt x="540" y="158"/>
                                </a:lnTo>
                                <a:lnTo>
                                  <a:pt x="594" y="154"/>
                                </a:lnTo>
                                <a:lnTo>
                                  <a:pt x="702" y="145"/>
                                </a:lnTo>
                                <a:lnTo>
                                  <a:pt x="756" y="140"/>
                                </a:lnTo>
                                <a:lnTo>
                                  <a:pt x="810" y="135"/>
                                </a:lnTo>
                                <a:lnTo>
                                  <a:pt x="864" y="131"/>
                                </a:lnTo>
                                <a:lnTo>
                                  <a:pt x="917" y="127"/>
                                </a:lnTo>
                                <a:lnTo>
                                  <a:pt x="971" y="121"/>
                                </a:lnTo>
                                <a:lnTo>
                                  <a:pt x="1026" y="117"/>
                                </a:lnTo>
                                <a:lnTo>
                                  <a:pt x="1080" y="113"/>
                                </a:lnTo>
                                <a:lnTo>
                                  <a:pt x="1134" y="107"/>
                                </a:lnTo>
                                <a:lnTo>
                                  <a:pt x="1295" y="92"/>
                                </a:lnTo>
                                <a:lnTo>
                                  <a:pt x="1349" y="88"/>
                                </a:lnTo>
                                <a:lnTo>
                                  <a:pt x="1403" y="83"/>
                                </a:lnTo>
                                <a:lnTo>
                                  <a:pt x="1457" y="76"/>
                                </a:lnTo>
                                <a:lnTo>
                                  <a:pt x="1565" y="66"/>
                                </a:lnTo>
                                <a:lnTo>
                                  <a:pt x="1673" y="56"/>
                                </a:lnTo>
                                <a:lnTo>
                                  <a:pt x="1727" y="48"/>
                                </a:lnTo>
                                <a:lnTo>
                                  <a:pt x="1781" y="45"/>
                                </a:lnTo>
                                <a:lnTo>
                                  <a:pt x="1835" y="41"/>
                                </a:lnTo>
                                <a:lnTo>
                                  <a:pt x="1889" y="3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392"/>
                        <wps:cNvSpPr>
                          <a:spLocks/>
                        </wps:cNvSpPr>
                        <wps:spPr bwMode="auto">
                          <a:xfrm>
                            <a:off x="2837" y="480"/>
                            <a:ext cx="1889" cy="28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80 480"/>
                              <a:gd name="T3" fmla="*/ 480 h 288"/>
                              <a:gd name="T4" fmla="+- 0 4618 2837"/>
                              <a:gd name="T5" fmla="*/ T4 w 1889"/>
                              <a:gd name="T6" fmla="+- 0 500 480"/>
                              <a:gd name="T7" fmla="*/ 500 h 288"/>
                              <a:gd name="T8" fmla="+- 0 4564 2837"/>
                              <a:gd name="T9" fmla="*/ T8 w 1889"/>
                              <a:gd name="T10" fmla="+- 0 510 480"/>
                              <a:gd name="T11" fmla="*/ 510 h 288"/>
                              <a:gd name="T12" fmla="+- 0 4510 2837"/>
                              <a:gd name="T13" fmla="*/ T12 w 1889"/>
                              <a:gd name="T14" fmla="+- 0 520 480"/>
                              <a:gd name="T15" fmla="*/ 520 h 288"/>
                              <a:gd name="T16" fmla="+- 0 4456 2837"/>
                              <a:gd name="T17" fmla="*/ T16 w 1889"/>
                              <a:gd name="T18" fmla="+- 0 530 480"/>
                              <a:gd name="T19" fmla="*/ 530 h 288"/>
                              <a:gd name="T20" fmla="+- 0 4402 2837"/>
                              <a:gd name="T21" fmla="*/ T20 w 1889"/>
                              <a:gd name="T22" fmla="+- 0 537 480"/>
                              <a:gd name="T23" fmla="*/ 537 h 288"/>
                              <a:gd name="T24" fmla="+- 0 4348 2837"/>
                              <a:gd name="T25" fmla="*/ T24 w 1889"/>
                              <a:gd name="T26" fmla="+- 0 546 480"/>
                              <a:gd name="T27" fmla="*/ 546 h 288"/>
                              <a:gd name="T28" fmla="+- 0 4294 2837"/>
                              <a:gd name="T29" fmla="*/ T28 w 1889"/>
                              <a:gd name="T30" fmla="+- 0 555 480"/>
                              <a:gd name="T31" fmla="*/ 555 h 288"/>
                              <a:gd name="T32" fmla="+- 0 4240 2837"/>
                              <a:gd name="T33" fmla="*/ T32 w 1889"/>
                              <a:gd name="T34" fmla="+- 0 567 480"/>
                              <a:gd name="T35" fmla="*/ 567 h 288"/>
                              <a:gd name="T36" fmla="+- 0 4186 2837"/>
                              <a:gd name="T37" fmla="*/ T36 w 1889"/>
                              <a:gd name="T38" fmla="+- 0 577 480"/>
                              <a:gd name="T39" fmla="*/ 577 h 288"/>
                              <a:gd name="T40" fmla="+- 0 4132 2837"/>
                              <a:gd name="T41" fmla="*/ T40 w 1889"/>
                              <a:gd name="T42" fmla="+- 0 581 480"/>
                              <a:gd name="T43" fmla="*/ 581 h 288"/>
                              <a:gd name="T44" fmla="+- 0 4078 2837"/>
                              <a:gd name="T45" fmla="*/ T44 w 1889"/>
                              <a:gd name="T46" fmla="+- 0 595 480"/>
                              <a:gd name="T47" fmla="*/ 595 h 288"/>
                              <a:gd name="T48" fmla="+- 0 4024 2837"/>
                              <a:gd name="T49" fmla="*/ T48 w 1889"/>
                              <a:gd name="T50" fmla="+- 0 598 480"/>
                              <a:gd name="T51" fmla="*/ 598 h 288"/>
                              <a:gd name="T52" fmla="+- 0 3971 2837"/>
                              <a:gd name="T53" fmla="*/ T52 w 1889"/>
                              <a:gd name="T54" fmla="+- 0 608 480"/>
                              <a:gd name="T55" fmla="*/ 608 h 288"/>
                              <a:gd name="T56" fmla="+- 0 3917 2837"/>
                              <a:gd name="T57" fmla="*/ T56 w 1889"/>
                              <a:gd name="T58" fmla="+- 0 615 480"/>
                              <a:gd name="T59" fmla="*/ 615 h 288"/>
                              <a:gd name="T60" fmla="+- 0 3863 2837"/>
                              <a:gd name="T61" fmla="*/ T60 w 1889"/>
                              <a:gd name="T62" fmla="+- 0 623 480"/>
                              <a:gd name="T63" fmla="*/ 623 h 288"/>
                              <a:gd name="T64" fmla="+- 0 3808 2837"/>
                              <a:gd name="T65" fmla="*/ T64 w 1889"/>
                              <a:gd name="T66" fmla="+- 0 630 480"/>
                              <a:gd name="T67" fmla="*/ 630 h 288"/>
                              <a:gd name="T68" fmla="+- 0 3701 2837"/>
                              <a:gd name="T69" fmla="*/ T68 w 1889"/>
                              <a:gd name="T70" fmla="+- 0 645 480"/>
                              <a:gd name="T71" fmla="*/ 645 h 288"/>
                              <a:gd name="T72" fmla="+- 0 3647 2837"/>
                              <a:gd name="T73" fmla="*/ T72 w 1889"/>
                              <a:gd name="T74" fmla="+- 0 652 480"/>
                              <a:gd name="T75" fmla="*/ 652 h 288"/>
                              <a:gd name="T76" fmla="+- 0 3539 2837"/>
                              <a:gd name="T77" fmla="*/ T76 w 1889"/>
                              <a:gd name="T78" fmla="+- 0 667 480"/>
                              <a:gd name="T79" fmla="*/ 667 h 288"/>
                              <a:gd name="T80" fmla="+- 0 3485 2837"/>
                              <a:gd name="T81" fmla="*/ T80 w 1889"/>
                              <a:gd name="T82" fmla="+- 0 674 480"/>
                              <a:gd name="T83" fmla="*/ 674 h 288"/>
                              <a:gd name="T84" fmla="+- 0 3377 2837"/>
                              <a:gd name="T85" fmla="*/ T84 w 1889"/>
                              <a:gd name="T86" fmla="+- 0 688 480"/>
                              <a:gd name="T87" fmla="*/ 688 h 288"/>
                              <a:gd name="T88" fmla="+- 0 3323 2837"/>
                              <a:gd name="T89" fmla="*/ T88 w 1889"/>
                              <a:gd name="T90" fmla="+- 0 694 480"/>
                              <a:gd name="T91" fmla="*/ 694 h 288"/>
                              <a:gd name="T92" fmla="+- 0 3269 2837"/>
                              <a:gd name="T93" fmla="*/ T92 w 1889"/>
                              <a:gd name="T94" fmla="+- 0 700 480"/>
                              <a:gd name="T95" fmla="*/ 700 h 288"/>
                              <a:gd name="T96" fmla="+- 0 3215 2837"/>
                              <a:gd name="T97" fmla="*/ T96 w 1889"/>
                              <a:gd name="T98" fmla="+- 0 706 480"/>
                              <a:gd name="T99" fmla="*/ 706 h 288"/>
                              <a:gd name="T100" fmla="+- 0 3161 2837"/>
                              <a:gd name="T101" fmla="*/ T100 w 1889"/>
                              <a:gd name="T102" fmla="+- 0 712 480"/>
                              <a:gd name="T103" fmla="*/ 712 h 288"/>
                              <a:gd name="T104" fmla="+- 0 3107 2837"/>
                              <a:gd name="T105" fmla="*/ T104 w 1889"/>
                              <a:gd name="T106" fmla="+- 0 717 480"/>
                              <a:gd name="T107" fmla="*/ 717 h 288"/>
                              <a:gd name="T108" fmla="+- 0 2999 2837"/>
                              <a:gd name="T109" fmla="*/ T108 w 1889"/>
                              <a:gd name="T110" fmla="+- 0 729 480"/>
                              <a:gd name="T111" fmla="*/ 729 h 288"/>
                              <a:gd name="T112" fmla="+- 0 2945 2837"/>
                              <a:gd name="T113" fmla="*/ T112 w 1889"/>
                              <a:gd name="T114" fmla="+- 0 734 480"/>
                              <a:gd name="T115" fmla="*/ 734 h 288"/>
                              <a:gd name="T116" fmla="+- 0 2891 2837"/>
                              <a:gd name="T117" fmla="*/ T116 w 1889"/>
                              <a:gd name="T118" fmla="+- 0 744 480"/>
                              <a:gd name="T119" fmla="*/ 744 h 288"/>
                              <a:gd name="T120" fmla="+- 0 2837 2837"/>
                              <a:gd name="T121" fmla="*/ T120 w 1889"/>
                              <a:gd name="T122" fmla="+- 0 748 480"/>
                              <a:gd name="T123" fmla="*/ 748 h 288"/>
                              <a:gd name="T124" fmla="+- 0 2837 2837"/>
                              <a:gd name="T125" fmla="*/ T124 w 1889"/>
                              <a:gd name="T126" fmla="+- 0 768 480"/>
                              <a:gd name="T127" fmla="*/ 768 h 288"/>
                              <a:gd name="T128" fmla="+- 0 2891 2837"/>
                              <a:gd name="T129" fmla="*/ T128 w 1889"/>
                              <a:gd name="T130" fmla="+- 0 764 480"/>
                              <a:gd name="T131" fmla="*/ 764 h 288"/>
                              <a:gd name="T132" fmla="+- 0 2945 2837"/>
                              <a:gd name="T133" fmla="*/ T132 w 1889"/>
                              <a:gd name="T134" fmla="+- 0 754 480"/>
                              <a:gd name="T135" fmla="*/ 754 h 288"/>
                              <a:gd name="T136" fmla="+- 0 2999 2837"/>
                              <a:gd name="T137" fmla="*/ T136 w 1889"/>
                              <a:gd name="T138" fmla="+- 0 750 480"/>
                              <a:gd name="T139" fmla="*/ 750 h 288"/>
                              <a:gd name="T140" fmla="+- 0 3107 2837"/>
                              <a:gd name="T141" fmla="*/ T140 w 1889"/>
                              <a:gd name="T142" fmla="+- 0 738 480"/>
                              <a:gd name="T143" fmla="*/ 738 h 288"/>
                              <a:gd name="T144" fmla="+- 0 3161 2837"/>
                              <a:gd name="T145" fmla="*/ T144 w 1889"/>
                              <a:gd name="T146" fmla="+- 0 733 480"/>
                              <a:gd name="T147" fmla="*/ 733 h 288"/>
                              <a:gd name="T148" fmla="+- 0 3215 2837"/>
                              <a:gd name="T149" fmla="*/ T148 w 1889"/>
                              <a:gd name="T150" fmla="+- 0 727 480"/>
                              <a:gd name="T151" fmla="*/ 727 h 288"/>
                              <a:gd name="T152" fmla="+- 0 3269 2837"/>
                              <a:gd name="T153" fmla="*/ T152 w 1889"/>
                              <a:gd name="T154" fmla="+- 0 721 480"/>
                              <a:gd name="T155" fmla="*/ 721 h 288"/>
                              <a:gd name="T156" fmla="+- 0 3323 2837"/>
                              <a:gd name="T157" fmla="*/ T156 w 1889"/>
                              <a:gd name="T158" fmla="+- 0 716 480"/>
                              <a:gd name="T159" fmla="*/ 716 h 288"/>
                              <a:gd name="T160" fmla="+- 0 3431 2837"/>
                              <a:gd name="T161" fmla="*/ T160 w 1889"/>
                              <a:gd name="T162" fmla="+- 0 704 480"/>
                              <a:gd name="T163" fmla="*/ 704 h 288"/>
                              <a:gd name="T164" fmla="+- 0 3485 2837"/>
                              <a:gd name="T165" fmla="*/ T164 w 1889"/>
                              <a:gd name="T166" fmla="+- 0 697 480"/>
                              <a:gd name="T167" fmla="*/ 697 h 288"/>
                              <a:gd name="T168" fmla="+- 0 3539 2837"/>
                              <a:gd name="T169" fmla="*/ T168 w 1889"/>
                              <a:gd name="T170" fmla="+- 0 689 480"/>
                              <a:gd name="T171" fmla="*/ 689 h 288"/>
                              <a:gd name="T172" fmla="+- 0 3647 2837"/>
                              <a:gd name="T173" fmla="*/ T172 w 1889"/>
                              <a:gd name="T174" fmla="+- 0 676 480"/>
                              <a:gd name="T175" fmla="*/ 676 h 288"/>
                              <a:gd name="T176" fmla="+- 0 3754 2837"/>
                              <a:gd name="T177" fmla="*/ T176 w 1889"/>
                              <a:gd name="T178" fmla="+- 0 663 480"/>
                              <a:gd name="T179" fmla="*/ 663 h 288"/>
                              <a:gd name="T180" fmla="+- 0 3808 2837"/>
                              <a:gd name="T181" fmla="*/ T180 w 1889"/>
                              <a:gd name="T182" fmla="+- 0 656 480"/>
                              <a:gd name="T183" fmla="*/ 656 h 288"/>
                              <a:gd name="T184" fmla="+- 0 3863 2837"/>
                              <a:gd name="T185" fmla="*/ T184 w 1889"/>
                              <a:gd name="T186" fmla="+- 0 650 480"/>
                              <a:gd name="T187" fmla="*/ 650 h 288"/>
                              <a:gd name="T188" fmla="+- 0 3917 2837"/>
                              <a:gd name="T189" fmla="*/ T188 w 1889"/>
                              <a:gd name="T190" fmla="+- 0 642 480"/>
                              <a:gd name="T191" fmla="*/ 642 h 288"/>
                              <a:gd name="T192" fmla="+- 0 3971 2837"/>
                              <a:gd name="T193" fmla="*/ T192 w 1889"/>
                              <a:gd name="T194" fmla="+- 0 635 480"/>
                              <a:gd name="T195" fmla="*/ 635 h 288"/>
                              <a:gd name="T196" fmla="+- 0 4024 2837"/>
                              <a:gd name="T197" fmla="*/ T196 w 1889"/>
                              <a:gd name="T198" fmla="+- 0 626 480"/>
                              <a:gd name="T199" fmla="*/ 626 h 288"/>
                              <a:gd name="T200" fmla="+- 0 4078 2837"/>
                              <a:gd name="T201" fmla="*/ T200 w 1889"/>
                              <a:gd name="T202" fmla="+- 0 623 480"/>
                              <a:gd name="T203" fmla="*/ 623 h 288"/>
                              <a:gd name="T204" fmla="+- 0 4132 2837"/>
                              <a:gd name="T205" fmla="*/ T204 w 1889"/>
                              <a:gd name="T206" fmla="+- 0 610 480"/>
                              <a:gd name="T207" fmla="*/ 610 h 288"/>
                              <a:gd name="T208" fmla="+- 0 4186 2837"/>
                              <a:gd name="T209" fmla="*/ T208 w 1889"/>
                              <a:gd name="T210" fmla="+- 0 607 480"/>
                              <a:gd name="T211" fmla="*/ 607 h 288"/>
                              <a:gd name="T212" fmla="+- 0 4240 2837"/>
                              <a:gd name="T213" fmla="*/ T212 w 1889"/>
                              <a:gd name="T214" fmla="+- 0 598 480"/>
                              <a:gd name="T215" fmla="*/ 598 h 288"/>
                              <a:gd name="T216" fmla="+- 0 4294 2837"/>
                              <a:gd name="T217" fmla="*/ T216 w 1889"/>
                              <a:gd name="T218" fmla="+- 0 586 480"/>
                              <a:gd name="T219" fmla="*/ 586 h 288"/>
                              <a:gd name="T220" fmla="+- 0 4402 2837"/>
                              <a:gd name="T221" fmla="*/ T220 w 1889"/>
                              <a:gd name="T222" fmla="+- 0 570 480"/>
                              <a:gd name="T223" fmla="*/ 570 h 288"/>
                              <a:gd name="T224" fmla="+- 0 4456 2837"/>
                              <a:gd name="T225" fmla="*/ T224 w 1889"/>
                              <a:gd name="T226" fmla="+- 0 564 480"/>
                              <a:gd name="T227" fmla="*/ 564 h 288"/>
                              <a:gd name="T228" fmla="+- 0 4510 2837"/>
                              <a:gd name="T229" fmla="*/ T228 w 1889"/>
                              <a:gd name="T230" fmla="+- 0 555 480"/>
                              <a:gd name="T231" fmla="*/ 555 h 288"/>
                              <a:gd name="T232" fmla="+- 0 4564 2837"/>
                              <a:gd name="T233" fmla="*/ T232 w 1889"/>
                              <a:gd name="T234" fmla="+- 0 546 480"/>
                              <a:gd name="T235" fmla="*/ 546 h 288"/>
                              <a:gd name="T236" fmla="+- 0 4618 2837"/>
                              <a:gd name="T237" fmla="*/ T236 w 1889"/>
                              <a:gd name="T238" fmla="+- 0 537 480"/>
                              <a:gd name="T239" fmla="*/ 537 h 288"/>
                              <a:gd name="T240" fmla="+- 0 4672 2837"/>
                              <a:gd name="T241" fmla="*/ T240 w 1889"/>
                              <a:gd name="T242" fmla="+- 0 528 480"/>
                              <a:gd name="T243" fmla="*/ 528 h 288"/>
                              <a:gd name="T244" fmla="+- 0 4726 2837"/>
                              <a:gd name="T245" fmla="*/ T244 w 1889"/>
                              <a:gd name="T246" fmla="+- 0 519 480"/>
                              <a:gd name="T247" fmla="*/ 519 h 288"/>
                              <a:gd name="T248" fmla="+- 0 4726 2837"/>
                              <a:gd name="T249" fmla="*/ T248 w 1889"/>
                              <a:gd name="T250" fmla="+- 0 480 480"/>
                              <a:gd name="T251" fmla="*/ 48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288">
                                <a:moveTo>
                                  <a:pt x="1889" y="0"/>
                                </a:moveTo>
                                <a:lnTo>
                                  <a:pt x="1781" y="20"/>
                                </a:lnTo>
                                <a:lnTo>
                                  <a:pt x="1727" y="30"/>
                                </a:lnTo>
                                <a:lnTo>
                                  <a:pt x="1673" y="40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6"/>
                                </a:lnTo>
                                <a:lnTo>
                                  <a:pt x="1457" y="75"/>
                                </a:lnTo>
                                <a:lnTo>
                                  <a:pt x="1403" y="87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1"/>
                                </a:lnTo>
                                <a:lnTo>
                                  <a:pt x="1241" y="115"/>
                                </a:lnTo>
                                <a:lnTo>
                                  <a:pt x="1187" y="118"/>
                                </a:lnTo>
                                <a:lnTo>
                                  <a:pt x="1134" y="128"/>
                                </a:lnTo>
                                <a:lnTo>
                                  <a:pt x="1080" y="135"/>
                                </a:lnTo>
                                <a:lnTo>
                                  <a:pt x="1026" y="143"/>
                                </a:lnTo>
                                <a:lnTo>
                                  <a:pt x="971" y="150"/>
                                </a:lnTo>
                                <a:lnTo>
                                  <a:pt x="864" y="165"/>
                                </a:lnTo>
                                <a:lnTo>
                                  <a:pt x="810" y="172"/>
                                </a:lnTo>
                                <a:lnTo>
                                  <a:pt x="702" y="187"/>
                                </a:lnTo>
                                <a:lnTo>
                                  <a:pt x="648" y="194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6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7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4"/>
                                </a:lnTo>
                                <a:lnTo>
                                  <a:pt x="54" y="264"/>
                                </a:lnTo>
                                <a:lnTo>
                                  <a:pt x="0" y="268"/>
                                </a:lnTo>
                                <a:lnTo>
                                  <a:pt x="0" y="288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4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8"/>
                                </a:lnTo>
                                <a:lnTo>
                                  <a:pt x="324" y="253"/>
                                </a:lnTo>
                                <a:lnTo>
                                  <a:pt x="378" y="247"/>
                                </a:lnTo>
                                <a:lnTo>
                                  <a:pt x="432" y="241"/>
                                </a:lnTo>
                                <a:lnTo>
                                  <a:pt x="486" y="236"/>
                                </a:lnTo>
                                <a:lnTo>
                                  <a:pt x="594" y="224"/>
                                </a:lnTo>
                                <a:lnTo>
                                  <a:pt x="648" y="217"/>
                                </a:lnTo>
                                <a:lnTo>
                                  <a:pt x="702" y="209"/>
                                </a:lnTo>
                                <a:lnTo>
                                  <a:pt x="810" y="196"/>
                                </a:lnTo>
                                <a:lnTo>
                                  <a:pt x="917" y="183"/>
                                </a:lnTo>
                                <a:lnTo>
                                  <a:pt x="971" y="176"/>
                                </a:lnTo>
                                <a:lnTo>
                                  <a:pt x="1026" y="170"/>
                                </a:lnTo>
                                <a:lnTo>
                                  <a:pt x="1080" y="162"/>
                                </a:lnTo>
                                <a:lnTo>
                                  <a:pt x="1134" y="155"/>
                                </a:lnTo>
                                <a:lnTo>
                                  <a:pt x="1187" y="146"/>
                                </a:lnTo>
                                <a:lnTo>
                                  <a:pt x="1241" y="143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7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6"/>
                                </a:lnTo>
                                <a:lnTo>
                                  <a:pt x="1565" y="90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6"/>
                                </a:lnTo>
                                <a:lnTo>
                                  <a:pt x="1781" y="57"/>
                                </a:lnTo>
                                <a:lnTo>
                                  <a:pt x="1835" y="48"/>
                                </a:lnTo>
                                <a:lnTo>
                                  <a:pt x="1889" y="3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393"/>
                        <wps:cNvSpPr>
                          <a:spLocks/>
                        </wps:cNvSpPr>
                        <wps:spPr bwMode="auto">
                          <a:xfrm>
                            <a:off x="2837" y="196"/>
                            <a:ext cx="1889" cy="52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97 197"/>
                              <a:gd name="T3" fmla="*/ 197 h 522"/>
                              <a:gd name="T4" fmla="+- 0 4672 2837"/>
                              <a:gd name="T5" fmla="*/ T4 w 1889"/>
                              <a:gd name="T6" fmla="+- 0 217 197"/>
                              <a:gd name="T7" fmla="*/ 217 h 522"/>
                              <a:gd name="T8" fmla="+- 0 4618 2837"/>
                              <a:gd name="T9" fmla="*/ T8 w 1889"/>
                              <a:gd name="T10" fmla="+- 0 242 197"/>
                              <a:gd name="T11" fmla="*/ 242 h 522"/>
                              <a:gd name="T12" fmla="+- 0 4564 2837"/>
                              <a:gd name="T13" fmla="*/ T12 w 1889"/>
                              <a:gd name="T14" fmla="+- 0 261 197"/>
                              <a:gd name="T15" fmla="*/ 261 h 522"/>
                              <a:gd name="T16" fmla="+- 0 4510 2837"/>
                              <a:gd name="T17" fmla="*/ T16 w 1889"/>
                              <a:gd name="T18" fmla="+- 0 282 197"/>
                              <a:gd name="T19" fmla="*/ 282 h 522"/>
                              <a:gd name="T20" fmla="+- 0 4456 2837"/>
                              <a:gd name="T21" fmla="*/ T20 w 1889"/>
                              <a:gd name="T22" fmla="+- 0 300 197"/>
                              <a:gd name="T23" fmla="*/ 300 h 522"/>
                              <a:gd name="T24" fmla="+- 0 4402 2837"/>
                              <a:gd name="T25" fmla="*/ T24 w 1889"/>
                              <a:gd name="T26" fmla="+- 0 320 197"/>
                              <a:gd name="T27" fmla="*/ 320 h 522"/>
                              <a:gd name="T28" fmla="+- 0 4348 2837"/>
                              <a:gd name="T29" fmla="*/ T28 w 1889"/>
                              <a:gd name="T30" fmla="+- 0 338 197"/>
                              <a:gd name="T31" fmla="*/ 338 h 522"/>
                              <a:gd name="T32" fmla="+- 0 4186 2837"/>
                              <a:gd name="T33" fmla="*/ T32 w 1889"/>
                              <a:gd name="T34" fmla="+- 0 390 197"/>
                              <a:gd name="T35" fmla="*/ 390 h 522"/>
                              <a:gd name="T36" fmla="+- 0 4132 2837"/>
                              <a:gd name="T37" fmla="*/ T36 w 1889"/>
                              <a:gd name="T38" fmla="+- 0 402 197"/>
                              <a:gd name="T39" fmla="*/ 402 h 522"/>
                              <a:gd name="T40" fmla="+- 0 4078 2837"/>
                              <a:gd name="T41" fmla="*/ T40 w 1889"/>
                              <a:gd name="T42" fmla="+- 0 420 197"/>
                              <a:gd name="T43" fmla="*/ 420 h 522"/>
                              <a:gd name="T44" fmla="+- 0 4024 2837"/>
                              <a:gd name="T45" fmla="*/ T44 w 1889"/>
                              <a:gd name="T46" fmla="+- 0 436 197"/>
                              <a:gd name="T47" fmla="*/ 436 h 522"/>
                              <a:gd name="T48" fmla="+- 0 3971 2837"/>
                              <a:gd name="T49" fmla="*/ T48 w 1889"/>
                              <a:gd name="T50" fmla="+- 0 451 197"/>
                              <a:gd name="T51" fmla="*/ 451 h 522"/>
                              <a:gd name="T52" fmla="+- 0 3917 2837"/>
                              <a:gd name="T53" fmla="*/ T52 w 1889"/>
                              <a:gd name="T54" fmla="+- 0 465 197"/>
                              <a:gd name="T55" fmla="*/ 465 h 522"/>
                              <a:gd name="T56" fmla="+- 0 3863 2837"/>
                              <a:gd name="T57" fmla="*/ T56 w 1889"/>
                              <a:gd name="T58" fmla="+- 0 479 197"/>
                              <a:gd name="T59" fmla="*/ 479 h 522"/>
                              <a:gd name="T60" fmla="+- 0 3808 2837"/>
                              <a:gd name="T61" fmla="*/ T60 w 1889"/>
                              <a:gd name="T62" fmla="+- 0 493 197"/>
                              <a:gd name="T63" fmla="*/ 493 h 522"/>
                              <a:gd name="T64" fmla="+- 0 3754 2837"/>
                              <a:gd name="T65" fmla="*/ T64 w 1889"/>
                              <a:gd name="T66" fmla="+- 0 508 197"/>
                              <a:gd name="T67" fmla="*/ 508 h 522"/>
                              <a:gd name="T68" fmla="+- 0 3701 2837"/>
                              <a:gd name="T69" fmla="*/ T68 w 1889"/>
                              <a:gd name="T70" fmla="+- 0 521 197"/>
                              <a:gd name="T71" fmla="*/ 521 h 522"/>
                              <a:gd name="T72" fmla="+- 0 3647 2837"/>
                              <a:gd name="T73" fmla="*/ T72 w 1889"/>
                              <a:gd name="T74" fmla="+- 0 538 197"/>
                              <a:gd name="T75" fmla="*/ 538 h 522"/>
                              <a:gd name="T76" fmla="+- 0 3539 2837"/>
                              <a:gd name="T77" fmla="*/ T76 w 1889"/>
                              <a:gd name="T78" fmla="+- 0 563 197"/>
                              <a:gd name="T79" fmla="*/ 563 h 522"/>
                              <a:gd name="T80" fmla="+- 0 3485 2837"/>
                              <a:gd name="T81" fmla="*/ T80 w 1889"/>
                              <a:gd name="T82" fmla="+- 0 574 197"/>
                              <a:gd name="T83" fmla="*/ 574 h 522"/>
                              <a:gd name="T84" fmla="+- 0 3431 2837"/>
                              <a:gd name="T85" fmla="*/ T84 w 1889"/>
                              <a:gd name="T86" fmla="+- 0 585 197"/>
                              <a:gd name="T87" fmla="*/ 585 h 522"/>
                              <a:gd name="T88" fmla="+- 0 3377 2837"/>
                              <a:gd name="T89" fmla="*/ T88 w 1889"/>
                              <a:gd name="T90" fmla="+- 0 597 197"/>
                              <a:gd name="T91" fmla="*/ 597 h 522"/>
                              <a:gd name="T92" fmla="+- 0 3323 2837"/>
                              <a:gd name="T93" fmla="*/ T92 w 1889"/>
                              <a:gd name="T94" fmla="+- 0 608 197"/>
                              <a:gd name="T95" fmla="*/ 608 h 522"/>
                              <a:gd name="T96" fmla="+- 0 3269 2837"/>
                              <a:gd name="T97" fmla="*/ T96 w 1889"/>
                              <a:gd name="T98" fmla="+- 0 618 197"/>
                              <a:gd name="T99" fmla="*/ 618 h 522"/>
                              <a:gd name="T100" fmla="+- 0 3161 2837"/>
                              <a:gd name="T101" fmla="*/ T100 w 1889"/>
                              <a:gd name="T102" fmla="+- 0 641 197"/>
                              <a:gd name="T103" fmla="*/ 641 h 522"/>
                              <a:gd name="T104" fmla="+- 0 3053 2837"/>
                              <a:gd name="T105" fmla="*/ T104 w 1889"/>
                              <a:gd name="T106" fmla="+- 0 660 197"/>
                              <a:gd name="T107" fmla="*/ 660 h 522"/>
                              <a:gd name="T108" fmla="+- 0 2999 2837"/>
                              <a:gd name="T109" fmla="*/ T108 w 1889"/>
                              <a:gd name="T110" fmla="+- 0 671 197"/>
                              <a:gd name="T111" fmla="*/ 671 h 522"/>
                              <a:gd name="T112" fmla="+- 0 2891 2837"/>
                              <a:gd name="T113" fmla="*/ T112 w 1889"/>
                              <a:gd name="T114" fmla="+- 0 689 197"/>
                              <a:gd name="T115" fmla="*/ 689 h 522"/>
                              <a:gd name="T116" fmla="+- 0 2837 2837"/>
                              <a:gd name="T117" fmla="*/ T116 w 1889"/>
                              <a:gd name="T118" fmla="+- 0 698 197"/>
                              <a:gd name="T119" fmla="*/ 698 h 522"/>
                              <a:gd name="T120" fmla="+- 0 2837 2837"/>
                              <a:gd name="T121" fmla="*/ T120 w 1889"/>
                              <a:gd name="T122" fmla="+- 0 718 197"/>
                              <a:gd name="T123" fmla="*/ 718 h 522"/>
                              <a:gd name="T124" fmla="+- 0 2891 2837"/>
                              <a:gd name="T125" fmla="*/ T124 w 1889"/>
                              <a:gd name="T126" fmla="+- 0 710 197"/>
                              <a:gd name="T127" fmla="*/ 710 h 522"/>
                              <a:gd name="T128" fmla="+- 0 2945 2837"/>
                              <a:gd name="T129" fmla="*/ T128 w 1889"/>
                              <a:gd name="T130" fmla="+- 0 701 197"/>
                              <a:gd name="T131" fmla="*/ 701 h 522"/>
                              <a:gd name="T132" fmla="+- 0 2999 2837"/>
                              <a:gd name="T133" fmla="*/ T132 w 1889"/>
                              <a:gd name="T134" fmla="+- 0 692 197"/>
                              <a:gd name="T135" fmla="*/ 692 h 522"/>
                              <a:gd name="T136" fmla="+- 0 3053 2837"/>
                              <a:gd name="T137" fmla="*/ T136 w 1889"/>
                              <a:gd name="T138" fmla="+- 0 682 197"/>
                              <a:gd name="T139" fmla="*/ 682 h 522"/>
                              <a:gd name="T140" fmla="+- 0 3161 2837"/>
                              <a:gd name="T141" fmla="*/ T140 w 1889"/>
                              <a:gd name="T142" fmla="+- 0 662 197"/>
                              <a:gd name="T143" fmla="*/ 662 h 522"/>
                              <a:gd name="T144" fmla="+- 0 3269 2837"/>
                              <a:gd name="T145" fmla="*/ T144 w 1889"/>
                              <a:gd name="T146" fmla="+- 0 641 197"/>
                              <a:gd name="T147" fmla="*/ 641 h 522"/>
                              <a:gd name="T148" fmla="+- 0 3323 2837"/>
                              <a:gd name="T149" fmla="*/ T148 w 1889"/>
                              <a:gd name="T150" fmla="+- 0 632 197"/>
                              <a:gd name="T151" fmla="*/ 632 h 522"/>
                              <a:gd name="T152" fmla="+- 0 3377 2837"/>
                              <a:gd name="T153" fmla="*/ T152 w 1889"/>
                              <a:gd name="T154" fmla="+- 0 621 197"/>
                              <a:gd name="T155" fmla="*/ 621 h 522"/>
                              <a:gd name="T156" fmla="+- 0 3431 2837"/>
                              <a:gd name="T157" fmla="*/ T156 w 1889"/>
                              <a:gd name="T158" fmla="+- 0 610 197"/>
                              <a:gd name="T159" fmla="*/ 610 h 522"/>
                              <a:gd name="T160" fmla="+- 0 3485 2837"/>
                              <a:gd name="T161" fmla="*/ T160 w 1889"/>
                              <a:gd name="T162" fmla="+- 0 599 197"/>
                              <a:gd name="T163" fmla="*/ 599 h 522"/>
                              <a:gd name="T164" fmla="+- 0 3539 2837"/>
                              <a:gd name="T165" fmla="*/ T164 w 1889"/>
                              <a:gd name="T166" fmla="+- 0 588 197"/>
                              <a:gd name="T167" fmla="*/ 588 h 522"/>
                              <a:gd name="T168" fmla="+- 0 3647 2837"/>
                              <a:gd name="T169" fmla="*/ T168 w 1889"/>
                              <a:gd name="T170" fmla="+- 0 565 197"/>
                              <a:gd name="T171" fmla="*/ 565 h 522"/>
                              <a:gd name="T172" fmla="+- 0 3701 2837"/>
                              <a:gd name="T173" fmla="*/ T172 w 1889"/>
                              <a:gd name="T174" fmla="+- 0 549 197"/>
                              <a:gd name="T175" fmla="*/ 549 h 522"/>
                              <a:gd name="T176" fmla="+- 0 3754 2837"/>
                              <a:gd name="T177" fmla="*/ T176 w 1889"/>
                              <a:gd name="T178" fmla="+- 0 537 197"/>
                              <a:gd name="T179" fmla="*/ 537 h 522"/>
                              <a:gd name="T180" fmla="+- 0 3808 2837"/>
                              <a:gd name="T181" fmla="*/ T180 w 1889"/>
                              <a:gd name="T182" fmla="+- 0 523 197"/>
                              <a:gd name="T183" fmla="*/ 523 h 522"/>
                              <a:gd name="T184" fmla="+- 0 3971 2837"/>
                              <a:gd name="T185" fmla="*/ T184 w 1889"/>
                              <a:gd name="T186" fmla="+- 0 483 197"/>
                              <a:gd name="T187" fmla="*/ 483 h 522"/>
                              <a:gd name="T188" fmla="+- 0 4024 2837"/>
                              <a:gd name="T189" fmla="*/ T188 w 1889"/>
                              <a:gd name="T190" fmla="+- 0 469 197"/>
                              <a:gd name="T191" fmla="*/ 469 h 522"/>
                              <a:gd name="T192" fmla="+- 0 4078 2837"/>
                              <a:gd name="T193" fmla="*/ T192 w 1889"/>
                              <a:gd name="T194" fmla="+- 0 454 197"/>
                              <a:gd name="T195" fmla="*/ 454 h 522"/>
                              <a:gd name="T196" fmla="+- 0 4132 2837"/>
                              <a:gd name="T197" fmla="*/ T196 w 1889"/>
                              <a:gd name="T198" fmla="+- 0 438 197"/>
                              <a:gd name="T199" fmla="*/ 438 h 522"/>
                              <a:gd name="T200" fmla="+- 0 4186 2837"/>
                              <a:gd name="T201" fmla="*/ T200 w 1889"/>
                              <a:gd name="T202" fmla="+- 0 427 197"/>
                              <a:gd name="T203" fmla="*/ 427 h 522"/>
                              <a:gd name="T204" fmla="+- 0 4294 2837"/>
                              <a:gd name="T205" fmla="*/ T204 w 1889"/>
                              <a:gd name="T206" fmla="+- 0 396 197"/>
                              <a:gd name="T207" fmla="*/ 396 h 522"/>
                              <a:gd name="T208" fmla="+- 0 4348 2837"/>
                              <a:gd name="T209" fmla="*/ T208 w 1889"/>
                              <a:gd name="T210" fmla="+- 0 379 197"/>
                              <a:gd name="T211" fmla="*/ 379 h 522"/>
                              <a:gd name="T212" fmla="+- 0 4402 2837"/>
                              <a:gd name="T213" fmla="*/ T212 w 1889"/>
                              <a:gd name="T214" fmla="+- 0 363 197"/>
                              <a:gd name="T215" fmla="*/ 363 h 522"/>
                              <a:gd name="T216" fmla="+- 0 4456 2837"/>
                              <a:gd name="T217" fmla="*/ T216 w 1889"/>
                              <a:gd name="T218" fmla="+- 0 345 197"/>
                              <a:gd name="T219" fmla="*/ 345 h 522"/>
                              <a:gd name="T220" fmla="+- 0 4510 2837"/>
                              <a:gd name="T221" fmla="*/ T220 w 1889"/>
                              <a:gd name="T222" fmla="+- 0 328 197"/>
                              <a:gd name="T223" fmla="*/ 328 h 522"/>
                              <a:gd name="T224" fmla="+- 0 4564 2837"/>
                              <a:gd name="T225" fmla="*/ T224 w 1889"/>
                              <a:gd name="T226" fmla="+- 0 309 197"/>
                              <a:gd name="T227" fmla="*/ 309 h 522"/>
                              <a:gd name="T228" fmla="+- 0 4618 2837"/>
                              <a:gd name="T229" fmla="*/ T228 w 1889"/>
                              <a:gd name="T230" fmla="+- 0 293 197"/>
                              <a:gd name="T231" fmla="*/ 293 h 522"/>
                              <a:gd name="T232" fmla="+- 0 4672 2837"/>
                              <a:gd name="T233" fmla="*/ T232 w 1889"/>
                              <a:gd name="T234" fmla="+- 0 269 197"/>
                              <a:gd name="T235" fmla="*/ 269 h 522"/>
                              <a:gd name="T236" fmla="+- 0 4726 2837"/>
                              <a:gd name="T237" fmla="*/ T236 w 1889"/>
                              <a:gd name="T238" fmla="+- 0 250 197"/>
                              <a:gd name="T239" fmla="*/ 250 h 522"/>
                              <a:gd name="T240" fmla="+- 0 4726 2837"/>
                              <a:gd name="T241" fmla="*/ T240 w 1889"/>
                              <a:gd name="T242" fmla="+- 0 197 197"/>
                              <a:gd name="T243" fmla="*/ 197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522">
                                <a:moveTo>
                                  <a:pt x="1889" y="0"/>
                                </a:moveTo>
                                <a:lnTo>
                                  <a:pt x="1835" y="20"/>
                                </a:lnTo>
                                <a:lnTo>
                                  <a:pt x="1781" y="45"/>
                                </a:lnTo>
                                <a:lnTo>
                                  <a:pt x="1727" y="64"/>
                                </a:lnTo>
                                <a:lnTo>
                                  <a:pt x="1673" y="85"/>
                                </a:lnTo>
                                <a:lnTo>
                                  <a:pt x="1619" y="103"/>
                                </a:lnTo>
                                <a:lnTo>
                                  <a:pt x="1565" y="123"/>
                                </a:lnTo>
                                <a:lnTo>
                                  <a:pt x="1511" y="141"/>
                                </a:lnTo>
                                <a:lnTo>
                                  <a:pt x="1349" y="193"/>
                                </a:lnTo>
                                <a:lnTo>
                                  <a:pt x="1295" y="205"/>
                                </a:lnTo>
                                <a:lnTo>
                                  <a:pt x="1241" y="223"/>
                                </a:lnTo>
                                <a:lnTo>
                                  <a:pt x="1187" y="239"/>
                                </a:lnTo>
                                <a:lnTo>
                                  <a:pt x="1134" y="254"/>
                                </a:lnTo>
                                <a:lnTo>
                                  <a:pt x="1080" y="268"/>
                                </a:lnTo>
                                <a:lnTo>
                                  <a:pt x="1026" y="282"/>
                                </a:lnTo>
                                <a:lnTo>
                                  <a:pt x="971" y="296"/>
                                </a:lnTo>
                                <a:lnTo>
                                  <a:pt x="917" y="311"/>
                                </a:lnTo>
                                <a:lnTo>
                                  <a:pt x="864" y="324"/>
                                </a:lnTo>
                                <a:lnTo>
                                  <a:pt x="810" y="341"/>
                                </a:lnTo>
                                <a:lnTo>
                                  <a:pt x="702" y="366"/>
                                </a:lnTo>
                                <a:lnTo>
                                  <a:pt x="648" y="377"/>
                                </a:lnTo>
                                <a:lnTo>
                                  <a:pt x="594" y="388"/>
                                </a:lnTo>
                                <a:lnTo>
                                  <a:pt x="540" y="400"/>
                                </a:lnTo>
                                <a:lnTo>
                                  <a:pt x="486" y="411"/>
                                </a:lnTo>
                                <a:lnTo>
                                  <a:pt x="432" y="421"/>
                                </a:lnTo>
                                <a:lnTo>
                                  <a:pt x="324" y="444"/>
                                </a:lnTo>
                                <a:lnTo>
                                  <a:pt x="216" y="463"/>
                                </a:lnTo>
                                <a:lnTo>
                                  <a:pt x="162" y="474"/>
                                </a:lnTo>
                                <a:lnTo>
                                  <a:pt x="54" y="492"/>
                                </a:lnTo>
                                <a:lnTo>
                                  <a:pt x="0" y="501"/>
                                </a:lnTo>
                                <a:lnTo>
                                  <a:pt x="0" y="521"/>
                                </a:lnTo>
                                <a:lnTo>
                                  <a:pt x="54" y="513"/>
                                </a:lnTo>
                                <a:lnTo>
                                  <a:pt x="108" y="504"/>
                                </a:lnTo>
                                <a:lnTo>
                                  <a:pt x="162" y="495"/>
                                </a:lnTo>
                                <a:lnTo>
                                  <a:pt x="216" y="485"/>
                                </a:lnTo>
                                <a:lnTo>
                                  <a:pt x="324" y="465"/>
                                </a:lnTo>
                                <a:lnTo>
                                  <a:pt x="432" y="444"/>
                                </a:lnTo>
                                <a:lnTo>
                                  <a:pt x="486" y="435"/>
                                </a:lnTo>
                                <a:lnTo>
                                  <a:pt x="540" y="424"/>
                                </a:lnTo>
                                <a:lnTo>
                                  <a:pt x="594" y="413"/>
                                </a:lnTo>
                                <a:lnTo>
                                  <a:pt x="648" y="402"/>
                                </a:lnTo>
                                <a:lnTo>
                                  <a:pt x="702" y="391"/>
                                </a:lnTo>
                                <a:lnTo>
                                  <a:pt x="810" y="368"/>
                                </a:lnTo>
                                <a:lnTo>
                                  <a:pt x="864" y="352"/>
                                </a:lnTo>
                                <a:lnTo>
                                  <a:pt x="917" y="340"/>
                                </a:lnTo>
                                <a:lnTo>
                                  <a:pt x="971" y="326"/>
                                </a:lnTo>
                                <a:lnTo>
                                  <a:pt x="1134" y="286"/>
                                </a:lnTo>
                                <a:lnTo>
                                  <a:pt x="1187" y="272"/>
                                </a:lnTo>
                                <a:lnTo>
                                  <a:pt x="1241" y="257"/>
                                </a:lnTo>
                                <a:lnTo>
                                  <a:pt x="1295" y="241"/>
                                </a:lnTo>
                                <a:lnTo>
                                  <a:pt x="1349" y="230"/>
                                </a:lnTo>
                                <a:lnTo>
                                  <a:pt x="1457" y="199"/>
                                </a:lnTo>
                                <a:lnTo>
                                  <a:pt x="1511" y="182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48"/>
                                </a:lnTo>
                                <a:lnTo>
                                  <a:pt x="1673" y="131"/>
                                </a:lnTo>
                                <a:lnTo>
                                  <a:pt x="1727" y="112"/>
                                </a:lnTo>
                                <a:lnTo>
                                  <a:pt x="1781" y="96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5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394"/>
                        <wps:cNvSpPr>
                          <a:spLocks/>
                        </wps:cNvSpPr>
                        <wps:spPr bwMode="auto">
                          <a:xfrm>
                            <a:off x="2837" y="544"/>
                            <a:ext cx="1889" cy="25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44 544"/>
                              <a:gd name="T3" fmla="*/ 544 h 258"/>
                              <a:gd name="T4" fmla="+- 0 4564 2837"/>
                              <a:gd name="T5" fmla="*/ T4 w 1889"/>
                              <a:gd name="T6" fmla="+- 0 565 544"/>
                              <a:gd name="T7" fmla="*/ 565 h 258"/>
                              <a:gd name="T8" fmla="+- 0 4510 2837"/>
                              <a:gd name="T9" fmla="*/ T8 w 1889"/>
                              <a:gd name="T10" fmla="+- 0 570 544"/>
                              <a:gd name="T11" fmla="*/ 570 h 258"/>
                              <a:gd name="T12" fmla="+- 0 4402 2837"/>
                              <a:gd name="T13" fmla="*/ T12 w 1889"/>
                              <a:gd name="T14" fmla="+- 0 585 544"/>
                              <a:gd name="T15" fmla="*/ 585 h 258"/>
                              <a:gd name="T16" fmla="+- 0 4348 2837"/>
                              <a:gd name="T17" fmla="*/ T16 w 1889"/>
                              <a:gd name="T18" fmla="+- 0 592 544"/>
                              <a:gd name="T19" fmla="*/ 592 h 258"/>
                              <a:gd name="T20" fmla="+- 0 4240 2837"/>
                              <a:gd name="T21" fmla="*/ T20 w 1889"/>
                              <a:gd name="T22" fmla="+- 0 605 544"/>
                              <a:gd name="T23" fmla="*/ 605 h 258"/>
                              <a:gd name="T24" fmla="+- 0 4186 2837"/>
                              <a:gd name="T25" fmla="*/ T24 w 1889"/>
                              <a:gd name="T26" fmla="+- 0 611 544"/>
                              <a:gd name="T27" fmla="*/ 611 h 258"/>
                              <a:gd name="T28" fmla="+- 0 4132 2837"/>
                              <a:gd name="T29" fmla="*/ T28 w 1889"/>
                              <a:gd name="T30" fmla="+- 0 617 544"/>
                              <a:gd name="T31" fmla="*/ 617 h 258"/>
                              <a:gd name="T32" fmla="+- 0 4078 2837"/>
                              <a:gd name="T33" fmla="*/ T32 w 1889"/>
                              <a:gd name="T34" fmla="+- 0 623 544"/>
                              <a:gd name="T35" fmla="*/ 623 h 258"/>
                              <a:gd name="T36" fmla="+- 0 4024 2837"/>
                              <a:gd name="T37" fmla="*/ T36 w 1889"/>
                              <a:gd name="T38" fmla="+- 0 629 544"/>
                              <a:gd name="T39" fmla="*/ 629 h 258"/>
                              <a:gd name="T40" fmla="+- 0 3971 2837"/>
                              <a:gd name="T41" fmla="*/ T40 w 1889"/>
                              <a:gd name="T42" fmla="+- 0 632 544"/>
                              <a:gd name="T43" fmla="*/ 632 h 258"/>
                              <a:gd name="T44" fmla="+- 0 3917 2837"/>
                              <a:gd name="T45" fmla="*/ T44 w 1889"/>
                              <a:gd name="T46" fmla="+- 0 641 544"/>
                              <a:gd name="T47" fmla="*/ 641 h 258"/>
                              <a:gd name="T48" fmla="+- 0 3863 2837"/>
                              <a:gd name="T49" fmla="*/ T48 w 1889"/>
                              <a:gd name="T50" fmla="+- 0 647 544"/>
                              <a:gd name="T51" fmla="*/ 647 h 258"/>
                              <a:gd name="T52" fmla="+- 0 3701 2837"/>
                              <a:gd name="T53" fmla="*/ T52 w 1889"/>
                              <a:gd name="T54" fmla="+- 0 663 544"/>
                              <a:gd name="T55" fmla="*/ 663 h 258"/>
                              <a:gd name="T56" fmla="+- 0 3647 2837"/>
                              <a:gd name="T57" fmla="*/ T56 w 1889"/>
                              <a:gd name="T58" fmla="+- 0 669 544"/>
                              <a:gd name="T59" fmla="*/ 669 h 258"/>
                              <a:gd name="T60" fmla="+- 0 3593 2837"/>
                              <a:gd name="T61" fmla="*/ T60 w 1889"/>
                              <a:gd name="T62" fmla="+- 0 674 544"/>
                              <a:gd name="T63" fmla="*/ 674 h 258"/>
                              <a:gd name="T64" fmla="+- 0 3539 2837"/>
                              <a:gd name="T65" fmla="*/ T64 w 1889"/>
                              <a:gd name="T66" fmla="+- 0 678 544"/>
                              <a:gd name="T67" fmla="*/ 678 h 258"/>
                              <a:gd name="T68" fmla="+- 0 3485 2837"/>
                              <a:gd name="T69" fmla="*/ T68 w 1889"/>
                              <a:gd name="T70" fmla="+- 0 683 544"/>
                              <a:gd name="T71" fmla="*/ 683 h 258"/>
                              <a:gd name="T72" fmla="+- 0 3431 2837"/>
                              <a:gd name="T73" fmla="*/ T72 w 1889"/>
                              <a:gd name="T74" fmla="+- 0 687 544"/>
                              <a:gd name="T75" fmla="*/ 687 h 258"/>
                              <a:gd name="T76" fmla="+- 0 3377 2837"/>
                              <a:gd name="T77" fmla="*/ T76 w 1889"/>
                              <a:gd name="T78" fmla="+- 0 693 544"/>
                              <a:gd name="T79" fmla="*/ 693 h 258"/>
                              <a:gd name="T80" fmla="+- 0 3323 2837"/>
                              <a:gd name="T81" fmla="*/ T80 w 1889"/>
                              <a:gd name="T82" fmla="+- 0 700 544"/>
                              <a:gd name="T83" fmla="*/ 700 h 258"/>
                              <a:gd name="T84" fmla="+- 0 3269 2837"/>
                              <a:gd name="T85" fmla="*/ T84 w 1889"/>
                              <a:gd name="T86" fmla="+- 0 705 544"/>
                              <a:gd name="T87" fmla="*/ 705 h 258"/>
                              <a:gd name="T88" fmla="+- 0 3215 2837"/>
                              <a:gd name="T89" fmla="*/ T88 w 1889"/>
                              <a:gd name="T90" fmla="+- 0 711 544"/>
                              <a:gd name="T91" fmla="*/ 711 h 258"/>
                              <a:gd name="T92" fmla="+- 0 3161 2837"/>
                              <a:gd name="T93" fmla="*/ T92 w 1889"/>
                              <a:gd name="T94" fmla="+- 0 716 544"/>
                              <a:gd name="T95" fmla="*/ 716 h 258"/>
                              <a:gd name="T96" fmla="+- 0 3107 2837"/>
                              <a:gd name="T97" fmla="*/ T96 w 1889"/>
                              <a:gd name="T98" fmla="+- 0 720 544"/>
                              <a:gd name="T99" fmla="*/ 720 h 258"/>
                              <a:gd name="T100" fmla="+- 0 2999 2837"/>
                              <a:gd name="T101" fmla="*/ T100 w 1889"/>
                              <a:gd name="T102" fmla="+- 0 727 544"/>
                              <a:gd name="T103" fmla="*/ 727 h 258"/>
                              <a:gd name="T104" fmla="+- 0 2945 2837"/>
                              <a:gd name="T105" fmla="*/ T104 w 1889"/>
                              <a:gd name="T106" fmla="+- 0 732 544"/>
                              <a:gd name="T107" fmla="*/ 732 h 258"/>
                              <a:gd name="T108" fmla="+- 0 2891 2837"/>
                              <a:gd name="T109" fmla="*/ T108 w 1889"/>
                              <a:gd name="T110" fmla="+- 0 737 544"/>
                              <a:gd name="T111" fmla="*/ 737 h 258"/>
                              <a:gd name="T112" fmla="+- 0 2837 2837"/>
                              <a:gd name="T113" fmla="*/ T112 w 1889"/>
                              <a:gd name="T114" fmla="+- 0 742 544"/>
                              <a:gd name="T115" fmla="*/ 742 h 258"/>
                              <a:gd name="T116" fmla="+- 0 2837 2837"/>
                              <a:gd name="T117" fmla="*/ T116 w 1889"/>
                              <a:gd name="T118" fmla="+- 0 802 544"/>
                              <a:gd name="T119" fmla="*/ 802 h 258"/>
                              <a:gd name="T120" fmla="+- 0 2891 2837"/>
                              <a:gd name="T121" fmla="*/ T120 w 1889"/>
                              <a:gd name="T122" fmla="+- 0 798 544"/>
                              <a:gd name="T123" fmla="*/ 798 h 258"/>
                              <a:gd name="T124" fmla="+- 0 2945 2837"/>
                              <a:gd name="T125" fmla="*/ T124 w 1889"/>
                              <a:gd name="T126" fmla="+- 0 792 544"/>
                              <a:gd name="T127" fmla="*/ 792 h 258"/>
                              <a:gd name="T128" fmla="+- 0 3053 2837"/>
                              <a:gd name="T129" fmla="*/ T128 w 1889"/>
                              <a:gd name="T130" fmla="+- 0 785 544"/>
                              <a:gd name="T131" fmla="*/ 785 h 258"/>
                              <a:gd name="T132" fmla="+- 0 3107 2837"/>
                              <a:gd name="T133" fmla="*/ T132 w 1889"/>
                              <a:gd name="T134" fmla="+- 0 781 544"/>
                              <a:gd name="T135" fmla="*/ 781 h 258"/>
                              <a:gd name="T136" fmla="+- 0 3215 2837"/>
                              <a:gd name="T137" fmla="*/ T136 w 1889"/>
                              <a:gd name="T138" fmla="+- 0 774 544"/>
                              <a:gd name="T139" fmla="*/ 774 h 258"/>
                              <a:gd name="T140" fmla="+- 0 3269 2837"/>
                              <a:gd name="T141" fmla="*/ T140 w 1889"/>
                              <a:gd name="T142" fmla="+- 0 768 544"/>
                              <a:gd name="T143" fmla="*/ 768 h 258"/>
                              <a:gd name="T144" fmla="+- 0 3323 2837"/>
                              <a:gd name="T145" fmla="*/ T144 w 1889"/>
                              <a:gd name="T146" fmla="+- 0 765 544"/>
                              <a:gd name="T147" fmla="*/ 765 h 258"/>
                              <a:gd name="T148" fmla="+- 0 3377 2837"/>
                              <a:gd name="T149" fmla="*/ T148 w 1889"/>
                              <a:gd name="T150" fmla="+- 0 758 544"/>
                              <a:gd name="T151" fmla="*/ 758 h 258"/>
                              <a:gd name="T152" fmla="+- 0 3431 2837"/>
                              <a:gd name="T153" fmla="*/ T152 w 1889"/>
                              <a:gd name="T154" fmla="+- 0 754 544"/>
                              <a:gd name="T155" fmla="*/ 754 h 258"/>
                              <a:gd name="T156" fmla="+- 0 3485 2837"/>
                              <a:gd name="T157" fmla="*/ T156 w 1889"/>
                              <a:gd name="T158" fmla="+- 0 751 544"/>
                              <a:gd name="T159" fmla="*/ 751 h 258"/>
                              <a:gd name="T160" fmla="+- 0 3539 2837"/>
                              <a:gd name="T161" fmla="*/ T160 w 1889"/>
                              <a:gd name="T162" fmla="+- 0 746 544"/>
                              <a:gd name="T163" fmla="*/ 746 h 258"/>
                              <a:gd name="T164" fmla="+- 0 3593 2837"/>
                              <a:gd name="T165" fmla="*/ T164 w 1889"/>
                              <a:gd name="T166" fmla="+- 0 743 544"/>
                              <a:gd name="T167" fmla="*/ 743 h 258"/>
                              <a:gd name="T168" fmla="+- 0 3647 2837"/>
                              <a:gd name="T169" fmla="*/ T168 w 1889"/>
                              <a:gd name="T170" fmla="+- 0 739 544"/>
                              <a:gd name="T171" fmla="*/ 739 h 258"/>
                              <a:gd name="T172" fmla="+- 0 3701 2837"/>
                              <a:gd name="T173" fmla="*/ T172 w 1889"/>
                              <a:gd name="T174" fmla="+- 0 734 544"/>
                              <a:gd name="T175" fmla="*/ 734 h 258"/>
                              <a:gd name="T176" fmla="+- 0 3808 2837"/>
                              <a:gd name="T177" fmla="*/ T176 w 1889"/>
                              <a:gd name="T178" fmla="+- 0 726 544"/>
                              <a:gd name="T179" fmla="*/ 726 h 258"/>
                              <a:gd name="T180" fmla="+- 0 3917 2837"/>
                              <a:gd name="T181" fmla="*/ T180 w 1889"/>
                              <a:gd name="T182" fmla="+- 0 718 544"/>
                              <a:gd name="T183" fmla="*/ 718 h 258"/>
                              <a:gd name="T184" fmla="+- 0 3971 2837"/>
                              <a:gd name="T185" fmla="*/ T184 w 1889"/>
                              <a:gd name="T186" fmla="+- 0 711 544"/>
                              <a:gd name="T187" fmla="*/ 711 h 258"/>
                              <a:gd name="T188" fmla="+- 0 4024 2837"/>
                              <a:gd name="T189" fmla="*/ T188 w 1889"/>
                              <a:gd name="T190" fmla="+- 0 708 544"/>
                              <a:gd name="T191" fmla="*/ 708 h 258"/>
                              <a:gd name="T192" fmla="+- 0 4078 2837"/>
                              <a:gd name="T193" fmla="*/ T192 w 1889"/>
                              <a:gd name="T194" fmla="+- 0 704 544"/>
                              <a:gd name="T195" fmla="*/ 704 h 258"/>
                              <a:gd name="T196" fmla="+- 0 4132 2837"/>
                              <a:gd name="T197" fmla="*/ T196 w 1889"/>
                              <a:gd name="T198" fmla="+- 0 701 544"/>
                              <a:gd name="T199" fmla="*/ 701 h 258"/>
                              <a:gd name="T200" fmla="+- 0 4348 2837"/>
                              <a:gd name="T201" fmla="*/ T200 w 1889"/>
                              <a:gd name="T202" fmla="+- 0 682 544"/>
                              <a:gd name="T203" fmla="*/ 682 h 258"/>
                              <a:gd name="T204" fmla="+- 0 4402 2837"/>
                              <a:gd name="T205" fmla="*/ T204 w 1889"/>
                              <a:gd name="T206" fmla="+- 0 678 544"/>
                              <a:gd name="T207" fmla="*/ 678 h 258"/>
                              <a:gd name="T208" fmla="+- 0 4510 2837"/>
                              <a:gd name="T209" fmla="*/ T208 w 1889"/>
                              <a:gd name="T210" fmla="+- 0 668 544"/>
                              <a:gd name="T211" fmla="*/ 668 h 258"/>
                              <a:gd name="T212" fmla="+- 0 4564 2837"/>
                              <a:gd name="T213" fmla="*/ T212 w 1889"/>
                              <a:gd name="T214" fmla="+- 0 666 544"/>
                              <a:gd name="T215" fmla="*/ 666 h 258"/>
                              <a:gd name="T216" fmla="+- 0 4618 2837"/>
                              <a:gd name="T217" fmla="*/ T216 w 1889"/>
                              <a:gd name="T218" fmla="+- 0 661 544"/>
                              <a:gd name="T219" fmla="*/ 661 h 258"/>
                              <a:gd name="T220" fmla="+- 0 4672 2837"/>
                              <a:gd name="T221" fmla="*/ T220 w 1889"/>
                              <a:gd name="T222" fmla="+- 0 657 544"/>
                              <a:gd name="T223" fmla="*/ 657 h 258"/>
                              <a:gd name="T224" fmla="+- 0 4726 2837"/>
                              <a:gd name="T225" fmla="*/ T224 w 1889"/>
                              <a:gd name="T226" fmla="+- 0 652 544"/>
                              <a:gd name="T227" fmla="*/ 652 h 258"/>
                              <a:gd name="T228" fmla="+- 0 4726 2837"/>
                              <a:gd name="T229" fmla="*/ T228 w 1889"/>
                              <a:gd name="T230" fmla="+- 0 544 544"/>
                              <a:gd name="T231" fmla="*/ 544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89" h="258">
                                <a:moveTo>
                                  <a:pt x="1889" y="0"/>
                                </a:moveTo>
                                <a:lnTo>
                                  <a:pt x="1727" y="21"/>
                                </a:lnTo>
                                <a:lnTo>
                                  <a:pt x="1673" y="26"/>
                                </a:lnTo>
                                <a:lnTo>
                                  <a:pt x="1565" y="41"/>
                                </a:lnTo>
                                <a:lnTo>
                                  <a:pt x="1511" y="48"/>
                                </a:lnTo>
                                <a:lnTo>
                                  <a:pt x="1403" y="61"/>
                                </a:lnTo>
                                <a:lnTo>
                                  <a:pt x="1349" y="67"/>
                                </a:lnTo>
                                <a:lnTo>
                                  <a:pt x="1295" y="73"/>
                                </a:lnTo>
                                <a:lnTo>
                                  <a:pt x="1241" y="79"/>
                                </a:lnTo>
                                <a:lnTo>
                                  <a:pt x="1187" y="85"/>
                                </a:lnTo>
                                <a:lnTo>
                                  <a:pt x="1134" y="88"/>
                                </a:lnTo>
                                <a:lnTo>
                                  <a:pt x="1080" y="97"/>
                                </a:lnTo>
                                <a:lnTo>
                                  <a:pt x="1026" y="103"/>
                                </a:lnTo>
                                <a:lnTo>
                                  <a:pt x="864" y="119"/>
                                </a:lnTo>
                                <a:lnTo>
                                  <a:pt x="810" y="125"/>
                                </a:lnTo>
                                <a:lnTo>
                                  <a:pt x="756" y="130"/>
                                </a:lnTo>
                                <a:lnTo>
                                  <a:pt x="702" y="134"/>
                                </a:lnTo>
                                <a:lnTo>
                                  <a:pt x="648" y="139"/>
                                </a:lnTo>
                                <a:lnTo>
                                  <a:pt x="594" y="143"/>
                                </a:lnTo>
                                <a:lnTo>
                                  <a:pt x="540" y="149"/>
                                </a:lnTo>
                                <a:lnTo>
                                  <a:pt x="486" y="156"/>
                                </a:lnTo>
                                <a:lnTo>
                                  <a:pt x="432" y="161"/>
                                </a:lnTo>
                                <a:lnTo>
                                  <a:pt x="378" y="167"/>
                                </a:lnTo>
                                <a:lnTo>
                                  <a:pt x="324" y="172"/>
                                </a:lnTo>
                                <a:lnTo>
                                  <a:pt x="270" y="176"/>
                                </a:lnTo>
                                <a:lnTo>
                                  <a:pt x="162" y="183"/>
                                </a:lnTo>
                                <a:lnTo>
                                  <a:pt x="108" y="188"/>
                                </a:lnTo>
                                <a:lnTo>
                                  <a:pt x="54" y="193"/>
                                </a:lnTo>
                                <a:lnTo>
                                  <a:pt x="0" y="198"/>
                                </a:lnTo>
                                <a:lnTo>
                                  <a:pt x="0" y="258"/>
                                </a:lnTo>
                                <a:lnTo>
                                  <a:pt x="54" y="254"/>
                                </a:lnTo>
                                <a:lnTo>
                                  <a:pt x="108" y="248"/>
                                </a:lnTo>
                                <a:lnTo>
                                  <a:pt x="216" y="241"/>
                                </a:lnTo>
                                <a:lnTo>
                                  <a:pt x="270" y="237"/>
                                </a:lnTo>
                                <a:lnTo>
                                  <a:pt x="378" y="230"/>
                                </a:lnTo>
                                <a:lnTo>
                                  <a:pt x="432" y="224"/>
                                </a:lnTo>
                                <a:lnTo>
                                  <a:pt x="486" y="221"/>
                                </a:lnTo>
                                <a:lnTo>
                                  <a:pt x="540" y="214"/>
                                </a:lnTo>
                                <a:lnTo>
                                  <a:pt x="594" y="210"/>
                                </a:lnTo>
                                <a:lnTo>
                                  <a:pt x="648" y="207"/>
                                </a:lnTo>
                                <a:lnTo>
                                  <a:pt x="702" y="202"/>
                                </a:lnTo>
                                <a:lnTo>
                                  <a:pt x="756" y="199"/>
                                </a:lnTo>
                                <a:lnTo>
                                  <a:pt x="810" y="195"/>
                                </a:lnTo>
                                <a:lnTo>
                                  <a:pt x="864" y="190"/>
                                </a:lnTo>
                                <a:lnTo>
                                  <a:pt x="971" y="182"/>
                                </a:lnTo>
                                <a:lnTo>
                                  <a:pt x="1080" y="174"/>
                                </a:lnTo>
                                <a:lnTo>
                                  <a:pt x="1134" y="167"/>
                                </a:lnTo>
                                <a:lnTo>
                                  <a:pt x="1187" y="164"/>
                                </a:lnTo>
                                <a:lnTo>
                                  <a:pt x="1241" y="160"/>
                                </a:lnTo>
                                <a:lnTo>
                                  <a:pt x="1295" y="157"/>
                                </a:lnTo>
                                <a:lnTo>
                                  <a:pt x="1511" y="138"/>
                                </a:lnTo>
                                <a:lnTo>
                                  <a:pt x="1565" y="134"/>
                                </a:lnTo>
                                <a:lnTo>
                                  <a:pt x="1673" y="124"/>
                                </a:lnTo>
                                <a:lnTo>
                                  <a:pt x="1727" y="122"/>
                                </a:lnTo>
                                <a:lnTo>
                                  <a:pt x="1781" y="117"/>
                                </a:lnTo>
                                <a:lnTo>
                                  <a:pt x="1835" y="113"/>
                                </a:lnTo>
                                <a:lnTo>
                                  <a:pt x="1889" y="10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395"/>
                        <wps:cNvSpPr>
                          <a:spLocks/>
                        </wps:cNvSpPr>
                        <wps:spPr bwMode="auto">
                          <a:xfrm>
                            <a:off x="2837" y="443"/>
                            <a:ext cx="1889" cy="34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44 444"/>
                              <a:gd name="T3" fmla="*/ 444 h 342"/>
                              <a:gd name="T4" fmla="+- 0 4672 2837"/>
                              <a:gd name="T5" fmla="*/ T4 w 1889"/>
                              <a:gd name="T6" fmla="+- 0 454 444"/>
                              <a:gd name="T7" fmla="*/ 454 h 342"/>
                              <a:gd name="T8" fmla="+- 0 4618 2837"/>
                              <a:gd name="T9" fmla="*/ T8 w 1889"/>
                              <a:gd name="T10" fmla="+- 0 464 444"/>
                              <a:gd name="T11" fmla="*/ 464 h 342"/>
                              <a:gd name="T12" fmla="+- 0 4564 2837"/>
                              <a:gd name="T13" fmla="*/ T12 w 1889"/>
                              <a:gd name="T14" fmla="+- 0 476 444"/>
                              <a:gd name="T15" fmla="*/ 476 h 342"/>
                              <a:gd name="T16" fmla="+- 0 4510 2837"/>
                              <a:gd name="T17" fmla="*/ T16 w 1889"/>
                              <a:gd name="T18" fmla="+- 0 486 444"/>
                              <a:gd name="T19" fmla="*/ 486 h 342"/>
                              <a:gd name="T20" fmla="+- 0 4456 2837"/>
                              <a:gd name="T21" fmla="*/ T20 w 1889"/>
                              <a:gd name="T22" fmla="+- 0 491 444"/>
                              <a:gd name="T23" fmla="*/ 491 h 342"/>
                              <a:gd name="T24" fmla="+- 0 4402 2837"/>
                              <a:gd name="T25" fmla="*/ T24 w 1889"/>
                              <a:gd name="T26" fmla="+- 0 501 444"/>
                              <a:gd name="T27" fmla="*/ 501 h 342"/>
                              <a:gd name="T28" fmla="+- 0 4348 2837"/>
                              <a:gd name="T29" fmla="*/ T28 w 1889"/>
                              <a:gd name="T30" fmla="+- 0 515 444"/>
                              <a:gd name="T31" fmla="*/ 515 h 342"/>
                              <a:gd name="T32" fmla="+- 0 4294 2837"/>
                              <a:gd name="T33" fmla="*/ T32 w 1889"/>
                              <a:gd name="T34" fmla="+- 0 520 444"/>
                              <a:gd name="T35" fmla="*/ 520 h 342"/>
                              <a:gd name="T36" fmla="+- 0 4240 2837"/>
                              <a:gd name="T37" fmla="*/ T36 w 1889"/>
                              <a:gd name="T38" fmla="+- 0 529 444"/>
                              <a:gd name="T39" fmla="*/ 529 h 342"/>
                              <a:gd name="T40" fmla="+- 0 4186 2837"/>
                              <a:gd name="T41" fmla="*/ T40 w 1889"/>
                              <a:gd name="T42" fmla="+- 0 541 444"/>
                              <a:gd name="T43" fmla="*/ 541 h 342"/>
                              <a:gd name="T44" fmla="+- 0 4132 2837"/>
                              <a:gd name="T45" fmla="*/ T44 w 1889"/>
                              <a:gd name="T46" fmla="+- 0 549 444"/>
                              <a:gd name="T47" fmla="*/ 549 h 342"/>
                              <a:gd name="T48" fmla="+- 0 4024 2837"/>
                              <a:gd name="T49" fmla="*/ T48 w 1889"/>
                              <a:gd name="T50" fmla="+- 0 566 444"/>
                              <a:gd name="T51" fmla="*/ 566 h 342"/>
                              <a:gd name="T52" fmla="+- 0 3971 2837"/>
                              <a:gd name="T53" fmla="*/ T52 w 1889"/>
                              <a:gd name="T54" fmla="+- 0 577 444"/>
                              <a:gd name="T55" fmla="*/ 577 h 342"/>
                              <a:gd name="T56" fmla="+- 0 3917 2837"/>
                              <a:gd name="T57" fmla="*/ T56 w 1889"/>
                              <a:gd name="T58" fmla="+- 0 585 444"/>
                              <a:gd name="T59" fmla="*/ 585 h 342"/>
                              <a:gd name="T60" fmla="+- 0 3754 2837"/>
                              <a:gd name="T61" fmla="*/ T60 w 1889"/>
                              <a:gd name="T62" fmla="+- 0 609 444"/>
                              <a:gd name="T63" fmla="*/ 609 h 342"/>
                              <a:gd name="T64" fmla="+- 0 3701 2837"/>
                              <a:gd name="T65" fmla="*/ T64 w 1889"/>
                              <a:gd name="T66" fmla="+- 0 616 444"/>
                              <a:gd name="T67" fmla="*/ 616 h 342"/>
                              <a:gd name="T68" fmla="+- 0 3647 2837"/>
                              <a:gd name="T69" fmla="*/ T68 w 1889"/>
                              <a:gd name="T70" fmla="+- 0 624 444"/>
                              <a:gd name="T71" fmla="*/ 624 h 342"/>
                              <a:gd name="T72" fmla="+- 0 3593 2837"/>
                              <a:gd name="T73" fmla="*/ T72 w 1889"/>
                              <a:gd name="T74" fmla="+- 0 633 444"/>
                              <a:gd name="T75" fmla="*/ 633 h 342"/>
                              <a:gd name="T76" fmla="+- 0 3539 2837"/>
                              <a:gd name="T77" fmla="*/ T76 w 1889"/>
                              <a:gd name="T78" fmla="+- 0 641 444"/>
                              <a:gd name="T79" fmla="*/ 641 h 342"/>
                              <a:gd name="T80" fmla="+- 0 3485 2837"/>
                              <a:gd name="T81" fmla="*/ T80 w 1889"/>
                              <a:gd name="T82" fmla="+- 0 646 444"/>
                              <a:gd name="T83" fmla="*/ 646 h 342"/>
                              <a:gd name="T84" fmla="+- 0 3431 2837"/>
                              <a:gd name="T85" fmla="*/ T84 w 1889"/>
                              <a:gd name="T86" fmla="+- 0 653 444"/>
                              <a:gd name="T87" fmla="*/ 653 h 342"/>
                              <a:gd name="T88" fmla="+- 0 3377 2837"/>
                              <a:gd name="T89" fmla="*/ T88 w 1889"/>
                              <a:gd name="T90" fmla="+- 0 660 444"/>
                              <a:gd name="T91" fmla="*/ 660 h 342"/>
                              <a:gd name="T92" fmla="+- 0 3323 2837"/>
                              <a:gd name="T93" fmla="*/ T92 w 1889"/>
                              <a:gd name="T94" fmla="+- 0 667 444"/>
                              <a:gd name="T95" fmla="*/ 667 h 342"/>
                              <a:gd name="T96" fmla="+- 0 3215 2837"/>
                              <a:gd name="T97" fmla="*/ T96 w 1889"/>
                              <a:gd name="T98" fmla="+- 0 681 444"/>
                              <a:gd name="T99" fmla="*/ 681 h 342"/>
                              <a:gd name="T100" fmla="+- 0 3161 2837"/>
                              <a:gd name="T101" fmla="*/ T100 w 1889"/>
                              <a:gd name="T102" fmla="+- 0 686 444"/>
                              <a:gd name="T103" fmla="*/ 686 h 342"/>
                              <a:gd name="T104" fmla="+- 0 3107 2837"/>
                              <a:gd name="T105" fmla="*/ T104 w 1889"/>
                              <a:gd name="T106" fmla="+- 0 695 444"/>
                              <a:gd name="T107" fmla="*/ 695 h 342"/>
                              <a:gd name="T108" fmla="+- 0 3053 2837"/>
                              <a:gd name="T109" fmla="*/ T108 w 1889"/>
                              <a:gd name="T110" fmla="+- 0 702 444"/>
                              <a:gd name="T111" fmla="*/ 702 h 342"/>
                              <a:gd name="T112" fmla="+- 0 2999 2837"/>
                              <a:gd name="T113" fmla="*/ T112 w 1889"/>
                              <a:gd name="T114" fmla="+- 0 708 444"/>
                              <a:gd name="T115" fmla="*/ 708 h 342"/>
                              <a:gd name="T116" fmla="+- 0 2945 2837"/>
                              <a:gd name="T117" fmla="*/ T116 w 1889"/>
                              <a:gd name="T118" fmla="+- 0 714 444"/>
                              <a:gd name="T119" fmla="*/ 714 h 342"/>
                              <a:gd name="T120" fmla="+- 0 2891 2837"/>
                              <a:gd name="T121" fmla="*/ T120 w 1889"/>
                              <a:gd name="T122" fmla="+- 0 719 444"/>
                              <a:gd name="T123" fmla="*/ 719 h 342"/>
                              <a:gd name="T124" fmla="+- 0 2837 2837"/>
                              <a:gd name="T125" fmla="*/ T124 w 1889"/>
                              <a:gd name="T126" fmla="+- 0 726 444"/>
                              <a:gd name="T127" fmla="*/ 726 h 342"/>
                              <a:gd name="T128" fmla="+- 0 2837 2837"/>
                              <a:gd name="T129" fmla="*/ T128 w 1889"/>
                              <a:gd name="T130" fmla="+- 0 785 444"/>
                              <a:gd name="T131" fmla="*/ 785 h 342"/>
                              <a:gd name="T132" fmla="+- 0 2891 2837"/>
                              <a:gd name="T133" fmla="*/ T132 w 1889"/>
                              <a:gd name="T134" fmla="+- 0 779 444"/>
                              <a:gd name="T135" fmla="*/ 779 h 342"/>
                              <a:gd name="T136" fmla="+- 0 2945 2837"/>
                              <a:gd name="T137" fmla="*/ T136 w 1889"/>
                              <a:gd name="T138" fmla="+- 0 775 444"/>
                              <a:gd name="T139" fmla="*/ 775 h 342"/>
                              <a:gd name="T140" fmla="+- 0 2999 2837"/>
                              <a:gd name="T141" fmla="*/ T140 w 1889"/>
                              <a:gd name="T142" fmla="+- 0 769 444"/>
                              <a:gd name="T143" fmla="*/ 769 h 342"/>
                              <a:gd name="T144" fmla="+- 0 3053 2837"/>
                              <a:gd name="T145" fmla="*/ T144 w 1889"/>
                              <a:gd name="T146" fmla="+- 0 765 444"/>
                              <a:gd name="T147" fmla="*/ 765 h 342"/>
                              <a:gd name="T148" fmla="+- 0 3107 2837"/>
                              <a:gd name="T149" fmla="*/ T148 w 1889"/>
                              <a:gd name="T150" fmla="+- 0 758 444"/>
                              <a:gd name="T151" fmla="*/ 758 h 342"/>
                              <a:gd name="T152" fmla="+- 0 3161 2837"/>
                              <a:gd name="T153" fmla="*/ T152 w 1889"/>
                              <a:gd name="T154" fmla="+- 0 750 444"/>
                              <a:gd name="T155" fmla="*/ 750 h 342"/>
                              <a:gd name="T156" fmla="+- 0 3215 2837"/>
                              <a:gd name="T157" fmla="*/ T156 w 1889"/>
                              <a:gd name="T158" fmla="+- 0 745 444"/>
                              <a:gd name="T159" fmla="*/ 745 h 342"/>
                              <a:gd name="T160" fmla="+- 0 3377 2837"/>
                              <a:gd name="T161" fmla="*/ T160 w 1889"/>
                              <a:gd name="T162" fmla="+- 0 727 444"/>
                              <a:gd name="T163" fmla="*/ 727 h 342"/>
                              <a:gd name="T164" fmla="+- 0 3431 2837"/>
                              <a:gd name="T165" fmla="*/ T164 w 1889"/>
                              <a:gd name="T166" fmla="+- 0 722 444"/>
                              <a:gd name="T167" fmla="*/ 722 h 342"/>
                              <a:gd name="T168" fmla="+- 0 3485 2837"/>
                              <a:gd name="T169" fmla="*/ T168 w 1889"/>
                              <a:gd name="T170" fmla="+- 0 717 444"/>
                              <a:gd name="T171" fmla="*/ 717 h 342"/>
                              <a:gd name="T172" fmla="+- 0 3539 2837"/>
                              <a:gd name="T173" fmla="*/ T172 w 1889"/>
                              <a:gd name="T174" fmla="+- 0 713 444"/>
                              <a:gd name="T175" fmla="*/ 713 h 342"/>
                              <a:gd name="T176" fmla="+- 0 3593 2837"/>
                              <a:gd name="T177" fmla="*/ T176 w 1889"/>
                              <a:gd name="T178" fmla="+- 0 707 444"/>
                              <a:gd name="T179" fmla="*/ 707 h 342"/>
                              <a:gd name="T180" fmla="+- 0 3701 2837"/>
                              <a:gd name="T181" fmla="*/ T180 w 1889"/>
                              <a:gd name="T182" fmla="+- 0 693 444"/>
                              <a:gd name="T183" fmla="*/ 693 h 342"/>
                              <a:gd name="T184" fmla="+- 0 3754 2837"/>
                              <a:gd name="T185" fmla="*/ T184 w 1889"/>
                              <a:gd name="T186" fmla="+- 0 688 444"/>
                              <a:gd name="T187" fmla="*/ 688 h 342"/>
                              <a:gd name="T188" fmla="+- 0 3808 2837"/>
                              <a:gd name="T189" fmla="*/ T188 w 1889"/>
                              <a:gd name="T190" fmla="+- 0 681 444"/>
                              <a:gd name="T191" fmla="*/ 681 h 342"/>
                              <a:gd name="T192" fmla="+- 0 3917 2837"/>
                              <a:gd name="T193" fmla="*/ T192 w 1889"/>
                              <a:gd name="T194" fmla="+- 0 669 444"/>
                              <a:gd name="T195" fmla="*/ 669 h 342"/>
                              <a:gd name="T196" fmla="+- 0 3971 2837"/>
                              <a:gd name="T197" fmla="*/ T196 w 1889"/>
                              <a:gd name="T198" fmla="+- 0 662 444"/>
                              <a:gd name="T199" fmla="*/ 662 h 342"/>
                              <a:gd name="T200" fmla="+- 0 4024 2837"/>
                              <a:gd name="T201" fmla="*/ T200 w 1889"/>
                              <a:gd name="T202" fmla="+- 0 654 444"/>
                              <a:gd name="T203" fmla="*/ 654 h 342"/>
                              <a:gd name="T204" fmla="+- 0 4078 2837"/>
                              <a:gd name="T205" fmla="*/ T204 w 1889"/>
                              <a:gd name="T206" fmla="+- 0 648 444"/>
                              <a:gd name="T207" fmla="*/ 648 h 342"/>
                              <a:gd name="T208" fmla="+- 0 4186 2837"/>
                              <a:gd name="T209" fmla="*/ T208 w 1889"/>
                              <a:gd name="T210" fmla="+- 0 635 444"/>
                              <a:gd name="T211" fmla="*/ 635 h 342"/>
                              <a:gd name="T212" fmla="+- 0 4240 2837"/>
                              <a:gd name="T213" fmla="*/ T212 w 1889"/>
                              <a:gd name="T214" fmla="+- 0 627 444"/>
                              <a:gd name="T215" fmla="*/ 627 h 342"/>
                              <a:gd name="T216" fmla="+- 0 4294 2837"/>
                              <a:gd name="T217" fmla="*/ T216 w 1889"/>
                              <a:gd name="T218" fmla="+- 0 620 444"/>
                              <a:gd name="T219" fmla="*/ 620 h 342"/>
                              <a:gd name="T220" fmla="+- 0 4348 2837"/>
                              <a:gd name="T221" fmla="*/ T220 w 1889"/>
                              <a:gd name="T222" fmla="+- 0 619 444"/>
                              <a:gd name="T223" fmla="*/ 619 h 342"/>
                              <a:gd name="T224" fmla="+- 0 4402 2837"/>
                              <a:gd name="T225" fmla="*/ T224 w 1889"/>
                              <a:gd name="T226" fmla="+- 0 608 444"/>
                              <a:gd name="T227" fmla="*/ 608 h 342"/>
                              <a:gd name="T228" fmla="+- 0 4456 2837"/>
                              <a:gd name="T229" fmla="*/ T228 w 1889"/>
                              <a:gd name="T230" fmla="+- 0 601 444"/>
                              <a:gd name="T231" fmla="*/ 601 h 342"/>
                              <a:gd name="T232" fmla="+- 0 4510 2837"/>
                              <a:gd name="T233" fmla="*/ T232 w 1889"/>
                              <a:gd name="T234" fmla="+- 0 599 444"/>
                              <a:gd name="T235" fmla="*/ 599 h 342"/>
                              <a:gd name="T236" fmla="+- 0 4564 2837"/>
                              <a:gd name="T237" fmla="*/ T236 w 1889"/>
                              <a:gd name="T238" fmla="+- 0 592 444"/>
                              <a:gd name="T239" fmla="*/ 592 h 342"/>
                              <a:gd name="T240" fmla="+- 0 4618 2837"/>
                              <a:gd name="T241" fmla="*/ T240 w 1889"/>
                              <a:gd name="T242" fmla="+- 0 583 444"/>
                              <a:gd name="T243" fmla="*/ 583 h 342"/>
                              <a:gd name="T244" fmla="+- 0 4726 2837"/>
                              <a:gd name="T245" fmla="*/ T244 w 1889"/>
                              <a:gd name="T246" fmla="+- 0 569 444"/>
                              <a:gd name="T247" fmla="*/ 569 h 342"/>
                              <a:gd name="T248" fmla="+- 0 4726 2837"/>
                              <a:gd name="T249" fmla="*/ T248 w 1889"/>
                              <a:gd name="T250" fmla="+- 0 444 444"/>
                              <a:gd name="T251" fmla="*/ 444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342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81" y="20"/>
                                </a:lnTo>
                                <a:lnTo>
                                  <a:pt x="1727" y="32"/>
                                </a:lnTo>
                                <a:lnTo>
                                  <a:pt x="1673" y="42"/>
                                </a:lnTo>
                                <a:lnTo>
                                  <a:pt x="1619" y="47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71"/>
                                </a:lnTo>
                                <a:lnTo>
                                  <a:pt x="1457" y="7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5"/>
                                </a:lnTo>
                                <a:lnTo>
                                  <a:pt x="1187" y="122"/>
                                </a:lnTo>
                                <a:lnTo>
                                  <a:pt x="1134" y="133"/>
                                </a:lnTo>
                                <a:lnTo>
                                  <a:pt x="1080" y="141"/>
                                </a:lnTo>
                                <a:lnTo>
                                  <a:pt x="917" y="165"/>
                                </a:lnTo>
                                <a:lnTo>
                                  <a:pt x="864" y="172"/>
                                </a:lnTo>
                                <a:lnTo>
                                  <a:pt x="810" y="180"/>
                                </a:lnTo>
                                <a:lnTo>
                                  <a:pt x="756" y="189"/>
                                </a:lnTo>
                                <a:lnTo>
                                  <a:pt x="702" y="197"/>
                                </a:lnTo>
                                <a:lnTo>
                                  <a:pt x="648" y="202"/>
                                </a:lnTo>
                                <a:lnTo>
                                  <a:pt x="594" y="209"/>
                                </a:lnTo>
                                <a:lnTo>
                                  <a:pt x="540" y="216"/>
                                </a:lnTo>
                                <a:lnTo>
                                  <a:pt x="486" y="223"/>
                                </a:lnTo>
                                <a:lnTo>
                                  <a:pt x="378" y="237"/>
                                </a:lnTo>
                                <a:lnTo>
                                  <a:pt x="324" y="242"/>
                                </a:lnTo>
                                <a:lnTo>
                                  <a:pt x="270" y="251"/>
                                </a:lnTo>
                                <a:lnTo>
                                  <a:pt x="216" y="258"/>
                                </a:lnTo>
                                <a:lnTo>
                                  <a:pt x="162" y="264"/>
                                </a:lnTo>
                                <a:lnTo>
                                  <a:pt x="108" y="270"/>
                                </a:lnTo>
                                <a:lnTo>
                                  <a:pt x="54" y="275"/>
                                </a:lnTo>
                                <a:lnTo>
                                  <a:pt x="0" y="282"/>
                                </a:lnTo>
                                <a:lnTo>
                                  <a:pt x="0" y="341"/>
                                </a:lnTo>
                                <a:lnTo>
                                  <a:pt x="54" y="335"/>
                                </a:lnTo>
                                <a:lnTo>
                                  <a:pt x="108" y="331"/>
                                </a:lnTo>
                                <a:lnTo>
                                  <a:pt x="162" y="325"/>
                                </a:lnTo>
                                <a:lnTo>
                                  <a:pt x="216" y="321"/>
                                </a:lnTo>
                                <a:lnTo>
                                  <a:pt x="270" y="314"/>
                                </a:lnTo>
                                <a:lnTo>
                                  <a:pt x="324" y="306"/>
                                </a:lnTo>
                                <a:lnTo>
                                  <a:pt x="378" y="301"/>
                                </a:lnTo>
                                <a:lnTo>
                                  <a:pt x="540" y="283"/>
                                </a:lnTo>
                                <a:lnTo>
                                  <a:pt x="594" y="278"/>
                                </a:lnTo>
                                <a:lnTo>
                                  <a:pt x="648" y="273"/>
                                </a:lnTo>
                                <a:lnTo>
                                  <a:pt x="702" y="269"/>
                                </a:lnTo>
                                <a:lnTo>
                                  <a:pt x="756" y="263"/>
                                </a:lnTo>
                                <a:lnTo>
                                  <a:pt x="864" y="249"/>
                                </a:lnTo>
                                <a:lnTo>
                                  <a:pt x="917" y="244"/>
                                </a:lnTo>
                                <a:lnTo>
                                  <a:pt x="971" y="237"/>
                                </a:lnTo>
                                <a:lnTo>
                                  <a:pt x="1080" y="225"/>
                                </a:lnTo>
                                <a:lnTo>
                                  <a:pt x="1134" y="218"/>
                                </a:lnTo>
                                <a:lnTo>
                                  <a:pt x="1187" y="210"/>
                                </a:lnTo>
                                <a:lnTo>
                                  <a:pt x="1241" y="204"/>
                                </a:lnTo>
                                <a:lnTo>
                                  <a:pt x="1349" y="191"/>
                                </a:lnTo>
                                <a:lnTo>
                                  <a:pt x="1403" y="183"/>
                                </a:lnTo>
                                <a:lnTo>
                                  <a:pt x="1457" y="176"/>
                                </a:lnTo>
                                <a:lnTo>
                                  <a:pt x="1511" y="175"/>
                                </a:lnTo>
                                <a:lnTo>
                                  <a:pt x="1565" y="164"/>
                                </a:lnTo>
                                <a:lnTo>
                                  <a:pt x="1619" y="157"/>
                                </a:lnTo>
                                <a:lnTo>
                                  <a:pt x="1673" y="155"/>
                                </a:lnTo>
                                <a:lnTo>
                                  <a:pt x="1727" y="148"/>
                                </a:lnTo>
                                <a:lnTo>
                                  <a:pt x="1781" y="139"/>
                                </a:lnTo>
                                <a:lnTo>
                                  <a:pt x="1889" y="12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396"/>
                        <wps:cNvSpPr>
                          <a:spLocks/>
                        </wps:cNvSpPr>
                        <wps:spPr bwMode="auto">
                          <a:xfrm>
                            <a:off x="2837" y="126"/>
                            <a:ext cx="1889" cy="60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27 127"/>
                              <a:gd name="T3" fmla="*/ 127 h 609"/>
                              <a:gd name="T4" fmla="+- 0 4672 2837"/>
                              <a:gd name="T5" fmla="*/ T4 w 1889"/>
                              <a:gd name="T6" fmla="+- 0 150 127"/>
                              <a:gd name="T7" fmla="*/ 150 h 609"/>
                              <a:gd name="T8" fmla="+- 0 4618 2837"/>
                              <a:gd name="T9" fmla="*/ T8 w 1889"/>
                              <a:gd name="T10" fmla="+- 0 173 127"/>
                              <a:gd name="T11" fmla="*/ 173 h 609"/>
                              <a:gd name="T12" fmla="+- 0 4564 2837"/>
                              <a:gd name="T13" fmla="*/ T12 w 1889"/>
                              <a:gd name="T14" fmla="+- 0 203 127"/>
                              <a:gd name="T15" fmla="*/ 203 h 609"/>
                              <a:gd name="T16" fmla="+- 0 4510 2837"/>
                              <a:gd name="T17" fmla="*/ T16 w 1889"/>
                              <a:gd name="T18" fmla="+- 0 224 127"/>
                              <a:gd name="T19" fmla="*/ 224 h 609"/>
                              <a:gd name="T20" fmla="+- 0 4456 2837"/>
                              <a:gd name="T21" fmla="*/ T20 w 1889"/>
                              <a:gd name="T22" fmla="+- 0 245 127"/>
                              <a:gd name="T23" fmla="*/ 245 h 609"/>
                              <a:gd name="T24" fmla="+- 0 4402 2837"/>
                              <a:gd name="T25" fmla="*/ T24 w 1889"/>
                              <a:gd name="T26" fmla="+- 0 263 127"/>
                              <a:gd name="T27" fmla="*/ 263 h 609"/>
                              <a:gd name="T28" fmla="+- 0 4348 2837"/>
                              <a:gd name="T29" fmla="*/ T28 w 1889"/>
                              <a:gd name="T30" fmla="+- 0 284 127"/>
                              <a:gd name="T31" fmla="*/ 284 h 609"/>
                              <a:gd name="T32" fmla="+- 0 4240 2837"/>
                              <a:gd name="T33" fmla="*/ T32 w 1889"/>
                              <a:gd name="T34" fmla="+- 0 324 127"/>
                              <a:gd name="T35" fmla="*/ 324 h 609"/>
                              <a:gd name="T36" fmla="+- 0 4132 2837"/>
                              <a:gd name="T37" fmla="*/ T36 w 1889"/>
                              <a:gd name="T38" fmla="+- 0 360 127"/>
                              <a:gd name="T39" fmla="*/ 360 h 609"/>
                              <a:gd name="T40" fmla="+- 0 3971 2837"/>
                              <a:gd name="T41" fmla="*/ T40 w 1889"/>
                              <a:gd name="T42" fmla="+- 0 412 127"/>
                              <a:gd name="T43" fmla="*/ 412 h 609"/>
                              <a:gd name="T44" fmla="+- 0 3917 2837"/>
                              <a:gd name="T45" fmla="*/ T44 w 1889"/>
                              <a:gd name="T46" fmla="+- 0 428 127"/>
                              <a:gd name="T47" fmla="*/ 428 h 609"/>
                              <a:gd name="T48" fmla="+- 0 3863 2837"/>
                              <a:gd name="T49" fmla="*/ T48 w 1889"/>
                              <a:gd name="T50" fmla="+- 0 448 127"/>
                              <a:gd name="T51" fmla="*/ 448 h 609"/>
                              <a:gd name="T52" fmla="+- 0 3808 2837"/>
                              <a:gd name="T53" fmla="*/ T52 w 1889"/>
                              <a:gd name="T54" fmla="+- 0 463 127"/>
                              <a:gd name="T55" fmla="*/ 463 h 609"/>
                              <a:gd name="T56" fmla="+- 0 3754 2837"/>
                              <a:gd name="T57" fmla="*/ T56 w 1889"/>
                              <a:gd name="T58" fmla="+- 0 476 127"/>
                              <a:gd name="T59" fmla="*/ 476 h 609"/>
                              <a:gd name="T60" fmla="+- 0 3701 2837"/>
                              <a:gd name="T61" fmla="*/ T60 w 1889"/>
                              <a:gd name="T62" fmla="+- 0 491 127"/>
                              <a:gd name="T63" fmla="*/ 491 h 609"/>
                              <a:gd name="T64" fmla="+- 0 3647 2837"/>
                              <a:gd name="T65" fmla="*/ T64 w 1889"/>
                              <a:gd name="T66" fmla="+- 0 503 127"/>
                              <a:gd name="T67" fmla="*/ 503 h 609"/>
                              <a:gd name="T68" fmla="+- 0 3593 2837"/>
                              <a:gd name="T69" fmla="*/ T68 w 1889"/>
                              <a:gd name="T70" fmla="+- 0 518 127"/>
                              <a:gd name="T71" fmla="*/ 518 h 609"/>
                              <a:gd name="T72" fmla="+- 0 3539 2837"/>
                              <a:gd name="T73" fmla="*/ T72 w 1889"/>
                              <a:gd name="T74" fmla="+- 0 531 127"/>
                              <a:gd name="T75" fmla="*/ 531 h 609"/>
                              <a:gd name="T76" fmla="+- 0 3485 2837"/>
                              <a:gd name="T77" fmla="*/ T76 w 1889"/>
                              <a:gd name="T78" fmla="+- 0 542 127"/>
                              <a:gd name="T79" fmla="*/ 542 h 609"/>
                              <a:gd name="T80" fmla="+- 0 3377 2837"/>
                              <a:gd name="T81" fmla="*/ T80 w 1889"/>
                              <a:gd name="T82" fmla="+- 0 568 127"/>
                              <a:gd name="T83" fmla="*/ 568 h 609"/>
                              <a:gd name="T84" fmla="+- 0 3269 2837"/>
                              <a:gd name="T85" fmla="*/ T84 w 1889"/>
                              <a:gd name="T86" fmla="+- 0 591 127"/>
                              <a:gd name="T87" fmla="*/ 591 h 609"/>
                              <a:gd name="T88" fmla="+- 0 3215 2837"/>
                              <a:gd name="T89" fmla="*/ T88 w 1889"/>
                              <a:gd name="T90" fmla="+- 0 602 127"/>
                              <a:gd name="T91" fmla="*/ 602 h 609"/>
                              <a:gd name="T92" fmla="+- 0 3161 2837"/>
                              <a:gd name="T93" fmla="*/ T92 w 1889"/>
                              <a:gd name="T94" fmla="+- 0 613 127"/>
                              <a:gd name="T95" fmla="*/ 613 h 609"/>
                              <a:gd name="T96" fmla="+- 0 3053 2837"/>
                              <a:gd name="T97" fmla="*/ T96 w 1889"/>
                              <a:gd name="T98" fmla="+- 0 635 127"/>
                              <a:gd name="T99" fmla="*/ 635 h 609"/>
                              <a:gd name="T100" fmla="+- 0 2891 2837"/>
                              <a:gd name="T101" fmla="*/ T100 w 1889"/>
                              <a:gd name="T102" fmla="+- 0 666 127"/>
                              <a:gd name="T103" fmla="*/ 666 h 609"/>
                              <a:gd name="T104" fmla="+- 0 2837 2837"/>
                              <a:gd name="T105" fmla="*/ T104 w 1889"/>
                              <a:gd name="T106" fmla="+- 0 675 127"/>
                              <a:gd name="T107" fmla="*/ 675 h 609"/>
                              <a:gd name="T108" fmla="+- 0 2837 2837"/>
                              <a:gd name="T109" fmla="*/ T108 w 1889"/>
                              <a:gd name="T110" fmla="+- 0 735 127"/>
                              <a:gd name="T111" fmla="*/ 735 h 609"/>
                              <a:gd name="T112" fmla="+- 0 2891 2837"/>
                              <a:gd name="T113" fmla="*/ T112 w 1889"/>
                              <a:gd name="T114" fmla="+- 0 727 127"/>
                              <a:gd name="T115" fmla="*/ 727 h 609"/>
                              <a:gd name="T116" fmla="+- 0 2945 2837"/>
                              <a:gd name="T117" fmla="*/ T116 w 1889"/>
                              <a:gd name="T118" fmla="+- 0 717 127"/>
                              <a:gd name="T119" fmla="*/ 717 h 609"/>
                              <a:gd name="T120" fmla="+- 0 2999 2837"/>
                              <a:gd name="T121" fmla="*/ T120 w 1889"/>
                              <a:gd name="T122" fmla="+- 0 708 127"/>
                              <a:gd name="T123" fmla="*/ 708 h 609"/>
                              <a:gd name="T124" fmla="+- 0 3161 2837"/>
                              <a:gd name="T125" fmla="*/ T124 w 1889"/>
                              <a:gd name="T126" fmla="+- 0 680 127"/>
                              <a:gd name="T127" fmla="*/ 680 h 609"/>
                              <a:gd name="T128" fmla="+- 0 3215 2837"/>
                              <a:gd name="T129" fmla="*/ T128 w 1889"/>
                              <a:gd name="T130" fmla="+- 0 670 127"/>
                              <a:gd name="T131" fmla="*/ 670 h 609"/>
                              <a:gd name="T132" fmla="+- 0 3269 2837"/>
                              <a:gd name="T133" fmla="*/ T132 w 1889"/>
                              <a:gd name="T134" fmla="+- 0 660 127"/>
                              <a:gd name="T135" fmla="*/ 660 h 609"/>
                              <a:gd name="T136" fmla="+- 0 3323 2837"/>
                              <a:gd name="T137" fmla="*/ T136 w 1889"/>
                              <a:gd name="T138" fmla="+- 0 651 127"/>
                              <a:gd name="T139" fmla="*/ 651 h 609"/>
                              <a:gd name="T140" fmla="+- 0 3377 2837"/>
                              <a:gd name="T141" fmla="*/ T140 w 1889"/>
                              <a:gd name="T142" fmla="+- 0 641 127"/>
                              <a:gd name="T143" fmla="*/ 641 h 609"/>
                              <a:gd name="T144" fmla="+- 0 3431 2837"/>
                              <a:gd name="T145" fmla="*/ T144 w 1889"/>
                              <a:gd name="T146" fmla="+- 0 631 127"/>
                              <a:gd name="T147" fmla="*/ 631 h 609"/>
                              <a:gd name="T148" fmla="+- 0 3485 2837"/>
                              <a:gd name="T149" fmla="*/ T148 w 1889"/>
                              <a:gd name="T150" fmla="+- 0 620 127"/>
                              <a:gd name="T151" fmla="*/ 620 h 609"/>
                              <a:gd name="T152" fmla="+- 0 3539 2837"/>
                              <a:gd name="T153" fmla="*/ T152 w 1889"/>
                              <a:gd name="T154" fmla="+- 0 611 127"/>
                              <a:gd name="T155" fmla="*/ 611 h 609"/>
                              <a:gd name="T156" fmla="+- 0 3593 2837"/>
                              <a:gd name="T157" fmla="*/ T156 w 1889"/>
                              <a:gd name="T158" fmla="+- 0 601 127"/>
                              <a:gd name="T159" fmla="*/ 601 h 609"/>
                              <a:gd name="T160" fmla="+- 0 3647 2837"/>
                              <a:gd name="T161" fmla="*/ T160 w 1889"/>
                              <a:gd name="T162" fmla="+- 0 589 127"/>
                              <a:gd name="T163" fmla="*/ 589 h 609"/>
                              <a:gd name="T164" fmla="+- 0 3701 2837"/>
                              <a:gd name="T165" fmla="*/ T164 w 1889"/>
                              <a:gd name="T166" fmla="+- 0 579 127"/>
                              <a:gd name="T167" fmla="*/ 579 h 609"/>
                              <a:gd name="T168" fmla="+- 0 3754 2837"/>
                              <a:gd name="T169" fmla="*/ T168 w 1889"/>
                              <a:gd name="T170" fmla="+- 0 567 127"/>
                              <a:gd name="T171" fmla="*/ 567 h 609"/>
                              <a:gd name="T172" fmla="+- 0 3808 2837"/>
                              <a:gd name="T173" fmla="*/ T172 w 1889"/>
                              <a:gd name="T174" fmla="+- 0 557 127"/>
                              <a:gd name="T175" fmla="*/ 557 h 609"/>
                              <a:gd name="T176" fmla="+- 0 3863 2837"/>
                              <a:gd name="T177" fmla="*/ T176 w 1889"/>
                              <a:gd name="T178" fmla="+- 0 544 127"/>
                              <a:gd name="T179" fmla="*/ 544 h 609"/>
                              <a:gd name="T180" fmla="+- 0 3917 2837"/>
                              <a:gd name="T181" fmla="*/ T180 w 1889"/>
                              <a:gd name="T182" fmla="+- 0 529 127"/>
                              <a:gd name="T183" fmla="*/ 529 h 609"/>
                              <a:gd name="T184" fmla="+- 0 3971 2837"/>
                              <a:gd name="T185" fmla="*/ T184 w 1889"/>
                              <a:gd name="T186" fmla="+- 0 517 127"/>
                              <a:gd name="T187" fmla="*/ 517 h 609"/>
                              <a:gd name="T188" fmla="+- 0 4078 2837"/>
                              <a:gd name="T189" fmla="*/ T188 w 1889"/>
                              <a:gd name="T190" fmla="+- 0 489 127"/>
                              <a:gd name="T191" fmla="*/ 489 h 609"/>
                              <a:gd name="T192" fmla="+- 0 4186 2837"/>
                              <a:gd name="T193" fmla="*/ T192 w 1889"/>
                              <a:gd name="T194" fmla="+- 0 463 127"/>
                              <a:gd name="T195" fmla="*/ 463 h 609"/>
                              <a:gd name="T196" fmla="+- 0 4294 2837"/>
                              <a:gd name="T197" fmla="*/ T196 w 1889"/>
                              <a:gd name="T198" fmla="+- 0 435 127"/>
                              <a:gd name="T199" fmla="*/ 435 h 609"/>
                              <a:gd name="T200" fmla="+- 0 4348 2837"/>
                              <a:gd name="T201" fmla="*/ T200 w 1889"/>
                              <a:gd name="T202" fmla="+- 0 418 127"/>
                              <a:gd name="T203" fmla="*/ 418 h 609"/>
                              <a:gd name="T204" fmla="+- 0 4402 2837"/>
                              <a:gd name="T205" fmla="*/ T204 w 1889"/>
                              <a:gd name="T206" fmla="+- 0 404 127"/>
                              <a:gd name="T207" fmla="*/ 404 h 609"/>
                              <a:gd name="T208" fmla="+- 0 4456 2837"/>
                              <a:gd name="T209" fmla="*/ T208 w 1889"/>
                              <a:gd name="T210" fmla="+- 0 391 127"/>
                              <a:gd name="T211" fmla="*/ 391 h 609"/>
                              <a:gd name="T212" fmla="+- 0 4510 2837"/>
                              <a:gd name="T213" fmla="*/ T212 w 1889"/>
                              <a:gd name="T214" fmla="+- 0 376 127"/>
                              <a:gd name="T215" fmla="*/ 376 h 609"/>
                              <a:gd name="T216" fmla="+- 0 4564 2837"/>
                              <a:gd name="T217" fmla="*/ T216 w 1889"/>
                              <a:gd name="T218" fmla="+- 0 361 127"/>
                              <a:gd name="T219" fmla="*/ 361 h 609"/>
                              <a:gd name="T220" fmla="+- 0 4618 2837"/>
                              <a:gd name="T221" fmla="*/ T220 w 1889"/>
                              <a:gd name="T222" fmla="+- 0 338 127"/>
                              <a:gd name="T223" fmla="*/ 338 h 609"/>
                              <a:gd name="T224" fmla="+- 0 4672 2837"/>
                              <a:gd name="T225" fmla="*/ T224 w 1889"/>
                              <a:gd name="T226" fmla="+- 0 321 127"/>
                              <a:gd name="T227" fmla="*/ 321 h 609"/>
                              <a:gd name="T228" fmla="+- 0 4726 2837"/>
                              <a:gd name="T229" fmla="*/ T228 w 1889"/>
                              <a:gd name="T230" fmla="+- 0 304 127"/>
                              <a:gd name="T231" fmla="*/ 304 h 609"/>
                              <a:gd name="T232" fmla="+- 0 4726 2837"/>
                              <a:gd name="T233" fmla="*/ T232 w 1889"/>
                              <a:gd name="T234" fmla="+- 0 127 127"/>
                              <a:gd name="T235" fmla="*/ 127 h 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889" h="609">
                                <a:moveTo>
                                  <a:pt x="1889" y="0"/>
                                </a:moveTo>
                                <a:lnTo>
                                  <a:pt x="1835" y="23"/>
                                </a:lnTo>
                                <a:lnTo>
                                  <a:pt x="1781" y="46"/>
                                </a:lnTo>
                                <a:lnTo>
                                  <a:pt x="1727" y="76"/>
                                </a:lnTo>
                                <a:lnTo>
                                  <a:pt x="1673" y="97"/>
                                </a:lnTo>
                                <a:lnTo>
                                  <a:pt x="1619" y="118"/>
                                </a:lnTo>
                                <a:lnTo>
                                  <a:pt x="1565" y="136"/>
                                </a:lnTo>
                                <a:lnTo>
                                  <a:pt x="1511" y="157"/>
                                </a:lnTo>
                                <a:lnTo>
                                  <a:pt x="1403" y="197"/>
                                </a:lnTo>
                                <a:lnTo>
                                  <a:pt x="1295" y="233"/>
                                </a:lnTo>
                                <a:lnTo>
                                  <a:pt x="1134" y="285"/>
                                </a:lnTo>
                                <a:lnTo>
                                  <a:pt x="1080" y="301"/>
                                </a:lnTo>
                                <a:lnTo>
                                  <a:pt x="1026" y="321"/>
                                </a:lnTo>
                                <a:lnTo>
                                  <a:pt x="971" y="336"/>
                                </a:lnTo>
                                <a:lnTo>
                                  <a:pt x="917" y="349"/>
                                </a:lnTo>
                                <a:lnTo>
                                  <a:pt x="864" y="364"/>
                                </a:lnTo>
                                <a:lnTo>
                                  <a:pt x="810" y="376"/>
                                </a:lnTo>
                                <a:lnTo>
                                  <a:pt x="756" y="391"/>
                                </a:lnTo>
                                <a:lnTo>
                                  <a:pt x="702" y="404"/>
                                </a:lnTo>
                                <a:lnTo>
                                  <a:pt x="648" y="415"/>
                                </a:lnTo>
                                <a:lnTo>
                                  <a:pt x="540" y="441"/>
                                </a:lnTo>
                                <a:lnTo>
                                  <a:pt x="432" y="464"/>
                                </a:lnTo>
                                <a:lnTo>
                                  <a:pt x="378" y="475"/>
                                </a:lnTo>
                                <a:lnTo>
                                  <a:pt x="324" y="486"/>
                                </a:lnTo>
                                <a:lnTo>
                                  <a:pt x="216" y="508"/>
                                </a:lnTo>
                                <a:lnTo>
                                  <a:pt x="54" y="539"/>
                                </a:lnTo>
                                <a:lnTo>
                                  <a:pt x="0" y="548"/>
                                </a:lnTo>
                                <a:lnTo>
                                  <a:pt x="0" y="608"/>
                                </a:lnTo>
                                <a:lnTo>
                                  <a:pt x="54" y="600"/>
                                </a:lnTo>
                                <a:lnTo>
                                  <a:pt x="108" y="590"/>
                                </a:lnTo>
                                <a:lnTo>
                                  <a:pt x="162" y="581"/>
                                </a:lnTo>
                                <a:lnTo>
                                  <a:pt x="324" y="553"/>
                                </a:lnTo>
                                <a:lnTo>
                                  <a:pt x="378" y="543"/>
                                </a:lnTo>
                                <a:lnTo>
                                  <a:pt x="432" y="533"/>
                                </a:lnTo>
                                <a:lnTo>
                                  <a:pt x="486" y="524"/>
                                </a:lnTo>
                                <a:lnTo>
                                  <a:pt x="540" y="514"/>
                                </a:lnTo>
                                <a:lnTo>
                                  <a:pt x="594" y="504"/>
                                </a:lnTo>
                                <a:lnTo>
                                  <a:pt x="648" y="493"/>
                                </a:lnTo>
                                <a:lnTo>
                                  <a:pt x="702" y="484"/>
                                </a:lnTo>
                                <a:lnTo>
                                  <a:pt x="756" y="474"/>
                                </a:lnTo>
                                <a:lnTo>
                                  <a:pt x="810" y="462"/>
                                </a:lnTo>
                                <a:lnTo>
                                  <a:pt x="864" y="452"/>
                                </a:lnTo>
                                <a:lnTo>
                                  <a:pt x="917" y="440"/>
                                </a:lnTo>
                                <a:lnTo>
                                  <a:pt x="971" y="430"/>
                                </a:lnTo>
                                <a:lnTo>
                                  <a:pt x="1026" y="417"/>
                                </a:lnTo>
                                <a:lnTo>
                                  <a:pt x="1080" y="402"/>
                                </a:lnTo>
                                <a:lnTo>
                                  <a:pt x="1134" y="390"/>
                                </a:lnTo>
                                <a:lnTo>
                                  <a:pt x="1241" y="362"/>
                                </a:lnTo>
                                <a:lnTo>
                                  <a:pt x="1349" y="336"/>
                                </a:lnTo>
                                <a:lnTo>
                                  <a:pt x="1457" y="308"/>
                                </a:lnTo>
                                <a:lnTo>
                                  <a:pt x="1511" y="291"/>
                                </a:lnTo>
                                <a:lnTo>
                                  <a:pt x="1565" y="277"/>
                                </a:lnTo>
                                <a:lnTo>
                                  <a:pt x="1619" y="264"/>
                                </a:lnTo>
                                <a:lnTo>
                                  <a:pt x="1673" y="249"/>
                                </a:lnTo>
                                <a:lnTo>
                                  <a:pt x="1727" y="234"/>
                                </a:lnTo>
                                <a:lnTo>
                                  <a:pt x="1781" y="211"/>
                                </a:lnTo>
                                <a:lnTo>
                                  <a:pt x="1835" y="194"/>
                                </a:lnTo>
                                <a:lnTo>
                                  <a:pt x="1889" y="17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397"/>
                        <wps:cNvSpPr>
                          <a:spLocks/>
                        </wps:cNvSpPr>
                        <wps:spPr bwMode="auto">
                          <a:xfrm>
                            <a:off x="2837" y="851"/>
                            <a:ext cx="1620" cy="43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1620"/>
                              <a:gd name="T2" fmla="+- 0 894 851"/>
                              <a:gd name="T3" fmla="*/ 894 h 43"/>
                              <a:gd name="T4" fmla="+- 0 2837 2837"/>
                              <a:gd name="T5" fmla="*/ T4 w 1620"/>
                              <a:gd name="T6" fmla="+- 0 851 851"/>
                              <a:gd name="T7" fmla="*/ 851 h 43"/>
                              <a:gd name="T8" fmla="+- 0 3377 2837"/>
                              <a:gd name="T9" fmla="*/ T8 w 1620"/>
                              <a:gd name="T10" fmla="+- 0 894 851"/>
                              <a:gd name="T11" fmla="*/ 894 h 43"/>
                              <a:gd name="T12" fmla="+- 0 3377 2837"/>
                              <a:gd name="T13" fmla="*/ T12 w 1620"/>
                              <a:gd name="T14" fmla="+- 0 851 851"/>
                              <a:gd name="T15" fmla="*/ 851 h 43"/>
                              <a:gd name="T16" fmla="+- 0 3917 2837"/>
                              <a:gd name="T17" fmla="*/ T16 w 1620"/>
                              <a:gd name="T18" fmla="+- 0 894 851"/>
                              <a:gd name="T19" fmla="*/ 894 h 43"/>
                              <a:gd name="T20" fmla="+- 0 3917 2837"/>
                              <a:gd name="T21" fmla="*/ T20 w 1620"/>
                              <a:gd name="T22" fmla="+- 0 851 851"/>
                              <a:gd name="T23" fmla="*/ 851 h 43"/>
                              <a:gd name="T24" fmla="+- 0 4456 2837"/>
                              <a:gd name="T25" fmla="*/ T24 w 1620"/>
                              <a:gd name="T26" fmla="+- 0 894 851"/>
                              <a:gd name="T27" fmla="*/ 894 h 43"/>
                              <a:gd name="T28" fmla="+- 0 4456 2837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D6A355" id="docshapegroup390" o:spid="_x0000_s1026" style="position:absolute;margin-left:141.45pt;margin-top:6.35pt;width:94.9pt;height:38.4pt;z-index:15767040;mso-position-horizontal-relative:page" coordorigin="2829,127" coordsize="189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">
                <v:shape id="docshape391" o:spid="_x0000_s1027" style="position:absolute;left:2837;top:584;width:1889;height:198;visibility:visible;mso-wrap-style:square;v-text-anchor:top" coordsize="188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" path="m1889,r-54,7l1781,12r-54,4l1673,25r-54,6l1565,36,1457,48r-54,7l1349,61r-54,5l1241,71,1134,81r-54,6l1026,92r-55,5l917,103r-53,4l810,111r-54,5l702,122r-108,9l540,136,378,150r-54,3l108,171r-54,3l,178r,20l54,194r54,-3l324,175r54,-4l540,158r54,-4l702,145r54,-5l810,135r54,-4l917,127r54,-6l1026,117r54,-4l1134,107,1295,92r54,-4l1403,83r54,-7l1565,66,1673,56r54,-8l1781,45r54,-4l1889,34r,-34xe" fillcolor="#e78429" stroked="f">
                  <v:fill opacity="32896f"/>
                  <v:path arrowok="t" o:connecttype="custom" o:connectlocs="1889,584;1835,591;1781,596;1727,600;1673,609;1619,615;1565,620;1457,632;1403,639;1349,645;1295,650;1241,655;1134,665;1080,671;1026,676;971,681;917,687;864,691;810,695;756,700;702,706;594,715;540,720;378,734;324,737;108,755;54,758;0,762;0,782;54,778;108,775;324,759;378,755;540,742;594,738;702,729;756,724;810,719;864,715;917,711;971,705;1026,701;1080,697;1134,691;1295,676;1349,672;1403,667;1457,660;1565,650;1673,640;1727,632;1781,629;1835,625;1889,618;1889,584" o:connectangles="0,0,0,0,0,0,0,0,0,0,0,0,0,0,0,0,0,0,0,0,0,0,0,0,0,0,0,0,0,0,0,0,0,0,0,0,0,0,0,0,0,0,0,0,0,0,0,0,0,0,0,0,0,0,0"/>
                </v:shape>
                <v:shape id="docshape392" o:spid="_x0000_s1028" style="position:absolute;left:2837;top:480;width:1889;height:288;visibility:visible;mso-wrap-style:square;v-text-anchor:top" coordsize="1889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" path="m1889,l1781,20r-54,10l1673,40r-54,10l1565,57r-54,9l1457,75r-54,12l1349,97r-54,4l1241,115r-54,3l1134,128r-54,7l1026,143r-55,7l864,165r-54,7l702,187r-54,7l540,208r-54,6l432,220r-54,6l324,232r-54,5l162,249r-54,5l54,264,,268r,20l54,284r54,-10l162,270,270,258r54,-5l378,247r54,-6l486,236,594,224r54,-7l702,209,810,196,917,183r54,-7l1026,170r54,-8l1134,155r53,-9l1241,143r54,-13l1349,127r54,-9l1457,106,1565,90r54,-6l1673,75r54,-9l1781,57r54,-9l1889,39r,-39xe" fillcolor="#ed968c" stroked="f">
                  <v:fill opacity="32896f"/>
                  <v:path arrowok="t" o:connecttype="custom" o:connectlocs="1889,480;1781,500;1727,510;1673,520;1619,530;1565,537;1511,546;1457,555;1403,567;1349,577;1295,581;1241,595;1187,598;1134,608;1080,615;1026,623;971,630;864,645;810,652;702,667;648,674;540,688;486,694;432,700;378,706;324,712;270,717;162,729;108,734;54,744;0,748;0,768;54,764;108,754;162,750;270,738;324,733;378,727;432,721;486,716;594,704;648,697;702,689;810,676;917,663;971,656;1026,650;1080,642;1134,635;1187,626;1241,623;1295,610;1349,607;1403,598;1457,586;1565,570;1619,564;1673,555;1727,546;1781,537;1835,528;1889,519;1889,480" o:connectangles="0,0,0,0,0,0,0,0,0,0,0,0,0,0,0,0,0,0,0,0,0,0,0,0,0,0,0,0,0,0,0,0,0,0,0,0,0,0,0,0,0,0,0,0,0,0,0,0,0,0,0,0,0,0,0,0,0,0,0,0,0,0,0"/>
                </v:shape>
                <v:shape id="docshape393" o:spid="_x0000_s1029" style="position:absolute;left:2837;top:196;width:1889;height:522;visibility:visible;mso-wrap-style:square;v-text-anchor:top" coordsize="188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" path="m1889,r-54,20l1781,45r-54,19l1673,85r-54,18l1565,123r-54,18l1349,193r-54,12l1241,223r-54,16l1134,254r-54,14l1026,282r-55,14l917,311r-53,13l810,341,702,366r-54,11l594,388r-54,12l486,411r-54,10l324,444,216,463r-54,11l54,492,,501r,20l54,513r54,-9l162,495r54,-10l324,465,432,444r54,-9l540,424r54,-11l648,402r54,-11l810,368r54,-16l917,340r54,-14l1134,286r53,-14l1241,257r54,-16l1349,230r108,-31l1511,182r54,-16l1619,148r54,-17l1727,112r54,-16l1835,72r54,-19l1889,xe" fillcolor="#7c4b73" stroked="f">
                  <v:fill opacity="32896f"/>
                  <v:path arrowok="t" o:connecttype="custom" o:connectlocs="1889,197;1835,217;1781,242;1727,261;1673,282;1619,300;1565,320;1511,338;1349,390;1295,402;1241,420;1187,436;1134,451;1080,465;1026,479;971,493;917,508;864,521;810,538;702,563;648,574;594,585;540,597;486,608;432,618;324,641;216,660;162,671;54,689;0,698;0,718;54,710;108,701;162,692;216,682;324,662;432,641;486,632;540,621;594,610;648,599;702,588;810,565;864,549;917,537;971,523;1134,483;1187,469;1241,454;1295,438;1349,427;1457,396;1511,379;1565,363;1619,345;1673,328;1727,309;1781,293;1835,269;1889,250;1889,197" o:connectangles="0,0,0,0,0,0,0,0,0,0,0,0,0,0,0,0,0,0,0,0,0,0,0,0,0,0,0,0,0,0,0,0,0,0,0,0,0,0,0,0,0,0,0,0,0,0,0,0,0,0,0,0,0,0,0,0,0,0,0,0,0"/>
                </v:shape>
                <v:shape id="docshape394" o:spid="_x0000_s1030" style="position:absolute;left:2837;top:544;width:1889;height:258;visibility:visible;mso-wrap-style:square;v-text-anchor:top" coordsize="1889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" path="m1889,l1727,21r-54,5l1565,41r-54,7l1403,61r-54,6l1295,73r-54,6l1187,85r-53,3l1080,97r-54,6l864,119r-54,6l756,130r-54,4l648,139r-54,4l540,149r-54,7l432,161r-54,6l324,172r-54,4l162,183r-54,5l54,193,,198r,60l54,254r54,-6l216,241r54,-4l378,230r54,-6l486,221r54,-7l594,210r54,-3l702,202r54,-3l810,195r54,-5l971,182r109,-8l1134,167r53,-3l1241,160r54,-3l1511,138r54,-4l1673,124r54,-2l1781,117r54,-4l1889,108,1889,xe" fillcolor="#e78429" stroked="f">
                  <v:fill opacity="32896f"/>
                  <v:path arrowok="t" o:connecttype="custom" o:connectlocs="1889,544;1727,565;1673,570;1565,585;1511,592;1403,605;1349,611;1295,617;1241,623;1187,629;1134,632;1080,641;1026,647;864,663;810,669;756,674;702,678;648,683;594,687;540,693;486,700;432,705;378,711;324,716;270,720;162,727;108,732;54,737;0,742;0,802;54,798;108,792;216,785;270,781;378,774;432,768;486,765;540,758;594,754;648,751;702,746;756,743;810,739;864,734;971,726;1080,718;1134,711;1187,708;1241,704;1295,701;1511,682;1565,678;1673,668;1727,666;1781,661;1835,657;1889,652;1889,544" o:connectangles="0,0,0,0,0,0,0,0,0,0,0,0,0,0,0,0,0,0,0,0,0,0,0,0,0,0,0,0,0,0,0,0,0,0,0,0,0,0,0,0,0,0,0,0,0,0,0,0,0,0,0,0,0,0,0,0,0,0"/>
                </v:shape>
                <v:shape id="docshape395" o:spid="_x0000_s1031" style="position:absolute;left:2837;top:443;width:1889;height:342;visibility:visible;mso-wrap-style:square;v-text-anchor:top" coordsize="18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" path="m1889,r-54,10l1781,20r-54,12l1673,42r-54,5l1565,57r-54,14l1457,76r-54,9l1349,97r-54,8l1187,122r-53,11l1080,141,917,165r-53,7l810,180r-54,9l702,197r-54,5l594,209r-54,7l486,223,378,237r-54,5l270,251r-54,7l162,264r-54,6l54,275,,282r,59l54,335r54,-4l162,325r54,-4l270,314r54,-8l378,301,540,283r54,-5l648,273r54,-4l756,263,864,249r53,-5l971,237r109,-12l1134,218r53,-8l1241,204r108,-13l1403,183r54,-7l1511,175r54,-11l1619,157r54,-2l1727,148r54,-9l1889,125,1889,xe" fillcolor="#ed968c" stroked="f">
                  <v:fill opacity="32896f"/>
                  <v:path arrowok="t" o:connecttype="custom" o:connectlocs="1889,444;1835,454;1781,464;1727,476;1673,486;1619,491;1565,501;1511,515;1457,520;1403,529;1349,541;1295,549;1187,566;1134,577;1080,585;917,609;864,616;810,624;756,633;702,641;648,646;594,653;540,660;486,667;378,681;324,686;270,695;216,702;162,708;108,714;54,719;0,726;0,785;54,779;108,775;162,769;216,765;270,758;324,750;378,745;540,727;594,722;648,717;702,713;756,707;864,693;917,688;971,681;1080,669;1134,662;1187,654;1241,648;1349,635;1403,627;1457,620;1511,619;1565,608;1619,601;1673,599;1727,592;1781,583;1889,569;1889,444" o:connectangles="0,0,0,0,0,0,0,0,0,0,0,0,0,0,0,0,0,0,0,0,0,0,0,0,0,0,0,0,0,0,0,0,0,0,0,0,0,0,0,0,0,0,0,0,0,0,0,0,0,0,0,0,0,0,0,0,0,0,0,0,0,0,0"/>
                </v:shape>
                <v:shape id="docshape396" o:spid="_x0000_s1032" style="position:absolute;left:2837;top:126;width:1889;height:609;visibility:visible;mso-wrap-style:square;v-text-anchor:top" coordsize="1889,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" path="m1889,r-54,23l1781,46r-54,30l1673,97r-54,21l1565,136r-54,21l1403,197r-108,36l1134,285r-54,16l1026,321r-55,15l917,349r-53,15l810,376r-54,15l702,404r-54,11l540,441,432,464r-54,11l324,486,216,508,54,539,,548r,60l54,600r54,-10l162,581,324,553r54,-10l432,533r54,-9l540,514r54,-10l648,493r54,-9l756,474r54,-12l864,452r53,-12l971,430r55,-13l1080,402r54,-12l1241,362r108,-26l1457,308r54,-17l1565,277r54,-13l1673,249r54,-15l1781,211r54,-17l1889,177,1889,xe" fillcolor="#7c4b73" stroked="f">
                  <v:fill opacity="32896f"/>
                  <v:path arrowok="t" o:connecttype="custom" o:connectlocs="1889,127;1835,150;1781,173;1727,203;1673,224;1619,245;1565,263;1511,284;1403,324;1295,360;1134,412;1080,428;1026,448;971,463;917,476;864,491;810,503;756,518;702,531;648,542;540,568;432,591;378,602;324,613;216,635;54,666;0,675;0,735;54,727;108,717;162,708;324,680;378,670;432,660;486,651;540,641;594,631;648,620;702,611;756,601;810,589;864,579;917,567;971,557;1026,544;1080,529;1134,517;1241,489;1349,463;1457,435;1511,418;1565,404;1619,391;1673,376;1727,361;1781,338;1835,321;1889,304;1889,127" o:connectangles="0,0,0,0,0,0,0,0,0,0,0,0,0,0,0,0,0,0,0,0,0,0,0,0,0,0,0,0,0,0,0,0,0,0,0,0,0,0,0,0,0,0,0,0,0,0,0,0,0,0,0,0,0,0,0,0,0,0,0"/>
                </v:shape>
                <v:shape id="docshape397" o:spid="_x0000_s1033" style="position:absolute;left:2837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" path="m,43l,m540,43l540,t540,43l1080,t539,43l1619,e" filled="f" strokecolor="#333" strokeweight=".291mm">
                  <v:path arrowok="t" o:connecttype="custom" o:connectlocs="0,894;0,851;540,894;540,851;1080,894;1080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4542790</wp:posOffset>
                </wp:positionH>
                <wp:positionV relativeFrom="paragraph">
                  <wp:posOffset>142240</wp:posOffset>
                </wp:positionV>
                <wp:extent cx="1205230" cy="425450"/>
                <wp:effectExtent l="0" t="0" r="0" b="0"/>
                <wp:wrapNone/>
                <wp:docPr id="27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25450"/>
                          <a:chOff x="7154" y="224"/>
                          <a:chExt cx="1898" cy="670"/>
                        </a:xfrm>
                      </wpg:grpSpPr>
                      <wps:wsp>
                        <wps:cNvPr id="28" name="docshape399"/>
                        <wps:cNvSpPr>
                          <a:spLocks/>
                        </wps:cNvSpPr>
                        <wps:spPr bwMode="auto">
                          <a:xfrm>
                            <a:off x="7161" y="518"/>
                            <a:ext cx="1890" cy="2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519 519"/>
                              <a:gd name="T3" fmla="*/ 519 h 264"/>
                              <a:gd name="T4" fmla="+- 0 8997 7162"/>
                              <a:gd name="T5" fmla="*/ T4 w 1890"/>
                              <a:gd name="T6" fmla="+- 0 528 519"/>
                              <a:gd name="T7" fmla="*/ 528 h 264"/>
                              <a:gd name="T8" fmla="+- 0 8943 7162"/>
                              <a:gd name="T9" fmla="*/ T8 w 1890"/>
                              <a:gd name="T10" fmla="+- 0 537 519"/>
                              <a:gd name="T11" fmla="*/ 537 h 264"/>
                              <a:gd name="T12" fmla="+- 0 8889 7162"/>
                              <a:gd name="T13" fmla="*/ T12 w 1890"/>
                              <a:gd name="T14" fmla="+- 0 546 519"/>
                              <a:gd name="T15" fmla="*/ 546 h 264"/>
                              <a:gd name="T16" fmla="+- 0 8835 7162"/>
                              <a:gd name="T17" fmla="*/ T16 w 1890"/>
                              <a:gd name="T18" fmla="+- 0 555 519"/>
                              <a:gd name="T19" fmla="*/ 555 h 264"/>
                              <a:gd name="T20" fmla="+- 0 8781 7162"/>
                              <a:gd name="T21" fmla="*/ T20 w 1890"/>
                              <a:gd name="T22" fmla="+- 0 562 519"/>
                              <a:gd name="T23" fmla="*/ 562 h 264"/>
                              <a:gd name="T24" fmla="+- 0 8727 7162"/>
                              <a:gd name="T25" fmla="*/ T24 w 1890"/>
                              <a:gd name="T26" fmla="+- 0 569 519"/>
                              <a:gd name="T27" fmla="*/ 569 h 264"/>
                              <a:gd name="T28" fmla="+- 0 8673 7162"/>
                              <a:gd name="T29" fmla="*/ T28 w 1890"/>
                              <a:gd name="T30" fmla="+- 0 578 519"/>
                              <a:gd name="T31" fmla="*/ 578 h 264"/>
                              <a:gd name="T32" fmla="+- 0 8619 7162"/>
                              <a:gd name="T33" fmla="*/ T32 w 1890"/>
                              <a:gd name="T34" fmla="+- 0 587 519"/>
                              <a:gd name="T35" fmla="*/ 587 h 264"/>
                              <a:gd name="T36" fmla="+- 0 8511 7162"/>
                              <a:gd name="T37" fmla="*/ T36 w 1890"/>
                              <a:gd name="T38" fmla="+- 0 603 519"/>
                              <a:gd name="T39" fmla="*/ 603 h 264"/>
                              <a:gd name="T40" fmla="+- 0 8403 7162"/>
                              <a:gd name="T41" fmla="*/ T40 w 1890"/>
                              <a:gd name="T42" fmla="+- 0 617 519"/>
                              <a:gd name="T43" fmla="*/ 617 h 264"/>
                              <a:gd name="T44" fmla="+- 0 8349 7162"/>
                              <a:gd name="T45" fmla="*/ T44 w 1890"/>
                              <a:gd name="T46" fmla="+- 0 626 519"/>
                              <a:gd name="T47" fmla="*/ 626 h 264"/>
                              <a:gd name="T48" fmla="+- 0 8295 7162"/>
                              <a:gd name="T49" fmla="*/ T48 w 1890"/>
                              <a:gd name="T50" fmla="+- 0 633 519"/>
                              <a:gd name="T51" fmla="*/ 633 h 264"/>
                              <a:gd name="T52" fmla="+- 0 8241 7162"/>
                              <a:gd name="T53" fmla="*/ T52 w 1890"/>
                              <a:gd name="T54" fmla="+- 0 640 519"/>
                              <a:gd name="T55" fmla="*/ 640 h 264"/>
                              <a:gd name="T56" fmla="+- 0 8187 7162"/>
                              <a:gd name="T57" fmla="*/ T56 w 1890"/>
                              <a:gd name="T58" fmla="+- 0 647 519"/>
                              <a:gd name="T59" fmla="*/ 647 h 264"/>
                              <a:gd name="T60" fmla="+- 0 8079 7162"/>
                              <a:gd name="T61" fmla="*/ T60 w 1890"/>
                              <a:gd name="T62" fmla="+- 0 661 519"/>
                              <a:gd name="T63" fmla="*/ 661 h 264"/>
                              <a:gd name="T64" fmla="+- 0 7972 7162"/>
                              <a:gd name="T65" fmla="*/ T64 w 1890"/>
                              <a:gd name="T66" fmla="+- 0 675 519"/>
                              <a:gd name="T67" fmla="*/ 675 h 264"/>
                              <a:gd name="T68" fmla="+- 0 7918 7162"/>
                              <a:gd name="T69" fmla="*/ T68 w 1890"/>
                              <a:gd name="T70" fmla="+- 0 680 519"/>
                              <a:gd name="T71" fmla="*/ 680 h 264"/>
                              <a:gd name="T72" fmla="+- 0 7864 7162"/>
                              <a:gd name="T73" fmla="*/ T72 w 1890"/>
                              <a:gd name="T74" fmla="+- 0 688 519"/>
                              <a:gd name="T75" fmla="*/ 688 h 264"/>
                              <a:gd name="T76" fmla="+- 0 7810 7162"/>
                              <a:gd name="T77" fmla="*/ T76 w 1890"/>
                              <a:gd name="T78" fmla="+- 0 694 519"/>
                              <a:gd name="T79" fmla="*/ 694 h 264"/>
                              <a:gd name="T80" fmla="+- 0 7756 7162"/>
                              <a:gd name="T81" fmla="*/ T80 w 1890"/>
                              <a:gd name="T82" fmla="+- 0 698 519"/>
                              <a:gd name="T83" fmla="*/ 698 h 264"/>
                              <a:gd name="T84" fmla="+- 0 7702 7162"/>
                              <a:gd name="T85" fmla="*/ T84 w 1890"/>
                              <a:gd name="T86" fmla="+- 0 707 519"/>
                              <a:gd name="T87" fmla="*/ 707 h 264"/>
                              <a:gd name="T88" fmla="+- 0 7648 7162"/>
                              <a:gd name="T89" fmla="*/ T88 w 1890"/>
                              <a:gd name="T90" fmla="+- 0 712 519"/>
                              <a:gd name="T91" fmla="*/ 712 h 264"/>
                              <a:gd name="T92" fmla="+- 0 7594 7162"/>
                              <a:gd name="T93" fmla="*/ T92 w 1890"/>
                              <a:gd name="T94" fmla="+- 0 718 519"/>
                              <a:gd name="T95" fmla="*/ 718 h 264"/>
                              <a:gd name="T96" fmla="+- 0 7270 7162"/>
                              <a:gd name="T97" fmla="*/ T96 w 1890"/>
                              <a:gd name="T98" fmla="+- 0 752 519"/>
                              <a:gd name="T99" fmla="*/ 752 h 264"/>
                              <a:gd name="T100" fmla="+- 0 7162 7162"/>
                              <a:gd name="T101" fmla="*/ T100 w 1890"/>
                              <a:gd name="T102" fmla="+- 0 762 519"/>
                              <a:gd name="T103" fmla="*/ 762 h 264"/>
                              <a:gd name="T104" fmla="+- 0 7162 7162"/>
                              <a:gd name="T105" fmla="*/ T104 w 1890"/>
                              <a:gd name="T106" fmla="+- 0 782 519"/>
                              <a:gd name="T107" fmla="*/ 782 h 264"/>
                              <a:gd name="T108" fmla="+- 0 7270 7162"/>
                              <a:gd name="T109" fmla="*/ T108 w 1890"/>
                              <a:gd name="T110" fmla="+- 0 772 519"/>
                              <a:gd name="T111" fmla="*/ 772 h 264"/>
                              <a:gd name="T112" fmla="+- 0 7378 7162"/>
                              <a:gd name="T113" fmla="*/ T112 w 1890"/>
                              <a:gd name="T114" fmla="+- 0 762 519"/>
                              <a:gd name="T115" fmla="*/ 762 h 264"/>
                              <a:gd name="T116" fmla="+- 0 7486 7162"/>
                              <a:gd name="T117" fmla="*/ T116 w 1890"/>
                              <a:gd name="T118" fmla="+- 0 751 519"/>
                              <a:gd name="T119" fmla="*/ 751 h 264"/>
                              <a:gd name="T120" fmla="+- 0 7594 7162"/>
                              <a:gd name="T121" fmla="*/ T120 w 1890"/>
                              <a:gd name="T122" fmla="+- 0 741 519"/>
                              <a:gd name="T123" fmla="*/ 741 h 264"/>
                              <a:gd name="T124" fmla="+- 0 7648 7162"/>
                              <a:gd name="T125" fmla="*/ T124 w 1890"/>
                              <a:gd name="T126" fmla="+- 0 734 519"/>
                              <a:gd name="T127" fmla="*/ 734 h 264"/>
                              <a:gd name="T128" fmla="+- 0 7702 7162"/>
                              <a:gd name="T129" fmla="*/ T128 w 1890"/>
                              <a:gd name="T130" fmla="+- 0 729 519"/>
                              <a:gd name="T131" fmla="*/ 729 h 264"/>
                              <a:gd name="T132" fmla="+- 0 7756 7162"/>
                              <a:gd name="T133" fmla="*/ T132 w 1890"/>
                              <a:gd name="T134" fmla="+- 0 722 519"/>
                              <a:gd name="T135" fmla="*/ 722 h 264"/>
                              <a:gd name="T136" fmla="+- 0 7810 7162"/>
                              <a:gd name="T137" fmla="*/ T136 w 1890"/>
                              <a:gd name="T138" fmla="+- 0 717 519"/>
                              <a:gd name="T139" fmla="*/ 717 h 264"/>
                              <a:gd name="T140" fmla="+- 0 7864 7162"/>
                              <a:gd name="T141" fmla="*/ T140 w 1890"/>
                              <a:gd name="T142" fmla="+- 0 712 519"/>
                              <a:gd name="T143" fmla="*/ 712 h 264"/>
                              <a:gd name="T144" fmla="+- 0 7918 7162"/>
                              <a:gd name="T145" fmla="*/ T144 w 1890"/>
                              <a:gd name="T146" fmla="+- 0 704 519"/>
                              <a:gd name="T147" fmla="*/ 704 h 264"/>
                              <a:gd name="T148" fmla="+- 0 7972 7162"/>
                              <a:gd name="T149" fmla="*/ T148 w 1890"/>
                              <a:gd name="T150" fmla="+- 0 699 519"/>
                              <a:gd name="T151" fmla="*/ 699 h 264"/>
                              <a:gd name="T152" fmla="+- 0 8025 7162"/>
                              <a:gd name="T153" fmla="*/ T152 w 1890"/>
                              <a:gd name="T154" fmla="+- 0 693 519"/>
                              <a:gd name="T155" fmla="*/ 693 h 264"/>
                              <a:gd name="T156" fmla="+- 0 8187 7162"/>
                              <a:gd name="T157" fmla="*/ T156 w 1890"/>
                              <a:gd name="T158" fmla="+- 0 673 519"/>
                              <a:gd name="T159" fmla="*/ 673 h 264"/>
                              <a:gd name="T160" fmla="+- 0 8241 7162"/>
                              <a:gd name="T161" fmla="*/ T160 w 1890"/>
                              <a:gd name="T162" fmla="+- 0 666 519"/>
                              <a:gd name="T163" fmla="*/ 666 h 264"/>
                              <a:gd name="T164" fmla="+- 0 8295 7162"/>
                              <a:gd name="T165" fmla="*/ T164 w 1890"/>
                              <a:gd name="T166" fmla="+- 0 660 519"/>
                              <a:gd name="T167" fmla="*/ 660 h 264"/>
                              <a:gd name="T168" fmla="+- 0 8349 7162"/>
                              <a:gd name="T169" fmla="*/ T168 w 1890"/>
                              <a:gd name="T170" fmla="+- 0 653 519"/>
                              <a:gd name="T171" fmla="*/ 653 h 264"/>
                              <a:gd name="T172" fmla="+- 0 8403 7162"/>
                              <a:gd name="T173" fmla="*/ T172 w 1890"/>
                              <a:gd name="T174" fmla="+- 0 645 519"/>
                              <a:gd name="T175" fmla="*/ 645 h 264"/>
                              <a:gd name="T176" fmla="+- 0 8511 7162"/>
                              <a:gd name="T177" fmla="*/ T176 w 1890"/>
                              <a:gd name="T178" fmla="+- 0 632 519"/>
                              <a:gd name="T179" fmla="*/ 632 h 264"/>
                              <a:gd name="T180" fmla="+- 0 8619 7162"/>
                              <a:gd name="T181" fmla="*/ T180 w 1890"/>
                              <a:gd name="T182" fmla="+- 0 617 519"/>
                              <a:gd name="T183" fmla="*/ 617 h 264"/>
                              <a:gd name="T184" fmla="+- 0 8673 7162"/>
                              <a:gd name="T185" fmla="*/ T184 w 1890"/>
                              <a:gd name="T186" fmla="+- 0 609 519"/>
                              <a:gd name="T187" fmla="*/ 609 h 264"/>
                              <a:gd name="T188" fmla="+- 0 8727 7162"/>
                              <a:gd name="T189" fmla="*/ T188 w 1890"/>
                              <a:gd name="T190" fmla="+- 0 601 519"/>
                              <a:gd name="T191" fmla="*/ 601 h 264"/>
                              <a:gd name="T192" fmla="+- 0 8781 7162"/>
                              <a:gd name="T193" fmla="*/ T192 w 1890"/>
                              <a:gd name="T194" fmla="+- 0 594 519"/>
                              <a:gd name="T195" fmla="*/ 594 h 264"/>
                              <a:gd name="T196" fmla="+- 0 8835 7162"/>
                              <a:gd name="T197" fmla="*/ T196 w 1890"/>
                              <a:gd name="T198" fmla="+- 0 588 519"/>
                              <a:gd name="T199" fmla="*/ 588 h 264"/>
                              <a:gd name="T200" fmla="+- 0 8889 7162"/>
                              <a:gd name="T201" fmla="*/ T200 w 1890"/>
                              <a:gd name="T202" fmla="+- 0 580 519"/>
                              <a:gd name="T203" fmla="*/ 580 h 264"/>
                              <a:gd name="T204" fmla="+- 0 8943 7162"/>
                              <a:gd name="T205" fmla="*/ T204 w 1890"/>
                              <a:gd name="T206" fmla="+- 0 572 519"/>
                              <a:gd name="T207" fmla="*/ 572 h 264"/>
                              <a:gd name="T208" fmla="+- 0 9051 7162"/>
                              <a:gd name="T209" fmla="*/ T208 w 1890"/>
                              <a:gd name="T210" fmla="+- 0 556 519"/>
                              <a:gd name="T211" fmla="*/ 556 h 264"/>
                              <a:gd name="T212" fmla="+- 0 9051 7162"/>
                              <a:gd name="T213" fmla="*/ T212 w 1890"/>
                              <a:gd name="T214" fmla="+- 0 519 519"/>
                              <a:gd name="T215" fmla="*/ 519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890" h="264">
                                <a:moveTo>
                                  <a:pt x="1889" y="0"/>
                                </a:moveTo>
                                <a:lnTo>
                                  <a:pt x="1835" y="9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3"/>
                                </a:lnTo>
                                <a:lnTo>
                                  <a:pt x="1565" y="50"/>
                                </a:lnTo>
                                <a:lnTo>
                                  <a:pt x="1511" y="59"/>
                                </a:lnTo>
                                <a:lnTo>
                                  <a:pt x="1457" y="68"/>
                                </a:lnTo>
                                <a:lnTo>
                                  <a:pt x="1349" y="84"/>
                                </a:lnTo>
                                <a:lnTo>
                                  <a:pt x="1241" y="98"/>
                                </a:lnTo>
                                <a:lnTo>
                                  <a:pt x="1187" y="107"/>
                                </a:lnTo>
                                <a:lnTo>
                                  <a:pt x="1133" y="114"/>
                                </a:lnTo>
                                <a:lnTo>
                                  <a:pt x="1079" y="121"/>
                                </a:lnTo>
                                <a:lnTo>
                                  <a:pt x="1025" y="128"/>
                                </a:lnTo>
                                <a:lnTo>
                                  <a:pt x="917" y="142"/>
                                </a:lnTo>
                                <a:lnTo>
                                  <a:pt x="810" y="156"/>
                                </a:lnTo>
                                <a:lnTo>
                                  <a:pt x="756" y="161"/>
                                </a:lnTo>
                                <a:lnTo>
                                  <a:pt x="702" y="169"/>
                                </a:lnTo>
                                <a:lnTo>
                                  <a:pt x="648" y="175"/>
                                </a:lnTo>
                                <a:lnTo>
                                  <a:pt x="594" y="179"/>
                                </a:lnTo>
                                <a:lnTo>
                                  <a:pt x="540" y="188"/>
                                </a:lnTo>
                                <a:lnTo>
                                  <a:pt x="486" y="193"/>
                                </a:lnTo>
                                <a:lnTo>
                                  <a:pt x="432" y="199"/>
                                </a:lnTo>
                                <a:lnTo>
                                  <a:pt x="108" y="233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108" y="253"/>
                                </a:lnTo>
                                <a:lnTo>
                                  <a:pt x="216" y="243"/>
                                </a:lnTo>
                                <a:lnTo>
                                  <a:pt x="324" y="232"/>
                                </a:lnTo>
                                <a:lnTo>
                                  <a:pt x="432" y="222"/>
                                </a:lnTo>
                                <a:lnTo>
                                  <a:pt x="486" y="215"/>
                                </a:lnTo>
                                <a:lnTo>
                                  <a:pt x="540" y="210"/>
                                </a:lnTo>
                                <a:lnTo>
                                  <a:pt x="594" y="203"/>
                                </a:lnTo>
                                <a:lnTo>
                                  <a:pt x="648" y="198"/>
                                </a:lnTo>
                                <a:lnTo>
                                  <a:pt x="702" y="193"/>
                                </a:lnTo>
                                <a:lnTo>
                                  <a:pt x="756" y="185"/>
                                </a:lnTo>
                                <a:lnTo>
                                  <a:pt x="810" y="180"/>
                                </a:lnTo>
                                <a:lnTo>
                                  <a:pt x="863" y="174"/>
                                </a:lnTo>
                                <a:lnTo>
                                  <a:pt x="1025" y="154"/>
                                </a:lnTo>
                                <a:lnTo>
                                  <a:pt x="1079" y="147"/>
                                </a:lnTo>
                                <a:lnTo>
                                  <a:pt x="1133" y="141"/>
                                </a:lnTo>
                                <a:lnTo>
                                  <a:pt x="1187" y="134"/>
                                </a:lnTo>
                                <a:lnTo>
                                  <a:pt x="1241" y="126"/>
                                </a:lnTo>
                                <a:lnTo>
                                  <a:pt x="1349" y="113"/>
                                </a:lnTo>
                                <a:lnTo>
                                  <a:pt x="1457" y="98"/>
                                </a:lnTo>
                                <a:lnTo>
                                  <a:pt x="1511" y="90"/>
                                </a:lnTo>
                                <a:lnTo>
                                  <a:pt x="1565" y="82"/>
                                </a:lnTo>
                                <a:lnTo>
                                  <a:pt x="1619" y="75"/>
                                </a:lnTo>
                                <a:lnTo>
                                  <a:pt x="1673" y="69"/>
                                </a:lnTo>
                                <a:lnTo>
                                  <a:pt x="1727" y="61"/>
                                </a:lnTo>
                                <a:lnTo>
                                  <a:pt x="1781" y="53"/>
                                </a:lnTo>
                                <a:lnTo>
                                  <a:pt x="1889" y="3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400"/>
                        <wps:cNvSpPr>
                          <a:spLocks/>
                        </wps:cNvSpPr>
                        <wps:spPr bwMode="auto">
                          <a:xfrm>
                            <a:off x="7161" y="477"/>
                            <a:ext cx="1890" cy="29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8 478"/>
                              <a:gd name="T3" fmla="*/ 478 h 291"/>
                              <a:gd name="T4" fmla="+- 0 8997 7162"/>
                              <a:gd name="T5" fmla="*/ T4 w 1890"/>
                              <a:gd name="T6" fmla="+- 0 484 478"/>
                              <a:gd name="T7" fmla="*/ 484 h 291"/>
                              <a:gd name="T8" fmla="+- 0 8943 7162"/>
                              <a:gd name="T9" fmla="*/ T8 w 1890"/>
                              <a:gd name="T10" fmla="+- 0 496 478"/>
                              <a:gd name="T11" fmla="*/ 496 h 291"/>
                              <a:gd name="T12" fmla="+- 0 8889 7162"/>
                              <a:gd name="T13" fmla="*/ T12 w 1890"/>
                              <a:gd name="T14" fmla="+- 0 505 478"/>
                              <a:gd name="T15" fmla="*/ 505 h 291"/>
                              <a:gd name="T16" fmla="+- 0 8781 7162"/>
                              <a:gd name="T17" fmla="*/ T16 w 1890"/>
                              <a:gd name="T18" fmla="+- 0 529 478"/>
                              <a:gd name="T19" fmla="*/ 529 h 291"/>
                              <a:gd name="T20" fmla="+- 0 8565 7162"/>
                              <a:gd name="T21" fmla="*/ T20 w 1890"/>
                              <a:gd name="T22" fmla="+- 0 566 478"/>
                              <a:gd name="T23" fmla="*/ 566 h 291"/>
                              <a:gd name="T24" fmla="+- 0 8511 7162"/>
                              <a:gd name="T25" fmla="*/ T24 w 1890"/>
                              <a:gd name="T26" fmla="+- 0 573 478"/>
                              <a:gd name="T27" fmla="*/ 573 h 291"/>
                              <a:gd name="T28" fmla="+- 0 8403 7162"/>
                              <a:gd name="T29" fmla="*/ T28 w 1890"/>
                              <a:gd name="T30" fmla="+- 0 590 478"/>
                              <a:gd name="T31" fmla="*/ 590 h 291"/>
                              <a:gd name="T32" fmla="+- 0 8349 7162"/>
                              <a:gd name="T33" fmla="*/ T32 w 1890"/>
                              <a:gd name="T34" fmla="+- 0 601 478"/>
                              <a:gd name="T35" fmla="*/ 601 h 291"/>
                              <a:gd name="T36" fmla="+- 0 8295 7162"/>
                              <a:gd name="T37" fmla="*/ T36 w 1890"/>
                              <a:gd name="T38" fmla="+- 0 607 478"/>
                              <a:gd name="T39" fmla="*/ 607 h 291"/>
                              <a:gd name="T40" fmla="+- 0 8187 7162"/>
                              <a:gd name="T41" fmla="*/ T40 w 1890"/>
                              <a:gd name="T42" fmla="+- 0 623 478"/>
                              <a:gd name="T43" fmla="*/ 623 h 291"/>
                              <a:gd name="T44" fmla="+- 0 8133 7162"/>
                              <a:gd name="T45" fmla="*/ T44 w 1890"/>
                              <a:gd name="T46" fmla="+- 0 632 478"/>
                              <a:gd name="T47" fmla="*/ 632 h 291"/>
                              <a:gd name="T48" fmla="+- 0 8079 7162"/>
                              <a:gd name="T49" fmla="*/ T48 w 1890"/>
                              <a:gd name="T50" fmla="+- 0 638 478"/>
                              <a:gd name="T51" fmla="*/ 638 h 291"/>
                              <a:gd name="T52" fmla="+- 0 8025 7162"/>
                              <a:gd name="T53" fmla="*/ T52 w 1890"/>
                              <a:gd name="T54" fmla="+- 0 646 478"/>
                              <a:gd name="T55" fmla="*/ 646 h 291"/>
                              <a:gd name="T56" fmla="+- 0 7972 7162"/>
                              <a:gd name="T57" fmla="*/ T56 w 1890"/>
                              <a:gd name="T58" fmla="+- 0 653 478"/>
                              <a:gd name="T59" fmla="*/ 653 h 291"/>
                              <a:gd name="T60" fmla="+- 0 7918 7162"/>
                              <a:gd name="T61" fmla="*/ T60 w 1890"/>
                              <a:gd name="T62" fmla="+- 0 661 478"/>
                              <a:gd name="T63" fmla="*/ 661 h 291"/>
                              <a:gd name="T64" fmla="+- 0 7864 7162"/>
                              <a:gd name="T65" fmla="*/ T64 w 1890"/>
                              <a:gd name="T66" fmla="+- 0 668 478"/>
                              <a:gd name="T67" fmla="*/ 668 h 291"/>
                              <a:gd name="T68" fmla="+- 0 7810 7162"/>
                              <a:gd name="T69" fmla="*/ T68 w 1890"/>
                              <a:gd name="T70" fmla="+- 0 674 478"/>
                              <a:gd name="T71" fmla="*/ 674 h 291"/>
                              <a:gd name="T72" fmla="+- 0 7702 7162"/>
                              <a:gd name="T73" fmla="*/ T72 w 1890"/>
                              <a:gd name="T74" fmla="+- 0 689 478"/>
                              <a:gd name="T75" fmla="*/ 689 h 291"/>
                              <a:gd name="T76" fmla="+- 0 7540 7162"/>
                              <a:gd name="T77" fmla="*/ T76 w 1890"/>
                              <a:gd name="T78" fmla="+- 0 708 478"/>
                              <a:gd name="T79" fmla="*/ 708 h 291"/>
                              <a:gd name="T80" fmla="+- 0 7486 7162"/>
                              <a:gd name="T81" fmla="*/ T80 w 1890"/>
                              <a:gd name="T82" fmla="+- 0 711 478"/>
                              <a:gd name="T83" fmla="*/ 711 h 291"/>
                              <a:gd name="T84" fmla="+- 0 7432 7162"/>
                              <a:gd name="T85" fmla="*/ T84 w 1890"/>
                              <a:gd name="T86" fmla="+- 0 716 478"/>
                              <a:gd name="T87" fmla="*/ 716 h 291"/>
                              <a:gd name="T88" fmla="+- 0 7378 7162"/>
                              <a:gd name="T89" fmla="*/ T88 w 1890"/>
                              <a:gd name="T90" fmla="+- 0 722 478"/>
                              <a:gd name="T91" fmla="*/ 722 h 291"/>
                              <a:gd name="T92" fmla="+- 0 7324 7162"/>
                              <a:gd name="T93" fmla="*/ T92 w 1890"/>
                              <a:gd name="T94" fmla="+- 0 727 478"/>
                              <a:gd name="T95" fmla="*/ 727 h 291"/>
                              <a:gd name="T96" fmla="+- 0 7270 7162"/>
                              <a:gd name="T97" fmla="*/ T96 w 1890"/>
                              <a:gd name="T98" fmla="+- 0 737 478"/>
                              <a:gd name="T99" fmla="*/ 737 h 291"/>
                              <a:gd name="T100" fmla="+- 0 7216 7162"/>
                              <a:gd name="T101" fmla="*/ T100 w 1890"/>
                              <a:gd name="T102" fmla="+- 0 742 478"/>
                              <a:gd name="T103" fmla="*/ 742 h 291"/>
                              <a:gd name="T104" fmla="+- 0 7162 7162"/>
                              <a:gd name="T105" fmla="*/ T104 w 1890"/>
                              <a:gd name="T106" fmla="+- 0 748 478"/>
                              <a:gd name="T107" fmla="*/ 748 h 291"/>
                              <a:gd name="T108" fmla="+- 0 7162 7162"/>
                              <a:gd name="T109" fmla="*/ T108 w 1890"/>
                              <a:gd name="T110" fmla="+- 0 768 478"/>
                              <a:gd name="T111" fmla="*/ 768 h 291"/>
                              <a:gd name="T112" fmla="+- 0 7216 7162"/>
                              <a:gd name="T113" fmla="*/ T112 w 1890"/>
                              <a:gd name="T114" fmla="+- 0 762 478"/>
                              <a:gd name="T115" fmla="*/ 762 h 291"/>
                              <a:gd name="T116" fmla="+- 0 7270 7162"/>
                              <a:gd name="T117" fmla="*/ T116 w 1890"/>
                              <a:gd name="T118" fmla="+- 0 757 478"/>
                              <a:gd name="T119" fmla="*/ 757 h 291"/>
                              <a:gd name="T120" fmla="+- 0 7324 7162"/>
                              <a:gd name="T121" fmla="*/ T120 w 1890"/>
                              <a:gd name="T122" fmla="+- 0 748 478"/>
                              <a:gd name="T123" fmla="*/ 748 h 291"/>
                              <a:gd name="T124" fmla="+- 0 7432 7162"/>
                              <a:gd name="T125" fmla="*/ T124 w 1890"/>
                              <a:gd name="T126" fmla="+- 0 737 478"/>
                              <a:gd name="T127" fmla="*/ 737 h 291"/>
                              <a:gd name="T128" fmla="+- 0 7486 7162"/>
                              <a:gd name="T129" fmla="*/ T128 w 1890"/>
                              <a:gd name="T130" fmla="+- 0 732 478"/>
                              <a:gd name="T131" fmla="*/ 732 h 291"/>
                              <a:gd name="T132" fmla="+- 0 7540 7162"/>
                              <a:gd name="T133" fmla="*/ T132 w 1890"/>
                              <a:gd name="T134" fmla="+- 0 729 478"/>
                              <a:gd name="T135" fmla="*/ 729 h 291"/>
                              <a:gd name="T136" fmla="+- 0 7594 7162"/>
                              <a:gd name="T137" fmla="*/ T136 w 1890"/>
                              <a:gd name="T138" fmla="+- 0 723 478"/>
                              <a:gd name="T139" fmla="*/ 723 h 291"/>
                              <a:gd name="T140" fmla="+- 0 7702 7162"/>
                              <a:gd name="T141" fmla="*/ T140 w 1890"/>
                              <a:gd name="T142" fmla="+- 0 711 478"/>
                              <a:gd name="T143" fmla="*/ 711 h 291"/>
                              <a:gd name="T144" fmla="+- 0 7810 7162"/>
                              <a:gd name="T145" fmla="*/ T144 w 1890"/>
                              <a:gd name="T146" fmla="+- 0 697 478"/>
                              <a:gd name="T147" fmla="*/ 697 h 291"/>
                              <a:gd name="T148" fmla="+- 0 7864 7162"/>
                              <a:gd name="T149" fmla="*/ T148 w 1890"/>
                              <a:gd name="T150" fmla="+- 0 691 478"/>
                              <a:gd name="T151" fmla="*/ 691 h 291"/>
                              <a:gd name="T152" fmla="+- 0 7918 7162"/>
                              <a:gd name="T153" fmla="*/ T152 w 1890"/>
                              <a:gd name="T154" fmla="+- 0 685 478"/>
                              <a:gd name="T155" fmla="*/ 685 h 291"/>
                              <a:gd name="T156" fmla="+- 0 7972 7162"/>
                              <a:gd name="T157" fmla="*/ T156 w 1890"/>
                              <a:gd name="T158" fmla="+- 0 677 478"/>
                              <a:gd name="T159" fmla="*/ 677 h 291"/>
                              <a:gd name="T160" fmla="+- 0 8025 7162"/>
                              <a:gd name="T161" fmla="*/ T160 w 1890"/>
                              <a:gd name="T162" fmla="+- 0 670 478"/>
                              <a:gd name="T163" fmla="*/ 670 h 291"/>
                              <a:gd name="T164" fmla="+- 0 8079 7162"/>
                              <a:gd name="T165" fmla="*/ T164 w 1890"/>
                              <a:gd name="T166" fmla="+- 0 663 478"/>
                              <a:gd name="T167" fmla="*/ 663 h 291"/>
                              <a:gd name="T168" fmla="+- 0 8133 7162"/>
                              <a:gd name="T169" fmla="*/ T168 w 1890"/>
                              <a:gd name="T170" fmla="+- 0 657 478"/>
                              <a:gd name="T171" fmla="*/ 657 h 291"/>
                              <a:gd name="T172" fmla="+- 0 8187 7162"/>
                              <a:gd name="T173" fmla="*/ T172 w 1890"/>
                              <a:gd name="T174" fmla="+- 0 649 478"/>
                              <a:gd name="T175" fmla="*/ 649 h 291"/>
                              <a:gd name="T176" fmla="+- 0 8295 7162"/>
                              <a:gd name="T177" fmla="*/ T176 w 1890"/>
                              <a:gd name="T178" fmla="+- 0 634 478"/>
                              <a:gd name="T179" fmla="*/ 634 h 291"/>
                              <a:gd name="T180" fmla="+- 0 8349 7162"/>
                              <a:gd name="T181" fmla="*/ T180 w 1890"/>
                              <a:gd name="T182" fmla="+- 0 629 478"/>
                              <a:gd name="T183" fmla="*/ 629 h 291"/>
                              <a:gd name="T184" fmla="+- 0 8403 7162"/>
                              <a:gd name="T185" fmla="*/ T184 w 1890"/>
                              <a:gd name="T186" fmla="+- 0 618 478"/>
                              <a:gd name="T187" fmla="*/ 618 h 291"/>
                              <a:gd name="T188" fmla="+- 0 8511 7162"/>
                              <a:gd name="T189" fmla="*/ T188 w 1890"/>
                              <a:gd name="T190" fmla="+- 0 602 478"/>
                              <a:gd name="T191" fmla="*/ 602 h 291"/>
                              <a:gd name="T192" fmla="+- 0 8565 7162"/>
                              <a:gd name="T193" fmla="*/ T192 w 1890"/>
                              <a:gd name="T194" fmla="+- 0 596 478"/>
                              <a:gd name="T195" fmla="*/ 596 h 291"/>
                              <a:gd name="T196" fmla="+- 0 8619 7162"/>
                              <a:gd name="T197" fmla="*/ T196 w 1890"/>
                              <a:gd name="T198" fmla="+- 0 587 478"/>
                              <a:gd name="T199" fmla="*/ 587 h 291"/>
                              <a:gd name="T200" fmla="+- 0 8727 7162"/>
                              <a:gd name="T201" fmla="*/ T200 w 1890"/>
                              <a:gd name="T202" fmla="+- 0 571 478"/>
                              <a:gd name="T203" fmla="*/ 571 h 291"/>
                              <a:gd name="T204" fmla="+- 0 8781 7162"/>
                              <a:gd name="T205" fmla="*/ T204 w 1890"/>
                              <a:gd name="T206" fmla="+- 0 562 478"/>
                              <a:gd name="T207" fmla="*/ 562 h 291"/>
                              <a:gd name="T208" fmla="+- 0 8835 7162"/>
                              <a:gd name="T209" fmla="*/ T208 w 1890"/>
                              <a:gd name="T210" fmla="+- 0 553 478"/>
                              <a:gd name="T211" fmla="*/ 553 h 291"/>
                              <a:gd name="T212" fmla="+- 0 8889 7162"/>
                              <a:gd name="T213" fmla="*/ T212 w 1890"/>
                              <a:gd name="T214" fmla="+- 0 541 478"/>
                              <a:gd name="T215" fmla="*/ 541 h 291"/>
                              <a:gd name="T216" fmla="+- 0 8943 7162"/>
                              <a:gd name="T217" fmla="*/ T216 w 1890"/>
                              <a:gd name="T218" fmla="+- 0 533 478"/>
                              <a:gd name="T219" fmla="*/ 533 h 291"/>
                              <a:gd name="T220" fmla="+- 0 8997 7162"/>
                              <a:gd name="T221" fmla="*/ T220 w 1890"/>
                              <a:gd name="T222" fmla="+- 0 521 478"/>
                              <a:gd name="T223" fmla="*/ 521 h 291"/>
                              <a:gd name="T224" fmla="+- 0 9051 7162"/>
                              <a:gd name="T225" fmla="*/ T224 w 1890"/>
                              <a:gd name="T226" fmla="+- 0 516 478"/>
                              <a:gd name="T227" fmla="*/ 516 h 291"/>
                              <a:gd name="T228" fmla="+- 0 9051 7162"/>
                              <a:gd name="T229" fmla="*/ T228 w 1890"/>
                              <a:gd name="T230" fmla="+- 0 478 478"/>
                              <a:gd name="T231" fmla="*/ 478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90" h="291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19" y="51"/>
                                </a:lnTo>
                                <a:lnTo>
                                  <a:pt x="1403" y="88"/>
                                </a:lnTo>
                                <a:lnTo>
                                  <a:pt x="1349" y="95"/>
                                </a:lnTo>
                                <a:lnTo>
                                  <a:pt x="1241" y="112"/>
                                </a:lnTo>
                                <a:lnTo>
                                  <a:pt x="1187" y="123"/>
                                </a:lnTo>
                                <a:lnTo>
                                  <a:pt x="1133" y="129"/>
                                </a:lnTo>
                                <a:lnTo>
                                  <a:pt x="1025" y="145"/>
                                </a:lnTo>
                                <a:lnTo>
                                  <a:pt x="971" y="154"/>
                                </a:lnTo>
                                <a:lnTo>
                                  <a:pt x="917" y="160"/>
                                </a:lnTo>
                                <a:lnTo>
                                  <a:pt x="863" y="168"/>
                                </a:lnTo>
                                <a:lnTo>
                                  <a:pt x="810" y="175"/>
                                </a:lnTo>
                                <a:lnTo>
                                  <a:pt x="756" y="183"/>
                                </a:lnTo>
                                <a:lnTo>
                                  <a:pt x="702" y="190"/>
                                </a:lnTo>
                                <a:lnTo>
                                  <a:pt x="648" y="196"/>
                                </a:lnTo>
                                <a:lnTo>
                                  <a:pt x="540" y="211"/>
                                </a:lnTo>
                                <a:lnTo>
                                  <a:pt x="378" y="230"/>
                                </a:lnTo>
                                <a:lnTo>
                                  <a:pt x="324" y="233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4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9"/>
                                </a:lnTo>
                                <a:lnTo>
                                  <a:pt x="54" y="264"/>
                                </a:lnTo>
                                <a:lnTo>
                                  <a:pt x="0" y="270"/>
                                </a:lnTo>
                                <a:lnTo>
                                  <a:pt x="0" y="290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9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9"/>
                                </a:lnTo>
                                <a:lnTo>
                                  <a:pt x="324" y="254"/>
                                </a:lnTo>
                                <a:lnTo>
                                  <a:pt x="378" y="251"/>
                                </a:lnTo>
                                <a:lnTo>
                                  <a:pt x="432" y="245"/>
                                </a:lnTo>
                                <a:lnTo>
                                  <a:pt x="540" y="233"/>
                                </a:lnTo>
                                <a:lnTo>
                                  <a:pt x="648" y="219"/>
                                </a:lnTo>
                                <a:lnTo>
                                  <a:pt x="702" y="213"/>
                                </a:lnTo>
                                <a:lnTo>
                                  <a:pt x="756" y="207"/>
                                </a:lnTo>
                                <a:lnTo>
                                  <a:pt x="810" y="199"/>
                                </a:lnTo>
                                <a:lnTo>
                                  <a:pt x="863" y="192"/>
                                </a:lnTo>
                                <a:lnTo>
                                  <a:pt x="917" y="185"/>
                                </a:lnTo>
                                <a:lnTo>
                                  <a:pt x="971" y="179"/>
                                </a:lnTo>
                                <a:lnTo>
                                  <a:pt x="1025" y="171"/>
                                </a:lnTo>
                                <a:lnTo>
                                  <a:pt x="1133" y="156"/>
                                </a:lnTo>
                                <a:lnTo>
                                  <a:pt x="1187" y="151"/>
                                </a:lnTo>
                                <a:lnTo>
                                  <a:pt x="1241" y="140"/>
                                </a:lnTo>
                                <a:lnTo>
                                  <a:pt x="1349" y="124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9"/>
                                </a:lnTo>
                                <a:lnTo>
                                  <a:pt x="1565" y="93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3"/>
                                </a:lnTo>
                                <a:lnTo>
                                  <a:pt x="1781" y="55"/>
                                </a:lnTo>
                                <a:lnTo>
                                  <a:pt x="1835" y="43"/>
                                </a:lnTo>
                                <a:lnTo>
                                  <a:pt x="1889" y="3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401"/>
                        <wps:cNvSpPr>
                          <a:spLocks/>
                        </wps:cNvSpPr>
                        <wps:spPr bwMode="auto">
                          <a:xfrm>
                            <a:off x="7161" y="270"/>
                            <a:ext cx="1890" cy="448"/>
                          </a:xfrm>
                          <a:custGeom>
                            <a:avLst/>
                            <a:gdLst>
                              <a:gd name="T0" fmla="+- 0 8943 7162"/>
                              <a:gd name="T1" fmla="*/ T0 w 1890"/>
                              <a:gd name="T2" fmla="+- 0 305 271"/>
                              <a:gd name="T3" fmla="*/ 305 h 448"/>
                              <a:gd name="T4" fmla="+- 0 8835 7162"/>
                              <a:gd name="T5" fmla="*/ T4 w 1890"/>
                              <a:gd name="T6" fmla="+- 0 337 271"/>
                              <a:gd name="T7" fmla="*/ 337 h 448"/>
                              <a:gd name="T8" fmla="+- 0 8727 7162"/>
                              <a:gd name="T9" fmla="*/ T8 w 1890"/>
                              <a:gd name="T10" fmla="+- 0 367 271"/>
                              <a:gd name="T11" fmla="*/ 367 h 448"/>
                              <a:gd name="T12" fmla="+- 0 8619 7162"/>
                              <a:gd name="T13" fmla="*/ T12 w 1890"/>
                              <a:gd name="T14" fmla="+- 0 399 271"/>
                              <a:gd name="T15" fmla="*/ 399 h 448"/>
                              <a:gd name="T16" fmla="+- 0 8511 7162"/>
                              <a:gd name="T17" fmla="*/ T16 w 1890"/>
                              <a:gd name="T18" fmla="+- 0 431 271"/>
                              <a:gd name="T19" fmla="*/ 431 h 448"/>
                              <a:gd name="T20" fmla="+- 0 8403 7162"/>
                              <a:gd name="T21" fmla="*/ T20 w 1890"/>
                              <a:gd name="T22" fmla="+- 0 455 271"/>
                              <a:gd name="T23" fmla="*/ 455 h 448"/>
                              <a:gd name="T24" fmla="+- 0 8295 7162"/>
                              <a:gd name="T25" fmla="*/ T24 w 1890"/>
                              <a:gd name="T26" fmla="+- 0 481 271"/>
                              <a:gd name="T27" fmla="*/ 481 h 448"/>
                              <a:gd name="T28" fmla="+- 0 8187 7162"/>
                              <a:gd name="T29" fmla="*/ T28 w 1890"/>
                              <a:gd name="T30" fmla="+- 0 507 271"/>
                              <a:gd name="T31" fmla="*/ 507 h 448"/>
                              <a:gd name="T32" fmla="+- 0 8025 7162"/>
                              <a:gd name="T33" fmla="*/ T32 w 1890"/>
                              <a:gd name="T34" fmla="+- 0 541 271"/>
                              <a:gd name="T35" fmla="*/ 541 h 448"/>
                              <a:gd name="T36" fmla="+- 0 7918 7162"/>
                              <a:gd name="T37" fmla="*/ T36 w 1890"/>
                              <a:gd name="T38" fmla="+- 0 567 271"/>
                              <a:gd name="T39" fmla="*/ 567 h 448"/>
                              <a:gd name="T40" fmla="+- 0 7810 7162"/>
                              <a:gd name="T41" fmla="*/ T40 w 1890"/>
                              <a:gd name="T42" fmla="+- 0 588 271"/>
                              <a:gd name="T43" fmla="*/ 588 h 448"/>
                              <a:gd name="T44" fmla="+- 0 7648 7162"/>
                              <a:gd name="T45" fmla="*/ T44 w 1890"/>
                              <a:gd name="T46" fmla="+- 0 618 271"/>
                              <a:gd name="T47" fmla="*/ 618 h 448"/>
                              <a:gd name="T48" fmla="+- 0 7540 7162"/>
                              <a:gd name="T49" fmla="*/ T48 w 1890"/>
                              <a:gd name="T50" fmla="+- 0 633 271"/>
                              <a:gd name="T51" fmla="*/ 633 h 448"/>
                              <a:gd name="T52" fmla="+- 0 7432 7162"/>
                              <a:gd name="T53" fmla="*/ T52 w 1890"/>
                              <a:gd name="T54" fmla="+- 0 657 271"/>
                              <a:gd name="T55" fmla="*/ 657 h 448"/>
                              <a:gd name="T56" fmla="+- 0 7324 7162"/>
                              <a:gd name="T57" fmla="*/ T56 w 1890"/>
                              <a:gd name="T58" fmla="+- 0 673 271"/>
                              <a:gd name="T59" fmla="*/ 673 h 448"/>
                              <a:gd name="T60" fmla="+- 0 7162 7162"/>
                              <a:gd name="T61" fmla="*/ T60 w 1890"/>
                              <a:gd name="T62" fmla="+- 0 698 271"/>
                              <a:gd name="T63" fmla="*/ 698 h 448"/>
                              <a:gd name="T64" fmla="+- 0 7270 7162"/>
                              <a:gd name="T65" fmla="*/ T64 w 1890"/>
                              <a:gd name="T66" fmla="+- 0 703 271"/>
                              <a:gd name="T67" fmla="*/ 703 h 448"/>
                              <a:gd name="T68" fmla="+- 0 7378 7162"/>
                              <a:gd name="T69" fmla="*/ T68 w 1890"/>
                              <a:gd name="T70" fmla="+- 0 685 271"/>
                              <a:gd name="T71" fmla="*/ 685 h 448"/>
                              <a:gd name="T72" fmla="+- 0 7486 7162"/>
                              <a:gd name="T73" fmla="*/ T72 w 1890"/>
                              <a:gd name="T74" fmla="+- 0 669 271"/>
                              <a:gd name="T75" fmla="*/ 669 h 448"/>
                              <a:gd name="T76" fmla="+- 0 7594 7162"/>
                              <a:gd name="T77" fmla="*/ T76 w 1890"/>
                              <a:gd name="T78" fmla="+- 0 646 271"/>
                              <a:gd name="T79" fmla="*/ 646 h 448"/>
                              <a:gd name="T80" fmla="+- 0 7756 7162"/>
                              <a:gd name="T81" fmla="*/ T80 w 1890"/>
                              <a:gd name="T82" fmla="+- 0 621 271"/>
                              <a:gd name="T83" fmla="*/ 621 h 448"/>
                              <a:gd name="T84" fmla="+- 0 7864 7162"/>
                              <a:gd name="T85" fmla="*/ T84 w 1890"/>
                              <a:gd name="T86" fmla="+- 0 602 271"/>
                              <a:gd name="T87" fmla="*/ 602 h 448"/>
                              <a:gd name="T88" fmla="+- 0 7972 7162"/>
                              <a:gd name="T89" fmla="*/ T88 w 1890"/>
                              <a:gd name="T90" fmla="+- 0 581 271"/>
                              <a:gd name="T91" fmla="*/ 581 h 448"/>
                              <a:gd name="T92" fmla="+- 0 8079 7162"/>
                              <a:gd name="T93" fmla="*/ T92 w 1890"/>
                              <a:gd name="T94" fmla="+- 0 556 271"/>
                              <a:gd name="T95" fmla="*/ 556 h 448"/>
                              <a:gd name="T96" fmla="+- 0 8241 7162"/>
                              <a:gd name="T97" fmla="*/ T96 w 1890"/>
                              <a:gd name="T98" fmla="+- 0 523 271"/>
                              <a:gd name="T99" fmla="*/ 523 h 448"/>
                              <a:gd name="T100" fmla="+- 0 8349 7162"/>
                              <a:gd name="T101" fmla="*/ T100 w 1890"/>
                              <a:gd name="T102" fmla="+- 0 499 271"/>
                              <a:gd name="T103" fmla="*/ 499 h 448"/>
                              <a:gd name="T104" fmla="+- 0 8457 7162"/>
                              <a:gd name="T105" fmla="*/ T104 w 1890"/>
                              <a:gd name="T106" fmla="+- 0 470 271"/>
                              <a:gd name="T107" fmla="*/ 470 h 448"/>
                              <a:gd name="T108" fmla="+- 0 8565 7162"/>
                              <a:gd name="T109" fmla="*/ T108 w 1890"/>
                              <a:gd name="T110" fmla="+- 0 447 271"/>
                              <a:gd name="T111" fmla="*/ 447 h 448"/>
                              <a:gd name="T112" fmla="+- 0 8673 7162"/>
                              <a:gd name="T113" fmla="*/ T112 w 1890"/>
                              <a:gd name="T114" fmla="+- 0 420 271"/>
                              <a:gd name="T115" fmla="*/ 420 h 448"/>
                              <a:gd name="T116" fmla="+- 0 8781 7162"/>
                              <a:gd name="T117" fmla="*/ T116 w 1890"/>
                              <a:gd name="T118" fmla="+- 0 390 271"/>
                              <a:gd name="T119" fmla="*/ 390 h 448"/>
                              <a:gd name="T120" fmla="+- 0 8889 7162"/>
                              <a:gd name="T121" fmla="*/ T120 w 1890"/>
                              <a:gd name="T122" fmla="+- 0 362 271"/>
                              <a:gd name="T123" fmla="*/ 362 h 448"/>
                              <a:gd name="T124" fmla="+- 0 9051 7162"/>
                              <a:gd name="T125" fmla="*/ T124 w 1890"/>
                              <a:gd name="T126" fmla="+- 0 316 271"/>
                              <a:gd name="T127" fmla="*/ 31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448">
                                <a:moveTo>
                                  <a:pt x="1889" y="0"/>
                                </a:moveTo>
                                <a:lnTo>
                                  <a:pt x="1781" y="34"/>
                                </a:lnTo>
                                <a:lnTo>
                                  <a:pt x="1727" y="51"/>
                                </a:lnTo>
                                <a:lnTo>
                                  <a:pt x="1673" y="66"/>
                                </a:lnTo>
                                <a:lnTo>
                                  <a:pt x="1619" y="80"/>
                                </a:lnTo>
                                <a:lnTo>
                                  <a:pt x="1565" y="96"/>
                                </a:lnTo>
                                <a:lnTo>
                                  <a:pt x="1511" y="113"/>
                                </a:lnTo>
                                <a:lnTo>
                                  <a:pt x="1457" y="128"/>
                                </a:lnTo>
                                <a:lnTo>
                                  <a:pt x="1403" y="142"/>
                                </a:lnTo>
                                <a:lnTo>
                                  <a:pt x="1349" y="160"/>
                                </a:lnTo>
                                <a:lnTo>
                                  <a:pt x="1295" y="167"/>
                                </a:lnTo>
                                <a:lnTo>
                                  <a:pt x="1241" y="184"/>
                                </a:lnTo>
                                <a:lnTo>
                                  <a:pt x="1187" y="198"/>
                                </a:lnTo>
                                <a:lnTo>
                                  <a:pt x="1133" y="210"/>
                                </a:lnTo>
                                <a:lnTo>
                                  <a:pt x="1079" y="224"/>
                                </a:lnTo>
                                <a:lnTo>
                                  <a:pt x="1025" y="236"/>
                                </a:lnTo>
                                <a:lnTo>
                                  <a:pt x="971" y="247"/>
                                </a:lnTo>
                                <a:lnTo>
                                  <a:pt x="863" y="270"/>
                                </a:lnTo>
                                <a:lnTo>
                                  <a:pt x="810" y="285"/>
                                </a:lnTo>
                                <a:lnTo>
                                  <a:pt x="756" y="296"/>
                                </a:lnTo>
                                <a:lnTo>
                                  <a:pt x="702" y="306"/>
                                </a:lnTo>
                                <a:lnTo>
                                  <a:pt x="648" y="317"/>
                                </a:lnTo>
                                <a:lnTo>
                                  <a:pt x="594" y="327"/>
                                </a:lnTo>
                                <a:lnTo>
                                  <a:pt x="486" y="347"/>
                                </a:lnTo>
                                <a:lnTo>
                                  <a:pt x="432" y="352"/>
                                </a:lnTo>
                                <a:lnTo>
                                  <a:pt x="378" y="362"/>
                                </a:lnTo>
                                <a:lnTo>
                                  <a:pt x="324" y="376"/>
                                </a:lnTo>
                                <a:lnTo>
                                  <a:pt x="270" y="386"/>
                                </a:lnTo>
                                <a:lnTo>
                                  <a:pt x="216" y="393"/>
                                </a:lnTo>
                                <a:lnTo>
                                  <a:pt x="162" y="402"/>
                                </a:lnTo>
                                <a:lnTo>
                                  <a:pt x="108" y="411"/>
                                </a:lnTo>
                                <a:lnTo>
                                  <a:pt x="0" y="427"/>
                                </a:lnTo>
                                <a:lnTo>
                                  <a:pt x="0" y="447"/>
                                </a:lnTo>
                                <a:lnTo>
                                  <a:pt x="108" y="432"/>
                                </a:lnTo>
                                <a:lnTo>
                                  <a:pt x="162" y="423"/>
                                </a:lnTo>
                                <a:lnTo>
                                  <a:pt x="216" y="414"/>
                                </a:lnTo>
                                <a:lnTo>
                                  <a:pt x="270" y="407"/>
                                </a:lnTo>
                                <a:lnTo>
                                  <a:pt x="324" y="398"/>
                                </a:lnTo>
                                <a:lnTo>
                                  <a:pt x="378" y="384"/>
                                </a:lnTo>
                                <a:lnTo>
                                  <a:pt x="432" y="375"/>
                                </a:lnTo>
                                <a:lnTo>
                                  <a:pt x="486" y="370"/>
                                </a:lnTo>
                                <a:lnTo>
                                  <a:pt x="594" y="350"/>
                                </a:lnTo>
                                <a:lnTo>
                                  <a:pt x="648" y="341"/>
                                </a:lnTo>
                                <a:lnTo>
                                  <a:pt x="702" y="331"/>
                                </a:lnTo>
                                <a:lnTo>
                                  <a:pt x="756" y="321"/>
                                </a:lnTo>
                                <a:lnTo>
                                  <a:pt x="810" y="310"/>
                                </a:lnTo>
                                <a:lnTo>
                                  <a:pt x="863" y="296"/>
                                </a:lnTo>
                                <a:lnTo>
                                  <a:pt x="917" y="285"/>
                                </a:lnTo>
                                <a:lnTo>
                                  <a:pt x="1025" y="264"/>
                                </a:lnTo>
                                <a:lnTo>
                                  <a:pt x="1079" y="252"/>
                                </a:lnTo>
                                <a:lnTo>
                                  <a:pt x="1133" y="239"/>
                                </a:lnTo>
                                <a:lnTo>
                                  <a:pt x="1187" y="228"/>
                                </a:lnTo>
                                <a:lnTo>
                                  <a:pt x="1241" y="215"/>
                                </a:lnTo>
                                <a:lnTo>
                                  <a:pt x="1295" y="199"/>
                                </a:lnTo>
                                <a:lnTo>
                                  <a:pt x="1349" y="193"/>
                                </a:lnTo>
                                <a:lnTo>
                                  <a:pt x="1403" y="176"/>
                                </a:lnTo>
                                <a:lnTo>
                                  <a:pt x="1457" y="163"/>
                                </a:lnTo>
                                <a:lnTo>
                                  <a:pt x="1511" y="149"/>
                                </a:lnTo>
                                <a:lnTo>
                                  <a:pt x="1565" y="133"/>
                                </a:lnTo>
                                <a:lnTo>
                                  <a:pt x="1619" y="119"/>
                                </a:lnTo>
                                <a:lnTo>
                                  <a:pt x="1673" y="105"/>
                                </a:lnTo>
                                <a:lnTo>
                                  <a:pt x="1727" y="91"/>
                                </a:lnTo>
                                <a:lnTo>
                                  <a:pt x="1781" y="76"/>
                                </a:lnTo>
                                <a:lnTo>
                                  <a:pt x="1889" y="4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402"/>
                        <wps:cNvSpPr>
                          <a:spLocks/>
                        </wps:cNvSpPr>
                        <wps:spPr bwMode="auto">
                          <a:xfrm>
                            <a:off x="7161" y="474"/>
                            <a:ext cx="1890" cy="328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5 475"/>
                              <a:gd name="T3" fmla="*/ 475 h 328"/>
                              <a:gd name="T4" fmla="+- 0 8889 7162"/>
                              <a:gd name="T5" fmla="*/ T4 w 1890"/>
                              <a:gd name="T6" fmla="+- 0 506 475"/>
                              <a:gd name="T7" fmla="*/ 506 h 328"/>
                              <a:gd name="T8" fmla="+- 0 8781 7162"/>
                              <a:gd name="T9" fmla="*/ T8 w 1890"/>
                              <a:gd name="T10" fmla="+- 0 525 475"/>
                              <a:gd name="T11" fmla="*/ 525 h 328"/>
                              <a:gd name="T12" fmla="+- 0 8727 7162"/>
                              <a:gd name="T13" fmla="*/ T12 w 1890"/>
                              <a:gd name="T14" fmla="+- 0 535 475"/>
                              <a:gd name="T15" fmla="*/ 535 h 328"/>
                              <a:gd name="T16" fmla="+- 0 8673 7162"/>
                              <a:gd name="T17" fmla="*/ T16 w 1890"/>
                              <a:gd name="T18" fmla="+- 0 541 475"/>
                              <a:gd name="T19" fmla="*/ 541 h 328"/>
                              <a:gd name="T20" fmla="+- 0 8565 7162"/>
                              <a:gd name="T21" fmla="*/ T20 w 1890"/>
                              <a:gd name="T22" fmla="+- 0 560 475"/>
                              <a:gd name="T23" fmla="*/ 560 h 328"/>
                              <a:gd name="T24" fmla="+- 0 8511 7162"/>
                              <a:gd name="T25" fmla="*/ T24 w 1890"/>
                              <a:gd name="T26" fmla="+- 0 569 475"/>
                              <a:gd name="T27" fmla="*/ 569 h 328"/>
                              <a:gd name="T28" fmla="+- 0 8457 7162"/>
                              <a:gd name="T29" fmla="*/ T28 w 1890"/>
                              <a:gd name="T30" fmla="+- 0 577 475"/>
                              <a:gd name="T31" fmla="*/ 577 h 328"/>
                              <a:gd name="T32" fmla="+- 0 8403 7162"/>
                              <a:gd name="T33" fmla="*/ T32 w 1890"/>
                              <a:gd name="T34" fmla="+- 0 585 475"/>
                              <a:gd name="T35" fmla="*/ 585 h 328"/>
                              <a:gd name="T36" fmla="+- 0 8349 7162"/>
                              <a:gd name="T37" fmla="*/ T36 w 1890"/>
                              <a:gd name="T38" fmla="+- 0 595 475"/>
                              <a:gd name="T39" fmla="*/ 595 h 328"/>
                              <a:gd name="T40" fmla="+- 0 8295 7162"/>
                              <a:gd name="T41" fmla="*/ T40 w 1890"/>
                              <a:gd name="T42" fmla="+- 0 603 475"/>
                              <a:gd name="T43" fmla="*/ 603 h 328"/>
                              <a:gd name="T44" fmla="+- 0 8241 7162"/>
                              <a:gd name="T45" fmla="*/ T44 w 1890"/>
                              <a:gd name="T46" fmla="+- 0 610 475"/>
                              <a:gd name="T47" fmla="*/ 610 h 328"/>
                              <a:gd name="T48" fmla="+- 0 8187 7162"/>
                              <a:gd name="T49" fmla="*/ T48 w 1890"/>
                              <a:gd name="T50" fmla="+- 0 618 475"/>
                              <a:gd name="T51" fmla="*/ 618 h 328"/>
                              <a:gd name="T52" fmla="+- 0 8133 7162"/>
                              <a:gd name="T53" fmla="*/ T52 w 1890"/>
                              <a:gd name="T54" fmla="+- 0 625 475"/>
                              <a:gd name="T55" fmla="*/ 625 h 328"/>
                              <a:gd name="T56" fmla="+- 0 8079 7162"/>
                              <a:gd name="T57" fmla="*/ T56 w 1890"/>
                              <a:gd name="T58" fmla="+- 0 631 475"/>
                              <a:gd name="T59" fmla="*/ 631 h 328"/>
                              <a:gd name="T60" fmla="+- 0 8025 7162"/>
                              <a:gd name="T61" fmla="*/ T60 w 1890"/>
                              <a:gd name="T62" fmla="+- 0 638 475"/>
                              <a:gd name="T63" fmla="*/ 638 h 328"/>
                              <a:gd name="T64" fmla="+- 0 7972 7162"/>
                              <a:gd name="T65" fmla="*/ T64 w 1890"/>
                              <a:gd name="T66" fmla="+- 0 649 475"/>
                              <a:gd name="T67" fmla="*/ 649 h 328"/>
                              <a:gd name="T68" fmla="+- 0 7864 7162"/>
                              <a:gd name="T69" fmla="*/ T68 w 1890"/>
                              <a:gd name="T70" fmla="+- 0 663 475"/>
                              <a:gd name="T71" fmla="*/ 663 h 328"/>
                              <a:gd name="T72" fmla="+- 0 7810 7162"/>
                              <a:gd name="T73" fmla="*/ T72 w 1890"/>
                              <a:gd name="T74" fmla="+- 0 669 475"/>
                              <a:gd name="T75" fmla="*/ 669 h 328"/>
                              <a:gd name="T76" fmla="+- 0 7756 7162"/>
                              <a:gd name="T77" fmla="*/ T76 w 1890"/>
                              <a:gd name="T78" fmla="+- 0 676 475"/>
                              <a:gd name="T79" fmla="*/ 676 h 328"/>
                              <a:gd name="T80" fmla="+- 0 7702 7162"/>
                              <a:gd name="T81" fmla="*/ T80 w 1890"/>
                              <a:gd name="T82" fmla="+- 0 683 475"/>
                              <a:gd name="T83" fmla="*/ 683 h 328"/>
                              <a:gd name="T84" fmla="+- 0 7648 7162"/>
                              <a:gd name="T85" fmla="*/ T84 w 1890"/>
                              <a:gd name="T86" fmla="+- 0 689 475"/>
                              <a:gd name="T87" fmla="*/ 689 h 328"/>
                              <a:gd name="T88" fmla="+- 0 7594 7162"/>
                              <a:gd name="T89" fmla="*/ T88 w 1890"/>
                              <a:gd name="T90" fmla="+- 0 695 475"/>
                              <a:gd name="T91" fmla="*/ 695 h 328"/>
                              <a:gd name="T92" fmla="+- 0 7540 7162"/>
                              <a:gd name="T93" fmla="*/ T92 w 1890"/>
                              <a:gd name="T94" fmla="+- 0 702 475"/>
                              <a:gd name="T95" fmla="*/ 702 h 328"/>
                              <a:gd name="T96" fmla="+- 0 7486 7162"/>
                              <a:gd name="T97" fmla="*/ T96 w 1890"/>
                              <a:gd name="T98" fmla="+- 0 707 475"/>
                              <a:gd name="T99" fmla="*/ 707 h 328"/>
                              <a:gd name="T100" fmla="+- 0 7432 7162"/>
                              <a:gd name="T101" fmla="*/ T100 w 1890"/>
                              <a:gd name="T102" fmla="+- 0 713 475"/>
                              <a:gd name="T103" fmla="*/ 713 h 328"/>
                              <a:gd name="T104" fmla="+- 0 7378 7162"/>
                              <a:gd name="T105" fmla="*/ T104 w 1890"/>
                              <a:gd name="T106" fmla="+- 0 718 475"/>
                              <a:gd name="T107" fmla="*/ 718 h 328"/>
                              <a:gd name="T108" fmla="+- 0 7270 7162"/>
                              <a:gd name="T109" fmla="*/ T108 w 1890"/>
                              <a:gd name="T110" fmla="+- 0 729 475"/>
                              <a:gd name="T111" fmla="*/ 729 h 328"/>
                              <a:gd name="T112" fmla="+- 0 7162 7162"/>
                              <a:gd name="T113" fmla="*/ T112 w 1890"/>
                              <a:gd name="T114" fmla="+- 0 742 475"/>
                              <a:gd name="T115" fmla="*/ 742 h 328"/>
                              <a:gd name="T116" fmla="+- 0 7162 7162"/>
                              <a:gd name="T117" fmla="*/ T116 w 1890"/>
                              <a:gd name="T118" fmla="+- 0 802 475"/>
                              <a:gd name="T119" fmla="*/ 802 h 328"/>
                              <a:gd name="T120" fmla="+- 0 7270 7162"/>
                              <a:gd name="T121" fmla="*/ T120 w 1890"/>
                              <a:gd name="T122" fmla="+- 0 790 475"/>
                              <a:gd name="T123" fmla="*/ 790 h 328"/>
                              <a:gd name="T124" fmla="+- 0 7378 7162"/>
                              <a:gd name="T125" fmla="*/ T124 w 1890"/>
                              <a:gd name="T126" fmla="+- 0 780 475"/>
                              <a:gd name="T127" fmla="*/ 780 h 328"/>
                              <a:gd name="T128" fmla="+- 0 7540 7162"/>
                              <a:gd name="T129" fmla="*/ T128 w 1890"/>
                              <a:gd name="T130" fmla="+- 0 767 475"/>
                              <a:gd name="T131" fmla="*/ 767 h 328"/>
                              <a:gd name="T132" fmla="+- 0 7594 7162"/>
                              <a:gd name="T133" fmla="*/ T132 w 1890"/>
                              <a:gd name="T134" fmla="+- 0 761 475"/>
                              <a:gd name="T135" fmla="*/ 761 h 328"/>
                              <a:gd name="T136" fmla="+- 0 7648 7162"/>
                              <a:gd name="T137" fmla="*/ T136 w 1890"/>
                              <a:gd name="T138" fmla="+- 0 757 475"/>
                              <a:gd name="T139" fmla="*/ 757 h 328"/>
                              <a:gd name="T140" fmla="+- 0 7810 7162"/>
                              <a:gd name="T141" fmla="*/ T140 w 1890"/>
                              <a:gd name="T142" fmla="+- 0 740 475"/>
                              <a:gd name="T143" fmla="*/ 740 h 328"/>
                              <a:gd name="T144" fmla="+- 0 7864 7162"/>
                              <a:gd name="T145" fmla="*/ T144 w 1890"/>
                              <a:gd name="T146" fmla="+- 0 735 475"/>
                              <a:gd name="T147" fmla="*/ 735 h 328"/>
                              <a:gd name="T148" fmla="+- 0 7972 7162"/>
                              <a:gd name="T149" fmla="*/ T148 w 1890"/>
                              <a:gd name="T150" fmla="+- 0 724 475"/>
                              <a:gd name="T151" fmla="*/ 724 h 328"/>
                              <a:gd name="T152" fmla="+- 0 8025 7162"/>
                              <a:gd name="T153" fmla="*/ T152 w 1890"/>
                              <a:gd name="T154" fmla="+- 0 714 475"/>
                              <a:gd name="T155" fmla="*/ 714 h 328"/>
                              <a:gd name="T156" fmla="+- 0 8079 7162"/>
                              <a:gd name="T157" fmla="*/ T156 w 1890"/>
                              <a:gd name="T158" fmla="+- 0 709 475"/>
                              <a:gd name="T159" fmla="*/ 709 h 328"/>
                              <a:gd name="T160" fmla="+- 0 8133 7162"/>
                              <a:gd name="T161" fmla="*/ T160 w 1890"/>
                              <a:gd name="T162" fmla="+- 0 704 475"/>
                              <a:gd name="T163" fmla="*/ 704 h 328"/>
                              <a:gd name="T164" fmla="+- 0 8187 7162"/>
                              <a:gd name="T165" fmla="*/ T164 w 1890"/>
                              <a:gd name="T166" fmla="+- 0 698 475"/>
                              <a:gd name="T167" fmla="*/ 698 h 328"/>
                              <a:gd name="T168" fmla="+- 0 8241 7162"/>
                              <a:gd name="T169" fmla="*/ T168 w 1890"/>
                              <a:gd name="T170" fmla="+- 0 692 475"/>
                              <a:gd name="T171" fmla="*/ 692 h 328"/>
                              <a:gd name="T172" fmla="+- 0 8295 7162"/>
                              <a:gd name="T173" fmla="*/ T172 w 1890"/>
                              <a:gd name="T174" fmla="+- 0 686 475"/>
                              <a:gd name="T175" fmla="*/ 686 h 328"/>
                              <a:gd name="T176" fmla="+- 0 8349 7162"/>
                              <a:gd name="T177" fmla="*/ T176 w 1890"/>
                              <a:gd name="T178" fmla="+- 0 680 475"/>
                              <a:gd name="T179" fmla="*/ 680 h 328"/>
                              <a:gd name="T180" fmla="+- 0 8403 7162"/>
                              <a:gd name="T181" fmla="*/ T180 w 1890"/>
                              <a:gd name="T182" fmla="+- 0 672 475"/>
                              <a:gd name="T183" fmla="*/ 672 h 328"/>
                              <a:gd name="T184" fmla="+- 0 8619 7162"/>
                              <a:gd name="T185" fmla="*/ T184 w 1890"/>
                              <a:gd name="T186" fmla="+- 0 646 475"/>
                              <a:gd name="T187" fmla="*/ 646 h 328"/>
                              <a:gd name="T188" fmla="+- 0 8673 7162"/>
                              <a:gd name="T189" fmla="*/ T188 w 1890"/>
                              <a:gd name="T190" fmla="+- 0 639 475"/>
                              <a:gd name="T191" fmla="*/ 639 h 328"/>
                              <a:gd name="T192" fmla="+- 0 8727 7162"/>
                              <a:gd name="T193" fmla="*/ T192 w 1890"/>
                              <a:gd name="T194" fmla="+- 0 635 475"/>
                              <a:gd name="T195" fmla="*/ 635 h 328"/>
                              <a:gd name="T196" fmla="+- 0 8781 7162"/>
                              <a:gd name="T197" fmla="*/ T196 w 1890"/>
                              <a:gd name="T198" fmla="+- 0 627 475"/>
                              <a:gd name="T199" fmla="*/ 627 h 328"/>
                              <a:gd name="T200" fmla="+- 0 8889 7162"/>
                              <a:gd name="T201" fmla="*/ T200 w 1890"/>
                              <a:gd name="T202" fmla="+- 0 612 475"/>
                              <a:gd name="T203" fmla="*/ 612 h 328"/>
                              <a:gd name="T204" fmla="+- 0 9051 7162"/>
                              <a:gd name="T205" fmla="*/ T204 w 1890"/>
                              <a:gd name="T206" fmla="+- 0 590 475"/>
                              <a:gd name="T207" fmla="*/ 590 h 328"/>
                              <a:gd name="T208" fmla="+- 0 9051 7162"/>
                              <a:gd name="T209" fmla="*/ T208 w 1890"/>
                              <a:gd name="T210" fmla="+- 0 475 475"/>
                              <a:gd name="T211" fmla="*/ 47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90" h="328">
                                <a:moveTo>
                                  <a:pt x="1889" y="0"/>
                                </a:moveTo>
                                <a:lnTo>
                                  <a:pt x="1727" y="31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60"/>
                                </a:lnTo>
                                <a:lnTo>
                                  <a:pt x="1511" y="6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4"/>
                                </a:lnTo>
                                <a:lnTo>
                                  <a:pt x="1295" y="102"/>
                                </a:lnTo>
                                <a:lnTo>
                                  <a:pt x="1241" y="110"/>
                                </a:lnTo>
                                <a:lnTo>
                                  <a:pt x="1187" y="120"/>
                                </a:lnTo>
                                <a:lnTo>
                                  <a:pt x="1133" y="128"/>
                                </a:lnTo>
                                <a:lnTo>
                                  <a:pt x="1079" y="135"/>
                                </a:lnTo>
                                <a:lnTo>
                                  <a:pt x="1025" y="143"/>
                                </a:lnTo>
                                <a:lnTo>
                                  <a:pt x="971" y="150"/>
                                </a:lnTo>
                                <a:lnTo>
                                  <a:pt x="917" y="156"/>
                                </a:lnTo>
                                <a:lnTo>
                                  <a:pt x="863" y="163"/>
                                </a:lnTo>
                                <a:lnTo>
                                  <a:pt x="810" y="174"/>
                                </a:lnTo>
                                <a:lnTo>
                                  <a:pt x="702" y="188"/>
                                </a:lnTo>
                                <a:lnTo>
                                  <a:pt x="648" y="194"/>
                                </a:lnTo>
                                <a:lnTo>
                                  <a:pt x="594" y="201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7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3"/>
                                </a:lnTo>
                                <a:lnTo>
                                  <a:pt x="108" y="254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108" y="315"/>
                                </a:lnTo>
                                <a:lnTo>
                                  <a:pt x="216" y="305"/>
                                </a:lnTo>
                                <a:lnTo>
                                  <a:pt x="378" y="292"/>
                                </a:lnTo>
                                <a:lnTo>
                                  <a:pt x="432" y="286"/>
                                </a:lnTo>
                                <a:lnTo>
                                  <a:pt x="486" y="282"/>
                                </a:lnTo>
                                <a:lnTo>
                                  <a:pt x="648" y="265"/>
                                </a:lnTo>
                                <a:lnTo>
                                  <a:pt x="702" y="260"/>
                                </a:lnTo>
                                <a:lnTo>
                                  <a:pt x="810" y="249"/>
                                </a:lnTo>
                                <a:lnTo>
                                  <a:pt x="863" y="239"/>
                                </a:lnTo>
                                <a:lnTo>
                                  <a:pt x="917" y="234"/>
                                </a:lnTo>
                                <a:lnTo>
                                  <a:pt x="971" y="229"/>
                                </a:lnTo>
                                <a:lnTo>
                                  <a:pt x="1025" y="223"/>
                                </a:lnTo>
                                <a:lnTo>
                                  <a:pt x="1079" y="217"/>
                                </a:lnTo>
                                <a:lnTo>
                                  <a:pt x="1133" y="211"/>
                                </a:lnTo>
                                <a:lnTo>
                                  <a:pt x="1187" y="205"/>
                                </a:lnTo>
                                <a:lnTo>
                                  <a:pt x="1241" y="197"/>
                                </a:lnTo>
                                <a:lnTo>
                                  <a:pt x="1457" y="171"/>
                                </a:lnTo>
                                <a:lnTo>
                                  <a:pt x="1511" y="164"/>
                                </a:lnTo>
                                <a:lnTo>
                                  <a:pt x="1565" y="160"/>
                                </a:lnTo>
                                <a:lnTo>
                                  <a:pt x="1619" y="152"/>
                                </a:lnTo>
                                <a:lnTo>
                                  <a:pt x="1727" y="137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403"/>
                        <wps:cNvSpPr>
                          <a:spLocks/>
                        </wps:cNvSpPr>
                        <wps:spPr bwMode="auto">
                          <a:xfrm>
                            <a:off x="7161" y="439"/>
                            <a:ext cx="1890" cy="34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9 439"/>
                              <a:gd name="T3" fmla="*/ 439 h 346"/>
                              <a:gd name="T4" fmla="+- 0 8997 7162"/>
                              <a:gd name="T5" fmla="*/ T4 w 1890"/>
                              <a:gd name="T6" fmla="+- 0 451 439"/>
                              <a:gd name="T7" fmla="*/ 451 h 346"/>
                              <a:gd name="T8" fmla="+- 0 8943 7162"/>
                              <a:gd name="T9" fmla="*/ T8 w 1890"/>
                              <a:gd name="T10" fmla="+- 0 462 439"/>
                              <a:gd name="T11" fmla="*/ 462 h 346"/>
                              <a:gd name="T12" fmla="+- 0 8889 7162"/>
                              <a:gd name="T13" fmla="*/ T12 w 1890"/>
                              <a:gd name="T14" fmla="+- 0 474 439"/>
                              <a:gd name="T15" fmla="*/ 474 h 346"/>
                              <a:gd name="T16" fmla="+- 0 8781 7162"/>
                              <a:gd name="T17" fmla="*/ T16 w 1890"/>
                              <a:gd name="T18" fmla="+- 0 496 439"/>
                              <a:gd name="T19" fmla="*/ 496 h 346"/>
                              <a:gd name="T20" fmla="+- 0 8673 7162"/>
                              <a:gd name="T21" fmla="*/ T20 w 1890"/>
                              <a:gd name="T22" fmla="+- 0 515 439"/>
                              <a:gd name="T23" fmla="*/ 515 h 346"/>
                              <a:gd name="T24" fmla="+- 0 8619 7162"/>
                              <a:gd name="T25" fmla="*/ T24 w 1890"/>
                              <a:gd name="T26" fmla="+- 0 524 439"/>
                              <a:gd name="T27" fmla="*/ 524 h 346"/>
                              <a:gd name="T28" fmla="+- 0 8565 7162"/>
                              <a:gd name="T29" fmla="*/ T28 w 1890"/>
                              <a:gd name="T30" fmla="+- 0 534 439"/>
                              <a:gd name="T31" fmla="*/ 534 h 346"/>
                              <a:gd name="T32" fmla="+- 0 8511 7162"/>
                              <a:gd name="T33" fmla="*/ T32 w 1890"/>
                              <a:gd name="T34" fmla="+- 0 543 439"/>
                              <a:gd name="T35" fmla="*/ 543 h 346"/>
                              <a:gd name="T36" fmla="+- 0 8457 7162"/>
                              <a:gd name="T37" fmla="*/ T36 w 1890"/>
                              <a:gd name="T38" fmla="+- 0 550 439"/>
                              <a:gd name="T39" fmla="*/ 550 h 346"/>
                              <a:gd name="T40" fmla="+- 0 8349 7162"/>
                              <a:gd name="T41" fmla="*/ T40 w 1890"/>
                              <a:gd name="T42" fmla="+- 0 568 439"/>
                              <a:gd name="T43" fmla="*/ 568 h 346"/>
                              <a:gd name="T44" fmla="+- 0 8187 7162"/>
                              <a:gd name="T45" fmla="*/ T44 w 1890"/>
                              <a:gd name="T46" fmla="+- 0 595 439"/>
                              <a:gd name="T47" fmla="*/ 595 h 346"/>
                              <a:gd name="T48" fmla="+- 0 8133 7162"/>
                              <a:gd name="T49" fmla="*/ T48 w 1890"/>
                              <a:gd name="T50" fmla="+- 0 602 439"/>
                              <a:gd name="T51" fmla="*/ 602 h 346"/>
                              <a:gd name="T52" fmla="+- 0 8079 7162"/>
                              <a:gd name="T53" fmla="*/ T52 w 1890"/>
                              <a:gd name="T54" fmla="+- 0 611 439"/>
                              <a:gd name="T55" fmla="*/ 611 h 346"/>
                              <a:gd name="T56" fmla="+- 0 8025 7162"/>
                              <a:gd name="T57" fmla="*/ T56 w 1890"/>
                              <a:gd name="T58" fmla="+- 0 619 439"/>
                              <a:gd name="T59" fmla="*/ 619 h 346"/>
                              <a:gd name="T60" fmla="+- 0 7972 7162"/>
                              <a:gd name="T61" fmla="*/ T60 w 1890"/>
                              <a:gd name="T62" fmla="+- 0 626 439"/>
                              <a:gd name="T63" fmla="*/ 626 h 346"/>
                              <a:gd name="T64" fmla="+- 0 7918 7162"/>
                              <a:gd name="T65" fmla="*/ T64 w 1890"/>
                              <a:gd name="T66" fmla="+- 0 634 439"/>
                              <a:gd name="T67" fmla="*/ 634 h 346"/>
                              <a:gd name="T68" fmla="+- 0 7810 7162"/>
                              <a:gd name="T69" fmla="*/ T68 w 1890"/>
                              <a:gd name="T70" fmla="+- 0 650 439"/>
                              <a:gd name="T71" fmla="*/ 650 h 346"/>
                              <a:gd name="T72" fmla="+- 0 7756 7162"/>
                              <a:gd name="T73" fmla="*/ T72 w 1890"/>
                              <a:gd name="T74" fmla="+- 0 656 439"/>
                              <a:gd name="T75" fmla="*/ 656 h 346"/>
                              <a:gd name="T76" fmla="+- 0 7702 7162"/>
                              <a:gd name="T77" fmla="*/ T76 w 1890"/>
                              <a:gd name="T78" fmla="+- 0 662 439"/>
                              <a:gd name="T79" fmla="*/ 662 h 346"/>
                              <a:gd name="T80" fmla="+- 0 7648 7162"/>
                              <a:gd name="T81" fmla="*/ T80 w 1890"/>
                              <a:gd name="T82" fmla="+- 0 668 439"/>
                              <a:gd name="T83" fmla="*/ 668 h 346"/>
                              <a:gd name="T84" fmla="+- 0 7540 7162"/>
                              <a:gd name="T85" fmla="*/ T84 w 1890"/>
                              <a:gd name="T86" fmla="+- 0 681 439"/>
                              <a:gd name="T87" fmla="*/ 681 h 346"/>
                              <a:gd name="T88" fmla="+- 0 7432 7162"/>
                              <a:gd name="T89" fmla="*/ T88 w 1890"/>
                              <a:gd name="T90" fmla="+- 0 694 439"/>
                              <a:gd name="T91" fmla="*/ 694 h 346"/>
                              <a:gd name="T92" fmla="+- 0 7378 7162"/>
                              <a:gd name="T93" fmla="*/ T92 w 1890"/>
                              <a:gd name="T94" fmla="+- 0 702 439"/>
                              <a:gd name="T95" fmla="*/ 702 h 346"/>
                              <a:gd name="T96" fmla="+- 0 7324 7162"/>
                              <a:gd name="T97" fmla="*/ T96 w 1890"/>
                              <a:gd name="T98" fmla="+- 0 708 439"/>
                              <a:gd name="T99" fmla="*/ 708 h 346"/>
                              <a:gd name="T100" fmla="+- 0 7270 7162"/>
                              <a:gd name="T101" fmla="*/ T100 w 1890"/>
                              <a:gd name="T102" fmla="+- 0 714 439"/>
                              <a:gd name="T103" fmla="*/ 714 h 346"/>
                              <a:gd name="T104" fmla="+- 0 7216 7162"/>
                              <a:gd name="T105" fmla="*/ T104 w 1890"/>
                              <a:gd name="T106" fmla="+- 0 721 439"/>
                              <a:gd name="T107" fmla="*/ 721 h 346"/>
                              <a:gd name="T108" fmla="+- 0 7162 7162"/>
                              <a:gd name="T109" fmla="*/ T108 w 1890"/>
                              <a:gd name="T110" fmla="+- 0 726 439"/>
                              <a:gd name="T111" fmla="*/ 726 h 346"/>
                              <a:gd name="T112" fmla="+- 0 7162 7162"/>
                              <a:gd name="T113" fmla="*/ T112 w 1890"/>
                              <a:gd name="T114" fmla="+- 0 785 439"/>
                              <a:gd name="T115" fmla="*/ 785 h 346"/>
                              <a:gd name="T116" fmla="+- 0 7216 7162"/>
                              <a:gd name="T117" fmla="*/ T116 w 1890"/>
                              <a:gd name="T118" fmla="+- 0 780 439"/>
                              <a:gd name="T119" fmla="*/ 780 h 346"/>
                              <a:gd name="T120" fmla="+- 0 7270 7162"/>
                              <a:gd name="T121" fmla="*/ T120 w 1890"/>
                              <a:gd name="T122" fmla="+- 0 774 439"/>
                              <a:gd name="T123" fmla="*/ 774 h 346"/>
                              <a:gd name="T124" fmla="+- 0 7378 7162"/>
                              <a:gd name="T125" fmla="*/ T124 w 1890"/>
                              <a:gd name="T126" fmla="+- 0 764 439"/>
                              <a:gd name="T127" fmla="*/ 764 h 346"/>
                              <a:gd name="T128" fmla="+- 0 7432 7162"/>
                              <a:gd name="T129" fmla="*/ T128 w 1890"/>
                              <a:gd name="T130" fmla="+- 0 756 439"/>
                              <a:gd name="T131" fmla="*/ 756 h 346"/>
                              <a:gd name="T132" fmla="+- 0 7540 7162"/>
                              <a:gd name="T133" fmla="*/ T132 w 1890"/>
                              <a:gd name="T134" fmla="+- 0 745 439"/>
                              <a:gd name="T135" fmla="*/ 745 h 346"/>
                              <a:gd name="T136" fmla="+- 0 7648 7162"/>
                              <a:gd name="T137" fmla="*/ T136 w 1890"/>
                              <a:gd name="T138" fmla="+- 0 733 439"/>
                              <a:gd name="T139" fmla="*/ 733 h 346"/>
                              <a:gd name="T140" fmla="+- 0 7702 7162"/>
                              <a:gd name="T141" fmla="*/ T140 w 1890"/>
                              <a:gd name="T142" fmla="+- 0 729 439"/>
                              <a:gd name="T143" fmla="*/ 729 h 346"/>
                              <a:gd name="T144" fmla="+- 0 7756 7162"/>
                              <a:gd name="T145" fmla="*/ T144 w 1890"/>
                              <a:gd name="T146" fmla="+- 0 723 439"/>
                              <a:gd name="T147" fmla="*/ 723 h 346"/>
                              <a:gd name="T148" fmla="+- 0 7810 7162"/>
                              <a:gd name="T149" fmla="*/ T148 w 1890"/>
                              <a:gd name="T150" fmla="+- 0 719 439"/>
                              <a:gd name="T151" fmla="*/ 719 h 346"/>
                              <a:gd name="T152" fmla="+- 0 7864 7162"/>
                              <a:gd name="T153" fmla="*/ T152 w 1890"/>
                              <a:gd name="T154" fmla="+- 0 712 439"/>
                              <a:gd name="T155" fmla="*/ 712 h 346"/>
                              <a:gd name="T156" fmla="+- 0 7972 7162"/>
                              <a:gd name="T157" fmla="*/ T156 w 1890"/>
                              <a:gd name="T158" fmla="+- 0 699 439"/>
                              <a:gd name="T159" fmla="*/ 699 h 346"/>
                              <a:gd name="T160" fmla="+- 0 8025 7162"/>
                              <a:gd name="T161" fmla="*/ T160 w 1890"/>
                              <a:gd name="T162" fmla="+- 0 694 439"/>
                              <a:gd name="T163" fmla="*/ 694 h 346"/>
                              <a:gd name="T164" fmla="+- 0 8133 7162"/>
                              <a:gd name="T165" fmla="*/ T164 w 1890"/>
                              <a:gd name="T166" fmla="+- 0 680 439"/>
                              <a:gd name="T167" fmla="*/ 680 h 346"/>
                              <a:gd name="T168" fmla="+- 0 8187 7162"/>
                              <a:gd name="T169" fmla="*/ T168 w 1890"/>
                              <a:gd name="T170" fmla="+- 0 675 439"/>
                              <a:gd name="T171" fmla="*/ 675 h 346"/>
                              <a:gd name="T172" fmla="+- 0 8295 7162"/>
                              <a:gd name="T173" fmla="*/ T172 w 1890"/>
                              <a:gd name="T174" fmla="+- 0 660 439"/>
                              <a:gd name="T175" fmla="*/ 660 h 346"/>
                              <a:gd name="T176" fmla="+- 0 8457 7162"/>
                              <a:gd name="T177" fmla="*/ T176 w 1890"/>
                              <a:gd name="T178" fmla="+- 0 639 439"/>
                              <a:gd name="T179" fmla="*/ 639 h 346"/>
                              <a:gd name="T180" fmla="+- 0 8511 7162"/>
                              <a:gd name="T181" fmla="*/ T180 w 1890"/>
                              <a:gd name="T182" fmla="+- 0 634 439"/>
                              <a:gd name="T183" fmla="*/ 634 h 346"/>
                              <a:gd name="T184" fmla="+- 0 8619 7162"/>
                              <a:gd name="T185" fmla="*/ T184 w 1890"/>
                              <a:gd name="T186" fmla="+- 0 619 439"/>
                              <a:gd name="T187" fmla="*/ 619 h 346"/>
                              <a:gd name="T188" fmla="+- 0 8673 7162"/>
                              <a:gd name="T189" fmla="*/ T188 w 1890"/>
                              <a:gd name="T190" fmla="+- 0 613 439"/>
                              <a:gd name="T191" fmla="*/ 613 h 346"/>
                              <a:gd name="T192" fmla="+- 0 8727 7162"/>
                              <a:gd name="T193" fmla="*/ T192 w 1890"/>
                              <a:gd name="T194" fmla="+- 0 605 439"/>
                              <a:gd name="T195" fmla="*/ 605 h 346"/>
                              <a:gd name="T196" fmla="+- 0 8781 7162"/>
                              <a:gd name="T197" fmla="*/ T196 w 1890"/>
                              <a:gd name="T198" fmla="+- 0 597 439"/>
                              <a:gd name="T199" fmla="*/ 597 h 346"/>
                              <a:gd name="T200" fmla="+- 0 8889 7162"/>
                              <a:gd name="T201" fmla="*/ T200 w 1890"/>
                              <a:gd name="T202" fmla="+- 0 581 439"/>
                              <a:gd name="T203" fmla="*/ 581 h 346"/>
                              <a:gd name="T204" fmla="+- 0 8943 7162"/>
                              <a:gd name="T205" fmla="*/ T204 w 1890"/>
                              <a:gd name="T206" fmla="+- 0 571 439"/>
                              <a:gd name="T207" fmla="*/ 571 h 346"/>
                              <a:gd name="T208" fmla="+- 0 8997 7162"/>
                              <a:gd name="T209" fmla="*/ T208 w 1890"/>
                              <a:gd name="T210" fmla="+- 0 563 439"/>
                              <a:gd name="T211" fmla="*/ 563 h 346"/>
                              <a:gd name="T212" fmla="+- 0 9051 7162"/>
                              <a:gd name="T213" fmla="*/ T212 w 1890"/>
                              <a:gd name="T214" fmla="+- 0 554 439"/>
                              <a:gd name="T215" fmla="*/ 554 h 346"/>
                              <a:gd name="T216" fmla="+- 0 9051 7162"/>
                              <a:gd name="T217" fmla="*/ T216 w 1890"/>
                              <a:gd name="T218" fmla="+- 0 439 439"/>
                              <a:gd name="T219" fmla="*/ 439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46">
                                <a:moveTo>
                                  <a:pt x="1889" y="0"/>
                                </a:moveTo>
                                <a:lnTo>
                                  <a:pt x="1835" y="12"/>
                                </a:lnTo>
                                <a:lnTo>
                                  <a:pt x="1781" y="23"/>
                                </a:lnTo>
                                <a:lnTo>
                                  <a:pt x="1727" y="35"/>
                                </a:lnTo>
                                <a:lnTo>
                                  <a:pt x="1619" y="57"/>
                                </a:lnTo>
                                <a:lnTo>
                                  <a:pt x="1511" y="76"/>
                                </a:lnTo>
                                <a:lnTo>
                                  <a:pt x="1457" y="85"/>
                                </a:lnTo>
                                <a:lnTo>
                                  <a:pt x="1403" y="95"/>
                                </a:lnTo>
                                <a:lnTo>
                                  <a:pt x="1349" y="104"/>
                                </a:lnTo>
                                <a:lnTo>
                                  <a:pt x="1295" y="111"/>
                                </a:lnTo>
                                <a:lnTo>
                                  <a:pt x="1187" y="129"/>
                                </a:lnTo>
                                <a:lnTo>
                                  <a:pt x="1025" y="156"/>
                                </a:lnTo>
                                <a:lnTo>
                                  <a:pt x="971" y="163"/>
                                </a:lnTo>
                                <a:lnTo>
                                  <a:pt x="917" y="172"/>
                                </a:lnTo>
                                <a:lnTo>
                                  <a:pt x="863" y="180"/>
                                </a:lnTo>
                                <a:lnTo>
                                  <a:pt x="810" y="187"/>
                                </a:lnTo>
                                <a:lnTo>
                                  <a:pt x="756" y="195"/>
                                </a:lnTo>
                                <a:lnTo>
                                  <a:pt x="648" y="211"/>
                                </a:lnTo>
                                <a:lnTo>
                                  <a:pt x="594" y="217"/>
                                </a:lnTo>
                                <a:lnTo>
                                  <a:pt x="540" y="223"/>
                                </a:lnTo>
                                <a:lnTo>
                                  <a:pt x="486" y="229"/>
                                </a:lnTo>
                                <a:lnTo>
                                  <a:pt x="378" y="242"/>
                                </a:lnTo>
                                <a:lnTo>
                                  <a:pt x="270" y="255"/>
                                </a:lnTo>
                                <a:lnTo>
                                  <a:pt x="216" y="263"/>
                                </a:lnTo>
                                <a:lnTo>
                                  <a:pt x="162" y="269"/>
                                </a:lnTo>
                                <a:lnTo>
                                  <a:pt x="108" y="275"/>
                                </a:lnTo>
                                <a:lnTo>
                                  <a:pt x="54" y="282"/>
                                </a:lnTo>
                                <a:lnTo>
                                  <a:pt x="0" y="287"/>
                                </a:lnTo>
                                <a:lnTo>
                                  <a:pt x="0" y="346"/>
                                </a:lnTo>
                                <a:lnTo>
                                  <a:pt x="54" y="341"/>
                                </a:lnTo>
                                <a:lnTo>
                                  <a:pt x="108" y="335"/>
                                </a:lnTo>
                                <a:lnTo>
                                  <a:pt x="216" y="325"/>
                                </a:lnTo>
                                <a:lnTo>
                                  <a:pt x="270" y="317"/>
                                </a:lnTo>
                                <a:lnTo>
                                  <a:pt x="378" y="306"/>
                                </a:lnTo>
                                <a:lnTo>
                                  <a:pt x="486" y="294"/>
                                </a:lnTo>
                                <a:lnTo>
                                  <a:pt x="540" y="290"/>
                                </a:lnTo>
                                <a:lnTo>
                                  <a:pt x="594" y="284"/>
                                </a:lnTo>
                                <a:lnTo>
                                  <a:pt x="648" y="280"/>
                                </a:lnTo>
                                <a:lnTo>
                                  <a:pt x="702" y="273"/>
                                </a:lnTo>
                                <a:lnTo>
                                  <a:pt x="810" y="260"/>
                                </a:lnTo>
                                <a:lnTo>
                                  <a:pt x="863" y="255"/>
                                </a:lnTo>
                                <a:lnTo>
                                  <a:pt x="971" y="241"/>
                                </a:lnTo>
                                <a:lnTo>
                                  <a:pt x="1025" y="236"/>
                                </a:lnTo>
                                <a:lnTo>
                                  <a:pt x="1133" y="221"/>
                                </a:lnTo>
                                <a:lnTo>
                                  <a:pt x="1295" y="200"/>
                                </a:lnTo>
                                <a:lnTo>
                                  <a:pt x="1349" y="195"/>
                                </a:lnTo>
                                <a:lnTo>
                                  <a:pt x="1457" y="180"/>
                                </a:lnTo>
                                <a:lnTo>
                                  <a:pt x="1511" y="174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58"/>
                                </a:lnTo>
                                <a:lnTo>
                                  <a:pt x="1727" y="142"/>
                                </a:lnTo>
                                <a:lnTo>
                                  <a:pt x="1781" y="132"/>
                                </a:lnTo>
                                <a:lnTo>
                                  <a:pt x="1835" y="124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404"/>
                        <wps:cNvSpPr>
                          <a:spLocks/>
                        </wps:cNvSpPr>
                        <wps:spPr bwMode="auto">
                          <a:xfrm>
                            <a:off x="7161" y="223"/>
                            <a:ext cx="1890" cy="512"/>
                          </a:xfrm>
                          <a:custGeom>
                            <a:avLst/>
                            <a:gdLst>
                              <a:gd name="T0" fmla="+- 0 8997 7162"/>
                              <a:gd name="T1" fmla="*/ T0 w 1890"/>
                              <a:gd name="T2" fmla="+- 0 242 224"/>
                              <a:gd name="T3" fmla="*/ 242 h 512"/>
                              <a:gd name="T4" fmla="+- 0 8889 7162"/>
                              <a:gd name="T5" fmla="*/ T4 w 1890"/>
                              <a:gd name="T6" fmla="+- 0 278 224"/>
                              <a:gd name="T7" fmla="*/ 278 h 512"/>
                              <a:gd name="T8" fmla="+- 0 8781 7162"/>
                              <a:gd name="T9" fmla="*/ T8 w 1890"/>
                              <a:gd name="T10" fmla="+- 0 312 224"/>
                              <a:gd name="T11" fmla="*/ 312 h 512"/>
                              <a:gd name="T12" fmla="+- 0 8673 7162"/>
                              <a:gd name="T13" fmla="*/ T12 w 1890"/>
                              <a:gd name="T14" fmla="+- 0 352 224"/>
                              <a:gd name="T15" fmla="*/ 352 h 512"/>
                              <a:gd name="T16" fmla="+- 0 8565 7162"/>
                              <a:gd name="T17" fmla="*/ T16 w 1890"/>
                              <a:gd name="T18" fmla="+- 0 381 224"/>
                              <a:gd name="T19" fmla="*/ 381 h 512"/>
                              <a:gd name="T20" fmla="+- 0 8457 7162"/>
                              <a:gd name="T21" fmla="*/ T20 w 1890"/>
                              <a:gd name="T22" fmla="+- 0 410 224"/>
                              <a:gd name="T23" fmla="*/ 410 h 512"/>
                              <a:gd name="T24" fmla="+- 0 8349 7162"/>
                              <a:gd name="T25" fmla="*/ T24 w 1890"/>
                              <a:gd name="T26" fmla="+- 0 439 224"/>
                              <a:gd name="T27" fmla="*/ 439 h 512"/>
                              <a:gd name="T28" fmla="+- 0 8241 7162"/>
                              <a:gd name="T29" fmla="*/ T28 w 1890"/>
                              <a:gd name="T30" fmla="+- 0 466 224"/>
                              <a:gd name="T31" fmla="*/ 466 h 512"/>
                              <a:gd name="T32" fmla="+- 0 8133 7162"/>
                              <a:gd name="T33" fmla="*/ T32 w 1890"/>
                              <a:gd name="T34" fmla="+- 0 491 224"/>
                              <a:gd name="T35" fmla="*/ 491 h 512"/>
                              <a:gd name="T36" fmla="+- 0 8025 7162"/>
                              <a:gd name="T37" fmla="*/ T36 w 1890"/>
                              <a:gd name="T38" fmla="+- 0 515 224"/>
                              <a:gd name="T39" fmla="*/ 515 h 512"/>
                              <a:gd name="T40" fmla="+- 0 7918 7162"/>
                              <a:gd name="T41" fmla="*/ T40 w 1890"/>
                              <a:gd name="T42" fmla="+- 0 535 224"/>
                              <a:gd name="T43" fmla="*/ 535 h 512"/>
                              <a:gd name="T44" fmla="+- 0 7810 7162"/>
                              <a:gd name="T45" fmla="*/ T44 w 1890"/>
                              <a:gd name="T46" fmla="+- 0 559 224"/>
                              <a:gd name="T47" fmla="*/ 559 h 512"/>
                              <a:gd name="T48" fmla="+- 0 7702 7162"/>
                              <a:gd name="T49" fmla="*/ T48 w 1890"/>
                              <a:gd name="T50" fmla="+- 0 581 224"/>
                              <a:gd name="T51" fmla="*/ 581 h 512"/>
                              <a:gd name="T52" fmla="+- 0 7594 7162"/>
                              <a:gd name="T53" fmla="*/ T52 w 1890"/>
                              <a:gd name="T54" fmla="+- 0 602 224"/>
                              <a:gd name="T55" fmla="*/ 602 h 512"/>
                              <a:gd name="T56" fmla="+- 0 7486 7162"/>
                              <a:gd name="T57" fmla="*/ T56 w 1890"/>
                              <a:gd name="T58" fmla="+- 0 618 224"/>
                              <a:gd name="T59" fmla="*/ 618 h 512"/>
                              <a:gd name="T60" fmla="+- 0 7324 7162"/>
                              <a:gd name="T61" fmla="*/ T60 w 1890"/>
                              <a:gd name="T62" fmla="+- 0 648 224"/>
                              <a:gd name="T63" fmla="*/ 648 h 512"/>
                              <a:gd name="T64" fmla="+- 0 7216 7162"/>
                              <a:gd name="T65" fmla="*/ T64 w 1890"/>
                              <a:gd name="T66" fmla="+- 0 666 224"/>
                              <a:gd name="T67" fmla="*/ 666 h 512"/>
                              <a:gd name="T68" fmla="+- 0 7162 7162"/>
                              <a:gd name="T69" fmla="*/ T68 w 1890"/>
                              <a:gd name="T70" fmla="+- 0 735 224"/>
                              <a:gd name="T71" fmla="*/ 735 h 512"/>
                              <a:gd name="T72" fmla="+- 0 7270 7162"/>
                              <a:gd name="T73" fmla="*/ T72 w 1890"/>
                              <a:gd name="T74" fmla="+- 0 719 224"/>
                              <a:gd name="T75" fmla="*/ 719 h 512"/>
                              <a:gd name="T76" fmla="+- 0 7486 7162"/>
                              <a:gd name="T77" fmla="*/ T76 w 1890"/>
                              <a:gd name="T78" fmla="+- 0 685 224"/>
                              <a:gd name="T79" fmla="*/ 685 h 512"/>
                              <a:gd name="T80" fmla="+- 0 7594 7162"/>
                              <a:gd name="T81" fmla="*/ T80 w 1890"/>
                              <a:gd name="T82" fmla="+- 0 671 224"/>
                              <a:gd name="T83" fmla="*/ 671 h 512"/>
                              <a:gd name="T84" fmla="+- 0 7702 7162"/>
                              <a:gd name="T85" fmla="*/ T84 w 1890"/>
                              <a:gd name="T86" fmla="+- 0 653 224"/>
                              <a:gd name="T87" fmla="*/ 653 h 512"/>
                              <a:gd name="T88" fmla="+- 0 7918 7162"/>
                              <a:gd name="T89" fmla="*/ T88 w 1890"/>
                              <a:gd name="T90" fmla="+- 0 614 224"/>
                              <a:gd name="T91" fmla="*/ 614 h 512"/>
                              <a:gd name="T92" fmla="+- 0 8025 7162"/>
                              <a:gd name="T93" fmla="*/ T92 w 1890"/>
                              <a:gd name="T94" fmla="+- 0 599 224"/>
                              <a:gd name="T95" fmla="*/ 599 h 512"/>
                              <a:gd name="T96" fmla="+- 0 8133 7162"/>
                              <a:gd name="T97" fmla="*/ T96 w 1890"/>
                              <a:gd name="T98" fmla="+- 0 577 224"/>
                              <a:gd name="T99" fmla="*/ 577 h 512"/>
                              <a:gd name="T100" fmla="+- 0 8241 7162"/>
                              <a:gd name="T101" fmla="*/ T100 w 1890"/>
                              <a:gd name="T102" fmla="+- 0 556 224"/>
                              <a:gd name="T103" fmla="*/ 556 h 512"/>
                              <a:gd name="T104" fmla="+- 0 8403 7162"/>
                              <a:gd name="T105" fmla="*/ T104 w 1890"/>
                              <a:gd name="T106" fmla="+- 0 526 224"/>
                              <a:gd name="T107" fmla="*/ 526 h 512"/>
                              <a:gd name="T108" fmla="+- 0 8565 7162"/>
                              <a:gd name="T109" fmla="*/ T108 w 1890"/>
                              <a:gd name="T110" fmla="+- 0 489 224"/>
                              <a:gd name="T111" fmla="*/ 489 h 512"/>
                              <a:gd name="T112" fmla="+- 0 8673 7162"/>
                              <a:gd name="T113" fmla="*/ T112 w 1890"/>
                              <a:gd name="T114" fmla="+- 0 468 224"/>
                              <a:gd name="T115" fmla="*/ 468 h 512"/>
                              <a:gd name="T116" fmla="+- 0 8781 7162"/>
                              <a:gd name="T117" fmla="*/ T116 w 1890"/>
                              <a:gd name="T118" fmla="+- 0 436 224"/>
                              <a:gd name="T119" fmla="*/ 436 h 512"/>
                              <a:gd name="T120" fmla="+- 0 8889 7162"/>
                              <a:gd name="T121" fmla="*/ T120 w 1890"/>
                              <a:gd name="T122" fmla="+- 0 411 224"/>
                              <a:gd name="T123" fmla="*/ 411 h 512"/>
                              <a:gd name="T124" fmla="+- 0 9051 7162"/>
                              <a:gd name="T125" fmla="*/ T124 w 1890"/>
                              <a:gd name="T126" fmla="+- 0 372 224"/>
                              <a:gd name="T127" fmla="*/ 372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512">
                                <a:moveTo>
                                  <a:pt x="1889" y="0"/>
                                </a:moveTo>
                                <a:lnTo>
                                  <a:pt x="1835" y="18"/>
                                </a:lnTo>
                                <a:lnTo>
                                  <a:pt x="1781" y="37"/>
                                </a:lnTo>
                                <a:lnTo>
                                  <a:pt x="1727" y="54"/>
                                </a:lnTo>
                                <a:lnTo>
                                  <a:pt x="1673" y="69"/>
                                </a:lnTo>
                                <a:lnTo>
                                  <a:pt x="1619" y="88"/>
                                </a:lnTo>
                                <a:lnTo>
                                  <a:pt x="1565" y="111"/>
                                </a:lnTo>
                                <a:lnTo>
                                  <a:pt x="1511" y="128"/>
                                </a:lnTo>
                                <a:lnTo>
                                  <a:pt x="1457" y="143"/>
                                </a:lnTo>
                                <a:lnTo>
                                  <a:pt x="1403" y="157"/>
                                </a:lnTo>
                                <a:lnTo>
                                  <a:pt x="1349" y="172"/>
                                </a:lnTo>
                                <a:lnTo>
                                  <a:pt x="1295" y="186"/>
                                </a:lnTo>
                                <a:lnTo>
                                  <a:pt x="1241" y="202"/>
                                </a:lnTo>
                                <a:lnTo>
                                  <a:pt x="1187" y="215"/>
                                </a:lnTo>
                                <a:lnTo>
                                  <a:pt x="1133" y="228"/>
                                </a:lnTo>
                                <a:lnTo>
                                  <a:pt x="1079" y="242"/>
                                </a:lnTo>
                                <a:lnTo>
                                  <a:pt x="1025" y="255"/>
                                </a:lnTo>
                                <a:lnTo>
                                  <a:pt x="971" y="267"/>
                                </a:lnTo>
                                <a:lnTo>
                                  <a:pt x="917" y="280"/>
                                </a:lnTo>
                                <a:lnTo>
                                  <a:pt x="863" y="291"/>
                                </a:lnTo>
                                <a:lnTo>
                                  <a:pt x="810" y="300"/>
                                </a:lnTo>
                                <a:lnTo>
                                  <a:pt x="756" y="311"/>
                                </a:lnTo>
                                <a:lnTo>
                                  <a:pt x="702" y="323"/>
                                </a:lnTo>
                                <a:lnTo>
                                  <a:pt x="648" y="335"/>
                                </a:lnTo>
                                <a:lnTo>
                                  <a:pt x="594" y="346"/>
                                </a:lnTo>
                                <a:lnTo>
                                  <a:pt x="540" y="357"/>
                                </a:lnTo>
                                <a:lnTo>
                                  <a:pt x="486" y="368"/>
                                </a:lnTo>
                                <a:lnTo>
                                  <a:pt x="432" y="378"/>
                                </a:lnTo>
                                <a:lnTo>
                                  <a:pt x="378" y="388"/>
                                </a:lnTo>
                                <a:lnTo>
                                  <a:pt x="324" y="394"/>
                                </a:lnTo>
                                <a:lnTo>
                                  <a:pt x="270" y="405"/>
                                </a:lnTo>
                                <a:lnTo>
                                  <a:pt x="162" y="424"/>
                                </a:lnTo>
                                <a:lnTo>
                                  <a:pt x="108" y="433"/>
                                </a:lnTo>
                                <a:lnTo>
                                  <a:pt x="54" y="442"/>
                                </a:lnTo>
                                <a:lnTo>
                                  <a:pt x="0" y="451"/>
                                </a:lnTo>
                                <a:lnTo>
                                  <a:pt x="0" y="511"/>
                                </a:lnTo>
                                <a:lnTo>
                                  <a:pt x="54" y="504"/>
                                </a:lnTo>
                                <a:lnTo>
                                  <a:pt x="108" y="495"/>
                                </a:lnTo>
                                <a:lnTo>
                                  <a:pt x="270" y="471"/>
                                </a:lnTo>
                                <a:lnTo>
                                  <a:pt x="324" y="461"/>
                                </a:lnTo>
                                <a:lnTo>
                                  <a:pt x="378" y="456"/>
                                </a:lnTo>
                                <a:lnTo>
                                  <a:pt x="432" y="447"/>
                                </a:lnTo>
                                <a:lnTo>
                                  <a:pt x="486" y="437"/>
                                </a:lnTo>
                                <a:lnTo>
                                  <a:pt x="540" y="429"/>
                                </a:lnTo>
                                <a:lnTo>
                                  <a:pt x="702" y="401"/>
                                </a:lnTo>
                                <a:lnTo>
                                  <a:pt x="756" y="390"/>
                                </a:lnTo>
                                <a:lnTo>
                                  <a:pt x="810" y="381"/>
                                </a:lnTo>
                                <a:lnTo>
                                  <a:pt x="863" y="375"/>
                                </a:lnTo>
                                <a:lnTo>
                                  <a:pt x="917" y="365"/>
                                </a:lnTo>
                                <a:lnTo>
                                  <a:pt x="971" y="353"/>
                                </a:lnTo>
                                <a:lnTo>
                                  <a:pt x="1025" y="343"/>
                                </a:lnTo>
                                <a:lnTo>
                                  <a:pt x="1079" y="332"/>
                                </a:lnTo>
                                <a:lnTo>
                                  <a:pt x="1187" y="311"/>
                                </a:lnTo>
                                <a:lnTo>
                                  <a:pt x="1241" y="302"/>
                                </a:lnTo>
                                <a:lnTo>
                                  <a:pt x="1295" y="288"/>
                                </a:lnTo>
                                <a:lnTo>
                                  <a:pt x="1403" y="265"/>
                                </a:lnTo>
                                <a:lnTo>
                                  <a:pt x="1457" y="255"/>
                                </a:lnTo>
                                <a:lnTo>
                                  <a:pt x="1511" y="244"/>
                                </a:lnTo>
                                <a:lnTo>
                                  <a:pt x="1565" y="231"/>
                                </a:lnTo>
                                <a:lnTo>
                                  <a:pt x="1619" y="212"/>
                                </a:lnTo>
                                <a:lnTo>
                                  <a:pt x="1673" y="197"/>
                                </a:lnTo>
                                <a:lnTo>
                                  <a:pt x="1727" y="187"/>
                                </a:lnTo>
                                <a:lnTo>
                                  <a:pt x="1781" y="174"/>
                                </a:lnTo>
                                <a:lnTo>
                                  <a:pt x="1889" y="14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405"/>
                        <wps:cNvSpPr>
                          <a:spLocks/>
                        </wps:cNvSpPr>
                        <wps:spPr bwMode="auto">
                          <a:xfrm>
                            <a:off x="7161" y="851"/>
                            <a:ext cx="1620" cy="43"/>
                          </a:xfrm>
                          <a:custGeom>
                            <a:avLst/>
                            <a:gdLst>
                              <a:gd name="T0" fmla="+- 0 7162 7162"/>
                              <a:gd name="T1" fmla="*/ T0 w 1620"/>
                              <a:gd name="T2" fmla="+- 0 894 851"/>
                              <a:gd name="T3" fmla="*/ 894 h 43"/>
                              <a:gd name="T4" fmla="+- 0 7162 7162"/>
                              <a:gd name="T5" fmla="*/ T4 w 1620"/>
                              <a:gd name="T6" fmla="+- 0 851 851"/>
                              <a:gd name="T7" fmla="*/ 851 h 43"/>
                              <a:gd name="T8" fmla="+- 0 7702 7162"/>
                              <a:gd name="T9" fmla="*/ T8 w 1620"/>
                              <a:gd name="T10" fmla="+- 0 894 851"/>
                              <a:gd name="T11" fmla="*/ 894 h 43"/>
                              <a:gd name="T12" fmla="+- 0 7702 7162"/>
                              <a:gd name="T13" fmla="*/ T12 w 1620"/>
                              <a:gd name="T14" fmla="+- 0 851 851"/>
                              <a:gd name="T15" fmla="*/ 851 h 43"/>
                              <a:gd name="T16" fmla="+- 0 8241 7162"/>
                              <a:gd name="T17" fmla="*/ T16 w 1620"/>
                              <a:gd name="T18" fmla="+- 0 894 851"/>
                              <a:gd name="T19" fmla="*/ 894 h 43"/>
                              <a:gd name="T20" fmla="+- 0 8241 7162"/>
                              <a:gd name="T21" fmla="*/ T20 w 1620"/>
                              <a:gd name="T22" fmla="+- 0 851 851"/>
                              <a:gd name="T23" fmla="*/ 851 h 43"/>
                              <a:gd name="T24" fmla="+- 0 8781 7162"/>
                              <a:gd name="T25" fmla="*/ T24 w 1620"/>
                              <a:gd name="T26" fmla="+- 0 894 851"/>
                              <a:gd name="T27" fmla="*/ 894 h 43"/>
                              <a:gd name="T28" fmla="+- 0 8781 7162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79" y="43"/>
                                </a:moveTo>
                                <a:lnTo>
                                  <a:pt x="1079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6DA7F" id="docshapegroup398" o:spid="_x0000_s1026" style="position:absolute;margin-left:357.7pt;margin-top:11.2pt;width:94.9pt;height:33.5pt;z-index:15769088;mso-position-horizontal-relative:page" coordorigin="7154,224" coordsize="189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">
                <v:shape id="docshape399" o:spid="_x0000_s1027" style="position:absolute;left:7161;top:518;width:1890;height:264;visibility:visible;mso-wrap-style:square;v-text-anchor:top" coordsize="189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" path="m1889,r-54,9l1781,18r-54,9l1673,36r-54,7l1565,50r-54,9l1457,68,1349,84,1241,98r-54,9l1133,114r-54,7l1025,128,917,142,810,156r-54,5l702,169r-54,6l594,179r-54,9l486,193r-54,6l108,233,,243r,20l108,253,216,243,324,232,432,222r54,-7l540,210r54,-7l648,198r54,-5l756,185r54,-5l863,174r162,-20l1079,147r54,-6l1187,134r54,-8l1349,113,1457,98r54,-8l1565,82r54,-7l1673,69r54,-8l1781,53,1889,37r,-37xe" fillcolor="#e78429" stroked="f">
                  <v:fill opacity="32896f"/>
                  <v:path arrowok="t" o:connecttype="custom" o:connectlocs="1889,519;1835,528;1781,537;1727,546;1673,555;1619,562;1565,569;1511,578;1457,587;1349,603;1241,617;1187,626;1133,633;1079,640;1025,647;917,661;810,675;756,680;702,688;648,694;594,698;540,707;486,712;432,718;108,752;0,762;0,782;108,772;216,762;324,751;432,741;486,734;540,729;594,722;648,717;702,712;756,704;810,699;863,693;1025,673;1079,666;1133,660;1187,653;1241,645;1349,632;1457,617;1511,609;1565,601;1619,594;1673,588;1727,580;1781,572;1889,556;1889,519" o:connectangles="0,0,0,0,0,0,0,0,0,0,0,0,0,0,0,0,0,0,0,0,0,0,0,0,0,0,0,0,0,0,0,0,0,0,0,0,0,0,0,0,0,0,0,0,0,0,0,0,0,0,0,0,0,0"/>
                </v:shape>
                <v:shape id="docshape400" o:spid="_x0000_s1028" style="position:absolute;left:7161;top:477;width:1890;height:291;visibility:visible;mso-wrap-style:square;v-text-anchor:top" coordsize="18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" path="m1889,r-54,6l1781,18r-54,9l1619,51,1403,88r-54,7l1241,112r-54,11l1133,129r-108,16l971,154r-54,6l863,168r-53,7l756,183r-54,7l648,196,540,211,378,230r-54,3l270,238r-54,6l162,249r-54,10l54,264,,270r,20l54,284r54,-5l162,270,270,259r54,-5l378,251r54,-6l540,233,648,219r54,-6l756,207r54,-8l863,192r54,-7l971,179r54,-8l1133,156r54,-5l1241,140r108,-16l1403,118r54,-9l1565,93r54,-9l1673,75r54,-12l1781,55r54,-12l1889,38r,-38xe" fillcolor="#ed968c" stroked="f">
                  <v:fill opacity="32896f"/>
                  <v:path arrowok="t" o:connecttype="custom" o:connectlocs="1889,478;1835,484;1781,496;1727,505;1619,529;1403,566;1349,573;1241,590;1187,601;1133,607;1025,623;971,632;917,638;863,646;810,653;756,661;702,668;648,674;540,689;378,708;324,711;270,716;216,722;162,727;108,737;54,742;0,748;0,768;54,762;108,757;162,748;270,737;324,732;378,729;432,723;540,711;648,697;702,691;756,685;810,677;863,670;917,663;971,657;1025,649;1133,634;1187,629;1241,618;1349,602;1403,596;1457,587;1565,571;1619,562;1673,553;1727,541;1781,533;1835,521;1889,516;1889,478" o:connectangles="0,0,0,0,0,0,0,0,0,0,0,0,0,0,0,0,0,0,0,0,0,0,0,0,0,0,0,0,0,0,0,0,0,0,0,0,0,0,0,0,0,0,0,0,0,0,0,0,0,0,0,0,0,0,0,0,0,0"/>
                </v:shape>
                <v:shape id="docshape401" o:spid="_x0000_s1029" style="position:absolute;left:7161;top:270;width:1890;height:448;visibility:visible;mso-wrap-style:square;v-text-anchor:top" coordsize="189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" path="m1889,l1781,34r-54,17l1673,66r-54,14l1565,96r-54,17l1457,128r-54,14l1349,160r-54,7l1241,184r-54,14l1133,210r-54,14l1025,236r-54,11l863,270r-53,15l756,296r-54,10l648,317r-54,10l486,347r-54,5l378,362r-54,14l270,386r-54,7l162,402r-54,9l,427r,20l108,432r54,-9l216,414r54,-7l324,398r54,-14l432,375r54,-5l594,350r54,-9l702,331r54,-10l810,310r53,-14l917,285r108,-21l1079,252r54,-13l1187,228r54,-13l1295,199r54,-6l1403,176r54,-13l1511,149r54,-16l1619,119r54,-14l1727,91r54,-15l1889,45r,-45xe" fillcolor="#7c4b73" stroked="f">
                  <v:fill opacity="32896f"/>
                  <v:path arrowok="t" o:connecttype="custom" o:connectlocs="1781,305;1673,337;1565,367;1457,399;1349,431;1241,455;1133,481;1025,507;863,541;756,567;648,588;486,618;378,633;270,657;162,673;0,698;108,703;216,685;324,669;432,646;594,621;702,602;810,581;917,556;1079,523;1187,499;1295,470;1403,447;1511,420;1619,390;1727,362;1889,316" o:connectangles="0,0,0,0,0,0,0,0,0,0,0,0,0,0,0,0,0,0,0,0,0,0,0,0,0,0,0,0,0,0,0,0"/>
                </v:shape>
                <v:shape id="docshape402" o:spid="_x0000_s1030" style="position:absolute;left:7161;top:474;width:1890;height:328;visibility:visible;mso-wrap-style:square;v-text-anchor:top" coordsize="1890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" path="m1889,l1727,31,1619,50r-54,10l1511,66,1403,85r-54,9l1295,102r-54,8l1187,120r-54,8l1079,135r-54,8l971,150r-54,6l863,163r-53,11l702,188r-54,6l594,201r-54,7l486,214r-54,6l378,227r-54,5l270,238r-54,5l108,254,,267r,60l108,315,216,305,378,292r54,-6l486,282,648,265r54,-5l810,249r53,-10l917,234r54,-5l1025,223r54,-6l1133,211r54,-6l1241,197r216,-26l1511,164r54,-4l1619,152r108,-15l1889,115,1889,xe" fillcolor="#e78429" stroked="f">
                  <v:fill opacity="32896f"/>
                  <v:path arrowok="t" o:connecttype="custom" o:connectlocs="1889,475;1727,506;1619,525;1565,535;1511,541;1403,560;1349,569;1295,577;1241,585;1187,595;1133,603;1079,610;1025,618;971,625;917,631;863,638;810,649;702,663;648,669;594,676;540,683;486,689;432,695;378,702;324,707;270,713;216,718;108,729;0,742;0,802;108,790;216,780;378,767;432,761;486,757;648,740;702,735;810,724;863,714;917,709;971,704;1025,698;1079,692;1133,686;1187,680;1241,672;1457,646;1511,639;1565,635;1619,627;1727,612;1889,590;1889,475" o:connectangles="0,0,0,0,0,0,0,0,0,0,0,0,0,0,0,0,0,0,0,0,0,0,0,0,0,0,0,0,0,0,0,0,0,0,0,0,0,0,0,0,0,0,0,0,0,0,0,0,0,0,0,0,0"/>
                </v:shape>
                <v:shape id="docshape403" o:spid="_x0000_s1031" style="position:absolute;left:7161;top:439;width:1890;height:346;visibility:visible;mso-wrap-style:square;v-text-anchor:top" coordsize="1890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" path="m1889,r-54,12l1781,23r-54,12l1619,57,1511,76r-54,9l1403,95r-54,9l1295,111r-108,18l1025,156r-54,7l917,172r-54,8l810,187r-54,8l648,211r-54,6l540,223r-54,6l378,242,270,255r-54,8l162,269r-54,6l54,282,,287r,59l54,341r54,-6l216,325r54,-8l378,306,486,294r54,-4l594,284r54,-4l702,273,810,260r53,-5l971,241r54,-5l1133,221r162,-21l1349,195r108,-15l1511,174r54,-8l1619,158r108,-16l1781,132r54,-8l1889,115,1889,xe" fillcolor="#ed968c" stroked="f">
                  <v:fill opacity="32896f"/>
                  <v:path arrowok="t" o:connecttype="custom" o:connectlocs="1889,439;1835,451;1781,462;1727,474;1619,496;1511,515;1457,524;1403,534;1349,543;1295,550;1187,568;1025,595;971,602;917,611;863,619;810,626;756,634;648,650;594,656;540,662;486,668;378,681;270,694;216,702;162,708;108,714;54,721;0,726;0,785;54,780;108,774;216,764;270,756;378,745;486,733;540,729;594,723;648,719;702,712;810,699;863,694;971,680;1025,675;1133,660;1295,639;1349,634;1457,619;1511,613;1565,605;1619,597;1727,581;1781,571;1835,563;1889,554;1889,439" o:connectangles="0,0,0,0,0,0,0,0,0,0,0,0,0,0,0,0,0,0,0,0,0,0,0,0,0,0,0,0,0,0,0,0,0,0,0,0,0,0,0,0,0,0,0,0,0,0,0,0,0,0,0,0,0,0,0"/>
                </v:shape>
                <v:shape id="docshape404" o:spid="_x0000_s1032" style="position:absolute;left:7161;top:223;width:1890;height:512;visibility:visible;mso-wrap-style:square;v-text-anchor:top" coordsize="189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" path="m1889,r-54,18l1781,37r-54,17l1673,69r-54,19l1565,111r-54,17l1457,143r-54,14l1349,172r-54,14l1241,202r-54,13l1133,228r-54,14l1025,255r-54,12l917,280r-54,11l810,300r-54,11l702,323r-54,12l594,346r-54,11l486,368r-54,10l378,388r-54,6l270,405,162,424r-54,9l54,442,,451r,60l54,504r54,-9l270,471r54,-10l378,456r54,-9l486,437r54,-8l702,401r54,-11l810,381r53,-6l917,365r54,-12l1025,343r54,-11l1187,311r54,-9l1295,288r108,-23l1457,255r54,-11l1565,231r54,-19l1673,197r54,-10l1781,174r108,-26l1889,xe" fillcolor="#7c4b73" stroked="f">
                  <v:fill opacity="32896f"/>
                  <v:path arrowok="t" o:connecttype="custom" o:connectlocs="1835,242;1727,278;1619,312;1511,352;1403,381;1295,410;1187,439;1079,466;971,491;863,515;756,535;648,559;540,581;432,602;324,618;162,648;54,666;0,735;108,719;324,685;432,671;540,653;756,614;863,599;971,577;1079,556;1241,526;1403,489;1511,468;1619,436;1727,411;1889,372" o:connectangles="0,0,0,0,0,0,0,0,0,0,0,0,0,0,0,0,0,0,0,0,0,0,0,0,0,0,0,0,0,0,0,0"/>
                </v:shape>
                <v:shape id="docshape405" o:spid="_x0000_s1033" style="position:absolute;left:7161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" path="m,43l,m540,43l540,t539,43l1079,t540,43l1619,e" filled="f" strokecolor="#333" strokeweight=".291mm">
                  <v:path arrowok="t" o:connecttype="custom" o:connectlocs="0,894;0,851;540,894;540,851;1079,894;1079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1088C5" id="Line 17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OuCSh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1.2</w:t>
      </w:r>
    </w:p>
    <w:p w:rsidR="00485016" w:rsidRDefault="00DA2490">
      <w:pPr>
        <w:spacing w:before="72"/>
        <w:ind w:left="893"/>
        <w:rPr>
          <w:rFonts w:ascii="Times New Roman"/>
          <w:sz w:val="14"/>
        </w:rPr>
        <w:pPrChange w:id="2060" w:author="Hughes, Anna E" w:date="2023-06-19T12:41:00Z">
          <w:pPr>
            <w:spacing w:before="72"/>
            <w:ind w:left="773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D2813" id="Line 1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x+Hg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k4epymwoldPQoprmrHOf+a6Q8EosQTKEZYcN84HGqS4hoQqSq+F&#10;lHHZUqEeuKb54yxmOC0FC94Q5+x+V0mLjgT0Mo2/2BR47sMCdE1cO8RF16Akqw+KxTItJ2x1sT0R&#10;crCBllShELQIRC/WoJQfT+nTar6a56N8MluN8rSuR5/WVT6arbPHh3paV1Wd/Qycs7xoBWNcBdpX&#10;1Wb536ni8n4Gvd10extQ8h49ThLIXv8j6bjjsNZBIDvNzlt73T0INQZfHlV4Cfd3sO+f/vIXAA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e+7H4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1.0</w:t>
      </w:r>
    </w:p>
    <w:p w:rsidR="00485016" w:rsidRDefault="00DA2490">
      <w:pPr>
        <w:spacing w:before="72"/>
        <w:ind w:left="893"/>
        <w:rPr>
          <w:rFonts w:ascii="Times New Roman"/>
          <w:sz w:val="14"/>
        </w:rPr>
        <w:pPrChange w:id="2061" w:author="Hughes, Anna E" w:date="2023-06-19T12:41:00Z">
          <w:pPr>
            <w:spacing w:before="72"/>
            <w:ind w:left="773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640B3" id="Line 1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4i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FA9jiI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C14774">
        <w:rPr>
          <w:rFonts w:ascii="Times New Roman"/>
          <w:color w:val="4D4D4D"/>
          <w:spacing w:val="-5"/>
          <w:sz w:val="14"/>
        </w:rPr>
        <w:t>0.8</w:t>
      </w:r>
    </w:p>
    <w:p w:rsidR="00485016" w:rsidRDefault="00C14774">
      <w:pPr>
        <w:spacing w:before="12"/>
        <w:ind w:left="880" w:right="835"/>
        <w:jc w:val="center"/>
        <w:rPr>
          <w:rFonts w:ascii="Times New Roman"/>
          <w:sz w:val="17"/>
        </w:rPr>
        <w:pPrChange w:id="2062" w:author="Hughes, Anna E" w:date="2023-06-19T12:41:00Z">
          <w:pPr>
            <w:spacing w:before="12"/>
            <w:ind w:left="762" w:right="834"/>
            <w:jc w:val="center"/>
          </w:pPr>
        </w:pPrChange>
      </w:pPr>
      <w:r>
        <w:br w:type="column"/>
      </w:r>
      <w:r>
        <w:rPr>
          <w:rFonts w:ascii="Times New Roman"/>
          <w:spacing w:val="-4"/>
          <w:sz w:val="17"/>
        </w:rPr>
        <w:t>ring</w:t>
      </w:r>
    </w:p>
    <w:p w:rsidR="00485016" w:rsidRDefault="00DA2490">
      <w:pPr>
        <w:spacing w:before="115"/>
        <w:ind w:left="543"/>
        <w:jc w:val="center"/>
        <w:rPr>
          <w:rFonts w:ascii="Times New Roman"/>
          <w:sz w:val="14"/>
        </w:rPr>
        <w:pPrChange w:id="2063" w:author="Hughes, Anna E" w:date="2023-06-19T12:41:00Z">
          <w:pPr>
            <w:spacing w:before="115"/>
            <w:ind w:left="423"/>
            <w:jc w:val="center"/>
          </w:pPr>
        </w:pPrChange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4547870</wp:posOffset>
                </wp:positionH>
                <wp:positionV relativeFrom="paragraph">
                  <wp:posOffset>-43815</wp:posOffset>
                </wp:positionV>
                <wp:extent cx="1200150" cy="125730"/>
                <wp:effectExtent l="0" t="0" r="0" b="0"/>
                <wp:wrapNone/>
                <wp:docPr id="17" name="docshapegroup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25730"/>
                          <a:chOff x="7162" y="-69"/>
                          <a:chExt cx="1890" cy="198"/>
                        </a:xfrm>
                      </wpg:grpSpPr>
                      <wps:wsp>
                        <wps:cNvPr id="18" name="docshape407"/>
                        <wps:cNvSpPr>
                          <a:spLocks/>
                        </wps:cNvSpPr>
                        <wps:spPr bwMode="auto">
                          <a:xfrm>
                            <a:off x="7161" y="64"/>
                            <a:ext cx="1890" cy="4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64 64"/>
                              <a:gd name="T3" fmla="*/ 64 h 45"/>
                              <a:gd name="T4" fmla="+- 0 8997 7162"/>
                              <a:gd name="T5" fmla="*/ T4 w 1890"/>
                              <a:gd name="T6" fmla="+- 0 64 64"/>
                              <a:gd name="T7" fmla="*/ 64 h 45"/>
                              <a:gd name="T8" fmla="+- 0 8889 7162"/>
                              <a:gd name="T9" fmla="*/ T8 w 1890"/>
                              <a:gd name="T10" fmla="+- 0 67 64"/>
                              <a:gd name="T11" fmla="*/ 67 h 45"/>
                              <a:gd name="T12" fmla="+- 0 8835 7162"/>
                              <a:gd name="T13" fmla="*/ T12 w 1890"/>
                              <a:gd name="T14" fmla="+- 0 65 64"/>
                              <a:gd name="T15" fmla="*/ 65 h 45"/>
                              <a:gd name="T16" fmla="+- 0 8781 7162"/>
                              <a:gd name="T17" fmla="*/ T16 w 1890"/>
                              <a:gd name="T18" fmla="+- 0 66 64"/>
                              <a:gd name="T19" fmla="*/ 66 h 45"/>
                              <a:gd name="T20" fmla="+- 0 8727 7162"/>
                              <a:gd name="T21" fmla="*/ T20 w 1890"/>
                              <a:gd name="T22" fmla="+- 0 67 64"/>
                              <a:gd name="T23" fmla="*/ 67 h 45"/>
                              <a:gd name="T24" fmla="+- 0 8673 7162"/>
                              <a:gd name="T25" fmla="*/ T24 w 1890"/>
                              <a:gd name="T26" fmla="+- 0 68 64"/>
                              <a:gd name="T27" fmla="*/ 68 h 45"/>
                              <a:gd name="T28" fmla="+- 0 8619 7162"/>
                              <a:gd name="T29" fmla="*/ T28 w 1890"/>
                              <a:gd name="T30" fmla="+- 0 68 64"/>
                              <a:gd name="T31" fmla="*/ 68 h 45"/>
                              <a:gd name="T32" fmla="+- 0 8565 7162"/>
                              <a:gd name="T33" fmla="*/ T32 w 1890"/>
                              <a:gd name="T34" fmla="+- 0 71 64"/>
                              <a:gd name="T35" fmla="*/ 71 h 45"/>
                              <a:gd name="T36" fmla="+- 0 8511 7162"/>
                              <a:gd name="T37" fmla="*/ T36 w 1890"/>
                              <a:gd name="T38" fmla="+- 0 72 64"/>
                              <a:gd name="T39" fmla="*/ 72 h 45"/>
                              <a:gd name="T40" fmla="+- 0 8457 7162"/>
                              <a:gd name="T41" fmla="*/ T40 w 1890"/>
                              <a:gd name="T42" fmla="+- 0 72 64"/>
                              <a:gd name="T43" fmla="*/ 72 h 45"/>
                              <a:gd name="T44" fmla="+- 0 8349 7162"/>
                              <a:gd name="T45" fmla="*/ T44 w 1890"/>
                              <a:gd name="T46" fmla="+- 0 73 64"/>
                              <a:gd name="T47" fmla="*/ 73 h 45"/>
                              <a:gd name="T48" fmla="+- 0 8295 7162"/>
                              <a:gd name="T49" fmla="*/ T48 w 1890"/>
                              <a:gd name="T50" fmla="+- 0 76 64"/>
                              <a:gd name="T51" fmla="*/ 76 h 45"/>
                              <a:gd name="T52" fmla="+- 0 8241 7162"/>
                              <a:gd name="T53" fmla="*/ T52 w 1890"/>
                              <a:gd name="T54" fmla="+- 0 75 64"/>
                              <a:gd name="T55" fmla="*/ 75 h 45"/>
                              <a:gd name="T56" fmla="+- 0 8187 7162"/>
                              <a:gd name="T57" fmla="*/ T56 w 1890"/>
                              <a:gd name="T58" fmla="+- 0 76 64"/>
                              <a:gd name="T59" fmla="*/ 76 h 45"/>
                              <a:gd name="T60" fmla="+- 0 8133 7162"/>
                              <a:gd name="T61" fmla="*/ T60 w 1890"/>
                              <a:gd name="T62" fmla="+- 0 77 64"/>
                              <a:gd name="T63" fmla="*/ 77 h 45"/>
                              <a:gd name="T64" fmla="+- 0 8079 7162"/>
                              <a:gd name="T65" fmla="*/ T64 w 1890"/>
                              <a:gd name="T66" fmla="+- 0 78 64"/>
                              <a:gd name="T67" fmla="*/ 78 h 45"/>
                              <a:gd name="T68" fmla="+- 0 7972 7162"/>
                              <a:gd name="T69" fmla="*/ T68 w 1890"/>
                              <a:gd name="T70" fmla="+- 0 79 64"/>
                              <a:gd name="T71" fmla="*/ 79 h 45"/>
                              <a:gd name="T72" fmla="+- 0 7810 7162"/>
                              <a:gd name="T73" fmla="*/ T72 w 1890"/>
                              <a:gd name="T74" fmla="+- 0 81 64"/>
                              <a:gd name="T75" fmla="*/ 81 h 45"/>
                              <a:gd name="T76" fmla="+- 0 7756 7162"/>
                              <a:gd name="T77" fmla="*/ T76 w 1890"/>
                              <a:gd name="T78" fmla="+- 0 82 64"/>
                              <a:gd name="T79" fmla="*/ 82 h 45"/>
                              <a:gd name="T80" fmla="+- 0 7702 7162"/>
                              <a:gd name="T81" fmla="*/ T80 w 1890"/>
                              <a:gd name="T82" fmla="+- 0 82 64"/>
                              <a:gd name="T83" fmla="*/ 82 h 45"/>
                              <a:gd name="T84" fmla="+- 0 7594 7162"/>
                              <a:gd name="T85" fmla="*/ T84 w 1890"/>
                              <a:gd name="T86" fmla="+- 0 84 64"/>
                              <a:gd name="T87" fmla="*/ 84 h 45"/>
                              <a:gd name="T88" fmla="+- 0 7540 7162"/>
                              <a:gd name="T89" fmla="*/ T88 w 1890"/>
                              <a:gd name="T90" fmla="+- 0 86 64"/>
                              <a:gd name="T91" fmla="*/ 86 h 45"/>
                              <a:gd name="T92" fmla="+- 0 7486 7162"/>
                              <a:gd name="T93" fmla="*/ T92 w 1890"/>
                              <a:gd name="T94" fmla="+- 0 85 64"/>
                              <a:gd name="T95" fmla="*/ 85 h 45"/>
                              <a:gd name="T96" fmla="+- 0 7378 7162"/>
                              <a:gd name="T97" fmla="*/ T96 w 1890"/>
                              <a:gd name="T98" fmla="+- 0 87 64"/>
                              <a:gd name="T99" fmla="*/ 87 h 45"/>
                              <a:gd name="T100" fmla="+- 0 7324 7162"/>
                              <a:gd name="T101" fmla="*/ T100 w 1890"/>
                              <a:gd name="T102" fmla="+- 0 87 64"/>
                              <a:gd name="T103" fmla="*/ 87 h 45"/>
                              <a:gd name="T104" fmla="+- 0 7270 7162"/>
                              <a:gd name="T105" fmla="*/ T104 w 1890"/>
                              <a:gd name="T106" fmla="+- 0 88 64"/>
                              <a:gd name="T107" fmla="*/ 88 h 45"/>
                              <a:gd name="T108" fmla="+- 0 7162 7162"/>
                              <a:gd name="T109" fmla="*/ T108 w 1890"/>
                              <a:gd name="T110" fmla="+- 0 89 64"/>
                              <a:gd name="T111" fmla="*/ 89 h 45"/>
                              <a:gd name="T112" fmla="+- 0 7162 7162"/>
                              <a:gd name="T113" fmla="*/ T112 w 1890"/>
                              <a:gd name="T114" fmla="+- 0 109 64"/>
                              <a:gd name="T115" fmla="*/ 109 h 45"/>
                              <a:gd name="T116" fmla="+- 0 7324 7162"/>
                              <a:gd name="T117" fmla="*/ T116 w 1890"/>
                              <a:gd name="T118" fmla="+- 0 107 64"/>
                              <a:gd name="T119" fmla="*/ 107 h 45"/>
                              <a:gd name="T120" fmla="+- 0 7432 7162"/>
                              <a:gd name="T121" fmla="*/ T120 w 1890"/>
                              <a:gd name="T122" fmla="+- 0 106 64"/>
                              <a:gd name="T123" fmla="*/ 106 h 45"/>
                              <a:gd name="T124" fmla="+- 0 7486 7162"/>
                              <a:gd name="T125" fmla="*/ T124 w 1890"/>
                              <a:gd name="T126" fmla="+- 0 105 64"/>
                              <a:gd name="T127" fmla="*/ 105 h 45"/>
                              <a:gd name="T128" fmla="+- 0 7540 7162"/>
                              <a:gd name="T129" fmla="*/ T128 w 1890"/>
                              <a:gd name="T130" fmla="+- 0 106 64"/>
                              <a:gd name="T131" fmla="*/ 106 h 45"/>
                              <a:gd name="T132" fmla="+- 0 7594 7162"/>
                              <a:gd name="T133" fmla="*/ T132 w 1890"/>
                              <a:gd name="T134" fmla="+- 0 104 64"/>
                              <a:gd name="T135" fmla="*/ 104 h 45"/>
                              <a:gd name="T136" fmla="+- 0 7702 7162"/>
                              <a:gd name="T137" fmla="*/ T136 w 1890"/>
                              <a:gd name="T138" fmla="+- 0 102 64"/>
                              <a:gd name="T139" fmla="*/ 102 h 45"/>
                              <a:gd name="T140" fmla="+- 0 7756 7162"/>
                              <a:gd name="T141" fmla="*/ T140 w 1890"/>
                              <a:gd name="T142" fmla="+- 0 102 64"/>
                              <a:gd name="T143" fmla="*/ 102 h 45"/>
                              <a:gd name="T144" fmla="+- 0 7810 7162"/>
                              <a:gd name="T145" fmla="*/ T144 w 1890"/>
                              <a:gd name="T146" fmla="+- 0 101 64"/>
                              <a:gd name="T147" fmla="*/ 101 h 45"/>
                              <a:gd name="T148" fmla="+- 0 7918 7162"/>
                              <a:gd name="T149" fmla="*/ T148 w 1890"/>
                              <a:gd name="T150" fmla="+- 0 100 64"/>
                              <a:gd name="T151" fmla="*/ 100 h 45"/>
                              <a:gd name="T152" fmla="+- 0 8025 7162"/>
                              <a:gd name="T153" fmla="*/ T152 w 1890"/>
                              <a:gd name="T154" fmla="+- 0 98 64"/>
                              <a:gd name="T155" fmla="*/ 98 h 45"/>
                              <a:gd name="T156" fmla="+- 0 8133 7162"/>
                              <a:gd name="T157" fmla="*/ T156 w 1890"/>
                              <a:gd name="T158" fmla="+- 0 97 64"/>
                              <a:gd name="T159" fmla="*/ 97 h 45"/>
                              <a:gd name="T160" fmla="+- 0 8187 7162"/>
                              <a:gd name="T161" fmla="*/ T160 w 1890"/>
                              <a:gd name="T162" fmla="+- 0 96 64"/>
                              <a:gd name="T163" fmla="*/ 96 h 45"/>
                              <a:gd name="T164" fmla="+- 0 8241 7162"/>
                              <a:gd name="T165" fmla="*/ T164 w 1890"/>
                              <a:gd name="T166" fmla="+- 0 96 64"/>
                              <a:gd name="T167" fmla="*/ 96 h 45"/>
                              <a:gd name="T168" fmla="+- 0 8295 7162"/>
                              <a:gd name="T169" fmla="*/ T168 w 1890"/>
                              <a:gd name="T170" fmla="+- 0 96 64"/>
                              <a:gd name="T171" fmla="*/ 96 h 45"/>
                              <a:gd name="T172" fmla="+- 0 8349 7162"/>
                              <a:gd name="T173" fmla="*/ T172 w 1890"/>
                              <a:gd name="T174" fmla="+- 0 94 64"/>
                              <a:gd name="T175" fmla="*/ 94 h 45"/>
                              <a:gd name="T176" fmla="+- 0 8403 7162"/>
                              <a:gd name="T177" fmla="*/ T176 w 1890"/>
                              <a:gd name="T178" fmla="+- 0 93 64"/>
                              <a:gd name="T179" fmla="*/ 93 h 45"/>
                              <a:gd name="T180" fmla="+- 0 8511 7162"/>
                              <a:gd name="T181" fmla="*/ T180 w 1890"/>
                              <a:gd name="T182" fmla="+- 0 93 64"/>
                              <a:gd name="T183" fmla="*/ 93 h 45"/>
                              <a:gd name="T184" fmla="+- 0 8565 7162"/>
                              <a:gd name="T185" fmla="*/ T184 w 1890"/>
                              <a:gd name="T186" fmla="+- 0 92 64"/>
                              <a:gd name="T187" fmla="*/ 92 h 45"/>
                              <a:gd name="T188" fmla="+- 0 8619 7162"/>
                              <a:gd name="T189" fmla="*/ T188 w 1890"/>
                              <a:gd name="T190" fmla="+- 0 89 64"/>
                              <a:gd name="T191" fmla="*/ 89 h 45"/>
                              <a:gd name="T192" fmla="+- 0 8673 7162"/>
                              <a:gd name="T193" fmla="*/ T192 w 1890"/>
                              <a:gd name="T194" fmla="+- 0 89 64"/>
                              <a:gd name="T195" fmla="*/ 89 h 45"/>
                              <a:gd name="T196" fmla="+- 0 8727 7162"/>
                              <a:gd name="T197" fmla="*/ T196 w 1890"/>
                              <a:gd name="T198" fmla="+- 0 88 64"/>
                              <a:gd name="T199" fmla="*/ 88 h 45"/>
                              <a:gd name="T200" fmla="+- 0 8781 7162"/>
                              <a:gd name="T201" fmla="*/ T200 w 1890"/>
                              <a:gd name="T202" fmla="+- 0 88 64"/>
                              <a:gd name="T203" fmla="*/ 88 h 45"/>
                              <a:gd name="T204" fmla="+- 0 8835 7162"/>
                              <a:gd name="T205" fmla="*/ T204 w 1890"/>
                              <a:gd name="T206" fmla="+- 0 87 64"/>
                              <a:gd name="T207" fmla="*/ 87 h 45"/>
                              <a:gd name="T208" fmla="+- 0 8889 7162"/>
                              <a:gd name="T209" fmla="*/ T208 w 1890"/>
                              <a:gd name="T210" fmla="+- 0 88 64"/>
                              <a:gd name="T211" fmla="*/ 88 h 45"/>
                              <a:gd name="T212" fmla="+- 0 8997 7162"/>
                              <a:gd name="T213" fmla="*/ T212 w 1890"/>
                              <a:gd name="T214" fmla="+- 0 86 64"/>
                              <a:gd name="T215" fmla="*/ 86 h 45"/>
                              <a:gd name="T216" fmla="+- 0 9051 7162"/>
                              <a:gd name="T217" fmla="*/ T216 w 1890"/>
                              <a:gd name="T218" fmla="+- 0 87 64"/>
                              <a:gd name="T219" fmla="*/ 87 h 45"/>
                              <a:gd name="T220" fmla="+- 0 9051 7162"/>
                              <a:gd name="T221" fmla="*/ T220 w 1890"/>
                              <a:gd name="T222" fmla="+- 0 64 64"/>
                              <a:gd name="T223" fmla="*/ 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890" h="45">
                                <a:moveTo>
                                  <a:pt x="1889" y="0"/>
                                </a:moveTo>
                                <a:lnTo>
                                  <a:pt x="1835" y="0"/>
                                </a:lnTo>
                                <a:lnTo>
                                  <a:pt x="1727" y="3"/>
                                </a:lnTo>
                                <a:lnTo>
                                  <a:pt x="1673" y="1"/>
                                </a:lnTo>
                                <a:lnTo>
                                  <a:pt x="1619" y="2"/>
                                </a:lnTo>
                                <a:lnTo>
                                  <a:pt x="1565" y="3"/>
                                </a:lnTo>
                                <a:lnTo>
                                  <a:pt x="1511" y="4"/>
                                </a:lnTo>
                                <a:lnTo>
                                  <a:pt x="1457" y="4"/>
                                </a:lnTo>
                                <a:lnTo>
                                  <a:pt x="1403" y="7"/>
                                </a:lnTo>
                                <a:lnTo>
                                  <a:pt x="1349" y="8"/>
                                </a:lnTo>
                                <a:lnTo>
                                  <a:pt x="1295" y="8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2"/>
                                </a:lnTo>
                                <a:lnTo>
                                  <a:pt x="1079" y="11"/>
                                </a:lnTo>
                                <a:lnTo>
                                  <a:pt x="1025" y="12"/>
                                </a:lnTo>
                                <a:lnTo>
                                  <a:pt x="971" y="13"/>
                                </a:lnTo>
                                <a:lnTo>
                                  <a:pt x="917" y="14"/>
                                </a:lnTo>
                                <a:lnTo>
                                  <a:pt x="810" y="15"/>
                                </a:lnTo>
                                <a:lnTo>
                                  <a:pt x="648" y="17"/>
                                </a:lnTo>
                                <a:lnTo>
                                  <a:pt x="594" y="18"/>
                                </a:lnTo>
                                <a:lnTo>
                                  <a:pt x="540" y="18"/>
                                </a:lnTo>
                                <a:lnTo>
                                  <a:pt x="432" y="20"/>
                                </a:lnTo>
                                <a:lnTo>
                                  <a:pt x="378" y="22"/>
                                </a:lnTo>
                                <a:lnTo>
                                  <a:pt x="324" y="21"/>
                                </a:lnTo>
                                <a:lnTo>
                                  <a:pt x="216" y="23"/>
                                </a:lnTo>
                                <a:lnTo>
                                  <a:pt x="162" y="23"/>
                                </a:lnTo>
                                <a:lnTo>
                                  <a:pt x="108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45"/>
                                </a:lnTo>
                                <a:lnTo>
                                  <a:pt x="162" y="43"/>
                                </a:lnTo>
                                <a:lnTo>
                                  <a:pt x="270" y="42"/>
                                </a:lnTo>
                                <a:lnTo>
                                  <a:pt x="324" y="41"/>
                                </a:lnTo>
                                <a:lnTo>
                                  <a:pt x="378" y="42"/>
                                </a:lnTo>
                                <a:lnTo>
                                  <a:pt x="432" y="40"/>
                                </a:lnTo>
                                <a:lnTo>
                                  <a:pt x="540" y="38"/>
                                </a:lnTo>
                                <a:lnTo>
                                  <a:pt x="594" y="38"/>
                                </a:lnTo>
                                <a:lnTo>
                                  <a:pt x="648" y="37"/>
                                </a:lnTo>
                                <a:lnTo>
                                  <a:pt x="756" y="36"/>
                                </a:lnTo>
                                <a:lnTo>
                                  <a:pt x="863" y="34"/>
                                </a:lnTo>
                                <a:lnTo>
                                  <a:pt x="971" y="33"/>
                                </a:lnTo>
                                <a:lnTo>
                                  <a:pt x="1025" y="32"/>
                                </a:lnTo>
                                <a:lnTo>
                                  <a:pt x="1079" y="32"/>
                                </a:lnTo>
                                <a:lnTo>
                                  <a:pt x="1133" y="32"/>
                                </a:lnTo>
                                <a:lnTo>
                                  <a:pt x="1187" y="30"/>
                                </a:lnTo>
                                <a:lnTo>
                                  <a:pt x="1241" y="29"/>
                                </a:lnTo>
                                <a:lnTo>
                                  <a:pt x="1349" y="29"/>
                                </a:lnTo>
                                <a:lnTo>
                                  <a:pt x="1403" y="28"/>
                                </a:lnTo>
                                <a:lnTo>
                                  <a:pt x="1457" y="25"/>
                                </a:lnTo>
                                <a:lnTo>
                                  <a:pt x="1511" y="25"/>
                                </a:lnTo>
                                <a:lnTo>
                                  <a:pt x="1565" y="24"/>
                                </a:lnTo>
                                <a:lnTo>
                                  <a:pt x="1619" y="24"/>
                                </a:lnTo>
                                <a:lnTo>
                                  <a:pt x="1673" y="23"/>
                                </a:lnTo>
                                <a:lnTo>
                                  <a:pt x="1727" y="24"/>
                                </a:lnTo>
                                <a:lnTo>
                                  <a:pt x="1835" y="22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408"/>
                        <wps:cNvSpPr>
                          <a:spLocks/>
                        </wps:cNvSpPr>
                        <wps:spPr bwMode="auto">
                          <a:xfrm>
                            <a:off x="7161" y="31"/>
                            <a:ext cx="1890" cy="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31 31"/>
                              <a:gd name="T3" fmla="*/ 31 h 64"/>
                              <a:gd name="T4" fmla="+- 0 8997 7162"/>
                              <a:gd name="T5" fmla="*/ T4 w 1890"/>
                              <a:gd name="T6" fmla="+- 0 33 31"/>
                              <a:gd name="T7" fmla="*/ 33 h 64"/>
                              <a:gd name="T8" fmla="+- 0 8835 7162"/>
                              <a:gd name="T9" fmla="*/ T8 w 1890"/>
                              <a:gd name="T10" fmla="+- 0 37 31"/>
                              <a:gd name="T11" fmla="*/ 37 h 64"/>
                              <a:gd name="T12" fmla="+- 0 8781 7162"/>
                              <a:gd name="T13" fmla="*/ T12 w 1890"/>
                              <a:gd name="T14" fmla="+- 0 38 31"/>
                              <a:gd name="T15" fmla="*/ 38 h 64"/>
                              <a:gd name="T16" fmla="+- 0 8565 7162"/>
                              <a:gd name="T17" fmla="*/ T16 w 1890"/>
                              <a:gd name="T18" fmla="+- 0 44 31"/>
                              <a:gd name="T19" fmla="*/ 44 h 64"/>
                              <a:gd name="T20" fmla="+- 0 8511 7162"/>
                              <a:gd name="T21" fmla="*/ T20 w 1890"/>
                              <a:gd name="T22" fmla="+- 0 45 31"/>
                              <a:gd name="T23" fmla="*/ 45 h 64"/>
                              <a:gd name="T24" fmla="+- 0 8349 7162"/>
                              <a:gd name="T25" fmla="*/ T24 w 1890"/>
                              <a:gd name="T26" fmla="+- 0 48 31"/>
                              <a:gd name="T27" fmla="*/ 48 h 64"/>
                              <a:gd name="T28" fmla="+- 0 8295 7162"/>
                              <a:gd name="T29" fmla="*/ T28 w 1890"/>
                              <a:gd name="T30" fmla="+- 0 52 31"/>
                              <a:gd name="T31" fmla="*/ 52 h 64"/>
                              <a:gd name="T32" fmla="+- 0 8241 7162"/>
                              <a:gd name="T33" fmla="*/ T32 w 1890"/>
                              <a:gd name="T34" fmla="+- 0 54 31"/>
                              <a:gd name="T35" fmla="*/ 54 h 64"/>
                              <a:gd name="T36" fmla="+- 0 8187 7162"/>
                              <a:gd name="T37" fmla="*/ T36 w 1890"/>
                              <a:gd name="T38" fmla="+- 0 52 31"/>
                              <a:gd name="T39" fmla="*/ 52 h 64"/>
                              <a:gd name="T40" fmla="+- 0 8133 7162"/>
                              <a:gd name="T41" fmla="*/ T40 w 1890"/>
                              <a:gd name="T42" fmla="+- 0 54 31"/>
                              <a:gd name="T43" fmla="*/ 54 h 64"/>
                              <a:gd name="T44" fmla="+- 0 8079 7162"/>
                              <a:gd name="T45" fmla="*/ T44 w 1890"/>
                              <a:gd name="T46" fmla="+- 0 56 31"/>
                              <a:gd name="T47" fmla="*/ 56 h 64"/>
                              <a:gd name="T48" fmla="+- 0 8025 7162"/>
                              <a:gd name="T49" fmla="*/ T48 w 1890"/>
                              <a:gd name="T50" fmla="+- 0 57 31"/>
                              <a:gd name="T51" fmla="*/ 57 h 64"/>
                              <a:gd name="T52" fmla="+- 0 7972 7162"/>
                              <a:gd name="T53" fmla="*/ T52 w 1890"/>
                              <a:gd name="T54" fmla="+- 0 60 31"/>
                              <a:gd name="T55" fmla="*/ 60 h 64"/>
                              <a:gd name="T56" fmla="+- 0 7918 7162"/>
                              <a:gd name="T57" fmla="*/ T56 w 1890"/>
                              <a:gd name="T58" fmla="+- 0 61 31"/>
                              <a:gd name="T59" fmla="*/ 61 h 64"/>
                              <a:gd name="T60" fmla="+- 0 7864 7162"/>
                              <a:gd name="T61" fmla="*/ T60 w 1890"/>
                              <a:gd name="T62" fmla="+- 0 62 31"/>
                              <a:gd name="T63" fmla="*/ 62 h 64"/>
                              <a:gd name="T64" fmla="+- 0 7756 7162"/>
                              <a:gd name="T65" fmla="*/ T64 w 1890"/>
                              <a:gd name="T66" fmla="+- 0 64 31"/>
                              <a:gd name="T67" fmla="*/ 64 h 64"/>
                              <a:gd name="T68" fmla="+- 0 7540 7162"/>
                              <a:gd name="T69" fmla="*/ T68 w 1890"/>
                              <a:gd name="T70" fmla="+- 0 68 31"/>
                              <a:gd name="T71" fmla="*/ 68 h 64"/>
                              <a:gd name="T72" fmla="+- 0 7486 7162"/>
                              <a:gd name="T73" fmla="*/ T72 w 1890"/>
                              <a:gd name="T74" fmla="+- 0 68 31"/>
                              <a:gd name="T75" fmla="*/ 68 h 64"/>
                              <a:gd name="T76" fmla="+- 0 7378 7162"/>
                              <a:gd name="T77" fmla="*/ T76 w 1890"/>
                              <a:gd name="T78" fmla="+- 0 70 31"/>
                              <a:gd name="T79" fmla="*/ 70 h 64"/>
                              <a:gd name="T80" fmla="+- 0 7324 7162"/>
                              <a:gd name="T81" fmla="*/ T80 w 1890"/>
                              <a:gd name="T82" fmla="+- 0 71 31"/>
                              <a:gd name="T83" fmla="*/ 71 h 64"/>
                              <a:gd name="T84" fmla="+- 0 7216 7162"/>
                              <a:gd name="T85" fmla="*/ T84 w 1890"/>
                              <a:gd name="T86" fmla="+- 0 73 31"/>
                              <a:gd name="T87" fmla="*/ 73 h 64"/>
                              <a:gd name="T88" fmla="+- 0 7162 7162"/>
                              <a:gd name="T89" fmla="*/ T88 w 1890"/>
                              <a:gd name="T90" fmla="+- 0 75 31"/>
                              <a:gd name="T91" fmla="*/ 75 h 64"/>
                              <a:gd name="T92" fmla="+- 0 7162 7162"/>
                              <a:gd name="T93" fmla="*/ T92 w 1890"/>
                              <a:gd name="T94" fmla="+- 0 95 31"/>
                              <a:gd name="T95" fmla="*/ 95 h 64"/>
                              <a:gd name="T96" fmla="+- 0 7216 7162"/>
                              <a:gd name="T97" fmla="*/ T96 w 1890"/>
                              <a:gd name="T98" fmla="+- 0 93 31"/>
                              <a:gd name="T99" fmla="*/ 93 h 64"/>
                              <a:gd name="T100" fmla="+- 0 7324 7162"/>
                              <a:gd name="T101" fmla="*/ T100 w 1890"/>
                              <a:gd name="T102" fmla="+- 0 91 31"/>
                              <a:gd name="T103" fmla="*/ 91 h 64"/>
                              <a:gd name="T104" fmla="+- 0 7378 7162"/>
                              <a:gd name="T105" fmla="*/ T104 w 1890"/>
                              <a:gd name="T106" fmla="+- 0 90 31"/>
                              <a:gd name="T107" fmla="*/ 90 h 64"/>
                              <a:gd name="T108" fmla="+- 0 7486 7162"/>
                              <a:gd name="T109" fmla="*/ T108 w 1890"/>
                              <a:gd name="T110" fmla="+- 0 88 31"/>
                              <a:gd name="T111" fmla="*/ 88 h 64"/>
                              <a:gd name="T112" fmla="+- 0 7540 7162"/>
                              <a:gd name="T113" fmla="*/ T112 w 1890"/>
                              <a:gd name="T114" fmla="+- 0 89 31"/>
                              <a:gd name="T115" fmla="*/ 89 h 64"/>
                              <a:gd name="T116" fmla="+- 0 7594 7162"/>
                              <a:gd name="T117" fmla="*/ T116 w 1890"/>
                              <a:gd name="T118" fmla="+- 0 87 31"/>
                              <a:gd name="T119" fmla="*/ 87 h 64"/>
                              <a:gd name="T120" fmla="+- 0 7702 7162"/>
                              <a:gd name="T121" fmla="*/ T120 w 1890"/>
                              <a:gd name="T122" fmla="+- 0 85 31"/>
                              <a:gd name="T123" fmla="*/ 85 h 64"/>
                              <a:gd name="T124" fmla="+- 0 7810 7162"/>
                              <a:gd name="T125" fmla="*/ T124 w 1890"/>
                              <a:gd name="T126" fmla="+- 0 84 31"/>
                              <a:gd name="T127" fmla="*/ 84 h 64"/>
                              <a:gd name="T128" fmla="+- 0 7864 7162"/>
                              <a:gd name="T129" fmla="*/ T128 w 1890"/>
                              <a:gd name="T130" fmla="+- 0 83 31"/>
                              <a:gd name="T131" fmla="*/ 83 h 64"/>
                              <a:gd name="T132" fmla="+- 0 7918 7162"/>
                              <a:gd name="T133" fmla="*/ T132 w 1890"/>
                              <a:gd name="T134" fmla="+- 0 81 31"/>
                              <a:gd name="T135" fmla="*/ 81 h 64"/>
                              <a:gd name="T136" fmla="+- 0 7972 7162"/>
                              <a:gd name="T137" fmla="*/ T136 w 1890"/>
                              <a:gd name="T138" fmla="+- 0 80 31"/>
                              <a:gd name="T139" fmla="*/ 80 h 64"/>
                              <a:gd name="T140" fmla="+- 0 8025 7162"/>
                              <a:gd name="T141" fmla="*/ T140 w 1890"/>
                              <a:gd name="T142" fmla="+- 0 78 31"/>
                              <a:gd name="T143" fmla="*/ 78 h 64"/>
                              <a:gd name="T144" fmla="+- 0 8079 7162"/>
                              <a:gd name="T145" fmla="*/ T144 w 1890"/>
                              <a:gd name="T146" fmla="+- 0 77 31"/>
                              <a:gd name="T147" fmla="*/ 77 h 64"/>
                              <a:gd name="T148" fmla="+- 0 8133 7162"/>
                              <a:gd name="T149" fmla="*/ T148 w 1890"/>
                              <a:gd name="T150" fmla="+- 0 74 31"/>
                              <a:gd name="T151" fmla="*/ 74 h 64"/>
                              <a:gd name="T152" fmla="+- 0 8187 7162"/>
                              <a:gd name="T153" fmla="*/ T152 w 1890"/>
                              <a:gd name="T154" fmla="+- 0 73 31"/>
                              <a:gd name="T155" fmla="*/ 73 h 64"/>
                              <a:gd name="T156" fmla="+- 0 8241 7162"/>
                              <a:gd name="T157" fmla="*/ T156 w 1890"/>
                              <a:gd name="T158" fmla="+- 0 75 31"/>
                              <a:gd name="T159" fmla="*/ 75 h 64"/>
                              <a:gd name="T160" fmla="+- 0 8295 7162"/>
                              <a:gd name="T161" fmla="*/ T160 w 1890"/>
                              <a:gd name="T162" fmla="+- 0 73 31"/>
                              <a:gd name="T163" fmla="*/ 73 h 64"/>
                              <a:gd name="T164" fmla="+- 0 8349 7162"/>
                              <a:gd name="T165" fmla="*/ T164 w 1890"/>
                              <a:gd name="T166" fmla="+- 0 69 31"/>
                              <a:gd name="T167" fmla="*/ 69 h 64"/>
                              <a:gd name="T168" fmla="+- 0 8403 7162"/>
                              <a:gd name="T169" fmla="*/ T168 w 1890"/>
                              <a:gd name="T170" fmla="+- 0 68 31"/>
                              <a:gd name="T171" fmla="*/ 68 h 64"/>
                              <a:gd name="T172" fmla="+- 0 8565 7162"/>
                              <a:gd name="T173" fmla="*/ T172 w 1890"/>
                              <a:gd name="T174" fmla="+- 0 65 31"/>
                              <a:gd name="T175" fmla="*/ 65 h 64"/>
                              <a:gd name="T176" fmla="+- 0 8781 7162"/>
                              <a:gd name="T177" fmla="*/ T176 w 1890"/>
                              <a:gd name="T178" fmla="+- 0 60 31"/>
                              <a:gd name="T179" fmla="*/ 60 h 64"/>
                              <a:gd name="T180" fmla="+- 0 8835 7162"/>
                              <a:gd name="T181" fmla="*/ T180 w 1890"/>
                              <a:gd name="T182" fmla="+- 0 59 31"/>
                              <a:gd name="T183" fmla="*/ 59 h 64"/>
                              <a:gd name="T184" fmla="+- 0 8943 7162"/>
                              <a:gd name="T185" fmla="*/ T184 w 1890"/>
                              <a:gd name="T186" fmla="+- 0 57 31"/>
                              <a:gd name="T187" fmla="*/ 57 h 64"/>
                              <a:gd name="T188" fmla="+- 0 8997 7162"/>
                              <a:gd name="T189" fmla="*/ T188 w 1890"/>
                              <a:gd name="T190" fmla="+- 0 56 31"/>
                              <a:gd name="T191" fmla="*/ 56 h 64"/>
                              <a:gd name="T192" fmla="+- 0 9051 7162"/>
                              <a:gd name="T193" fmla="*/ T192 w 1890"/>
                              <a:gd name="T194" fmla="+- 0 54 31"/>
                              <a:gd name="T195" fmla="*/ 54 h 64"/>
                              <a:gd name="T196" fmla="+- 0 9051 7162"/>
                              <a:gd name="T197" fmla="*/ T196 w 1890"/>
                              <a:gd name="T198" fmla="+- 0 31 31"/>
                              <a:gd name="T199" fmla="*/ 3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6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673" y="6"/>
                                </a:lnTo>
                                <a:lnTo>
                                  <a:pt x="1619" y="7"/>
                                </a:lnTo>
                                <a:lnTo>
                                  <a:pt x="1403" y="13"/>
                                </a:lnTo>
                                <a:lnTo>
                                  <a:pt x="1349" y="14"/>
                                </a:lnTo>
                                <a:lnTo>
                                  <a:pt x="1187" y="17"/>
                                </a:lnTo>
                                <a:lnTo>
                                  <a:pt x="1133" y="21"/>
                                </a:lnTo>
                                <a:lnTo>
                                  <a:pt x="1079" y="23"/>
                                </a:lnTo>
                                <a:lnTo>
                                  <a:pt x="1025" y="21"/>
                                </a:lnTo>
                                <a:lnTo>
                                  <a:pt x="971" y="23"/>
                                </a:lnTo>
                                <a:lnTo>
                                  <a:pt x="917" y="25"/>
                                </a:lnTo>
                                <a:lnTo>
                                  <a:pt x="863" y="26"/>
                                </a:lnTo>
                                <a:lnTo>
                                  <a:pt x="810" y="29"/>
                                </a:lnTo>
                                <a:lnTo>
                                  <a:pt x="756" y="30"/>
                                </a:lnTo>
                                <a:lnTo>
                                  <a:pt x="702" y="31"/>
                                </a:lnTo>
                                <a:lnTo>
                                  <a:pt x="594" y="33"/>
                                </a:lnTo>
                                <a:lnTo>
                                  <a:pt x="378" y="37"/>
                                </a:lnTo>
                                <a:lnTo>
                                  <a:pt x="324" y="37"/>
                                </a:lnTo>
                                <a:lnTo>
                                  <a:pt x="216" y="39"/>
                                </a:lnTo>
                                <a:lnTo>
                                  <a:pt x="162" y="40"/>
                                </a:lnTo>
                                <a:lnTo>
                                  <a:pt x="54" y="42"/>
                                </a:lnTo>
                                <a:lnTo>
                                  <a:pt x="0" y="44"/>
                                </a:lnTo>
                                <a:lnTo>
                                  <a:pt x="0" y="64"/>
                                </a:lnTo>
                                <a:lnTo>
                                  <a:pt x="54" y="62"/>
                                </a:lnTo>
                                <a:lnTo>
                                  <a:pt x="162" y="60"/>
                                </a:lnTo>
                                <a:lnTo>
                                  <a:pt x="216" y="59"/>
                                </a:lnTo>
                                <a:lnTo>
                                  <a:pt x="324" y="57"/>
                                </a:lnTo>
                                <a:lnTo>
                                  <a:pt x="378" y="58"/>
                                </a:lnTo>
                                <a:lnTo>
                                  <a:pt x="432" y="56"/>
                                </a:lnTo>
                                <a:lnTo>
                                  <a:pt x="540" y="54"/>
                                </a:lnTo>
                                <a:lnTo>
                                  <a:pt x="648" y="53"/>
                                </a:lnTo>
                                <a:lnTo>
                                  <a:pt x="702" y="52"/>
                                </a:lnTo>
                                <a:lnTo>
                                  <a:pt x="756" y="50"/>
                                </a:lnTo>
                                <a:lnTo>
                                  <a:pt x="810" y="49"/>
                                </a:lnTo>
                                <a:lnTo>
                                  <a:pt x="863" y="47"/>
                                </a:lnTo>
                                <a:lnTo>
                                  <a:pt x="917" y="46"/>
                                </a:lnTo>
                                <a:lnTo>
                                  <a:pt x="971" y="43"/>
                                </a:lnTo>
                                <a:lnTo>
                                  <a:pt x="1025" y="42"/>
                                </a:lnTo>
                                <a:lnTo>
                                  <a:pt x="1079" y="44"/>
                                </a:lnTo>
                                <a:lnTo>
                                  <a:pt x="1133" y="42"/>
                                </a:lnTo>
                                <a:lnTo>
                                  <a:pt x="1187" y="38"/>
                                </a:lnTo>
                                <a:lnTo>
                                  <a:pt x="1241" y="37"/>
                                </a:lnTo>
                                <a:lnTo>
                                  <a:pt x="1403" y="34"/>
                                </a:lnTo>
                                <a:lnTo>
                                  <a:pt x="1619" y="29"/>
                                </a:lnTo>
                                <a:lnTo>
                                  <a:pt x="1673" y="28"/>
                                </a:lnTo>
                                <a:lnTo>
                                  <a:pt x="1781" y="26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409"/>
                        <wps:cNvSpPr>
                          <a:spLocks/>
                        </wps:cNvSpPr>
                        <wps:spPr bwMode="auto">
                          <a:xfrm>
                            <a:off x="7161" y="-40"/>
                            <a:ext cx="1890" cy="8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40 -40"/>
                              <a:gd name="T3" fmla="*/ -40 h 85"/>
                              <a:gd name="T4" fmla="+- 0 8997 7162"/>
                              <a:gd name="T5" fmla="*/ T4 w 1890"/>
                              <a:gd name="T6" fmla="+- 0 -38 -40"/>
                              <a:gd name="T7" fmla="*/ -38 h 85"/>
                              <a:gd name="T8" fmla="+- 0 8943 7162"/>
                              <a:gd name="T9" fmla="*/ T8 w 1890"/>
                              <a:gd name="T10" fmla="+- 0 -37 -40"/>
                              <a:gd name="T11" fmla="*/ -37 h 85"/>
                              <a:gd name="T12" fmla="+- 0 8889 7162"/>
                              <a:gd name="T13" fmla="*/ T12 w 1890"/>
                              <a:gd name="T14" fmla="+- 0 -34 -40"/>
                              <a:gd name="T15" fmla="*/ -34 h 85"/>
                              <a:gd name="T16" fmla="+- 0 8835 7162"/>
                              <a:gd name="T17" fmla="*/ T16 w 1890"/>
                              <a:gd name="T18" fmla="+- 0 -33 -40"/>
                              <a:gd name="T19" fmla="*/ -33 h 85"/>
                              <a:gd name="T20" fmla="+- 0 8781 7162"/>
                              <a:gd name="T21" fmla="*/ T20 w 1890"/>
                              <a:gd name="T22" fmla="+- 0 -31 -40"/>
                              <a:gd name="T23" fmla="*/ -31 h 85"/>
                              <a:gd name="T24" fmla="+- 0 8727 7162"/>
                              <a:gd name="T25" fmla="*/ T24 w 1890"/>
                              <a:gd name="T26" fmla="+- 0 -30 -40"/>
                              <a:gd name="T27" fmla="*/ -30 h 85"/>
                              <a:gd name="T28" fmla="+- 0 8673 7162"/>
                              <a:gd name="T29" fmla="*/ T28 w 1890"/>
                              <a:gd name="T30" fmla="+- 0 -28 -40"/>
                              <a:gd name="T31" fmla="*/ -28 h 85"/>
                              <a:gd name="T32" fmla="+- 0 8565 7162"/>
                              <a:gd name="T33" fmla="*/ T32 w 1890"/>
                              <a:gd name="T34" fmla="+- 0 -24 -40"/>
                              <a:gd name="T35" fmla="*/ -24 h 85"/>
                              <a:gd name="T36" fmla="+- 0 8457 7162"/>
                              <a:gd name="T37" fmla="*/ T36 w 1890"/>
                              <a:gd name="T38" fmla="+- 0 -20 -40"/>
                              <a:gd name="T39" fmla="*/ -20 h 85"/>
                              <a:gd name="T40" fmla="+- 0 8403 7162"/>
                              <a:gd name="T41" fmla="*/ T40 w 1890"/>
                              <a:gd name="T42" fmla="+- 0 -17 -40"/>
                              <a:gd name="T43" fmla="*/ -17 h 85"/>
                              <a:gd name="T44" fmla="+- 0 8349 7162"/>
                              <a:gd name="T45" fmla="*/ T44 w 1890"/>
                              <a:gd name="T46" fmla="+- 0 -15 -40"/>
                              <a:gd name="T47" fmla="*/ -15 h 85"/>
                              <a:gd name="T48" fmla="+- 0 8295 7162"/>
                              <a:gd name="T49" fmla="*/ T48 w 1890"/>
                              <a:gd name="T50" fmla="+- 0 -15 -40"/>
                              <a:gd name="T51" fmla="*/ -15 h 85"/>
                              <a:gd name="T52" fmla="+- 0 8241 7162"/>
                              <a:gd name="T53" fmla="*/ T52 w 1890"/>
                              <a:gd name="T54" fmla="+- 0 -11 -40"/>
                              <a:gd name="T55" fmla="*/ -11 h 85"/>
                              <a:gd name="T56" fmla="+- 0 8187 7162"/>
                              <a:gd name="T57" fmla="*/ T56 w 1890"/>
                              <a:gd name="T58" fmla="+- 0 -11 -40"/>
                              <a:gd name="T59" fmla="*/ -11 h 85"/>
                              <a:gd name="T60" fmla="+- 0 8133 7162"/>
                              <a:gd name="T61" fmla="*/ T60 w 1890"/>
                              <a:gd name="T62" fmla="+- 0 -6 -40"/>
                              <a:gd name="T63" fmla="*/ -6 h 85"/>
                              <a:gd name="T64" fmla="+- 0 8079 7162"/>
                              <a:gd name="T65" fmla="*/ T64 w 1890"/>
                              <a:gd name="T66" fmla="+- 0 -5 -40"/>
                              <a:gd name="T67" fmla="*/ -5 h 85"/>
                              <a:gd name="T68" fmla="+- 0 8025 7162"/>
                              <a:gd name="T69" fmla="*/ T68 w 1890"/>
                              <a:gd name="T70" fmla="+- 0 -3 -40"/>
                              <a:gd name="T71" fmla="*/ -3 h 85"/>
                              <a:gd name="T72" fmla="+- 0 7972 7162"/>
                              <a:gd name="T73" fmla="*/ T72 w 1890"/>
                              <a:gd name="T74" fmla="+- 0 -4 -40"/>
                              <a:gd name="T75" fmla="*/ -4 h 85"/>
                              <a:gd name="T76" fmla="+- 0 7918 7162"/>
                              <a:gd name="T77" fmla="*/ T76 w 1890"/>
                              <a:gd name="T78" fmla="+- 0 -1 -40"/>
                              <a:gd name="T79" fmla="*/ -1 h 85"/>
                              <a:gd name="T80" fmla="+- 0 7864 7162"/>
                              <a:gd name="T81" fmla="*/ T80 w 1890"/>
                              <a:gd name="T82" fmla="+- 0 0 -40"/>
                              <a:gd name="T83" fmla="*/ 0 h 85"/>
                              <a:gd name="T84" fmla="+- 0 7810 7162"/>
                              <a:gd name="T85" fmla="*/ T84 w 1890"/>
                              <a:gd name="T86" fmla="+- 0 5 -40"/>
                              <a:gd name="T87" fmla="*/ 5 h 85"/>
                              <a:gd name="T88" fmla="+- 0 7756 7162"/>
                              <a:gd name="T89" fmla="*/ T88 w 1890"/>
                              <a:gd name="T90" fmla="+- 0 5 -40"/>
                              <a:gd name="T91" fmla="*/ 5 h 85"/>
                              <a:gd name="T92" fmla="+- 0 7594 7162"/>
                              <a:gd name="T93" fmla="*/ T92 w 1890"/>
                              <a:gd name="T94" fmla="+- 0 10 -40"/>
                              <a:gd name="T95" fmla="*/ 10 h 85"/>
                              <a:gd name="T96" fmla="+- 0 7540 7162"/>
                              <a:gd name="T97" fmla="*/ T96 w 1890"/>
                              <a:gd name="T98" fmla="+- 0 11 -40"/>
                              <a:gd name="T99" fmla="*/ 11 h 85"/>
                              <a:gd name="T100" fmla="+- 0 7486 7162"/>
                              <a:gd name="T101" fmla="*/ T100 w 1890"/>
                              <a:gd name="T102" fmla="+- 0 12 -40"/>
                              <a:gd name="T103" fmla="*/ 12 h 85"/>
                              <a:gd name="T104" fmla="+- 0 7432 7162"/>
                              <a:gd name="T105" fmla="*/ T104 w 1890"/>
                              <a:gd name="T106" fmla="+- 0 18 -40"/>
                              <a:gd name="T107" fmla="*/ 18 h 85"/>
                              <a:gd name="T108" fmla="+- 0 7378 7162"/>
                              <a:gd name="T109" fmla="*/ T108 w 1890"/>
                              <a:gd name="T110" fmla="+- 0 19 -40"/>
                              <a:gd name="T111" fmla="*/ 19 h 85"/>
                              <a:gd name="T112" fmla="+- 0 7324 7162"/>
                              <a:gd name="T113" fmla="*/ T112 w 1890"/>
                              <a:gd name="T114" fmla="+- 0 21 -40"/>
                              <a:gd name="T115" fmla="*/ 21 h 85"/>
                              <a:gd name="T116" fmla="+- 0 7270 7162"/>
                              <a:gd name="T117" fmla="*/ T116 w 1890"/>
                              <a:gd name="T118" fmla="+- 0 22 -40"/>
                              <a:gd name="T119" fmla="*/ 22 h 85"/>
                              <a:gd name="T120" fmla="+- 0 7216 7162"/>
                              <a:gd name="T121" fmla="*/ T120 w 1890"/>
                              <a:gd name="T122" fmla="+- 0 23 -40"/>
                              <a:gd name="T123" fmla="*/ 23 h 85"/>
                              <a:gd name="T124" fmla="+- 0 7162 7162"/>
                              <a:gd name="T125" fmla="*/ T124 w 1890"/>
                              <a:gd name="T126" fmla="+- 0 25 -40"/>
                              <a:gd name="T127" fmla="*/ 25 h 85"/>
                              <a:gd name="T128" fmla="+- 0 7162 7162"/>
                              <a:gd name="T129" fmla="*/ T128 w 1890"/>
                              <a:gd name="T130" fmla="+- 0 45 -40"/>
                              <a:gd name="T131" fmla="*/ 45 h 85"/>
                              <a:gd name="T132" fmla="+- 0 7216 7162"/>
                              <a:gd name="T133" fmla="*/ T132 w 1890"/>
                              <a:gd name="T134" fmla="+- 0 43 -40"/>
                              <a:gd name="T135" fmla="*/ 43 h 85"/>
                              <a:gd name="T136" fmla="+- 0 7270 7162"/>
                              <a:gd name="T137" fmla="*/ T136 w 1890"/>
                              <a:gd name="T138" fmla="+- 0 42 -40"/>
                              <a:gd name="T139" fmla="*/ 42 h 85"/>
                              <a:gd name="T140" fmla="+- 0 7324 7162"/>
                              <a:gd name="T141" fmla="*/ T140 w 1890"/>
                              <a:gd name="T142" fmla="+- 0 41 -40"/>
                              <a:gd name="T143" fmla="*/ 41 h 85"/>
                              <a:gd name="T144" fmla="+- 0 7378 7162"/>
                              <a:gd name="T145" fmla="*/ T144 w 1890"/>
                              <a:gd name="T146" fmla="+- 0 39 -40"/>
                              <a:gd name="T147" fmla="*/ 39 h 85"/>
                              <a:gd name="T148" fmla="+- 0 7432 7162"/>
                              <a:gd name="T149" fmla="*/ T148 w 1890"/>
                              <a:gd name="T150" fmla="+- 0 38 -40"/>
                              <a:gd name="T151" fmla="*/ 38 h 85"/>
                              <a:gd name="T152" fmla="+- 0 7486 7162"/>
                              <a:gd name="T153" fmla="*/ T152 w 1890"/>
                              <a:gd name="T154" fmla="+- 0 32 -40"/>
                              <a:gd name="T155" fmla="*/ 32 h 85"/>
                              <a:gd name="T156" fmla="+- 0 7594 7162"/>
                              <a:gd name="T157" fmla="*/ T156 w 1890"/>
                              <a:gd name="T158" fmla="+- 0 30 -40"/>
                              <a:gd name="T159" fmla="*/ 30 h 85"/>
                              <a:gd name="T160" fmla="+- 0 7756 7162"/>
                              <a:gd name="T161" fmla="*/ T160 w 1890"/>
                              <a:gd name="T162" fmla="+- 0 25 -40"/>
                              <a:gd name="T163" fmla="*/ 25 h 85"/>
                              <a:gd name="T164" fmla="+- 0 7810 7162"/>
                              <a:gd name="T165" fmla="*/ T164 w 1890"/>
                              <a:gd name="T166" fmla="+- 0 25 -40"/>
                              <a:gd name="T167" fmla="*/ 25 h 85"/>
                              <a:gd name="T168" fmla="+- 0 7864 7162"/>
                              <a:gd name="T169" fmla="*/ T168 w 1890"/>
                              <a:gd name="T170" fmla="+- 0 20 -40"/>
                              <a:gd name="T171" fmla="*/ 20 h 85"/>
                              <a:gd name="T172" fmla="+- 0 7918 7162"/>
                              <a:gd name="T173" fmla="*/ T172 w 1890"/>
                              <a:gd name="T174" fmla="+- 0 19 -40"/>
                              <a:gd name="T175" fmla="*/ 19 h 85"/>
                              <a:gd name="T176" fmla="+- 0 7972 7162"/>
                              <a:gd name="T177" fmla="*/ T176 w 1890"/>
                              <a:gd name="T178" fmla="+- 0 16 -40"/>
                              <a:gd name="T179" fmla="*/ 16 h 85"/>
                              <a:gd name="T180" fmla="+- 0 8025 7162"/>
                              <a:gd name="T181" fmla="*/ T180 w 1890"/>
                              <a:gd name="T182" fmla="+- 0 17 -40"/>
                              <a:gd name="T183" fmla="*/ 17 h 85"/>
                              <a:gd name="T184" fmla="+- 0 8133 7162"/>
                              <a:gd name="T185" fmla="*/ T184 w 1890"/>
                              <a:gd name="T186" fmla="+- 0 14 -40"/>
                              <a:gd name="T187" fmla="*/ 14 h 85"/>
                              <a:gd name="T188" fmla="+- 0 8187 7162"/>
                              <a:gd name="T189" fmla="*/ T188 w 1890"/>
                              <a:gd name="T190" fmla="+- 0 9 -40"/>
                              <a:gd name="T191" fmla="*/ 9 h 85"/>
                              <a:gd name="T192" fmla="+- 0 8241 7162"/>
                              <a:gd name="T193" fmla="*/ T192 w 1890"/>
                              <a:gd name="T194" fmla="+- 0 9 -40"/>
                              <a:gd name="T195" fmla="*/ 9 h 85"/>
                              <a:gd name="T196" fmla="+- 0 8295 7162"/>
                              <a:gd name="T197" fmla="*/ T196 w 1890"/>
                              <a:gd name="T198" fmla="+- 0 5 -40"/>
                              <a:gd name="T199" fmla="*/ 5 h 85"/>
                              <a:gd name="T200" fmla="+- 0 8349 7162"/>
                              <a:gd name="T201" fmla="*/ T200 w 1890"/>
                              <a:gd name="T202" fmla="+- 0 5 -40"/>
                              <a:gd name="T203" fmla="*/ 5 h 85"/>
                              <a:gd name="T204" fmla="+- 0 8403 7162"/>
                              <a:gd name="T205" fmla="*/ T204 w 1890"/>
                              <a:gd name="T206" fmla="+- 0 4 -40"/>
                              <a:gd name="T207" fmla="*/ 4 h 85"/>
                              <a:gd name="T208" fmla="+- 0 8457 7162"/>
                              <a:gd name="T209" fmla="*/ T208 w 1890"/>
                              <a:gd name="T210" fmla="+- 0 0 -40"/>
                              <a:gd name="T211" fmla="*/ 0 h 85"/>
                              <a:gd name="T212" fmla="+- 0 8511 7162"/>
                              <a:gd name="T213" fmla="*/ T212 w 1890"/>
                              <a:gd name="T214" fmla="+- 0 -1 -40"/>
                              <a:gd name="T215" fmla="*/ -1 h 85"/>
                              <a:gd name="T216" fmla="+- 0 8565 7162"/>
                              <a:gd name="T217" fmla="*/ T216 w 1890"/>
                              <a:gd name="T218" fmla="+- 0 -3 -40"/>
                              <a:gd name="T219" fmla="*/ -3 h 85"/>
                              <a:gd name="T220" fmla="+- 0 8673 7162"/>
                              <a:gd name="T221" fmla="*/ T220 w 1890"/>
                              <a:gd name="T222" fmla="+- 0 -7 -40"/>
                              <a:gd name="T223" fmla="*/ -7 h 85"/>
                              <a:gd name="T224" fmla="+- 0 8781 7162"/>
                              <a:gd name="T225" fmla="*/ T224 w 1890"/>
                              <a:gd name="T226" fmla="+- 0 -9 -40"/>
                              <a:gd name="T227" fmla="*/ -9 h 85"/>
                              <a:gd name="T228" fmla="+- 0 8835 7162"/>
                              <a:gd name="T229" fmla="*/ T228 w 1890"/>
                              <a:gd name="T230" fmla="+- 0 -11 -40"/>
                              <a:gd name="T231" fmla="*/ -11 h 85"/>
                              <a:gd name="T232" fmla="+- 0 8889 7162"/>
                              <a:gd name="T233" fmla="*/ T232 w 1890"/>
                              <a:gd name="T234" fmla="+- 0 -12 -40"/>
                              <a:gd name="T235" fmla="*/ -12 h 85"/>
                              <a:gd name="T236" fmla="+- 0 8997 7162"/>
                              <a:gd name="T237" fmla="*/ T236 w 1890"/>
                              <a:gd name="T238" fmla="+- 0 -15 -40"/>
                              <a:gd name="T239" fmla="*/ -15 h 85"/>
                              <a:gd name="T240" fmla="+- 0 9051 7162"/>
                              <a:gd name="T241" fmla="*/ T240 w 1890"/>
                              <a:gd name="T242" fmla="+- 0 -16 -40"/>
                              <a:gd name="T243" fmla="*/ -16 h 85"/>
                              <a:gd name="T244" fmla="+- 0 9051 7162"/>
                              <a:gd name="T245" fmla="*/ T244 w 1890"/>
                              <a:gd name="T246" fmla="+- 0 -40 -40"/>
                              <a:gd name="T247" fmla="*/ -4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85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6"/>
                                </a:lnTo>
                                <a:lnTo>
                                  <a:pt x="1673" y="7"/>
                                </a:lnTo>
                                <a:lnTo>
                                  <a:pt x="1619" y="9"/>
                                </a:lnTo>
                                <a:lnTo>
                                  <a:pt x="1565" y="10"/>
                                </a:lnTo>
                                <a:lnTo>
                                  <a:pt x="1511" y="12"/>
                                </a:lnTo>
                                <a:lnTo>
                                  <a:pt x="1403" y="16"/>
                                </a:lnTo>
                                <a:lnTo>
                                  <a:pt x="1295" y="20"/>
                                </a:lnTo>
                                <a:lnTo>
                                  <a:pt x="1241" y="23"/>
                                </a:lnTo>
                                <a:lnTo>
                                  <a:pt x="1187" y="25"/>
                                </a:lnTo>
                                <a:lnTo>
                                  <a:pt x="1133" y="25"/>
                                </a:lnTo>
                                <a:lnTo>
                                  <a:pt x="1079" y="29"/>
                                </a:lnTo>
                                <a:lnTo>
                                  <a:pt x="1025" y="29"/>
                                </a:lnTo>
                                <a:lnTo>
                                  <a:pt x="971" y="34"/>
                                </a:lnTo>
                                <a:lnTo>
                                  <a:pt x="917" y="35"/>
                                </a:lnTo>
                                <a:lnTo>
                                  <a:pt x="863" y="37"/>
                                </a:lnTo>
                                <a:lnTo>
                                  <a:pt x="810" y="36"/>
                                </a:lnTo>
                                <a:lnTo>
                                  <a:pt x="756" y="39"/>
                                </a:lnTo>
                                <a:lnTo>
                                  <a:pt x="702" y="40"/>
                                </a:lnTo>
                                <a:lnTo>
                                  <a:pt x="648" y="45"/>
                                </a:lnTo>
                                <a:lnTo>
                                  <a:pt x="594" y="45"/>
                                </a:lnTo>
                                <a:lnTo>
                                  <a:pt x="432" y="50"/>
                                </a:lnTo>
                                <a:lnTo>
                                  <a:pt x="378" y="51"/>
                                </a:lnTo>
                                <a:lnTo>
                                  <a:pt x="324" y="52"/>
                                </a:lnTo>
                                <a:lnTo>
                                  <a:pt x="270" y="58"/>
                                </a:lnTo>
                                <a:lnTo>
                                  <a:pt x="216" y="59"/>
                                </a:lnTo>
                                <a:lnTo>
                                  <a:pt x="162" y="61"/>
                                </a:lnTo>
                                <a:lnTo>
                                  <a:pt x="108" y="62"/>
                                </a:lnTo>
                                <a:lnTo>
                                  <a:pt x="54" y="63"/>
                                </a:lnTo>
                                <a:lnTo>
                                  <a:pt x="0" y="65"/>
                                </a:lnTo>
                                <a:lnTo>
                                  <a:pt x="0" y="85"/>
                                </a:lnTo>
                                <a:lnTo>
                                  <a:pt x="54" y="83"/>
                                </a:lnTo>
                                <a:lnTo>
                                  <a:pt x="108" y="82"/>
                                </a:lnTo>
                                <a:lnTo>
                                  <a:pt x="162" y="81"/>
                                </a:lnTo>
                                <a:lnTo>
                                  <a:pt x="216" y="79"/>
                                </a:lnTo>
                                <a:lnTo>
                                  <a:pt x="270" y="78"/>
                                </a:lnTo>
                                <a:lnTo>
                                  <a:pt x="324" y="72"/>
                                </a:lnTo>
                                <a:lnTo>
                                  <a:pt x="432" y="70"/>
                                </a:lnTo>
                                <a:lnTo>
                                  <a:pt x="594" y="65"/>
                                </a:lnTo>
                                <a:lnTo>
                                  <a:pt x="648" y="65"/>
                                </a:lnTo>
                                <a:lnTo>
                                  <a:pt x="702" y="60"/>
                                </a:lnTo>
                                <a:lnTo>
                                  <a:pt x="756" y="59"/>
                                </a:lnTo>
                                <a:lnTo>
                                  <a:pt x="810" y="56"/>
                                </a:lnTo>
                                <a:lnTo>
                                  <a:pt x="863" y="57"/>
                                </a:lnTo>
                                <a:lnTo>
                                  <a:pt x="971" y="54"/>
                                </a:lnTo>
                                <a:lnTo>
                                  <a:pt x="1025" y="49"/>
                                </a:lnTo>
                                <a:lnTo>
                                  <a:pt x="1079" y="49"/>
                                </a:lnTo>
                                <a:lnTo>
                                  <a:pt x="1133" y="45"/>
                                </a:lnTo>
                                <a:lnTo>
                                  <a:pt x="1187" y="45"/>
                                </a:lnTo>
                                <a:lnTo>
                                  <a:pt x="1241" y="44"/>
                                </a:lnTo>
                                <a:lnTo>
                                  <a:pt x="1295" y="40"/>
                                </a:lnTo>
                                <a:lnTo>
                                  <a:pt x="1349" y="39"/>
                                </a:lnTo>
                                <a:lnTo>
                                  <a:pt x="1403" y="37"/>
                                </a:lnTo>
                                <a:lnTo>
                                  <a:pt x="1511" y="33"/>
                                </a:lnTo>
                                <a:lnTo>
                                  <a:pt x="1619" y="31"/>
                                </a:lnTo>
                                <a:lnTo>
                                  <a:pt x="1673" y="29"/>
                                </a:lnTo>
                                <a:lnTo>
                                  <a:pt x="1727" y="28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410"/>
                        <wps:cNvSpPr>
                          <a:spLocks/>
                        </wps:cNvSpPr>
                        <wps:spPr bwMode="auto">
                          <a:xfrm>
                            <a:off x="7161" y="43"/>
                            <a:ext cx="1890" cy="8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 43"/>
                              <a:gd name="T3" fmla="*/ 43 h 86"/>
                              <a:gd name="T4" fmla="+- 0 8997 7162"/>
                              <a:gd name="T5" fmla="*/ T4 w 1890"/>
                              <a:gd name="T6" fmla="+- 0 45 43"/>
                              <a:gd name="T7" fmla="*/ 45 h 86"/>
                              <a:gd name="T8" fmla="+- 0 8943 7162"/>
                              <a:gd name="T9" fmla="*/ T8 w 1890"/>
                              <a:gd name="T10" fmla="+- 0 46 43"/>
                              <a:gd name="T11" fmla="*/ 46 h 86"/>
                              <a:gd name="T12" fmla="+- 0 8889 7162"/>
                              <a:gd name="T13" fmla="*/ T12 w 1890"/>
                              <a:gd name="T14" fmla="+- 0 47 43"/>
                              <a:gd name="T15" fmla="*/ 47 h 86"/>
                              <a:gd name="T16" fmla="+- 0 8835 7162"/>
                              <a:gd name="T17" fmla="*/ T16 w 1890"/>
                              <a:gd name="T18" fmla="+- 0 44 43"/>
                              <a:gd name="T19" fmla="*/ 44 h 86"/>
                              <a:gd name="T20" fmla="+- 0 8619 7162"/>
                              <a:gd name="T21" fmla="*/ T20 w 1890"/>
                              <a:gd name="T22" fmla="+- 0 48 43"/>
                              <a:gd name="T23" fmla="*/ 48 h 86"/>
                              <a:gd name="T24" fmla="+- 0 8565 7162"/>
                              <a:gd name="T25" fmla="*/ T24 w 1890"/>
                              <a:gd name="T26" fmla="+- 0 49 43"/>
                              <a:gd name="T27" fmla="*/ 49 h 86"/>
                              <a:gd name="T28" fmla="+- 0 8349 7162"/>
                              <a:gd name="T29" fmla="*/ T28 w 1890"/>
                              <a:gd name="T30" fmla="+- 0 52 43"/>
                              <a:gd name="T31" fmla="*/ 52 h 86"/>
                              <a:gd name="T32" fmla="+- 0 8295 7162"/>
                              <a:gd name="T33" fmla="*/ T32 w 1890"/>
                              <a:gd name="T34" fmla="+- 0 54 43"/>
                              <a:gd name="T35" fmla="*/ 54 h 86"/>
                              <a:gd name="T36" fmla="+- 0 8241 7162"/>
                              <a:gd name="T37" fmla="*/ T36 w 1890"/>
                              <a:gd name="T38" fmla="+- 0 55 43"/>
                              <a:gd name="T39" fmla="*/ 55 h 86"/>
                              <a:gd name="T40" fmla="+- 0 8187 7162"/>
                              <a:gd name="T41" fmla="*/ T40 w 1890"/>
                              <a:gd name="T42" fmla="+- 0 54 43"/>
                              <a:gd name="T43" fmla="*/ 54 h 86"/>
                              <a:gd name="T44" fmla="+- 0 8025 7162"/>
                              <a:gd name="T45" fmla="*/ T44 w 1890"/>
                              <a:gd name="T46" fmla="+- 0 56 43"/>
                              <a:gd name="T47" fmla="*/ 56 h 86"/>
                              <a:gd name="T48" fmla="+- 0 7972 7162"/>
                              <a:gd name="T49" fmla="*/ T48 w 1890"/>
                              <a:gd name="T50" fmla="+- 0 56 43"/>
                              <a:gd name="T51" fmla="*/ 56 h 86"/>
                              <a:gd name="T52" fmla="+- 0 7918 7162"/>
                              <a:gd name="T53" fmla="*/ T52 w 1890"/>
                              <a:gd name="T54" fmla="+- 0 56 43"/>
                              <a:gd name="T55" fmla="*/ 56 h 86"/>
                              <a:gd name="T56" fmla="+- 0 7864 7162"/>
                              <a:gd name="T57" fmla="*/ T56 w 1890"/>
                              <a:gd name="T58" fmla="+- 0 57 43"/>
                              <a:gd name="T59" fmla="*/ 57 h 86"/>
                              <a:gd name="T60" fmla="+- 0 7810 7162"/>
                              <a:gd name="T61" fmla="*/ T60 w 1890"/>
                              <a:gd name="T62" fmla="+- 0 57 43"/>
                              <a:gd name="T63" fmla="*/ 57 h 86"/>
                              <a:gd name="T64" fmla="+- 0 7756 7162"/>
                              <a:gd name="T65" fmla="*/ T64 w 1890"/>
                              <a:gd name="T66" fmla="+- 0 57 43"/>
                              <a:gd name="T67" fmla="*/ 57 h 86"/>
                              <a:gd name="T68" fmla="+- 0 7648 7162"/>
                              <a:gd name="T69" fmla="*/ T68 w 1890"/>
                              <a:gd name="T70" fmla="+- 0 58 43"/>
                              <a:gd name="T71" fmla="*/ 58 h 86"/>
                              <a:gd name="T72" fmla="+- 0 7594 7162"/>
                              <a:gd name="T73" fmla="*/ T72 w 1890"/>
                              <a:gd name="T74" fmla="+- 0 59 43"/>
                              <a:gd name="T75" fmla="*/ 59 h 86"/>
                              <a:gd name="T76" fmla="+- 0 7486 7162"/>
                              <a:gd name="T77" fmla="*/ T76 w 1890"/>
                              <a:gd name="T78" fmla="+- 0 61 43"/>
                              <a:gd name="T79" fmla="*/ 61 h 86"/>
                              <a:gd name="T80" fmla="+- 0 7432 7162"/>
                              <a:gd name="T81" fmla="*/ T80 w 1890"/>
                              <a:gd name="T82" fmla="+- 0 62 43"/>
                              <a:gd name="T83" fmla="*/ 62 h 86"/>
                              <a:gd name="T84" fmla="+- 0 7378 7162"/>
                              <a:gd name="T85" fmla="*/ T84 w 1890"/>
                              <a:gd name="T86" fmla="+- 0 65 43"/>
                              <a:gd name="T87" fmla="*/ 65 h 86"/>
                              <a:gd name="T88" fmla="+- 0 7324 7162"/>
                              <a:gd name="T89" fmla="*/ T88 w 1890"/>
                              <a:gd name="T90" fmla="+- 0 67 43"/>
                              <a:gd name="T91" fmla="*/ 67 h 86"/>
                              <a:gd name="T92" fmla="+- 0 7162 7162"/>
                              <a:gd name="T93" fmla="*/ T92 w 1890"/>
                              <a:gd name="T94" fmla="+- 0 69 43"/>
                              <a:gd name="T95" fmla="*/ 69 h 86"/>
                              <a:gd name="T96" fmla="+- 0 7162 7162"/>
                              <a:gd name="T97" fmla="*/ T96 w 1890"/>
                              <a:gd name="T98" fmla="+- 0 129 43"/>
                              <a:gd name="T99" fmla="*/ 129 h 86"/>
                              <a:gd name="T100" fmla="+- 0 7216 7162"/>
                              <a:gd name="T101" fmla="*/ T100 w 1890"/>
                              <a:gd name="T102" fmla="+- 0 129 43"/>
                              <a:gd name="T103" fmla="*/ 129 h 86"/>
                              <a:gd name="T104" fmla="+- 0 7270 7162"/>
                              <a:gd name="T105" fmla="*/ T104 w 1890"/>
                              <a:gd name="T106" fmla="+- 0 127 43"/>
                              <a:gd name="T107" fmla="*/ 127 h 86"/>
                              <a:gd name="T108" fmla="+- 0 7324 7162"/>
                              <a:gd name="T109" fmla="*/ T108 w 1890"/>
                              <a:gd name="T110" fmla="+- 0 127 43"/>
                              <a:gd name="T111" fmla="*/ 127 h 86"/>
                              <a:gd name="T112" fmla="+- 0 7378 7162"/>
                              <a:gd name="T113" fmla="*/ T112 w 1890"/>
                              <a:gd name="T114" fmla="+- 0 126 43"/>
                              <a:gd name="T115" fmla="*/ 126 h 86"/>
                              <a:gd name="T116" fmla="+- 0 7432 7162"/>
                              <a:gd name="T117" fmla="*/ T116 w 1890"/>
                              <a:gd name="T118" fmla="+- 0 122 43"/>
                              <a:gd name="T119" fmla="*/ 122 h 86"/>
                              <a:gd name="T120" fmla="+- 0 7594 7162"/>
                              <a:gd name="T121" fmla="*/ T120 w 1890"/>
                              <a:gd name="T122" fmla="+- 0 119 43"/>
                              <a:gd name="T123" fmla="*/ 119 h 86"/>
                              <a:gd name="T124" fmla="+- 0 7648 7162"/>
                              <a:gd name="T125" fmla="*/ T124 w 1890"/>
                              <a:gd name="T126" fmla="+- 0 118 43"/>
                              <a:gd name="T127" fmla="*/ 118 h 86"/>
                              <a:gd name="T128" fmla="+- 0 7756 7162"/>
                              <a:gd name="T129" fmla="*/ T128 w 1890"/>
                              <a:gd name="T130" fmla="+- 0 117 43"/>
                              <a:gd name="T131" fmla="*/ 117 h 86"/>
                              <a:gd name="T132" fmla="+- 0 7864 7162"/>
                              <a:gd name="T133" fmla="*/ T132 w 1890"/>
                              <a:gd name="T134" fmla="+- 0 117 43"/>
                              <a:gd name="T135" fmla="*/ 117 h 86"/>
                              <a:gd name="T136" fmla="+- 0 7918 7162"/>
                              <a:gd name="T137" fmla="*/ T136 w 1890"/>
                              <a:gd name="T138" fmla="+- 0 116 43"/>
                              <a:gd name="T139" fmla="*/ 116 h 86"/>
                              <a:gd name="T140" fmla="+- 0 8025 7162"/>
                              <a:gd name="T141" fmla="*/ T140 w 1890"/>
                              <a:gd name="T142" fmla="+- 0 116 43"/>
                              <a:gd name="T143" fmla="*/ 116 h 86"/>
                              <a:gd name="T144" fmla="+- 0 8079 7162"/>
                              <a:gd name="T145" fmla="*/ T144 w 1890"/>
                              <a:gd name="T146" fmla="+- 0 116 43"/>
                              <a:gd name="T147" fmla="*/ 116 h 86"/>
                              <a:gd name="T148" fmla="+- 0 8187 7162"/>
                              <a:gd name="T149" fmla="*/ T148 w 1890"/>
                              <a:gd name="T150" fmla="+- 0 115 43"/>
                              <a:gd name="T151" fmla="*/ 115 h 86"/>
                              <a:gd name="T152" fmla="+- 0 8241 7162"/>
                              <a:gd name="T153" fmla="*/ T152 w 1890"/>
                              <a:gd name="T154" fmla="+- 0 115 43"/>
                              <a:gd name="T155" fmla="*/ 115 h 86"/>
                              <a:gd name="T156" fmla="+- 0 8295 7162"/>
                              <a:gd name="T157" fmla="*/ T156 w 1890"/>
                              <a:gd name="T158" fmla="+- 0 115 43"/>
                              <a:gd name="T159" fmla="*/ 115 h 86"/>
                              <a:gd name="T160" fmla="+- 0 8349 7162"/>
                              <a:gd name="T161" fmla="*/ T160 w 1890"/>
                              <a:gd name="T162" fmla="+- 0 114 43"/>
                              <a:gd name="T163" fmla="*/ 114 h 86"/>
                              <a:gd name="T164" fmla="+- 0 8403 7162"/>
                              <a:gd name="T165" fmla="*/ T164 w 1890"/>
                              <a:gd name="T166" fmla="+- 0 113 43"/>
                              <a:gd name="T167" fmla="*/ 113 h 86"/>
                              <a:gd name="T168" fmla="+- 0 8565 7162"/>
                              <a:gd name="T169" fmla="*/ T168 w 1890"/>
                              <a:gd name="T170" fmla="+- 0 112 43"/>
                              <a:gd name="T171" fmla="*/ 112 h 86"/>
                              <a:gd name="T172" fmla="+- 0 8619 7162"/>
                              <a:gd name="T173" fmla="*/ T172 w 1890"/>
                              <a:gd name="T174" fmla="+- 0 111 43"/>
                              <a:gd name="T175" fmla="*/ 111 h 86"/>
                              <a:gd name="T176" fmla="+- 0 8835 7162"/>
                              <a:gd name="T177" fmla="*/ T176 w 1890"/>
                              <a:gd name="T178" fmla="+- 0 110 43"/>
                              <a:gd name="T179" fmla="*/ 110 h 86"/>
                              <a:gd name="T180" fmla="+- 0 8889 7162"/>
                              <a:gd name="T181" fmla="*/ T180 w 1890"/>
                              <a:gd name="T182" fmla="+- 0 114 43"/>
                              <a:gd name="T183" fmla="*/ 114 h 86"/>
                              <a:gd name="T184" fmla="+- 0 8943 7162"/>
                              <a:gd name="T185" fmla="*/ T184 w 1890"/>
                              <a:gd name="T186" fmla="+- 0 114 43"/>
                              <a:gd name="T187" fmla="*/ 114 h 86"/>
                              <a:gd name="T188" fmla="+- 0 8997 7162"/>
                              <a:gd name="T189" fmla="*/ T188 w 1890"/>
                              <a:gd name="T190" fmla="+- 0 114 43"/>
                              <a:gd name="T191" fmla="*/ 114 h 86"/>
                              <a:gd name="T192" fmla="+- 0 9051 7162"/>
                              <a:gd name="T193" fmla="*/ T192 w 1890"/>
                              <a:gd name="T194" fmla="+- 0 112 43"/>
                              <a:gd name="T195" fmla="*/ 112 h 86"/>
                              <a:gd name="T196" fmla="+- 0 9051 7162"/>
                              <a:gd name="T197" fmla="*/ T196 w 1890"/>
                              <a:gd name="T198" fmla="+- 0 43 43"/>
                              <a:gd name="T199" fmla="*/ 4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86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4"/>
                                </a:lnTo>
                                <a:lnTo>
                                  <a:pt x="1673" y="1"/>
                                </a:lnTo>
                                <a:lnTo>
                                  <a:pt x="1457" y="5"/>
                                </a:lnTo>
                                <a:lnTo>
                                  <a:pt x="1403" y="6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1"/>
                                </a:lnTo>
                                <a:lnTo>
                                  <a:pt x="1079" y="12"/>
                                </a:lnTo>
                                <a:lnTo>
                                  <a:pt x="1025" y="11"/>
                                </a:lnTo>
                                <a:lnTo>
                                  <a:pt x="863" y="13"/>
                                </a:lnTo>
                                <a:lnTo>
                                  <a:pt x="810" y="13"/>
                                </a:lnTo>
                                <a:lnTo>
                                  <a:pt x="756" y="13"/>
                                </a:lnTo>
                                <a:lnTo>
                                  <a:pt x="702" y="14"/>
                                </a:lnTo>
                                <a:lnTo>
                                  <a:pt x="648" y="14"/>
                                </a:lnTo>
                                <a:lnTo>
                                  <a:pt x="594" y="14"/>
                                </a:lnTo>
                                <a:lnTo>
                                  <a:pt x="486" y="15"/>
                                </a:lnTo>
                                <a:lnTo>
                                  <a:pt x="432" y="16"/>
                                </a:lnTo>
                                <a:lnTo>
                                  <a:pt x="324" y="18"/>
                                </a:lnTo>
                                <a:lnTo>
                                  <a:pt x="270" y="19"/>
                                </a:lnTo>
                                <a:lnTo>
                                  <a:pt x="216" y="22"/>
                                </a:lnTo>
                                <a:lnTo>
                                  <a:pt x="162" y="24"/>
                                </a:lnTo>
                                <a:lnTo>
                                  <a:pt x="0" y="26"/>
                                </a:lnTo>
                                <a:lnTo>
                                  <a:pt x="0" y="86"/>
                                </a:lnTo>
                                <a:lnTo>
                                  <a:pt x="54" y="86"/>
                                </a:lnTo>
                                <a:lnTo>
                                  <a:pt x="108" y="84"/>
                                </a:lnTo>
                                <a:lnTo>
                                  <a:pt x="162" y="84"/>
                                </a:lnTo>
                                <a:lnTo>
                                  <a:pt x="216" y="83"/>
                                </a:lnTo>
                                <a:lnTo>
                                  <a:pt x="270" y="79"/>
                                </a:lnTo>
                                <a:lnTo>
                                  <a:pt x="432" y="76"/>
                                </a:lnTo>
                                <a:lnTo>
                                  <a:pt x="486" y="75"/>
                                </a:lnTo>
                                <a:lnTo>
                                  <a:pt x="594" y="74"/>
                                </a:lnTo>
                                <a:lnTo>
                                  <a:pt x="702" y="74"/>
                                </a:lnTo>
                                <a:lnTo>
                                  <a:pt x="756" y="73"/>
                                </a:lnTo>
                                <a:lnTo>
                                  <a:pt x="863" y="73"/>
                                </a:lnTo>
                                <a:lnTo>
                                  <a:pt x="917" y="73"/>
                                </a:lnTo>
                                <a:lnTo>
                                  <a:pt x="1025" y="72"/>
                                </a:lnTo>
                                <a:lnTo>
                                  <a:pt x="1079" y="72"/>
                                </a:lnTo>
                                <a:lnTo>
                                  <a:pt x="1133" y="72"/>
                                </a:lnTo>
                                <a:lnTo>
                                  <a:pt x="1187" y="71"/>
                                </a:lnTo>
                                <a:lnTo>
                                  <a:pt x="1241" y="70"/>
                                </a:lnTo>
                                <a:lnTo>
                                  <a:pt x="1403" y="69"/>
                                </a:lnTo>
                                <a:lnTo>
                                  <a:pt x="1457" y="68"/>
                                </a:lnTo>
                                <a:lnTo>
                                  <a:pt x="1673" y="67"/>
                                </a:lnTo>
                                <a:lnTo>
                                  <a:pt x="1727" y="71"/>
                                </a:lnTo>
                                <a:lnTo>
                                  <a:pt x="1781" y="71"/>
                                </a:lnTo>
                                <a:lnTo>
                                  <a:pt x="1835" y="71"/>
                                </a:lnTo>
                                <a:lnTo>
                                  <a:pt x="1889" y="6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411"/>
                        <wps:cNvSpPr>
                          <a:spLocks/>
                        </wps:cNvSpPr>
                        <wps:spPr bwMode="auto">
                          <a:xfrm>
                            <a:off x="7161" y="8"/>
                            <a:ext cx="1890" cy="10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9 9"/>
                              <a:gd name="T3" fmla="*/ 9 h 104"/>
                              <a:gd name="T4" fmla="+- 0 8997 7162"/>
                              <a:gd name="T5" fmla="*/ T4 w 1890"/>
                              <a:gd name="T6" fmla="+- 0 11 9"/>
                              <a:gd name="T7" fmla="*/ 11 h 104"/>
                              <a:gd name="T8" fmla="+- 0 8943 7162"/>
                              <a:gd name="T9" fmla="*/ T8 w 1890"/>
                              <a:gd name="T10" fmla="+- 0 12 9"/>
                              <a:gd name="T11" fmla="*/ 12 h 104"/>
                              <a:gd name="T12" fmla="+- 0 8889 7162"/>
                              <a:gd name="T13" fmla="*/ T12 w 1890"/>
                              <a:gd name="T14" fmla="+- 0 14 9"/>
                              <a:gd name="T15" fmla="*/ 14 h 104"/>
                              <a:gd name="T16" fmla="+- 0 8727 7162"/>
                              <a:gd name="T17" fmla="*/ T16 w 1890"/>
                              <a:gd name="T18" fmla="+- 0 18 9"/>
                              <a:gd name="T19" fmla="*/ 18 h 104"/>
                              <a:gd name="T20" fmla="+- 0 8673 7162"/>
                              <a:gd name="T21" fmla="*/ T20 w 1890"/>
                              <a:gd name="T22" fmla="+- 0 18 9"/>
                              <a:gd name="T23" fmla="*/ 18 h 104"/>
                              <a:gd name="T24" fmla="+- 0 8565 7162"/>
                              <a:gd name="T25" fmla="*/ T24 w 1890"/>
                              <a:gd name="T26" fmla="+- 0 20 9"/>
                              <a:gd name="T27" fmla="*/ 20 h 104"/>
                              <a:gd name="T28" fmla="+- 0 8511 7162"/>
                              <a:gd name="T29" fmla="*/ T28 w 1890"/>
                              <a:gd name="T30" fmla="+- 0 21 9"/>
                              <a:gd name="T31" fmla="*/ 21 h 104"/>
                              <a:gd name="T32" fmla="+- 0 8457 7162"/>
                              <a:gd name="T33" fmla="*/ T32 w 1890"/>
                              <a:gd name="T34" fmla="+- 0 22 9"/>
                              <a:gd name="T35" fmla="*/ 22 h 104"/>
                              <a:gd name="T36" fmla="+- 0 8403 7162"/>
                              <a:gd name="T37" fmla="*/ T36 w 1890"/>
                              <a:gd name="T38" fmla="+- 0 23 9"/>
                              <a:gd name="T39" fmla="*/ 23 h 104"/>
                              <a:gd name="T40" fmla="+- 0 8349 7162"/>
                              <a:gd name="T41" fmla="*/ T40 w 1890"/>
                              <a:gd name="T42" fmla="+- 0 25 9"/>
                              <a:gd name="T43" fmla="*/ 25 h 104"/>
                              <a:gd name="T44" fmla="+- 0 8295 7162"/>
                              <a:gd name="T45" fmla="*/ T44 w 1890"/>
                              <a:gd name="T46" fmla="+- 0 27 9"/>
                              <a:gd name="T47" fmla="*/ 27 h 104"/>
                              <a:gd name="T48" fmla="+- 0 8187 7162"/>
                              <a:gd name="T49" fmla="*/ T48 w 1890"/>
                              <a:gd name="T50" fmla="+- 0 29 9"/>
                              <a:gd name="T51" fmla="*/ 29 h 104"/>
                              <a:gd name="T52" fmla="+- 0 7972 7162"/>
                              <a:gd name="T53" fmla="*/ T52 w 1890"/>
                              <a:gd name="T54" fmla="+- 0 35 9"/>
                              <a:gd name="T55" fmla="*/ 35 h 104"/>
                              <a:gd name="T56" fmla="+- 0 7918 7162"/>
                              <a:gd name="T57" fmla="*/ T56 w 1890"/>
                              <a:gd name="T58" fmla="+- 0 35 9"/>
                              <a:gd name="T59" fmla="*/ 35 h 104"/>
                              <a:gd name="T60" fmla="+- 0 7810 7162"/>
                              <a:gd name="T61" fmla="*/ T60 w 1890"/>
                              <a:gd name="T62" fmla="+- 0 39 9"/>
                              <a:gd name="T63" fmla="*/ 39 h 104"/>
                              <a:gd name="T64" fmla="+- 0 7702 7162"/>
                              <a:gd name="T65" fmla="*/ T64 w 1890"/>
                              <a:gd name="T66" fmla="+- 0 42 9"/>
                              <a:gd name="T67" fmla="*/ 42 h 104"/>
                              <a:gd name="T68" fmla="+- 0 7594 7162"/>
                              <a:gd name="T69" fmla="*/ T68 w 1890"/>
                              <a:gd name="T70" fmla="+- 0 44 9"/>
                              <a:gd name="T71" fmla="*/ 44 h 104"/>
                              <a:gd name="T72" fmla="+- 0 7378 7162"/>
                              <a:gd name="T73" fmla="*/ T72 w 1890"/>
                              <a:gd name="T74" fmla="+- 0 48 9"/>
                              <a:gd name="T75" fmla="*/ 48 h 104"/>
                              <a:gd name="T76" fmla="+- 0 7270 7162"/>
                              <a:gd name="T77" fmla="*/ T76 w 1890"/>
                              <a:gd name="T78" fmla="+- 0 50 9"/>
                              <a:gd name="T79" fmla="*/ 50 h 104"/>
                              <a:gd name="T80" fmla="+- 0 7216 7162"/>
                              <a:gd name="T81" fmla="*/ T80 w 1890"/>
                              <a:gd name="T82" fmla="+- 0 52 9"/>
                              <a:gd name="T83" fmla="*/ 52 h 104"/>
                              <a:gd name="T84" fmla="+- 0 7162 7162"/>
                              <a:gd name="T85" fmla="*/ T84 w 1890"/>
                              <a:gd name="T86" fmla="+- 0 53 9"/>
                              <a:gd name="T87" fmla="*/ 53 h 104"/>
                              <a:gd name="T88" fmla="+- 0 7162 7162"/>
                              <a:gd name="T89" fmla="*/ T88 w 1890"/>
                              <a:gd name="T90" fmla="+- 0 112 9"/>
                              <a:gd name="T91" fmla="*/ 112 h 104"/>
                              <a:gd name="T92" fmla="+- 0 7216 7162"/>
                              <a:gd name="T93" fmla="*/ T92 w 1890"/>
                              <a:gd name="T94" fmla="+- 0 111 9"/>
                              <a:gd name="T95" fmla="*/ 111 h 104"/>
                              <a:gd name="T96" fmla="+- 0 7270 7162"/>
                              <a:gd name="T97" fmla="*/ T96 w 1890"/>
                              <a:gd name="T98" fmla="+- 0 109 9"/>
                              <a:gd name="T99" fmla="*/ 109 h 104"/>
                              <a:gd name="T100" fmla="+- 0 7594 7162"/>
                              <a:gd name="T101" fmla="*/ T100 w 1890"/>
                              <a:gd name="T102" fmla="+- 0 103 9"/>
                              <a:gd name="T103" fmla="*/ 103 h 104"/>
                              <a:gd name="T104" fmla="+- 0 7648 7162"/>
                              <a:gd name="T105" fmla="*/ T104 w 1890"/>
                              <a:gd name="T106" fmla="+- 0 102 9"/>
                              <a:gd name="T107" fmla="*/ 102 h 104"/>
                              <a:gd name="T108" fmla="+- 0 7810 7162"/>
                              <a:gd name="T109" fmla="*/ T108 w 1890"/>
                              <a:gd name="T110" fmla="+- 0 99 9"/>
                              <a:gd name="T111" fmla="*/ 99 h 104"/>
                              <a:gd name="T112" fmla="+- 0 7864 7162"/>
                              <a:gd name="T113" fmla="*/ T112 w 1890"/>
                              <a:gd name="T114" fmla="+- 0 97 9"/>
                              <a:gd name="T115" fmla="*/ 97 h 104"/>
                              <a:gd name="T116" fmla="+- 0 7918 7162"/>
                              <a:gd name="T117" fmla="*/ T116 w 1890"/>
                              <a:gd name="T118" fmla="+- 0 96 9"/>
                              <a:gd name="T119" fmla="*/ 96 h 104"/>
                              <a:gd name="T120" fmla="+- 0 7972 7162"/>
                              <a:gd name="T121" fmla="*/ T120 w 1890"/>
                              <a:gd name="T122" fmla="+- 0 96 9"/>
                              <a:gd name="T123" fmla="*/ 96 h 104"/>
                              <a:gd name="T124" fmla="+- 0 8241 7162"/>
                              <a:gd name="T125" fmla="*/ T124 w 1890"/>
                              <a:gd name="T126" fmla="+- 0 90 9"/>
                              <a:gd name="T127" fmla="*/ 90 h 104"/>
                              <a:gd name="T128" fmla="+- 0 8349 7162"/>
                              <a:gd name="T129" fmla="*/ T128 w 1890"/>
                              <a:gd name="T130" fmla="+- 0 89 9"/>
                              <a:gd name="T131" fmla="*/ 89 h 104"/>
                              <a:gd name="T132" fmla="+- 0 8403 7162"/>
                              <a:gd name="T133" fmla="*/ T132 w 1890"/>
                              <a:gd name="T134" fmla="+- 0 87 9"/>
                              <a:gd name="T135" fmla="*/ 87 h 104"/>
                              <a:gd name="T136" fmla="+- 0 8511 7162"/>
                              <a:gd name="T137" fmla="*/ T136 w 1890"/>
                              <a:gd name="T138" fmla="+- 0 86 9"/>
                              <a:gd name="T139" fmla="*/ 86 h 104"/>
                              <a:gd name="T140" fmla="+- 0 8565 7162"/>
                              <a:gd name="T141" fmla="*/ T140 w 1890"/>
                              <a:gd name="T142" fmla="+- 0 86 9"/>
                              <a:gd name="T143" fmla="*/ 86 h 104"/>
                              <a:gd name="T144" fmla="+- 0 8673 7162"/>
                              <a:gd name="T145" fmla="*/ T144 w 1890"/>
                              <a:gd name="T146" fmla="+- 0 85 9"/>
                              <a:gd name="T147" fmla="*/ 85 h 104"/>
                              <a:gd name="T148" fmla="+- 0 8727 7162"/>
                              <a:gd name="T149" fmla="*/ T148 w 1890"/>
                              <a:gd name="T150" fmla="+- 0 85 9"/>
                              <a:gd name="T151" fmla="*/ 85 h 104"/>
                              <a:gd name="T152" fmla="+- 0 8781 7162"/>
                              <a:gd name="T153" fmla="*/ T152 w 1890"/>
                              <a:gd name="T154" fmla="+- 0 85 9"/>
                              <a:gd name="T155" fmla="*/ 85 h 104"/>
                              <a:gd name="T156" fmla="+- 0 8943 7162"/>
                              <a:gd name="T157" fmla="*/ T156 w 1890"/>
                              <a:gd name="T158" fmla="+- 0 81 9"/>
                              <a:gd name="T159" fmla="*/ 81 h 104"/>
                              <a:gd name="T160" fmla="+- 0 8997 7162"/>
                              <a:gd name="T161" fmla="*/ T160 w 1890"/>
                              <a:gd name="T162" fmla="+- 0 81 9"/>
                              <a:gd name="T163" fmla="*/ 81 h 104"/>
                              <a:gd name="T164" fmla="+- 0 9051 7162"/>
                              <a:gd name="T165" fmla="*/ T164 w 1890"/>
                              <a:gd name="T166" fmla="+- 0 79 9"/>
                              <a:gd name="T167" fmla="*/ 79 h 104"/>
                              <a:gd name="T168" fmla="+- 0 9051 7162"/>
                              <a:gd name="T169" fmla="*/ T168 w 1890"/>
                              <a:gd name="T170" fmla="+- 0 9 9"/>
                              <a:gd name="T171" fmla="*/ 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10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5"/>
                                </a:lnTo>
                                <a:lnTo>
                                  <a:pt x="1565" y="9"/>
                                </a:lnTo>
                                <a:lnTo>
                                  <a:pt x="1511" y="9"/>
                                </a:lnTo>
                                <a:lnTo>
                                  <a:pt x="1403" y="11"/>
                                </a:lnTo>
                                <a:lnTo>
                                  <a:pt x="1349" y="12"/>
                                </a:lnTo>
                                <a:lnTo>
                                  <a:pt x="1295" y="13"/>
                                </a:lnTo>
                                <a:lnTo>
                                  <a:pt x="1241" y="14"/>
                                </a:lnTo>
                                <a:lnTo>
                                  <a:pt x="1187" y="16"/>
                                </a:lnTo>
                                <a:lnTo>
                                  <a:pt x="1133" y="18"/>
                                </a:lnTo>
                                <a:lnTo>
                                  <a:pt x="1025" y="20"/>
                                </a:lnTo>
                                <a:lnTo>
                                  <a:pt x="810" y="26"/>
                                </a:lnTo>
                                <a:lnTo>
                                  <a:pt x="756" y="26"/>
                                </a:lnTo>
                                <a:lnTo>
                                  <a:pt x="648" y="30"/>
                                </a:lnTo>
                                <a:lnTo>
                                  <a:pt x="540" y="33"/>
                                </a:lnTo>
                                <a:lnTo>
                                  <a:pt x="432" y="35"/>
                                </a:lnTo>
                                <a:lnTo>
                                  <a:pt x="216" y="39"/>
                                </a:lnTo>
                                <a:lnTo>
                                  <a:pt x="108" y="41"/>
                                </a:lnTo>
                                <a:lnTo>
                                  <a:pt x="54" y="43"/>
                                </a:lnTo>
                                <a:lnTo>
                                  <a:pt x="0" y="44"/>
                                </a:lnTo>
                                <a:lnTo>
                                  <a:pt x="0" y="103"/>
                                </a:lnTo>
                                <a:lnTo>
                                  <a:pt x="54" y="102"/>
                                </a:lnTo>
                                <a:lnTo>
                                  <a:pt x="108" y="100"/>
                                </a:lnTo>
                                <a:lnTo>
                                  <a:pt x="432" y="94"/>
                                </a:lnTo>
                                <a:lnTo>
                                  <a:pt x="486" y="93"/>
                                </a:lnTo>
                                <a:lnTo>
                                  <a:pt x="648" y="90"/>
                                </a:lnTo>
                                <a:lnTo>
                                  <a:pt x="702" y="88"/>
                                </a:lnTo>
                                <a:lnTo>
                                  <a:pt x="756" y="87"/>
                                </a:lnTo>
                                <a:lnTo>
                                  <a:pt x="810" y="87"/>
                                </a:lnTo>
                                <a:lnTo>
                                  <a:pt x="1079" y="81"/>
                                </a:lnTo>
                                <a:lnTo>
                                  <a:pt x="1187" y="80"/>
                                </a:lnTo>
                                <a:lnTo>
                                  <a:pt x="1241" y="78"/>
                                </a:lnTo>
                                <a:lnTo>
                                  <a:pt x="1349" y="77"/>
                                </a:lnTo>
                                <a:lnTo>
                                  <a:pt x="1403" y="77"/>
                                </a:lnTo>
                                <a:lnTo>
                                  <a:pt x="1511" y="76"/>
                                </a:lnTo>
                                <a:lnTo>
                                  <a:pt x="1565" y="76"/>
                                </a:lnTo>
                                <a:lnTo>
                                  <a:pt x="1619" y="76"/>
                                </a:lnTo>
                                <a:lnTo>
                                  <a:pt x="1781" y="72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70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412"/>
                        <wps:cNvSpPr>
                          <a:spLocks/>
                        </wps:cNvSpPr>
                        <wps:spPr bwMode="auto">
                          <a:xfrm>
                            <a:off x="7161" y="-69"/>
                            <a:ext cx="1890" cy="13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69 -69"/>
                              <a:gd name="T3" fmla="*/ -69 h 131"/>
                              <a:gd name="T4" fmla="+- 0 8997 7162"/>
                              <a:gd name="T5" fmla="*/ T4 w 1890"/>
                              <a:gd name="T6" fmla="+- 0 -66 -69"/>
                              <a:gd name="T7" fmla="*/ -66 h 131"/>
                              <a:gd name="T8" fmla="+- 0 8781 7162"/>
                              <a:gd name="T9" fmla="*/ T8 w 1890"/>
                              <a:gd name="T10" fmla="+- 0 -56 -69"/>
                              <a:gd name="T11" fmla="*/ -56 h 131"/>
                              <a:gd name="T12" fmla="+- 0 8727 7162"/>
                              <a:gd name="T13" fmla="*/ T12 w 1890"/>
                              <a:gd name="T14" fmla="+- 0 -54 -69"/>
                              <a:gd name="T15" fmla="*/ -54 h 131"/>
                              <a:gd name="T16" fmla="+- 0 8673 7162"/>
                              <a:gd name="T17" fmla="*/ T16 w 1890"/>
                              <a:gd name="T18" fmla="+- 0 -51 -69"/>
                              <a:gd name="T19" fmla="*/ -51 h 131"/>
                              <a:gd name="T20" fmla="+- 0 8511 7162"/>
                              <a:gd name="T21" fmla="*/ T20 w 1890"/>
                              <a:gd name="T22" fmla="+- 0 -45 -69"/>
                              <a:gd name="T23" fmla="*/ -45 h 131"/>
                              <a:gd name="T24" fmla="+- 0 8403 7162"/>
                              <a:gd name="T25" fmla="*/ T24 w 1890"/>
                              <a:gd name="T26" fmla="+- 0 -39 -69"/>
                              <a:gd name="T27" fmla="*/ -39 h 131"/>
                              <a:gd name="T28" fmla="+- 0 8349 7162"/>
                              <a:gd name="T29" fmla="*/ T28 w 1890"/>
                              <a:gd name="T30" fmla="+- 0 -39 -69"/>
                              <a:gd name="T31" fmla="*/ -39 h 131"/>
                              <a:gd name="T32" fmla="+- 0 8295 7162"/>
                              <a:gd name="T33" fmla="*/ T32 w 1890"/>
                              <a:gd name="T34" fmla="+- 0 -35 -69"/>
                              <a:gd name="T35" fmla="*/ -35 h 131"/>
                              <a:gd name="T36" fmla="+- 0 8241 7162"/>
                              <a:gd name="T37" fmla="*/ T36 w 1890"/>
                              <a:gd name="T38" fmla="+- 0 -34 -69"/>
                              <a:gd name="T39" fmla="*/ -34 h 131"/>
                              <a:gd name="T40" fmla="+- 0 8187 7162"/>
                              <a:gd name="T41" fmla="*/ T40 w 1890"/>
                              <a:gd name="T42" fmla="+- 0 -32 -69"/>
                              <a:gd name="T43" fmla="*/ -32 h 131"/>
                              <a:gd name="T44" fmla="+- 0 8133 7162"/>
                              <a:gd name="T45" fmla="*/ T44 w 1890"/>
                              <a:gd name="T46" fmla="+- 0 -29 -69"/>
                              <a:gd name="T47" fmla="*/ -29 h 131"/>
                              <a:gd name="T48" fmla="+- 0 8079 7162"/>
                              <a:gd name="T49" fmla="*/ T48 w 1890"/>
                              <a:gd name="T50" fmla="+- 0 -28 -69"/>
                              <a:gd name="T51" fmla="*/ -28 h 131"/>
                              <a:gd name="T52" fmla="+- 0 7864 7162"/>
                              <a:gd name="T53" fmla="*/ T52 w 1890"/>
                              <a:gd name="T54" fmla="+- 0 -20 -69"/>
                              <a:gd name="T55" fmla="*/ -20 h 131"/>
                              <a:gd name="T56" fmla="+- 0 7756 7162"/>
                              <a:gd name="T57" fmla="*/ T56 w 1890"/>
                              <a:gd name="T58" fmla="+- 0 -16 -69"/>
                              <a:gd name="T59" fmla="*/ -16 h 131"/>
                              <a:gd name="T60" fmla="+- 0 7702 7162"/>
                              <a:gd name="T61" fmla="*/ T60 w 1890"/>
                              <a:gd name="T62" fmla="+- 0 -15 -69"/>
                              <a:gd name="T63" fmla="*/ -15 h 131"/>
                              <a:gd name="T64" fmla="+- 0 7648 7162"/>
                              <a:gd name="T65" fmla="*/ T64 w 1890"/>
                              <a:gd name="T66" fmla="+- 0 -13 -69"/>
                              <a:gd name="T67" fmla="*/ -13 h 131"/>
                              <a:gd name="T68" fmla="+- 0 7594 7162"/>
                              <a:gd name="T69" fmla="*/ T68 w 1890"/>
                              <a:gd name="T70" fmla="+- 0 -11 -69"/>
                              <a:gd name="T71" fmla="*/ -11 h 131"/>
                              <a:gd name="T72" fmla="+- 0 7486 7162"/>
                              <a:gd name="T73" fmla="*/ T72 w 1890"/>
                              <a:gd name="T74" fmla="+- 0 -7 -69"/>
                              <a:gd name="T75" fmla="*/ -7 h 131"/>
                              <a:gd name="T76" fmla="+- 0 7432 7162"/>
                              <a:gd name="T77" fmla="*/ T76 w 1890"/>
                              <a:gd name="T78" fmla="+- 0 -5 -69"/>
                              <a:gd name="T79" fmla="*/ -5 h 131"/>
                              <a:gd name="T80" fmla="+- 0 7378 7162"/>
                              <a:gd name="T81" fmla="*/ T80 w 1890"/>
                              <a:gd name="T82" fmla="+- 0 -4 -69"/>
                              <a:gd name="T83" fmla="*/ -4 h 131"/>
                              <a:gd name="T84" fmla="+- 0 7216 7162"/>
                              <a:gd name="T85" fmla="*/ T84 w 1890"/>
                              <a:gd name="T86" fmla="+- 0 1 -69"/>
                              <a:gd name="T87" fmla="*/ 1 h 131"/>
                              <a:gd name="T88" fmla="+- 0 7162 7162"/>
                              <a:gd name="T89" fmla="*/ T88 w 1890"/>
                              <a:gd name="T90" fmla="+- 0 2 -69"/>
                              <a:gd name="T91" fmla="*/ 2 h 131"/>
                              <a:gd name="T92" fmla="+- 0 7162 7162"/>
                              <a:gd name="T93" fmla="*/ T92 w 1890"/>
                              <a:gd name="T94" fmla="+- 0 62 -69"/>
                              <a:gd name="T95" fmla="*/ 62 h 131"/>
                              <a:gd name="T96" fmla="+- 0 7216 7162"/>
                              <a:gd name="T97" fmla="*/ T96 w 1890"/>
                              <a:gd name="T98" fmla="+- 0 61 -69"/>
                              <a:gd name="T99" fmla="*/ 61 h 131"/>
                              <a:gd name="T100" fmla="+- 0 7378 7162"/>
                              <a:gd name="T101" fmla="*/ T100 w 1890"/>
                              <a:gd name="T102" fmla="+- 0 55 -69"/>
                              <a:gd name="T103" fmla="*/ 55 h 131"/>
                              <a:gd name="T104" fmla="+- 0 7432 7162"/>
                              <a:gd name="T105" fmla="*/ T104 w 1890"/>
                              <a:gd name="T106" fmla="+- 0 55 -69"/>
                              <a:gd name="T107" fmla="*/ 55 h 131"/>
                              <a:gd name="T108" fmla="+- 0 7594 7162"/>
                              <a:gd name="T109" fmla="*/ T108 w 1890"/>
                              <a:gd name="T110" fmla="+- 0 49 -69"/>
                              <a:gd name="T111" fmla="*/ 49 h 131"/>
                              <a:gd name="T112" fmla="+- 0 7648 7162"/>
                              <a:gd name="T113" fmla="*/ T112 w 1890"/>
                              <a:gd name="T114" fmla="+- 0 47 -69"/>
                              <a:gd name="T115" fmla="*/ 47 h 131"/>
                              <a:gd name="T116" fmla="+- 0 7756 7162"/>
                              <a:gd name="T117" fmla="*/ T116 w 1890"/>
                              <a:gd name="T118" fmla="+- 0 45 -69"/>
                              <a:gd name="T119" fmla="*/ 45 h 131"/>
                              <a:gd name="T120" fmla="+- 0 7810 7162"/>
                              <a:gd name="T121" fmla="*/ T120 w 1890"/>
                              <a:gd name="T122" fmla="+- 0 43 -69"/>
                              <a:gd name="T123" fmla="*/ 43 h 131"/>
                              <a:gd name="T124" fmla="+- 0 8025 7162"/>
                              <a:gd name="T125" fmla="*/ T124 w 1890"/>
                              <a:gd name="T126" fmla="+- 0 38 -69"/>
                              <a:gd name="T127" fmla="*/ 38 h 131"/>
                              <a:gd name="T128" fmla="+- 0 8079 7162"/>
                              <a:gd name="T129" fmla="*/ T128 w 1890"/>
                              <a:gd name="T130" fmla="+- 0 36 -69"/>
                              <a:gd name="T131" fmla="*/ 36 h 131"/>
                              <a:gd name="T132" fmla="+- 0 8133 7162"/>
                              <a:gd name="T133" fmla="*/ T132 w 1890"/>
                              <a:gd name="T134" fmla="+- 0 35 -69"/>
                              <a:gd name="T135" fmla="*/ 35 h 131"/>
                              <a:gd name="T136" fmla="+- 0 8187 7162"/>
                              <a:gd name="T137" fmla="*/ T136 w 1890"/>
                              <a:gd name="T138" fmla="+- 0 32 -69"/>
                              <a:gd name="T139" fmla="*/ 32 h 131"/>
                              <a:gd name="T140" fmla="+- 0 8241 7162"/>
                              <a:gd name="T141" fmla="*/ T140 w 1890"/>
                              <a:gd name="T142" fmla="+- 0 31 -69"/>
                              <a:gd name="T143" fmla="*/ 31 h 131"/>
                              <a:gd name="T144" fmla="+- 0 8295 7162"/>
                              <a:gd name="T145" fmla="*/ T144 w 1890"/>
                              <a:gd name="T146" fmla="+- 0 32 -69"/>
                              <a:gd name="T147" fmla="*/ 32 h 131"/>
                              <a:gd name="T148" fmla="+- 0 8349 7162"/>
                              <a:gd name="T149" fmla="*/ T148 w 1890"/>
                              <a:gd name="T150" fmla="+- 0 28 -69"/>
                              <a:gd name="T151" fmla="*/ 28 h 131"/>
                              <a:gd name="T152" fmla="+- 0 8403 7162"/>
                              <a:gd name="T153" fmla="*/ T152 w 1890"/>
                              <a:gd name="T154" fmla="+- 0 29 -69"/>
                              <a:gd name="T155" fmla="*/ 29 h 131"/>
                              <a:gd name="T156" fmla="+- 0 8457 7162"/>
                              <a:gd name="T157" fmla="*/ T156 w 1890"/>
                              <a:gd name="T158" fmla="+- 0 27 -69"/>
                              <a:gd name="T159" fmla="*/ 27 h 131"/>
                              <a:gd name="T160" fmla="+- 0 8511 7162"/>
                              <a:gd name="T161" fmla="*/ T160 w 1890"/>
                              <a:gd name="T162" fmla="+- 0 24 -69"/>
                              <a:gd name="T163" fmla="*/ 24 h 131"/>
                              <a:gd name="T164" fmla="+- 0 8727 7162"/>
                              <a:gd name="T165" fmla="*/ T164 w 1890"/>
                              <a:gd name="T166" fmla="+- 0 18 -69"/>
                              <a:gd name="T167" fmla="*/ 18 h 131"/>
                              <a:gd name="T168" fmla="+- 0 8781 7162"/>
                              <a:gd name="T169" fmla="*/ T168 w 1890"/>
                              <a:gd name="T170" fmla="+- 0 17 -69"/>
                              <a:gd name="T171" fmla="*/ 17 h 131"/>
                              <a:gd name="T172" fmla="+- 0 8835 7162"/>
                              <a:gd name="T173" fmla="*/ T172 w 1890"/>
                              <a:gd name="T174" fmla="+- 0 15 -69"/>
                              <a:gd name="T175" fmla="*/ 15 h 131"/>
                              <a:gd name="T176" fmla="+- 0 8997 7162"/>
                              <a:gd name="T177" fmla="*/ T176 w 1890"/>
                              <a:gd name="T178" fmla="+- 0 11 -69"/>
                              <a:gd name="T179" fmla="*/ 11 h 131"/>
                              <a:gd name="T180" fmla="+- 0 9051 7162"/>
                              <a:gd name="T181" fmla="*/ T180 w 1890"/>
                              <a:gd name="T182" fmla="+- 0 9 -69"/>
                              <a:gd name="T183" fmla="*/ 9 h 131"/>
                              <a:gd name="T184" fmla="+- 0 9051 7162"/>
                              <a:gd name="T185" fmla="*/ T184 w 1890"/>
                              <a:gd name="T186" fmla="+- 0 -69 -69"/>
                              <a:gd name="T187" fmla="*/ -69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890" h="131">
                                <a:moveTo>
                                  <a:pt x="1889" y="0"/>
                                </a:moveTo>
                                <a:lnTo>
                                  <a:pt x="1835" y="3"/>
                                </a:lnTo>
                                <a:lnTo>
                                  <a:pt x="1619" y="13"/>
                                </a:lnTo>
                                <a:lnTo>
                                  <a:pt x="1565" y="15"/>
                                </a:lnTo>
                                <a:lnTo>
                                  <a:pt x="1511" y="18"/>
                                </a:lnTo>
                                <a:lnTo>
                                  <a:pt x="1349" y="24"/>
                                </a:lnTo>
                                <a:lnTo>
                                  <a:pt x="1241" y="30"/>
                                </a:lnTo>
                                <a:lnTo>
                                  <a:pt x="1187" y="30"/>
                                </a:lnTo>
                                <a:lnTo>
                                  <a:pt x="1133" y="34"/>
                                </a:lnTo>
                                <a:lnTo>
                                  <a:pt x="1079" y="35"/>
                                </a:lnTo>
                                <a:lnTo>
                                  <a:pt x="1025" y="37"/>
                                </a:lnTo>
                                <a:lnTo>
                                  <a:pt x="971" y="40"/>
                                </a:lnTo>
                                <a:lnTo>
                                  <a:pt x="917" y="41"/>
                                </a:lnTo>
                                <a:lnTo>
                                  <a:pt x="702" y="49"/>
                                </a:lnTo>
                                <a:lnTo>
                                  <a:pt x="594" y="53"/>
                                </a:lnTo>
                                <a:lnTo>
                                  <a:pt x="540" y="54"/>
                                </a:lnTo>
                                <a:lnTo>
                                  <a:pt x="486" y="56"/>
                                </a:lnTo>
                                <a:lnTo>
                                  <a:pt x="432" y="58"/>
                                </a:lnTo>
                                <a:lnTo>
                                  <a:pt x="324" y="62"/>
                                </a:lnTo>
                                <a:lnTo>
                                  <a:pt x="270" y="64"/>
                                </a:lnTo>
                                <a:lnTo>
                                  <a:pt x="216" y="65"/>
                                </a:lnTo>
                                <a:lnTo>
                                  <a:pt x="54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131"/>
                                </a:lnTo>
                                <a:lnTo>
                                  <a:pt x="54" y="130"/>
                                </a:lnTo>
                                <a:lnTo>
                                  <a:pt x="216" y="124"/>
                                </a:lnTo>
                                <a:lnTo>
                                  <a:pt x="270" y="124"/>
                                </a:lnTo>
                                <a:lnTo>
                                  <a:pt x="432" y="118"/>
                                </a:lnTo>
                                <a:lnTo>
                                  <a:pt x="486" y="116"/>
                                </a:lnTo>
                                <a:lnTo>
                                  <a:pt x="594" y="114"/>
                                </a:lnTo>
                                <a:lnTo>
                                  <a:pt x="648" y="112"/>
                                </a:lnTo>
                                <a:lnTo>
                                  <a:pt x="863" y="107"/>
                                </a:lnTo>
                                <a:lnTo>
                                  <a:pt x="917" y="105"/>
                                </a:lnTo>
                                <a:lnTo>
                                  <a:pt x="971" y="104"/>
                                </a:lnTo>
                                <a:lnTo>
                                  <a:pt x="1025" y="101"/>
                                </a:lnTo>
                                <a:lnTo>
                                  <a:pt x="1079" y="100"/>
                                </a:lnTo>
                                <a:lnTo>
                                  <a:pt x="1133" y="101"/>
                                </a:lnTo>
                                <a:lnTo>
                                  <a:pt x="1187" y="97"/>
                                </a:lnTo>
                                <a:lnTo>
                                  <a:pt x="1241" y="98"/>
                                </a:lnTo>
                                <a:lnTo>
                                  <a:pt x="1295" y="96"/>
                                </a:lnTo>
                                <a:lnTo>
                                  <a:pt x="1349" y="93"/>
                                </a:lnTo>
                                <a:lnTo>
                                  <a:pt x="1565" y="87"/>
                                </a:lnTo>
                                <a:lnTo>
                                  <a:pt x="1619" y="86"/>
                                </a:lnTo>
                                <a:lnTo>
                                  <a:pt x="1673" y="84"/>
                                </a:lnTo>
                                <a:lnTo>
                                  <a:pt x="1835" y="80"/>
                                </a:lnTo>
                                <a:lnTo>
                                  <a:pt x="1889" y="7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A8BB0" id="docshapegroup406" o:spid="_x0000_s1026" style="position:absolute;margin-left:358.1pt;margin-top:-3.45pt;width:94.5pt;height:9.9pt;z-index:15768576;mso-position-horizontal-relative:page" coordorigin="7162,-69" coordsize="18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">
                <v:shape id="docshape407" o:spid="_x0000_s1027" style="position:absolute;left:7161;top:64;width:1890;height:45;visibility:visible;mso-wrap-style:square;v-text-anchor:top" coordsize="189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" path="m1889,r-54,l1727,3,1673,1r-54,1l1565,3r-54,1l1457,4r-54,3l1349,8r-54,l1187,9r-54,3l1079,11r-54,1l971,13r-54,1l810,15,648,17r-54,1l540,18,432,20r-54,2l324,21,216,23r-54,l108,24,,25,,45,162,43,270,42r54,-1l378,42r54,-2l540,38r54,l648,37,756,36,863,34,971,33r54,-1l1079,32r54,l1187,30r54,-1l1349,29r54,-1l1457,25r54,l1565,24r54,l1673,23r54,1l1835,22r54,1l1889,xe" fillcolor="#e78429" stroked="f">
                  <v:fill opacity="32896f"/>
                  <v:path arrowok="t" o:connecttype="custom" o:connectlocs="1889,64;1835,64;1727,67;1673,65;1619,66;1565,67;1511,68;1457,68;1403,71;1349,72;1295,72;1187,73;1133,76;1079,75;1025,76;971,77;917,78;810,79;648,81;594,82;540,82;432,84;378,86;324,85;216,87;162,87;108,88;0,89;0,109;162,107;270,106;324,105;378,106;432,104;540,102;594,102;648,101;756,100;863,98;971,97;1025,96;1079,96;1133,96;1187,94;1241,93;1349,93;1403,92;1457,89;1511,89;1565,88;1619,88;1673,87;1727,88;1835,86;1889,87;1889,64" o:connectangles="0,0,0,0,0,0,0,0,0,0,0,0,0,0,0,0,0,0,0,0,0,0,0,0,0,0,0,0,0,0,0,0,0,0,0,0,0,0,0,0,0,0,0,0,0,0,0,0,0,0,0,0,0,0,0,0"/>
                </v:shape>
                <v:shape id="docshape408" o:spid="_x0000_s1028" style="position:absolute;left:7161;top:31;width:1890;height:64;visibility:visible;mso-wrap-style:square;v-text-anchor:top" coordsize="189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" path="m1889,r-54,2l1673,6r-54,1l1403,13r-54,1l1187,17r-54,4l1079,23r-54,-2l971,23r-54,2l863,26r-53,3l756,30r-54,1l594,33,378,37r-54,l216,39r-54,1l54,42,,44,,64,54,62,162,60r54,-1l324,57r54,1l432,56,540,54,648,53r54,-1l756,50r54,-1l863,47r54,-1l971,43r54,-1l1079,44r54,-2l1187,38r54,-1l1403,34r216,-5l1673,28r108,-2l1835,25r54,-2l1889,xe" fillcolor="#ed968c" stroked="f">
                  <v:fill opacity="32896f"/>
                  <v:path arrowok="t" o:connecttype="custom" o:connectlocs="1889,31;1835,33;1673,37;1619,38;1403,44;1349,45;1187,48;1133,52;1079,54;1025,52;971,54;917,56;863,57;810,60;756,61;702,62;594,64;378,68;324,68;216,70;162,71;54,73;0,75;0,95;54,93;162,91;216,90;324,88;378,89;432,87;540,85;648,84;702,83;756,81;810,80;863,78;917,77;971,74;1025,73;1079,75;1133,73;1187,69;1241,68;1403,65;1619,60;1673,59;1781,57;1835,56;1889,54;1889,31" o:connectangles="0,0,0,0,0,0,0,0,0,0,0,0,0,0,0,0,0,0,0,0,0,0,0,0,0,0,0,0,0,0,0,0,0,0,0,0,0,0,0,0,0,0,0,0,0,0,0,0,0,0"/>
                </v:shape>
                <v:shape id="docshape409" o:spid="_x0000_s1029" style="position:absolute;left:7161;top:-40;width:1890;height:85;visibility:visible;mso-wrap-style:square;v-text-anchor:top" coordsize="189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" path="m1889,r-54,2l1781,3r-54,3l1673,7r-54,2l1565,10r-54,2l1403,16r-108,4l1241,23r-54,2l1133,25r-54,4l1025,29r-54,5l917,35r-54,2l810,36r-54,3l702,40r-54,5l594,45,432,50r-54,1l324,52r-54,6l216,59r-54,2l108,62,54,63,,65,,85,54,83r54,-1l162,81r54,-2l270,78r54,-6l432,70,594,65r54,l702,60r54,-1l810,56r53,1l971,54r54,-5l1079,49r54,-4l1187,45r54,-1l1295,40r54,-1l1403,37r108,-4l1619,31r54,-2l1727,28r108,-3l1889,24r,-24xe" fillcolor="#7c4b73" stroked="f">
                  <v:fill opacity="32896f"/>
                  <v:path arrowok="t" o:connecttype="custom" o:connectlocs="1889,-40;1835,-38;1781,-37;1727,-34;1673,-33;1619,-31;1565,-30;1511,-28;1403,-24;1295,-20;1241,-17;1187,-15;1133,-15;1079,-11;1025,-11;971,-6;917,-5;863,-3;810,-4;756,-1;702,0;648,5;594,5;432,10;378,11;324,12;270,18;216,19;162,21;108,22;54,23;0,25;0,45;54,43;108,42;162,41;216,39;270,38;324,32;432,30;594,25;648,25;702,20;756,19;810,16;863,17;971,14;1025,9;1079,9;1133,5;1187,5;1241,4;1295,0;1349,-1;1403,-3;1511,-7;1619,-9;1673,-11;1727,-12;1835,-15;1889,-16;1889,-40" o:connectangles="0,0,0,0,0,0,0,0,0,0,0,0,0,0,0,0,0,0,0,0,0,0,0,0,0,0,0,0,0,0,0,0,0,0,0,0,0,0,0,0,0,0,0,0,0,0,0,0,0,0,0,0,0,0,0,0,0,0,0,0,0,0"/>
                </v:shape>
                <v:shape id="docshape410" o:spid="_x0000_s1030" style="position:absolute;left:7161;top:43;width:1890;height:86;visibility:visible;mso-wrap-style:square;v-text-anchor:top" coordsize="18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" path="m1889,r-54,2l1781,3r-54,1l1673,1,1457,5r-54,1l1187,9r-54,2l1079,12r-54,-1l863,13r-53,l756,13r-54,1l648,14r-54,l486,15r-54,1l324,18r-54,1l216,22r-54,2l,26,,86r54,l108,84r54,l216,83r54,-4l432,76r54,-1l594,74r108,l756,73r107,l917,73r108,-1l1079,72r54,l1187,71r54,-1l1403,69r54,-1l1673,67r54,4l1781,71r54,l1889,69r,-69xe" fillcolor="#e78429" stroked="f">
                  <v:fill opacity="32896f"/>
                  <v:path arrowok="t" o:connecttype="custom" o:connectlocs="1889,43;1835,45;1781,46;1727,47;1673,44;1457,48;1403,49;1187,52;1133,54;1079,55;1025,54;863,56;810,56;756,56;702,57;648,57;594,57;486,58;432,59;324,61;270,62;216,65;162,67;0,69;0,129;54,129;108,127;162,127;216,126;270,122;432,119;486,118;594,117;702,117;756,116;863,116;917,116;1025,115;1079,115;1133,115;1187,114;1241,113;1403,112;1457,111;1673,110;1727,114;1781,114;1835,114;1889,112;1889,43" o:connectangles="0,0,0,0,0,0,0,0,0,0,0,0,0,0,0,0,0,0,0,0,0,0,0,0,0,0,0,0,0,0,0,0,0,0,0,0,0,0,0,0,0,0,0,0,0,0,0,0,0,0"/>
                </v:shape>
                <v:shape id="docshape411" o:spid="_x0000_s1031" style="position:absolute;left:7161;top:8;width:1890;height:104;visibility:visible;mso-wrap-style:square;v-text-anchor:top" coordsize="189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" path="m1889,r-54,2l1781,3r-54,2l1565,9r-54,l1403,11r-54,1l1295,13r-54,1l1187,16r-54,2l1025,20,810,26r-54,l648,30,540,33,432,35,216,39,108,41,54,43,,44r,59l54,102r54,-2l432,94r54,-1l648,90r54,-2l756,87r54,l1079,81r108,-1l1241,78r108,-1l1403,77r108,-1l1565,76r54,l1781,72r54,l1889,70r,-70xe" fillcolor="#ed968c" stroked="f">
                  <v:fill opacity="32896f"/>
                  <v:path arrowok="t" o:connecttype="custom" o:connectlocs="1889,9;1835,11;1781,12;1727,14;1565,18;1511,18;1403,20;1349,21;1295,22;1241,23;1187,25;1133,27;1025,29;810,35;756,35;648,39;540,42;432,44;216,48;108,50;54,52;0,53;0,112;54,111;108,109;432,103;486,102;648,99;702,97;756,96;810,96;1079,90;1187,89;1241,87;1349,86;1403,86;1511,85;1565,85;1619,85;1781,81;1835,81;1889,79;1889,9" o:connectangles="0,0,0,0,0,0,0,0,0,0,0,0,0,0,0,0,0,0,0,0,0,0,0,0,0,0,0,0,0,0,0,0,0,0,0,0,0,0,0,0,0,0,0"/>
                </v:shape>
                <v:shape id="docshape412" o:spid="_x0000_s1032" style="position:absolute;left:7161;top:-69;width:1890;height:131;visibility:visible;mso-wrap-style:square;v-text-anchor:top" coordsize="189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" path="m1889,r-54,3l1619,13r-54,2l1511,18r-162,6l1241,30r-54,l1133,34r-54,1l1025,37r-54,3l917,41,702,49,594,53r-54,1l486,56r-54,2l324,62r-54,2l216,65,54,70,,71r,60l54,130r162,-6l270,124r162,-6l486,116r108,-2l648,112r215,-5l917,105r54,-1l1025,101r54,-1l1133,101r54,-4l1241,98r54,-2l1349,93r216,-6l1619,86r54,-2l1835,80r54,-2l1889,xe" fillcolor="#7c4b73" stroked="f">
                  <v:fill opacity="32896f"/>
                  <v:path arrowok="t" o:connecttype="custom" o:connectlocs="1889,-69;1835,-66;1619,-56;1565,-54;1511,-51;1349,-45;1241,-39;1187,-39;1133,-35;1079,-34;1025,-32;971,-29;917,-28;702,-20;594,-16;540,-15;486,-13;432,-11;324,-7;270,-5;216,-4;54,1;0,2;0,62;54,61;216,55;270,55;432,49;486,47;594,45;648,43;863,38;917,36;971,35;1025,32;1079,31;1133,32;1187,28;1241,29;1295,27;1349,24;1565,18;1619,17;1673,15;1835,11;1889,9;1889,-69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5975350</wp:posOffset>
                </wp:positionH>
                <wp:positionV relativeFrom="paragraph">
                  <wp:posOffset>48895</wp:posOffset>
                </wp:positionV>
                <wp:extent cx="155575" cy="494030"/>
                <wp:effectExtent l="0" t="0" r="0" b="0"/>
                <wp:wrapNone/>
                <wp:docPr id="10" name="docshapegroup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494030"/>
                          <a:chOff x="9410" y="77"/>
                          <a:chExt cx="245" cy="778"/>
                        </a:xfrm>
                      </wpg:grpSpPr>
                      <wps:wsp>
                        <wps:cNvPr id="12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9409" y="77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415"/>
                        <wps:cNvSpPr>
                          <a:spLocks noChangeArrowheads="1"/>
                        </wps:cNvSpPr>
                        <wps:spPr bwMode="auto">
                          <a:xfrm>
                            <a:off x="9409" y="343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9409" y="610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DB4690" id="docshapegroup413" o:spid="_x0000_s1026" style="position:absolute;margin-left:470.5pt;margin-top:3.85pt;width:12.25pt;height:38.9pt;z-index:15773696;mso-position-horizontal-relative:page" coordorigin="9410,77" coordsize="245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">
                <v:rect id="docshape414" o:spid="_x0000_s1027" style="position:absolute;left:9409;top:77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" fillcolor="#e78429" stroked="f">
                  <v:fill opacity="32896f"/>
                </v:rect>
                <v:rect id="docshape415" o:spid="_x0000_s1028" style="position:absolute;left:9409;top:343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" fillcolor="#ed968c" stroked="f">
                  <v:fill opacity="32896f"/>
                </v:rect>
                <v:rect id="docshape416" o:spid="_x0000_s1029" style="position:absolute;left:9409;top:610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" fillcolor="#7c4b73" stroked="f">
                  <v:fill opacity="32896f"/>
                </v:rect>
                <w10:wrap anchorx="page"/>
              </v:group>
            </w:pict>
          </mc:Fallback>
        </mc:AlternateContent>
      </w:r>
      <w:r w:rsidR="00C14774">
        <w:rPr>
          <w:rFonts w:ascii="Times New Roman"/>
          <w:w w:val="99"/>
          <w:sz w:val="14"/>
        </w:rPr>
        <w:t>1</w:t>
      </w:r>
    </w:p>
    <w:p w:rsidR="00485016" w:rsidRDefault="00C14774">
      <w:pPr>
        <w:spacing w:before="105"/>
        <w:ind w:left="543"/>
        <w:jc w:val="center"/>
        <w:rPr>
          <w:rFonts w:ascii="Times New Roman"/>
          <w:sz w:val="14"/>
        </w:rPr>
        <w:pPrChange w:id="2064" w:author="Hughes, Anna E" w:date="2023-06-19T12:41:00Z">
          <w:pPr>
            <w:spacing w:before="105"/>
            <w:ind w:left="423"/>
            <w:jc w:val="center"/>
          </w:pPr>
        </w:pPrChange>
      </w:pPr>
      <w:r>
        <w:rPr>
          <w:rFonts w:ascii="Times New Roman"/>
          <w:w w:val="99"/>
          <w:sz w:val="14"/>
        </w:rPr>
        <w:t>2</w:t>
      </w:r>
    </w:p>
    <w:p w:rsidR="00485016" w:rsidRDefault="00C14774">
      <w:pPr>
        <w:spacing w:before="106"/>
        <w:ind w:left="543"/>
        <w:jc w:val="center"/>
        <w:rPr>
          <w:rFonts w:ascii="Times New Roman"/>
          <w:sz w:val="14"/>
        </w:rPr>
        <w:pPrChange w:id="2065" w:author="Hughes, Anna E" w:date="2023-06-19T12:41:00Z">
          <w:pPr>
            <w:spacing w:before="106"/>
            <w:ind w:left="423"/>
            <w:jc w:val="center"/>
          </w:pPr>
        </w:pPrChange>
      </w:pPr>
      <w:r>
        <w:rPr>
          <w:rFonts w:ascii="Times New Roman"/>
          <w:w w:val="99"/>
          <w:sz w:val="14"/>
        </w:rPr>
        <w:t>3</w:t>
      </w:r>
    </w:p>
    <w:p w:rsidR="00485016" w:rsidRDefault="00485016">
      <w:pPr>
        <w:jc w:val="center"/>
        <w:rPr>
          <w:rFonts w:ascii="Times New Roman"/>
          <w:sz w:val="1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6701" w:space="205"/>
            <w:col w:w="2014"/>
          </w:cols>
          <w:sectPrChange w:id="2066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5"/>
        <w:ind w:left="0"/>
        <w:rPr>
          <w:rFonts w:ascii="Times New Roman"/>
          <w:sz w:val="16"/>
        </w:rPr>
      </w:pPr>
    </w:p>
    <w:p w:rsidR="00485016" w:rsidRDefault="00C14774">
      <w:pPr>
        <w:tabs>
          <w:tab w:val="left" w:pos="1741"/>
          <w:tab w:val="left" w:pos="2281"/>
          <w:tab w:val="left" w:pos="2821"/>
          <w:tab w:val="left" w:pos="3364"/>
          <w:tab w:val="left" w:pos="3904"/>
          <w:tab w:val="left" w:pos="4444"/>
          <w:tab w:val="left" w:pos="4983"/>
          <w:tab w:val="left" w:pos="5527"/>
          <w:tab w:val="left" w:pos="6066"/>
          <w:tab w:val="left" w:pos="6606"/>
          <w:tab w:val="left" w:pos="7146"/>
        </w:tabs>
        <w:spacing w:before="1" w:line="159" w:lineRule="exact"/>
        <w:ind w:left="1202"/>
        <w:rPr>
          <w:rFonts w:ascii="Times New Roman"/>
          <w:sz w:val="14"/>
        </w:rPr>
        <w:pPrChange w:id="2067" w:author="Hughes, Anna E" w:date="2023-06-19T12:41:00Z">
          <w:pPr>
            <w:tabs>
              <w:tab w:val="left" w:pos="1621"/>
              <w:tab w:val="left" w:pos="2161"/>
              <w:tab w:val="left" w:pos="2701"/>
              <w:tab w:val="left" w:pos="3244"/>
              <w:tab w:val="left" w:pos="3784"/>
              <w:tab w:val="left" w:pos="4324"/>
              <w:tab w:val="left" w:pos="4863"/>
              <w:tab w:val="left" w:pos="5407"/>
              <w:tab w:val="left" w:pos="5946"/>
              <w:tab w:val="left" w:pos="6486"/>
              <w:tab w:val="left" w:pos="7026"/>
            </w:tabs>
            <w:spacing w:before="1" w:line="159" w:lineRule="exact"/>
            <w:ind w:left="1082"/>
          </w:pPr>
        </w:pPrChange>
      </w:pP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</w:p>
    <w:p w:rsidR="00485016" w:rsidRDefault="00C14774">
      <w:pPr>
        <w:spacing w:line="193" w:lineRule="exact"/>
        <w:ind w:left="65" w:right="295"/>
        <w:jc w:val="center"/>
        <w:rPr>
          <w:rFonts w:ascii="Times New Roman"/>
          <w:sz w:val="17"/>
        </w:rPr>
        <w:pPrChange w:id="2068" w:author="Hughes, Anna E" w:date="2023-06-19T12:41:00Z">
          <w:pPr>
            <w:spacing w:line="193" w:lineRule="exact"/>
            <w:ind w:left="128" w:right="478"/>
            <w:jc w:val="center"/>
          </w:pPr>
        </w:pPrChange>
      </w:pPr>
      <w:r>
        <w:rPr>
          <w:rFonts w:ascii="Times New Roman"/>
          <w:sz w:val="17"/>
        </w:rPr>
        <w:t>Log</w:t>
      </w:r>
      <w:r>
        <w:rPr>
          <w:rFonts w:ascii="Times New Roman"/>
          <w:spacing w:val="-5"/>
          <w:sz w:val="17"/>
        </w:rPr>
        <w:t xml:space="preserve"> </w:t>
      </w:r>
      <w:r>
        <w:rPr>
          <w:rFonts w:ascii="Times New Roman"/>
          <w:sz w:val="17"/>
        </w:rPr>
        <w:t>number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pacing w:val="-2"/>
          <w:sz w:val="17"/>
        </w:rPr>
        <w:t>distractors</w:t>
      </w:r>
    </w:p>
    <w:p w:rsidR="00485016" w:rsidRDefault="00485016">
      <w:pPr>
        <w:pStyle w:val="BodyText"/>
        <w:spacing w:before="8"/>
        <w:ind w:left="0"/>
        <w:rPr>
          <w:rFonts w:ascii="Times New Roman"/>
          <w:sz w:val="20"/>
        </w:rPr>
      </w:pPr>
    </w:p>
    <w:p w:rsidR="00485016" w:rsidRDefault="00C14774">
      <w:pPr>
        <w:spacing w:before="95" w:line="244" w:lineRule="auto"/>
        <w:ind w:left="617" w:right="531"/>
        <w:jc w:val="both"/>
        <w:rPr>
          <w:sz w:val="20"/>
        </w:rPr>
        <w:pPrChange w:id="2069" w:author="Hughes, Anna E" w:date="2023-06-19T12:41:00Z">
          <w:pPr>
            <w:spacing w:before="95" w:line="244" w:lineRule="auto"/>
            <w:ind w:left="497" w:right="531"/>
            <w:jc w:val="both"/>
          </w:pPr>
        </w:pPrChange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6:</w:t>
      </w:r>
      <w:r>
        <w:rPr>
          <w:spacing w:val="17"/>
          <w:sz w:val="20"/>
        </w:rPr>
        <w:t xml:space="preserve"> </w:t>
      </w:r>
      <w:bookmarkStart w:id="2070" w:name="_bookmark20"/>
      <w:bookmarkEnd w:id="2070"/>
      <w:r>
        <w:rPr>
          <w:sz w:val="20"/>
        </w:rPr>
        <w:t>Fixed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predicting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ring, feature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distracters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spacing w:val="-4"/>
          <w:sz w:val="20"/>
        </w:rPr>
        <w:t>response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times.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Shaded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regions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53%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97%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HDCIs.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ring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slopes,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pronounced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some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features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(i.e.,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triangles)</w:t>
      </w:r>
      <w:r>
        <w:rPr>
          <w:sz w:val="20"/>
        </w:rPr>
        <w:t xml:space="preserve"> than others.</w:t>
      </w:r>
    </w:p>
    <w:p w:rsidR="00485016" w:rsidRDefault="00485016">
      <w:pPr>
        <w:pStyle w:val="BodyText"/>
        <w:spacing w:before="11"/>
        <w:ind w:left="0"/>
        <w:rPr>
          <w:sz w:val="22"/>
        </w:rPr>
      </w:pPr>
    </w:p>
    <w:p w:rsidR="00485016" w:rsidRDefault="00C14774">
      <w:pPr>
        <w:tabs>
          <w:tab w:val="left" w:pos="968"/>
        </w:tabs>
        <w:spacing w:before="80"/>
        <w:ind w:left="227"/>
        <w:rPr>
          <w:ins w:id="2071" w:author="Hughes, Anna E" w:date="2023-06-19T12:41:00Z"/>
          <w:sz w:val="24"/>
        </w:rPr>
      </w:pPr>
      <w:ins w:id="2072" w:author="Hughes, Anna E" w:date="2023-06-19T12:41:00Z">
        <w:r>
          <w:rPr>
            <w:rFonts w:ascii="Trebuchet MS"/>
            <w:spacing w:val="-5"/>
            <w:sz w:val="12"/>
          </w:rPr>
          <w:t>585</w: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t>We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can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now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compute</w:t>
        </w:r>
        <w:r>
          <w:rPr>
            <w:spacing w:val="3"/>
            <w:sz w:val="24"/>
          </w:rPr>
          <w:t xml:space="preserve"> </w:t>
        </w:r>
        <w:r>
          <w:rPr>
            <w:spacing w:val="-2"/>
            <w:sz w:val="24"/>
          </w:rPr>
          <w:t>our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predictions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(</w:t>
        </w:r>
        <w:r>
          <w:rPr>
            <w:rFonts w:ascii="Times New Roman"/>
            <w:i/>
            <w:spacing w:val="-2"/>
            <w:sz w:val="24"/>
          </w:rPr>
          <w:t>D</w:t>
        </w:r>
        <w:r>
          <w:rPr>
            <w:rFonts w:ascii="Times New Roman"/>
            <w:i/>
            <w:spacing w:val="-2"/>
            <w:sz w:val="24"/>
            <w:vertAlign w:val="subscript"/>
          </w:rPr>
          <w:t>p</w:t>
        </w:r>
        <w:r>
          <w:rPr>
            <w:spacing w:val="-2"/>
            <w:sz w:val="24"/>
          </w:rPr>
          <w:t>)</w:t>
        </w:r>
        <w:r>
          <w:rPr>
            <w:spacing w:val="3"/>
            <w:sz w:val="24"/>
          </w:rPr>
          <w:t xml:space="preserve"> </w:t>
        </w:r>
        <w:r>
          <w:rPr>
            <w:spacing w:val="-2"/>
            <w:sz w:val="24"/>
          </w:rPr>
          <w:t>for</w:t>
        </w:r>
        <w:r>
          <w:rPr>
            <w:spacing w:val="2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D</w:t>
        </w:r>
        <w:r>
          <w:rPr>
            <w:rFonts w:ascii="Times New Roman"/>
            <w:i/>
            <w:spacing w:val="-2"/>
            <w:sz w:val="24"/>
            <w:vertAlign w:val="subscript"/>
          </w:rPr>
          <w:t>c</w:t>
        </w:r>
        <w:r>
          <w:rPr>
            <w:rFonts w:ascii="Verdana"/>
            <w:i/>
            <w:spacing w:val="-2"/>
            <w:sz w:val="24"/>
            <w:vertAlign w:val="subscript"/>
          </w:rPr>
          <w:t>,</w:t>
        </w:r>
        <w:r>
          <w:rPr>
            <w:rFonts w:ascii="Times New Roman"/>
            <w:i/>
            <w:spacing w:val="-2"/>
            <w:sz w:val="24"/>
            <w:vertAlign w:val="subscript"/>
          </w:rPr>
          <w:t>s</w:t>
        </w:r>
        <w:r>
          <w:rPr>
            <w:rFonts w:ascii="Times New Roman"/>
            <w:i/>
            <w:spacing w:val="2"/>
            <w:sz w:val="24"/>
          </w:rPr>
          <w:t xml:space="preserve"> </w:t>
        </w:r>
        <w:r>
          <w:rPr>
            <w:spacing w:val="-2"/>
            <w:sz w:val="24"/>
          </w:rPr>
          <w:t>taking</w:t>
        </w:r>
        <w:r>
          <w:rPr>
            <w:spacing w:val="3"/>
            <w:sz w:val="24"/>
          </w:rPr>
          <w:t xml:space="preserve"> </w:t>
        </w:r>
        <w:r>
          <w:rPr>
            <w:spacing w:val="-2"/>
            <w:sz w:val="24"/>
          </w:rPr>
          <w:t>the</w:t>
        </w:r>
        <w:r>
          <w:rPr>
            <w:spacing w:val="2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ring</w:t>
        </w:r>
        <w:r>
          <w:rPr>
            <w:rFonts w:ascii="Times New Roman"/>
            <w:i/>
            <w:spacing w:val="-4"/>
            <w:sz w:val="24"/>
          </w:rPr>
          <w:t xml:space="preserve"> </w:t>
        </w:r>
        <w:r>
          <w:rPr>
            <w:spacing w:val="-2"/>
            <w:sz w:val="24"/>
          </w:rPr>
          <w:t>into</w:t>
        </w:r>
        <w:r>
          <w:rPr>
            <w:spacing w:val="2"/>
            <w:sz w:val="24"/>
          </w:rPr>
          <w:t xml:space="preserve"> </w:t>
        </w:r>
        <w:r>
          <w:rPr>
            <w:spacing w:val="-5"/>
            <w:sz w:val="24"/>
          </w:rPr>
          <w:t>ac-</w:t>
        </w:r>
      </w:ins>
    </w:p>
    <w:p w:rsidR="00485016" w:rsidRDefault="00C14774">
      <w:pPr>
        <w:pStyle w:val="BodyText"/>
        <w:spacing w:before="8"/>
        <w:rPr>
          <w:moveTo w:id="2073" w:author="Hughes, Anna E" w:date="2023-06-19T12:41:00Z"/>
        </w:rPr>
        <w:pPrChange w:id="2074" w:author="Hughes, Anna E" w:date="2023-06-19T12:41:00Z">
          <w:pPr>
            <w:pStyle w:val="BodyText"/>
          </w:pPr>
        </w:pPrChange>
      </w:pPr>
      <w:ins w:id="2075" w:author="Hughes, Anna E" w:date="2023-06-19T12:41:00Z">
        <w:r>
          <w:rPr>
            <w:rFonts w:ascii="Trebuchet MS"/>
            <w:spacing w:val="-2"/>
            <w:sz w:val="12"/>
          </w:rPr>
          <w:t>586</w:t>
        </w:r>
      </w:ins>
      <w:moveToRangeStart w:id="2076" w:author="Hughes, Anna E" w:date="2023-06-19T12:41:00Z" w:name="move138070906"/>
      <w:moveTo w:id="2077" w:author="Hughes, Anna E" w:date="2023-06-19T12:41:00Z">
        <w:r>
          <w:rPr>
            <w:rFonts w:ascii="Trebuchet MS"/>
            <w:spacing w:val="32"/>
            <w:sz w:val="12"/>
            <w:rPrChange w:id="2078" w:author="Hughes, Anna E" w:date="2023-06-19T12:41:00Z">
              <w:rPr>
                <w:rFonts w:ascii="Trebuchet MS"/>
                <w:spacing w:val="31"/>
                <w:sz w:val="12"/>
              </w:rPr>
            </w:rPrChange>
          </w:rPr>
          <w:t xml:space="preserve">  </w:t>
        </w:r>
        <w:r>
          <w:rPr>
            <w:spacing w:val="-2"/>
          </w:rPr>
          <w:t>count.</w:t>
        </w:r>
        <w:r>
          <w:rPr>
            <w:spacing w:val="46"/>
            <w:rPrChange w:id="2079" w:author="Hughes, Anna E" w:date="2023-06-19T12:41:00Z">
              <w:rPr>
                <w:spacing w:val="47"/>
              </w:rPr>
            </w:rPrChange>
          </w:rPr>
          <w:t xml:space="preserve"> </w:t>
        </w:r>
        <w:r>
          <w:rPr>
            <w:spacing w:val="-2"/>
          </w:rPr>
          <w:t>Doing</w:t>
        </w:r>
        <w:r>
          <w:rPr>
            <w:spacing w:val="4"/>
          </w:rPr>
          <w:t xml:space="preserve"> </w:t>
        </w:r>
        <w:r>
          <w:rPr>
            <w:spacing w:val="-2"/>
          </w:rPr>
          <w:t>so</w:t>
        </w:r>
        <w:r>
          <w:rPr>
            <w:spacing w:val="3"/>
          </w:rPr>
          <w:t xml:space="preserve"> </w:t>
        </w:r>
        <w:r>
          <w:rPr>
            <w:spacing w:val="-2"/>
          </w:rPr>
          <w:t>leads</w:t>
        </w:r>
        <w:r>
          <w:rPr>
            <w:spacing w:val="4"/>
            <w:rPrChange w:id="2080" w:author="Hughes, Anna E" w:date="2023-06-19T12:41:00Z">
              <w:rPr>
                <w:spacing w:val="3"/>
              </w:rPr>
            </w:rPrChange>
          </w:rPr>
          <w:t xml:space="preserve"> </w:t>
        </w:r>
        <w:r>
          <w:rPr>
            <w:spacing w:val="-2"/>
          </w:rPr>
          <w:t>us</w:t>
        </w:r>
        <w:r>
          <w:rPr>
            <w:spacing w:val="3"/>
          </w:rPr>
          <w:t xml:space="preserve"> </w:t>
        </w:r>
        <w:r>
          <w:rPr>
            <w:spacing w:val="-2"/>
          </w:rPr>
          <w:t>to</w:t>
        </w:r>
        <w:r>
          <w:rPr>
            <w:spacing w:val="4"/>
          </w:rPr>
          <w:t xml:space="preserve"> </w:t>
        </w:r>
        <w:r>
          <w:rPr>
            <w:spacing w:val="-2"/>
          </w:rPr>
          <w:t>a</w:t>
        </w:r>
        <w:r>
          <w:rPr>
            <w:spacing w:val="3"/>
          </w:rPr>
          <w:t xml:space="preserve"> </w:t>
        </w:r>
        <w:r>
          <w:rPr>
            <w:spacing w:val="-2"/>
          </w:rPr>
          <w:t>similar</w:t>
        </w:r>
        <w:r>
          <w:rPr>
            <w:spacing w:val="4"/>
            <w:rPrChange w:id="2081" w:author="Hughes, Anna E" w:date="2023-06-19T12:41:00Z">
              <w:rPr>
                <w:spacing w:val="3"/>
              </w:rPr>
            </w:rPrChange>
          </w:rPr>
          <w:t xml:space="preserve"> </w:t>
        </w:r>
        <w:r>
          <w:rPr>
            <w:spacing w:val="-2"/>
          </w:rPr>
          <w:t>result</w:t>
        </w:r>
        <w:r>
          <w:rPr>
            <w:spacing w:val="3"/>
          </w:rPr>
          <w:t xml:space="preserve"> </w:t>
        </w:r>
        <w:r>
          <w:rPr>
            <w:spacing w:val="-2"/>
          </w:rPr>
          <w:t>as</w:t>
        </w:r>
        <w:r>
          <w:rPr>
            <w:spacing w:val="4"/>
          </w:rPr>
          <w:t xml:space="preserve"> </w:t>
        </w:r>
        <w:r>
          <w:rPr>
            <w:spacing w:val="-2"/>
          </w:rPr>
          <w:t>before</w:t>
        </w:r>
        <w:r>
          <w:rPr>
            <w:spacing w:val="3"/>
          </w:rPr>
          <w:t xml:space="preserve"> </w:t>
        </w:r>
        <w:r>
          <w:rPr>
            <w:spacing w:val="-2"/>
          </w:rPr>
          <w:t>with</w:t>
        </w:r>
        <w:r>
          <w:rPr>
            <w:spacing w:val="4"/>
            <w:rPrChange w:id="2082" w:author="Hughes, Anna E" w:date="2023-06-19T12:41:00Z">
              <w:rPr>
                <w:spacing w:val="3"/>
              </w:rPr>
            </w:rPrChange>
          </w:rPr>
          <w:t xml:space="preserve"> </w:t>
        </w:r>
        <w:r>
          <w:rPr>
            <w:spacing w:val="-2"/>
          </w:rPr>
          <w:t>orthogonal</w:t>
        </w:r>
        <w:r>
          <w:rPr>
            <w:spacing w:val="3"/>
          </w:rPr>
          <w:t xml:space="preserve"> </w:t>
        </w:r>
        <w:r>
          <w:rPr>
            <w:spacing w:val="-2"/>
          </w:rPr>
          <w:t>contrast</w:t>
        </w:r>
      </w:moveTo>
    </w:p>
    <w:moveToRangeEnd w:id="2076"/>
    <w:p w:rsidR="00485016" w:rsidRDefault="00C14774">
      <w:pPr>
        <w:pStyle w:val="BodyText"/>
        <w:rPr>
          <w:ins w:id="2083" w:author="Hughes, Anna E" w:date="2023-06-19T12:41:00Z"/>
        </w:rPr>
      </w:pPr>
      <w:ins w:id="2084" w:author="Hughes, Anna E" w:date="2023-06-19T12:41:00Z">
        <w:r>
          <w:rPr>
            <w:rFonts w:ascii="Trebuchet MS"/>
            <w:spacing w:val="-6"/>
            <w:sz w:val="12"/>
          </w:rPr>
          <w:t>587</w:t>
        </w:r>
        <w:r>
          <w:rPr>
            <w:rFonts w:ascii="Trebuchet MS"/>
            <w:spacing w:val="35"/>
            <w:sz w:val="12"/>
          </w:rPr>
          <w:t xml:space="preserve">  </w:t>
        </w:r>
        <w:r>
          <w:rPr>
            <w:spacing w:val="-6"/>
          </w:rPr>
          <w:t>outperforming</w:t>
        </w:r>
        <w:r>
          <w:rPr>
            <w:spacing w:val="-1"/>
          </w:rPr>
          <w:t xml:space="preserve"> </w:t>
        </w:r>
        <w:r>
          <w:rPr>
            <w:spacing w:val="-6"/>
          </w:rPr>
          <w:t>the</w:t>
        </w:r>
        <w:r>
          <w:rPr>
            <w:spacing w:val="-2"/>
          </w:rPr>
          <w:t xml:space="preserve"> </w:t>
        </w:r>
        <w:r>
          <w:rPr>
            <w:spacing w:val="-6"/>
          </w:rPr>
          <w:t>best</w:t>
        </w:r>
        <w:r>
          <w:rPr>
            <w:spacing w:val="-1"/>
          </w:rPr>
          <w:t xml:space="preserve"> </w:t>
        </w:r>
        <w:r>
          <w:rPr>
            <w:spacing w:val="-6"/>
          </w:rPr>
          <w:t>feature</w:t>
        </w:r>
        <w:r>
          <w:rPr>
            <w:spacing w:val="-1"/>
          </w:rPr>
          <w:t xml:space="preserve"> </w:t>
        </w:r>
        <w:r>
          <w:rPr>
            <w:spacing w:val="-6"/>
          </w:rPr>
          <w:t>and</w:t>
        </w:r>
        <w:r>
          <w:rPr>
            <w:spacing w:val="-1"/>
          </w:rPr>
          <w:t xml:space="preserve"> </w:t>
        </w:r>
        <w:r>
          <w:rPr>
            <w:spacing w:val="-6"/>
          </w:rPr>
          <w:t>collinear</w:t>
        </w:r>
        <w:r>
          <w:rPr>
            <w:spacing w:val="-1"/>
          </w:rPr>
          <w:t xml:space="preserve"> </w:t>
        </w:r>
        <w:r>
          <w:rPr>
            <w:spacing w:val="-6"/>
          </w:rPr>
          <w:t>measures</w:t>
        </w:r>
        <w:r>
          <w:rPr>
            <w:spacing w:val="-2"/>
          </w:rPr>
          <w:t xml:space="preserve"> </w:t>
        </w:r>
        <w:r>
          <w:rPr>
            <w:spacing w:val="-6"/>
          </w:rPr>
          <w:t>in</w:t>
        </w:r>
        <w:r>
          <w:rPr>
            <w:spacing w:val="-1"/>
          </w:rPr>
          <w:t xml:space="preserve"> </w:t>
        </w:r>
        <w:r>
          <w:rPr>
            <w:spacing w:val="-6"/>
          </w:rPr>
          <w:t>terms</w:t>
        </w:r>
        <w:r>
          <w:rPr>
            <w:spacing w:val="-1"/>
          </w:rPr>
          <w:t xml:space="preserve"> </w:t>
        </w:r>
        <w:r>
          <w:rPr>
            <w:spacing w:val="-6"/>
          </w:rPr>
          <w:t>of</w:t>
        </w:r>
        <w:r>
          <w:rPr>
            <w:spacing w:val="-1"/>
          </w:rPr>
          <w:t xml:space="preserve"> </w:t>
        </w:r>
        <w:r>
          <w:rPr>
            <w:spacing w:val="-6"/>
          </w:rPr>
          <w:t>absolute</w:t>
        </w:r>
        <w:r>
          <w:rPr>
            <w:spacing w:val="-1"/>
          </w:rPr>
          <w:t xml:space="preserve"> </w:t>
        </w:r>
        <w:r>
          <w:rPr>
            <w:spacing w:val="-6"/>
          </w:rPr>
          <w:t>error</w:t>
        </w:r>
      </w:ins>
    </w:p>
    <w:p w:rsidR="00485016" w:rsidRDefault="00C14774">
      <w:pPr>
        <w:pStyle w:val="BodyText"/>
        <w:spacing w:before="8"/>
        <w:rPr>
          <w:moveTo w:id="2085" w:author="Hughes, Anna E" w:date="2023-06-19T12:41:00Z"/>
        </w:rPr>
      </w:pPr>
      <w:ins w:id="2086" w:author="Hughes, Anna E" w:date="2023-06-19T12:41:00Z">
        <w:r>
          <w:rPr>
            <w:rFonts w:ascii="Trebuchet MS"/>
            <w:spacing w:val="-6"/>
            <w:sz w:val="12"/>
          </w:rPr>
          <w:t>588</w:t>
        </w:r>
      </w:ins>
      <w:moveToRangeStart w:id="2087" w:author="Hughes, Anna E" w:date="2023-06-19T12:41:00Z" w:name="move138070907"/>
      <w:moveTo w:id="2088" w:author="Hughes, Anna E" w:date="2023-06-19T12:41:00Z"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6"/>
          </w:rPr>
          <w:t>(0.023</w:t>
        </w:r>
        <w:r>
          <w:rPr>
            <w:spacing w:val="-2"/>
          </w:rPr>
          <w:t xml:space="preserve"> </w:t>
        </w:r>
        <w:r>
          <w:rPr>
            <w:spacing w:val="-6"/>
          </w:rPr>
          <w:t>compared</w:t>
        </w:r>
        <w:r>
          <w:rPr>
            <w:spacing w:val="-3"/>
          </w:rPr>
          <w:t xml:space="preserve"> </w:t>
        </w:r>
        <w:r>
          <w:rPr>
            <w:spacing w:val="-6"/>
          </w:rPr>
          <w:t>to</w:t>
        </w:r>
        <w:r>
          <w:rPr>
            <w:spacing w:val="-3"/>
          </w:rPr>
          <w:t xml:space="preserve"> </w:t>
        </w:r>
        <w:r>
          <w:rPr>
            <w:spacing w:val="-6"/>
          </w:rPr>
          <w:t>0.025</w:t>
        </w:r>
        <w:r>
          <w:rPr>
            <w:spacing w:val="-2"/>
          </w:rPr>
          <w:t xml:space="preserve"> </w:t>
        </w:r>
        <w:r>
          <w:rPr>
            <w:spacing w:val="-6"/>
          </w:rPr>
          <w:t>(best</w:t>
        </w:r>
        <w:r>
          <w:rPr>
            <w:spacing w:val="-3"/>
          </w:rPr>
          <w:t xml:space="preserve"> </w:t>
        </w:r>
        <w:r>
          <w:rPr>
            <w:spacing w:val="-6"/>
          </w:rPr>
          <w:t>feature)</w:t>
        </w:r>
        <w:r>
          <w:rPr>
            <w:spacing w:val="-3"/>
          </w:rPr>
          <w:t xml:space="preserve"> </w:t>
        </w:r>
        <w:r>
          <w:rPr>
            <w:spacing w:val="-6"/>
          </w:rPr>
          <w:t>and</w:t>
        </w:r>
        <w:r>
          <w:rPr>
            <w:spacing w:val="-2"/>
          </w:rPr>
          <w:t xml:space="preserve"> </w:t>
        </w:r>
        <w:r>
          <w:rPr>
            <w:spacing w:val="-6"/>
          </w:rPr>
          <w:t>0.034</w:t>
        </w:r>
        <w:r>
          <w:rPr>
            <w:spacing w:val="-3"/>
          </w:rPr>
          <w:t xml:space="preserve"> </w:t>
        </w:r>
        <w:r>
          <w:rPr>
            <w:spacing w:val="-6"/>
          </w:rPr>
          <w:t>(collinear)).</w:t>
        </w:r>
        <w:r>
          <w:rPr>
            <w:spacing w:val="20"/>
          </w:rPr>
          <w:t xml:space="preserve"> </w:t>
        </w:r>
        <w:r>
          <w:rPr>
            <w:spacing w:val="-6"/>
          </w:rPr>
          <w:t>However,</w:t>
        </w:r>
        <w:r>
          <w:rPr>
            <w:spacing w:val="-1"/>
          </w:rPr>
          <w:t xml:space="preserve"> </w:t>
        </w:r>
        <w:r>
          <w:rPr>
            <w:spacing w:val="-6"/>
          </w:rPr>
          <w:t>the</w:t>
        </w:r>
        <w:r>
          <w:rPr>
            <w:spacing w:val="-3"/>
          </w:rPr>
          <w:t xml:space="preserve"> </w:t>
        </w:r>
        <w:r>
          <w:rPr>
            <w:spacing w:val="-6"/>
          </w:rPr>
          <w:t>re-</w:t>
        </w:r>
      </w:moveTo>
    </w:p>
    <w:moveToRangeEnd w:id="2087"/>
    <w:p w:rsidR="00485016" w:rsidRDefault="00C14774">
      <w:pPr>
        <w:pStyle w:val="BodyText"/>
        <w:rPr>
          <w:ins w:id="2089" w:author="Hughes, Anna E" w:date="2023-06-19T12:41:00Z"/>
        </w:rPr>
      </w:pPr>
      <w:ins w:id="2090" w:author="Hughes, Anna E" w:date="2023-06-19T12:41:00Z">
        <w:r>
          <w:rPr>
            <w:rFonts w:ascii="Trebuchet MS"/>
            <w:spacing w:val="-4"/>
            <w:sz w:val="12"/>
          </w:rPr>
          <w:t>589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4"/>
          </w:rPr>
          <w:t>gression</w:t>
        </w:r>
        <w:r>
          <w:t xml:space="preserve"> </w:t>
        </w:r>
        <w:r>
          <w:rPr>
            <w:spacing w:val="-4"/>
          </w:rPr>
          <w:t>slopes</w:t>
        </w:r>
        <w:r>
          <w:t xml:space="preserve"> </w:t>
        </w:r>
        <w:r>
          <w:rPr>
            <w:spacing w:val="-4"/>
          </w:rPr>
          <w:t>are</w:t>
        </w:r>
        <w:r>
          <w:t xml:space="preserve"> </w:t>
        </w:r>
        <w:r>
          <w:rPr>
            <w:spacing w:val="-4"/>
          </w:rPr>
          <w:t>all</w:t>
        </w:r>
        <w:r>
          <w:rPr>
            <w:spacing w:val="-1"/>
          </w:rPr>
          <w:t xml:space="preserve"> </w:t>
        </w:r>
        <w:r>
          <w:rPr>
            <w:spacing w:val="-4"/>
          </w:rPr>
          <w:t>relatively</w:t>
        </w:r>
        <w:r>
          <w:t xml:space="preserve"> </w:t>
        </w:r>
        <w:r>
          <w:rPr>
            <w:spacing w:val="-4"/>
          </w:rPr>
          <w:t>similar</w:t>
        </w:r>
        <w:r>
          <w:t xml:space="preserve"> </w:t>
        </w:r>
        <w:r>
          <w:rPr>
            <w:spacing w:val="-4"/>
          </w:rPr>
          <w:t>(0.90</w:t>
        </w:r>
        <w:r>
          <w:t xml:space="preserve"> </w:t>
        </w:r>
        <w:r>
          <w:rPr>
            <w:spacing w:val="-4"/>
          </w:rPr>
          <w:t>for</w:t>
        </w:r>
        <w:r>
          <w:t xml:space="preserve"> </w:t>
        </w:r>
        <w:r>
          <w:rPr>
            <w:spacing w:val="-4"/>
          </w:rPr>
          <w:t>best</w:t>
        </w:r>
        <w:r>
          <w:rPr>
            <w:spacing w:val="-1"/>
          </w:rPr>
          <w:t xml:space="preserve"> </w:t>
        </w:r>
        <w:r>
          <w:rPr>
            <w:spacing w:val="-4"/>
          </w:rPr>
          <w:t>feature,</w:t>
        </w:r>
        <w:r>
          <w:rPr>
            <w:spacing w:val="2"/>
          </w:rPr>
          <w:t xml:space="preserve"> </w:t>
        </w:r>
        <w:r>
          <w:rPr>
            <w:spacing w:val="-4"/>
          </w:rPr>
          <w:t>1.58</w:t>
        </w:r>
        <w:r>
          <w:t xml:space="preserve"> </w:t>
        </w:r>
        <w:r>
          <w:rPr>
            <w:spacing w:val="-4"/>
          </w:rPr>
          <w:t>for</w:t>
        </w:r>
        <w:r>
          <w:t xml:space="preserve"> </w:t>
        </w:r>
        <w:r>
          <w:rPr>
            <w:spacing w:val="-4"/>
          </w:rPr>
          <w:t>collinear</w:t>
        </w:r>
      </w:ins>
    </w:p>
    <w:p w:rsidR="00485016" w:rsidRDefault="00C14774">
      <w:pPr>
        <w:pStyle w:val="BodyText"/>
        <w:spacing w:before="8"/>
        <w:rPr>
          <w:ins w:id="2091" w:author="Hughes, Anna E" w:date="2023-06-19T12:41:00Z"/>
        </w:rPr>
      </w:pPr>
      <w:ins w:id="2092" w:author="Hughes, Anna E" w:date="2023-06-19T12:41:00Z">
        <w:r>
          <w:rPr>
            <w:rFonts w:ascii="Trebuchet MS"/>
            <w:spacing w:val="-8"/>
            <w:sz w:val="12"/>
          </w:rPr>
          <w:t>590</w:t>
        </w:r>
        <w:r>
          <w:rPr>
            <w:rFonts w:ascii="Trebuchet MS"/>
            <w:spacing w:val="54"/>
            <w:sz w:val="12"/>
          </w:rPr>
          <w:t xml:space="preserve">  </w:t>
        </w:r>
        <w:r>
          <w:rPr>
            <w:spacing w:val="-8"/>
          </w:rPr>
          <w:t>and</w:t>
        </w:r>
        <w:r>
          <w:rPr>
            <w:spacing w:val="-3"/>
          </w:rPr>
          <w:t xml:space="preserve"> </w:t>
        </w:r>
        <w:r>
          <w:rPr>
            <w:spacing w:val="-8"/>
          </w:rPr>
          <w:t>1.15</w:t>
        </w:r>
        <w:r>
          <w:rPr>
            <w:spacing w:val="-3"/>
          </w:rPr>
          <w:t xml:space="preserve"> </w:t>
        </w:r>
        <w:r>
          <w:rPr>
            <w:spacing w:val="-8"/>
          </w:rPr>
          <w:t>for</w:t>
        </w:r>
        <w:r>
          <w:rPr>
            <w:spacing w:val="-3"/>
          </w:rPr>
          <w:t xml:space="preserve"> </w:t>
        </w:r>
        <w:r>
          <w:rPr>
            <w:spacing w:val="-8"/>
          </w:rPr>
          <w:t>orthogonal</w:t>
        </w:r>
        <w:r>
          <w:rPr>
            <w:spacing w:val="-3"/>
          </w:rPr>
          <w:t xml:space="preserve"> </w:t>
        </w:r>
        <w:r>
          <w:rPr>
            <w:spacing w:val="-8"/>
          </w:rPr>
          <w:t>contrast).</w:t>
        </w:r>
        <w:r>
          <w:rPr>
            <w:spacing w:val="13"/>
          </w:rPr>
          <w:t xml:space="preserve"> </w:t>
        </w:r>
        <w:r>
          <w:rPr>
            <w:spacing w:val="-8"/>
          </w:rPr>
          <w:t>Thus,</w:t>
        </w:r>
        <w:r>
          <w:rPr>
            <w:spacing w:val="-2"/>
          </w:rPr>
          <w:t xml:space="preserve"> </w:t>
        </w:r>
        <w:r>
          <w:rPr>
            <w:spacing w:val="-8"/>
          </w:rPr>
          <w:t>adding</w:t>
        </w:r>
        <w:r>
          <w:rPr>
            <w:spacing w:val="-3"/>
          </w:rPr>
          <w:t xml:space="preserve"> </w:t>
        </w:r>
        <w:r>
          <w:rPr>
            <w:spacing w:val="-8"/>
          </w:rPr>
          <w:t>ring</w:t>
        </w:r>
        <w:r>
          <w:rPr>
            <w:spacing w:val="-3"/>
          </w:rPr>
          <w:t xml:space="preserve"> </w:t>
        </w:r>
        <w:r>
          <w:rPr>
            <w:spacing w:val="-8"/>
          </w:rPr>
          <w:t>into</w:t>
        </w:r>
        <w:r>
          <w:rPr>
            <w:spacing w:val="-2"/>
          </w:rPr>
          <w:t xml:space="preserve"> </w:t>
        </w:r>
        <w:r>
          <w:rPr>
            <w:spacing w:val="-8"/>
          </w:rPr>
          <w:t>the</w:t>
        </w:r>
        <w:r>
          <w:rPr>
            <w:spacing w:val="-3"/>
          </w:rPr>
          <w:t xml:space="preserve"> </w:t>
        </w:r>
        <w:r>
          <w:rPr>
            <w:spacing w:val="-8"/>
          </w:rPr>
          <w:t>model</w:t>
        </w:r>
        <w:r>
          <w:rPr>
            <w:spacing w:val="-3"/>
          </w:rPr>
          <w:t xml:space="preserve"> </w:t>
        </w:r>
        <w:r>
          <w:rPr>
            <w:spacing w:val="-8"/>
          </w:rPr>
          <w:t>does</w:t>
        </w:r>
        <w:r>
          <w:rPr>
            <w:spacing w:val="-3"/>
          </w:rPr>
          <w:t xml:space="preserve"> </w:t>
        </w:r>
        <w:r>
          <w:rPr>
            <w:spacing w:val="-8"/>
          </w:rPr>
          <w:t>not</w:t>
        </w:r>
        <w:r>
          <w:rPr>
            <w:spacing w:val="-3"/>
          </w:rPr>
          <w:t xml:space="preserve"> </w:t>
        </w:r>
        <w:r>
          <w:rPr>
            <w:spacing w:val="-8"/>
          </w:rPr>
          <w:t>dras-</w:t>
        </w:r>
      </w:ins>
    </w:p>
    <w:p w:rsidR="00485016" w:rsidRDefault="00C14774">
      <w:pPr>
        <w:pStyle w:val="BodyText"/>
        <w:rPr>
          <w:ins w:id="2093" w:author="Hughes, Anna E" w:date="2023-06-19T12:41:00Z"/>
        </w:rPr>
      </w:pPr>
      <w:ins w:id="2094" w:author="Hughes, Anna E" w:date="2023-06-19T12:41:00Z">
        <w:r>
          <w:rPr>
            <w:rFonts w:ascii="Trebuchet MS"/>
            <w:spacing w:val="-4"/>
            <w:sz w:val="12"/>
          </w:rPr>
          <w:t>591</w:t>
        </w:r>
        <w:r>
          <w:rPr>
            <w:rFonts w:ascii="Trebuchet MS"/>
            <w:spacing w:val="34"/>
            <w:sz w:val="12"/>
          </w:rPr>
          <w:t xml:space="preserve">  </w:t>
        </w:r>
        <w:r>
          <w:rPr>
            <w:spacing w:val="-4"/>
          </w:rPr>
          <w:t>tically</w:t>
        </w:r>
        <w:r>
          <w:rPr>
            <w:spacing w:val="7"/>
          </w:rPr>
          <w:t xml:space="preserve"> </w:t>
        </w:r>
        <w:r>
          <w:rPr>
            <w:spacing w:val="-4"/>
          </w:rPr>
          <w:t>change</w:t>
        </w:r>
        <w:r>
          <w:rPr>
            <w:spacing w:val="8"/>
          </w:rPr>
          <w:t xml:space="preserve"> </w:t>
        </w:r>
        <w:r>
          <w:rPr>
            <w:spacing w:val="-4"/>
          </w:rPr>
          <w:t>our</w:t>
        </w:r>
        <w:r>
          <w:rPr>
            <w:spacing w:val="7"/>
          </w:rPr>
          <w:t xml:space="preserve"> </w:t>
        </w:r>
        <w:r>
          <w:rPr>
            <w:spacing w:val="-4"/>
          </w:rPr>
          <w:t>overall</w:t>
        </w:r>
        <w:r>
          <w:rPr>
            <w:spacing w:val="8"/>
          </w:rPr>
          <w:t xml:space="preserve"> </w:t>
        </w:r>
        <w:r>
          <w:rPr>
            <w:spacing w:val="-4"/>
          </w:rPr>
          <w:t>conclusions,</w:t>
        </w:r>
        <w:r>
          <w:rPr>
            <w:spacing w:val="11"/>
          </w:rPr>
          <w:t xml:space="preserve"> </w:t>
        </w:r>
        <w:r>
          <w:rPr>
            <w:spacing w:val="-4"/>
          </w:rPr>
          <w:t>with</w:t>
        </w:r>
        <w:r>
          <w:rPr>
            <w:spacing w:val="8"/>
          </w:rPr>
          <w:t xml:space="preserve"> </w:t>
        </w:r>
        <w:r>
          <w:rPr>
            <w:spacing w:val="-4"/>
          </w:rPr>
          <w:t>the</w:t>
        </w:r>
        <w:r>
          <w:rPr>
            <w:spacing w:val="6"/>
          </w:rPr>
          <w:t xml:space="preserve"> </w:t>
        </w:r>
        <w:r>
          <w:rPr>
            <w:spacing w:val="-4"/>
          </w:rPr>
          <w:t>orthogonal</w:t>
        </w:r>
        <w:r>
          <w:rPr>
            <w:spacing w:val="8"/>
          </w:rPr>
          <w:t xml:space="preserve"> </w:t>
        </w:r>
        <w:r>
          <w:rPr>
            <w:spacing w:val="-4"/>
          </w:rPr>
          <w:t>contrast</w:t>
        </w:r>
        <w:r>
          <w:rPr>
            <w:spacing w:val="7"/>
          </w:rPr>
          <w:t xml:space="preserve"> </w:t>
        </w:r>
        <w:r>
          <w:rPr>
            <w:spacing w:val="-4"/>
          </w:rPr>
          <w:t>model</w:t>
        </w:r>
        <w:r>
          <w:rPr>
            <w:spacing w:val="8"/>
          </w:rPr>
          <w:t xml:space="preserve"> </w:t>
        </w:r>
        <w:r>
          <w:rPr>
            <w:spacing w:val="-4"/>
          </w:rPr>
          <w:t>still</w:t>
        </w:r>
      </w:ins>
    </w:p>
    <w:p w:rsidR="00485016" w:rsidRDefault="00C14774">
      <w:pPr>
        <w:pStyle w:val="BodyText"/>
        <w:spacing w:before="8"/>
        <w:rPr>
          <w:ins w:id="2095" w:author="Hughes, Anna E" w:date="2023-06-19T12:41:00Z"/>
        </w:rPr>
      </w:pPr>
      <w:ins w:id="2096" w:author="Hughes, Anna E" w:date="2023-06-19T12:41:00Z">
        <w:r>
          <w:rPr>
            <w:rFonts w:ascii="Trebuchet MS"/>
            <w:spacing w:val="-6"/>
            <w:sz w:val="12"/>
          </w:rPr>
          <w:t>592</w:t>
        </w:r>
        <w:r>
          <w:rPr>
            <w:rFonts w:ascii="Trebuchet MS"/>
            <w:spacing w:val="41"/>
            <w:sz w:val="12"/>
          </w:rPr>
          <w:t xml:space="preserve">  </w:t>
        </w:r>
        <w:r>
          <w:rPr>
            <w:spacing w:val="-6"/>
          </w:rPr>
          <w:t>giving</w:t>
        </w:r>
        <w:r>
          <w:rPr>
            <w:spacing w:val="-5"/>
          </w:rPr>
          <w:t xml:space="preserve"> </w:t>
        </w:r>
        <w:r>
          <w:rPr>
            <w:spacing w:val="-6"/>
          </w:rPr>
          <w:t>the</w:t>
        </w:r>
        <w:r>
          <w:rPr>
            <w:spacing w:val="-7"/>
          </w:rPr>
          <w:t xml:space="preserve"> </w:t>
        </w:r>
        <w:r>
          <w:rPr>
            <w:spacing w:val="-6"/>
          </w:rPr>
          <w:t>best prediction</w:t>
        </w:r>
        <w:r>
          <w:rPr>
            <w:spacing w:val="-7"/>
          </w:rPr>
          <w:t xml:space="preserve"> </w:t>
        </w:r>
        <w:r>
          <w:rPr>
            <w:spacing w:val="-6"/>
          </w:rPr>
          <w:t>of search</w:t>
        </w:r>
        <w:r>
          <w:rPr>
            <w:spacing w:val="-7"/>
          </w:rPr>
          <w:t xml:space="preserve"> </w:t>
        </w:r>
        <w:r>
          <w:rPr>
            <w:spacing w:val="-6"/>
          </w:rPr>
          <w:t>slopes in</w:t>
        </w:r>
        <w:r>
          <w:rPr>
            <w:spacing w:val="-7"/>
          </w:rPr>
          <w:t xml:space="preserve"> </w:t>
        </w:r>
        <w:r>
          <w:rPr>
            <w:spacing w:val="-6"/>
          </w:rPr>
          <w:t>the double-feature</w:t>
        </w:r>
        <w:r>
          <w:rPr>
            <w:spacing w:val="-7"/>
          </w:rPr>
          <w:t xml:space="preserve"> </w:t>
        </w:r>
        <w:r>
          <w:rPr>
            <w:spacing w:val="-6"/>
          </w:rPr>
          <w:t>condition.</w:t>
        </w:r>
      </w:ins>
    </w:p>
    <w:p w:rsidR="00485016" w:rsidRDefault="00C14774">
      <w:pPr>
        <w:spacing w:before="250"/>
        <w:ind w:left="227"/>
        <w:rPr>
          <w:moveTo w:id="2097" w:author="Hughes, Anna E" w:date="2023-06-19T12:41:00Z"/>
          <w:rFonts w:ascii="Times New Roman"/>
          <w:i/>
          <w:sz w:val="24"/>
        </w:rPr>
        <w:pPrChange w:id="2098" w:author="Hughes, Anna E" w:date="2023-06-19T12:41:00Z">
          <w:pPr>
            <w:spacing w:before="250"/>
            <w:ind w:left="107"/>
          </w:pPr>
        </w:pPrChange>
      </w:pPr>
      <w:ins w:id="2099" w:author="Hughes, Anna E" w:date="2023-06-19T12:41:00Z">
        <w:r>
          <w:rPr>
            <w:rFonts w:ascii="Trebuchet MS"/>
            <w:sz w:val="12"/>
          </w:rPr>
          <w:t>593</w:t>
        </w:r>
        <w:r>
          <w:rPr>
            <w:rFonts w:ascii="Trebuchet MS"/>
            <w:spacing w:val="147"/>
            <w:sz w:val="12"/>
          </w:rPr>
          <w:t xml:space="preserve"> </w:t>
        </w:r>
      </w:ins>
      <w:bookmarkStart w:id="2100" w:name="Predicting_Response_Times"/>
      <w:bookmarkEnd w:id="2100"/>
      <w:moveToRangeStart w:id="2101" w:author="Hughes, Anna E" w:date="2023-06-19T12:41:00Z" w:name="move138070908"/>
      <w:moveTo w:id="2102" w:author="Hughes, Anna E" w:date="2023-06-19T12:41:00Z">
        <w:r>
          <w:rPr>
            <w:rFonts w:ascii="Times New Roman"/>
            <w:i/>
            <w:sz w:val="24"/>
          </w:rPr>
          <w:t>6.3.</w:t>
        </w:r>
        <w:r>
          <w:rPr>
            <w:rFonts w:ascii="Times New Roman"/>
            <w:i/>
            <w:spacing w:val="50"/>
            <w:sz w:val="24"/>
          </w:rPr>
          <w:t xml:space="preserve"> </w:t>
        </w:r>
        <w:r>
          <w:rPr>
            <w:rFonts w:ascii="Times New Roman"/>
            <w:i/>
            <w:sz w:val="24"/>
          </w:rPr>
          <w:t>Predicting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Response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Times</w:t>
        </w:r>
      </w:moveTo>
    </w:p>
    <w:moveToRangeEnd w:id="2101"/>
    <w:p w:rsidR="00485016" w:rsidRDefault="00F7725C">
      <w:pPr>
        <w:pStyle w:val="BodyText"/>
        <w:tabs>
          <w:tab w:val="left" w:pos="968"/>
        </w:tabs>
        <w:spacing w:before="69"/>
        <w:rPr>
          <w:ins w:id="2103" w:author="Hughes, Anna E" w:date="2023-06-19T12:41:00Z"/>
        </w:rPr>
      </w:pPr>
      <w:del w:id="2104" w:author="Hughes, Anna E" w:date="2023-06-19T12:41:00Z">
        <w:r>
          <w:rPr>
            <w:rFonts w:ascii="Trebuchet MS"/>
            <w:spacing w:val="-4"/>
            <w:sz w:val="12"/>
          </w:rPr>
          <w:delText>588</w:delText>
        </w:r>
      </w:del>
      <w:ins w:id="2105" w:author="Hughes, Anna E" w:date="2023-06-19T12:41:00Z">
        <w:r w:rsidR="00C14774">
          <w:rPr>
            <w:rFonts w:ascii="Trebuchet MS"/>
            <w:spacing w:val="-5"/>
            <w:sz w:val="12"/>
          </w:rPr>
          <w:t>594</w:t>
        </w:r>
        <w:r w:rsidR="00C14774">
          <w:rPr>
            <w:rFonts w:ascii="Trebuchet MS"/>
            <w:sz w:val="12"/>
          </w:rPr>
          <w:tab/>
        </w:r>
        <w:r w:rsidR="00C14774">
          <w:rPr>
            <w:spacing w:val="-4"/>
          </w:rPr>
          <w:t>We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will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now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test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to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see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if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we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can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discriminate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between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the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three</w:t>
        </w:r>
        <w:r w:rsidR="00C14774">
          <w:rPr>
            <w:spacing w:val="14"/>
          </w:rPr>
          <w:t xml:space="preserve"> </w:t>
        </w:r>
        <w:r w:rsidR="00C14774">
          <w:rPr>
            <w:spacing w:val="-4"/>
          </w:rPr>
          <w:t>contrast</w:t>
        </w:r>
      </w:ins>
    </w:p>
    <w:p w:rsidR="00485016" w:rsidRDefault="00C14774">
      <w:pPr>
        <w:pStyle w:val="BodyText"/>
        <w:spacing w:before="8"/>
        <w:rPr>
          <w:ins w:id="2106" w:author="Hughes, Anna E" w:date="2023-06-19T12:41:00Z"/>
        </w:rPr>
      </w:pPr>
      <w:ins w:id="2107" w:author="Hughes, Anna E" w:date="2023-06-19T12:41:00Z">
        <w:r>
          <w:rPr>
            <w:rFonts w:ascii="Trebuchet MS"/>
            <w:w w:val="90"/>
            <w:sz w:val="12"/>
          </w:rPr>
          <w:t>595</w:t>
        </w:r>
        <w:r>
          <w:rPr>
            <w:rFonts w:ascii="Trebuchet MS"/>
            <w:spacing w:val="74"/>
            <w:sz w:val="12"/>
          </w:rPr>
          <w:t xml:space="preserve">  </w:t>
        </w:r>
        <w:r>
          <w:rPr>
            <w:w w:val="90"/>
          </w:rPr>
          <w:t>combination</w:t>
        </w:r>
        <w:r>
          <w:rPr>
            <w:spacing w:val="12"/>
          </w:rPr>
          <w:t xml:space="preserve"> </w:t>
        </w:r>
        <w:r>
          <w:rPr>
            <w:w w:val="90"/>
          </w:rPr>
          <w:t>methods</w:t>
        </w:r>
        <w:r>
          <w:rPr>
            <w:spacing w:val="11"/>
          </w:rPr>
          <w:t xml:space="preserve"> </w:t>
        </w:r>
        <w:r>
          <w:rPr>
            <w:w w:val="90"/>
          </w:rPr>
          <w:t>when</w:t>
        </w:r>
        <w:r>
          <w:rPr>
            <w:spacing w:val="12"/>
          </w:rPr>
          <w:t xml:space="preserve"> </w:t>
        </w:r>
        <w:r>
          <w:rPr>
            <w:w w:val="90"/>
          </w:rPr>
          <w:t>we</w:t>
        </w:r>
        <w:r>
          <w:rPr>
            <w:spacing w:val="11"/>
          </w:rPr>
          <w:t xml:space="preserve"> </w:t>
        </w:r>
        <w:r>
          <w:rPr>
            <w:w w:val="90"/>
          </w:rPr>
          <w:t>take</w:t>
        </w:r>
        <w:r>
          <w:rPr>
            <w:spacing w:val="12"/>
          </w:rPr>
          <w:t xml:space="preserve"> </w:t>
        </w:r>
        <w:r>
          <w:rPr>
            <w:w w:val="90"/>
          </w:rPr>
          <w:t>target</w:t>
        </w:r>
        <w:r>
          <w:rPr>
            <w:spacing w:val="12"/>
          </w:rPr>
          <w:t xml:space="preserve"> </w:t>
        </w:r>
        <w:r>
          <w:rPr>
            <w:w w:val="90"/>
          </w:rPr>
          <w:t>eccentricity</w:t>
        </w:r>
        <w:r>
          <w:rPr>
            <w:spacing w:val="11"/>
          </w:rPr>
          <w:t xml:space="preserve"> </w:t>
        </w:r>
        <w:r>
          <w:rPr>
            <w:w w:val="90"/>
          </w:rPr>
          <w:t>(ring)</w:t>
        </w:r>
        <w:r>
          <w:rPr>
            <w:spacing w:val="12"/>
          </w:rPr>
          <w:t xml:space="preserve"> </w:t>
        </w:r>
        <w:r>
          <w:rPr>
            <w:w w:val="90"/>
          </w:rPr>
          <w:t>and</w:t>
        </w:r>
        <w:r>
          <w:rPr>
            <w:spacing w:val="11"/>
          </w:rPr>
          <w:t xml:space="preserve"> </w:t>
        </w:r>
        <w:r>
          <w:rPr>
            <w:w w:val="90"/>
          </w:rPr>
          <w:t>individual-</w:t>
        </w:r>
        <w:r>
          <w:rPr>
            <w:spacing w:val="-4"/>
            <w:w w:val="90"/>
          </w:rPr>
          <w:t>level</w:t>
        </w:r>
      </w:ins>
    </w:p>
    <w:p w:rsidR="00485016" w:rsidRDefault="00C14774">
      <w:pPr>
        <w:pStyle w:val="BodyText"/>
        <w:rPr>
          <w:rFonts w:ascii="Times New Roman"/>
          <w:i/>
        </w:rPr>
        <w:pPrChange w:id="2108" w:author="Hughes, Anna E" w:date="2023-06-19T12:41:00Z">
          <w:pPr>
            <w:pStyle w:val="BodyText"/>
            <w:spacing w:before="93"/>
          </w:pPr>
        </w:pPrChange>
      </w:pPr>
      <w:ins w:id="2109" w:author="Hughes, Anna E" w:date="2023-06-19T12:41:00Z">
        <w:r>
          <w:rPr>
            <w:rFonts w:ascii="Trebuchet MS"/>
            <w:spacing w:val="-4"/>
            <w:sz w:val="12"/>
          </w:rPr>
          <w:t>596</w:t>
        </w:r>
      </w:ins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into</w:t>
      </w:r>
      <w:r>
        <w:t xml:space="preserve"> </w:t>
      </w:r>
      <w:r>
        <w:rPr>
          <w:spacing w:val="-4"/>
        </w:rPr>
        <w:t>account.</w:t>
      </w:r>
      <w:r>
        <w:rPr>
          <w:spacing w:val="30"/>
        </w:rPr>
        <w:t xml:space="preserve"> </w:t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use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same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comparison</w:t>
      </w:r>
      <w: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before</w:t>
      </w:r>
      <w:r>
        <w:rPr>
          <w:spacing w:val="-1"/>
        </w:rPr>
        <w:t xml:space="preserve"> </w:t>
      </w:r>
      <w:r>
        <w:rPr>
          <w:spacing w:val="-4"/>
        </w:rPr>
        <w:t>(see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Supple-</w:t>
      </w:r>
    </w:p>
    <w:p w:rsidR="00485016" w:rsidRDefault="00F7725C">
      <w:pPr>
        <w:spacing w:before="8"/>
        <w:ind w:left="227"/>
        <w:rPr>
          <w:sz w:val="24"/>
        </w:rPr>
        <w:pPrChange w:id="2110" w:author="Hughes, Anna E" w:date="2023-06-19T12:41:00Z">
          <w:pPr>
            <w:spacing w:before="8"/>
            <w:ind w:left="107"/>
          </w:pPr>
        </w:pPrChange>
      </w:pPr>
      <w:del w:id="2111" w:author="Hughes, Anna E" w:date="2023-06-19T12:41:00Z">
        <w:r>
          <w:rPr>
            <w:rFonts w:ascii="Trebuchet MS"/>
            <w:spacing w:val="-2"/>
            <w:sz w:val="12"/>
          </w:rPr>
          <w:delText>589</w:delText>
        </w:r>
      </w:del>
      <w:ins w:id="2112" w:author="Hughes, Anna E" w:date="2023-06-19T12:41:00Z">
        <w:r w:rsidR="00C14774">
          <w:rPr>
            <w:rFonts w:ascii="Trebuchet MS"/>
            <w:spacing w:val="-2"/>
            <w:sz w:val="12"/>
          </w:rPr>
          <w:t>597</w:t>
        </w:r>
      </w:ins>
      <w:r w:rsidR="00C14774">
        <w:rPr>
          <w:rFonts w:ascii="Trebuchet MS"/>
          <w:spacing w:val="33"/>
          <w:sz w:val="12"/>
        </w:rPr>
        <w:t xml:space="preserve">  </w:t>
      </w:r>
      <w:r w:rsidR="00C14774">
        <w:rPr>
          <w:rFonts w:ascii="Times New Roman"/>
          <w:i/>
          <w:spacing w:val="-2"/>
          <w:sz w:val="24"/>
        </w:rPr>
        <w:t>mentary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Materials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-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Planned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Explorations</w:t>
      </w:r>
      <w:r w:rsidR="00C14774">
        <w:rPr>
          <w:rFonts w:ascii="Times New Roman"/>
          <w:i/>
          <w:spacing w:val="24"/>
          <w:sz w:val="24"/>
        </w:rPr>
        <w:t xml:space="preserve"> </w:t>
      </w:r>
      <w:r w:rsidR="00C14774">
        <w:rPr>
          <w:spacing w:val="-2"/>
          <w:sz w:val="24"/>
        </w:rPr>
        <w:t>for</w:t>
      </w:r>
      <w:r w:rsidR="00C14774">
        <w:rPr>
          <w:spacing w:val="-12"/>
          <w:sz w:val="24"/>
        </w:rPr>
        <w:t xml:space="preserve"> </w:t>
      </w:r>
      <w:r w:rsidR="00C14774">
        <w:rPr>
          <w:spacing w:val="-2"/>
          <w:sz w:val="24"/>
        </w:rPr>
        <w:t>full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code)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and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find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orthogonal</w:t>
      </w:r>
      <w:r w:rsidR="00C14774">
        <w:rPr>
          <w:spacing w:val="-11"/>
          <w:sz w:val="24"/>
        </w:rPr>
        <w:t xml:space="preserve"> </w:t>
      </w:r>
      <w:r w:rsidR="00C14774">
        <w:rPr>
          <w:spacing w:val="-4"/>
          <w:sz w:val="24"/>
        </w:rPr>
        <w:t>con-</w:t>
      </w:r>
    </w:p>
    <w:p w:rsidR="00485016" w:rsidRDefault="00F7725C">
      <w:pPr>
        <w:pStyle w:val="BodyText"/>
        <w:rPr>
          <w:ins w:id="2113" w:author="Hughes, Anna E" w:date="2023-06-19T12:41:00Z"/>
        </w:rPr>
      </w:pPr>
      <w:del w:id="2114" w:author="Hughes, Anna E" w:date="2023-06-19T12:41:00Z">
        <w:r>
          <w:rPr>
            <w:rFonts w:ascii="Trebuchet MS"/>
            <w:spacing w:val="-6"/>
            <w:sz w:val="12"/>
          </w:rPr>
          <w:delText>590</w:delText>
        </w:r>
      </w:del>
      <w:ins w:id="2115" w:author="Hughes, Anna E" w:date="2023-06-19T12:41:00Z">
        <w:r w:rsidR="00C14774">
          <w:rPr>
            <w:rFonts w:ascii="Trebuchet MS"/>
            <w:spacing w:val="-6"/>
            <w:sz w:val="12"/>
          </w:rPr>
          <w:t>598</w:t>
        </w:r>
      </w:ins>
      <w:r w:rsidR="00C14774">
        <w:rPr>
          <w:rFonts w:ascii="Trebuchet MS"/>
          <w:spacing w:val="46"/>
          <w:sz w:val="12"/>
        </w:rPr>
        <w:t xml:space="preserve">  </w:t>
      </w:r>
      <w:r w:rsidR="00C14774">
        <w:rPr>
          <w:spacing w:val="-6"/>
        </w:rPr>
        <w:t>trast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performs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best,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closely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followed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by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best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feature.</w:t>
      </w:r>
    </w:p>
    <w:p w:rsidR="00485016" w:rsidRDefault="00C14774">
      <w:pPr>
        <w:spacing w:before="251"/>
        <w:ind w:left="227"/>
        <w:rPr>
          <w:moveTo w:id="2116" w:author="Hughes, Anna E" w:date="2023-06-19T12:41:00Z"/>
          <w:rFonts w:ascii="Times New Roman"/>
          <w:i/>
          <w:sz w:val="24"/>
        </w:rPr>
        <w:pPrChange w:id="2117" w:author="Hughes, Anna E" w:date="2023-06-19T12:41:00Z">
          <w:pPr>
            <w:ind w:left="107"/>
          </w:pPr>
        </w:pPrChange>
      </w:pPr>
      <w:ins w:id="2118" w:author="Hughes, Anna E" w:date="2023-06-19T12:41:00Z">
        <w:r>
          <w:rPr>
            <w:rFonts w:ascii="Trebuchet MS"/>
            <w:sz w:val="12"/>
          </w:rPr>
          <w:t>599</w:t>
        </w:r>
      </w:ins>
      <w:moveToRangeStart w:id="2119" w:author="Hughes, Anna E" w:date="2023-06-19T12:41:00Z" w:name="move138070909"/>
      <w:moveTo w:id="2120" w:author="Hughes, Anna E" w:date="2023-06-19T12:41:00Z">
        <w:r>
          <w:rPr>
            <w:rFonts w:ascii="Trebuchet MS"/>
            <w:spacing w:val="149"/>
            <w:sz w:val="12"/>
          </w:rPr>
          <w:t xml:space="preserve"> </w:t>
        </w:r>
        <w:bookmarkStart w:id="2121" w:name="Issues_with_the_Collinear_Contrast_metho"/>
        <w:bookmarkEnd w:id="2121"/>
        <w:r>
          <w:rPr>
            <w:rFonts w:ascii="Times New Roman"/>
            <w:i/>
            <w:sz w:val="24"/>
          </w:rPr>
          <w:t>6.3.1.</w:t>
        </w:r>
        <w:r>
          <w:rPr>
            <w:rFonts w:ascii="Times New Roman"/>
            <w:i/>
            <w:spacing w:val="51"/>
            <w:sz w:val="24"/>
          </w:rPr>
          <w:t xml:space="preserve"> </w:t>
        </w:r>
        <w:r>
          <w:rPr>
            <w:rFonts w:ascii="Times New Roman"/>
            <w:i/>
            <w:sz w:val="24"/>
          </w:rPr>
          <w:t>Issues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with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the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Collinear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Contrast</w:t>
        </w:r>
        <w:r>
          <w:rPr>
            <w:rFonts w:ascii="Times New Roman"/>
            <w:i/>
            <w:spacing w:val="-4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method</w:t>
        </w:r>
      </w:moveTo>
    </w:p>
    <w:moveToRangeEnd w:id="2119"/>
    <w:p w:rsidR="00485016" w:rsidRDefault="00C14774">
      <w:pPr>
        <w:pStyle w:val="BodyText"/>
        <w:tabs>
          <w:tab w:val="left" w:pos="968"/>
        </w:tabs>
        <w:spacing w:before="29"/>
        <w:rPr>
          <w:ins w:id="2122" w:author="Hughes, Anna E" w:date="2023-06-19T12:41:00Z"/>
        </w:rPr>
      </w:pPr>
      <w:ins w:id="2123" w:author="Hughes, Anna E" w:date="2023-06-19T12:41:00Z">
        <w:r>
          <w:rPr>
            <w:rFonts w:ascii="Trebuchet MS"/>
            <w:spacing w:val="-5"/>
            <w:sz w:val="12"/>
          </w:rPr>
          <w:t>600</w: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t>In</w:t>
        </w:r>
        <w:r>
          <w:rPr>
            <w:spacing w:val="-2"/>
          </w:rPr>
          <w:t xml:space="preserve"> </w:t>
        </w:r>
        <w:r>
          <w:rPr>
            <w:spacing w:val="-6"/>
          </w:rPr>
          <w:t>the</w:t>
        </w:r>
        <w:r>
          <w:rPr>
            <w:spacing w:val="-1"/>
          </w:rPr>
          <w:t xml:space="preserve"> </w:t>
        </w:r>
        <w:r>
          <w:rPr>
            <w:spacing w:val="-6"/>
          </w:rPr>
          <w:t>previous</w:t>
        </w:r>
        <w:r>
          <w:rPr>
            <w:spacing w:val="-2"/>
          </w:rPr>
          <w:t xml:space="preserve"> </w:t>
        </w:r>
        <w:r>
          <w:rPr>
            <w:spacing w:val="-6"/>
          </w:rPr>
          <w:t>model,</w:t>
        </w:r>
        <w:r>
          <w:rPr>
            <w:spacing w:val="1"/>
          </w:rPr>
          <w:t xml:space="preserve"> </w:t>
        </w:r>
        <w:r>
          <w:rPr>
            <w:spacing w:val="-6"/>
          </w:rPr>
          <w:t>the</w:t>
        </w:r>
        <w:r>
          <w:rPr>
            <w:spacing w:val="-1"/>
          </w:rPr>
          <w:t xml:space="preserve"> </w:t>
        </w:r>
        <w:r>
          <w:rPr>
            <w:spacing w:val="-6"/>
          </w:rPr>
          <w:t>upper</w:t>
        </w:r>
        <w:r>
          <w:rPr>
            <w:spacing w:val="-1"/>
          </w:rPr>
          <w:t xml:space="preserve"> </w:t>
        </w:r>
        <w:r>
          <w:rPr>
            <w:spacing w:val="-6"/>
          </w:rPr>
          <w:t>bound</w:t>
        </w:r>
        <w:r>
          <w:rPr>
            <w:spacing w:val="-2"/>
          </w:rPr>
          <w:t xml:space="preserve"> </w:t>
        </w:r>
        <w:r>
          <w:rPr>
            <w:spacing w:val="-6"/>
          </w:rPr>
          <w:t>on</w:t>
        </w:r>
        <w:r>
          <w:rPr>
            <w:spacing w:val="-2"/>
          </w:rPr>
          <w:t xml:space="preserve"> </w:t>
        </w:r>
        <w:r>
          <w:rPr>
            <w:spacing w:val="-6"/>
          </w:rPr>
          <w:t>the</w:t>
        </w:r>
        <w:r>
          <w:rPr>
            <w:spacing w:val="-1"/>
          </w:rPr>
          <w:t xml:space="preserve"> </w:t>
        </w:r>
        <w:r>
          <w:rPr>
            <w:spacing w:val="-6"/>
          </w:rPr>
          <w:t>error</w:t>
        </w:r>
        <w:r>
          <w:rPr>
            <w:spacing w:val="-1"/>
          </w:rPr>
          <w:t xml:space="preserve"> </w:t>
        </w:r>
        <w:r>
          <w:rPr>
            <w:spacing w:val="-6"/>
          </w:rPr>
          <w:t>in</w:t>
        </w:r>
        <w:r>
          <w:rPr>
            <w:spacing w:val="-2"/>
          </w:rPr>
          <w:t xml:space="preserve"> </w:t>
        </w:r>
        <w:r>
          <w:rPr>
            <w:spacing w:val="-6"/>
          </w:rPr>
          <w:t>the</w:t>
        </w:r>
        <w:r>
          <w:rPr>
            <w:spacing w:val="-1"/>
          </w:rPr>
          <w:t xml:space="preserve"> </w:t>
        </w:r>
        <w:r>
          <w:rPr>
            <w:spacing w:val="-6"/>
          </w:rPr>
          <w:t>collinear</w:t>
        </w:r>
        <w:r>
          <w:rPr>
            <w:spacing w:val="-2"/>
          </w:rPr>
          <w:t xml:space="preserve"> </w:t>
        </w:r>
        <w:r>
          <w:rPr>
            <w:spacing w:val="-6"/>
          </w:rPr>
          <w:t>contrast</w:t>
        </w:r>
      </w:ins>
    </w:p>
    <w:p w:rsidR="00485016" w:rsidRDefault="00C14774">
      <w:pPr>
        <w:pStyle w:val="BodyText"/>
        <w:rPr>
          <w:ins w:id="2124" w:author="Hughes, Anna E" w:date="2023-06-19T12:41:00Z"/>
        </w:rPr>
      </w:pPr>
      <w:ins w:id="2125" w:author="Hughes, Anna E" w:date="2023-06-19T12:41:00Z">
        <w:r>
          <w:rPr>
            <w:rFonts w:ascii="Trebuchet MS"/>
            <w:spacing w:val="-2"/>
            <w:sz w:val="12"/>
          </w:rPr>
          <w:t>601</w:t>
        </w:r>
        <w:r>
          <w:rPr>
            <w:rFonts w:ascii="Trebuchet MS"/>
            <w:spacing w:val="34"/>
            <w:sz w:val="12"/>
          </w:rPr>
          <w:t xml:space="preserve">  </w:t>
        </w:r>
        <w:r>
          <w:rPr>
            <w:spacing w:val="-2"/>
          </w:rPr>
          <w:t>method</w:t>
        </w:r>
        <w:r>
          <w:rPr>
            <w:spacing w:val="3"/>
          </w:rPr>
          <w:t xml:space="preserve"> </w:t>
        </w:r>
        <w:r>
          <w:rPr>
            <w:spacing w:val="-2"/>
          </w:rPr>
          <w:t>is</w:t>
        </w:r>
        <w:r>
          <w:rPr>
            <w:spacing w:val="3"/>
          </w:rPr>
          <w:t xml:space="preserve"> </w:t>
        </w:r>
        <w:r>
          <w:rPr>
            <w:spacing w:val="-2"/>
          </w:rPr>
          <w:t>high</w:t>
        </w:r>
        <w:r>
          <w:rPr>
            <w:spacing w:val="3"/>
          </w:rPr>
          <w:t xml:space="preserve"> </w:t>
        </w:r>
        <w:r>
          <w:rPr>
            <w:spacing w:val="-2"/>
          </w:rPr>
          <w:t>(see</w:t>
        </w:r>
        <w:r>
          <w:rPr>
            <w:spacing w:val="3"/>
          </w:rPr>
          <w:t xml:space="preserve"> </w:t>
        </w:r>
        <w:r>
          <w:rPr>
            <w:spacing w:val="-2"/>
          </w:rPr>
          <w:t>Table</w:t>
        </w:r>
        <w:r>
          <w:rPr>
            <w:spacing w:val="3"/>
          </w:rPr>
          <w:t xml:space="preserve"> </w:t>
        </w:r>
        <w:r w:rsidR="00FE7979">
          <w:fldChar w:fldCharType="begin"/>
        </w:r>
        <w:r w:rsidR="00FE7979">
          <w:instrText xml:space="preserve"> HYPERLINK \l "_bookmark21" </w:instrText>
        </w:r>
        <w:r w:rsidR="00FE7979">
          <w:fldChar w:fldCharType="separate"/>
        </w:r>
        <w:r>
          <w:rPr>
            <w:spacing w:val="-2"/>
          </w:rPr>
          <w:t>5).</w:t>
        </w:r>
        <w:r w:rsidR="00FE7979">
          <w:rPr>
            <w:spacing w:val="-2"/>
          </w:rPr>
          <w:fldChar w:fldCharType="end"/>
        </w:r>
        <w:r>
          <w:rPr>
            <w:spacing w:val="40"/>
          </w:rPr>
          <w:t xml:space="preserve"> </w:t>
        </w:r>
        <w:r>
          <w:rPr>
            <w:spacing w:val="-2"/>
          </w:rPr>
          <w:t>To</w:t>
        </w:r>
        <w:r>
          <w:rPr>
            <w:spacing w:val="2"/>
          </w:rPr>
          <w:t xml:space="preserve"> </w:t>
        </w:r>
        <w:r>
          <w:rPr>
            <w:spacing w:val="-2"/>
          </w:rPr>
          <w:t>explain</w:t>
        </w:r>
        <w:r>
          <w:rPr>
            <w:spacing w:val="4"/>
          </w:rPr>
          <w:t xml:space="preserve"> </w:t>
        </w:r>
        <w:r>
          <w:rPr>
            <w:spacing w:val="-2"/>
          </w:rPr>
          <w:t>this,</w:t>
        </w:r>
        <w:r>
          <w:rPr>
            <w:spacing w:val="5"/>
          </w:rPr>
          <w:t xml:space="preserve"> </w:t>
        </w:r>
        <w:r>
          <w:rPr>
            <w:spacing w:val="-2"/>
          </w:rPr>
          <w:t>we</w:t>
        </w:r>
        <w:r>
          <w:rPr>
            <w:spacing w:val="3"/>
          </w:rPr>
          <w:t xml:space="preserve"> </w:t>
        </w:r>
        <w:r>
          <w:rPr>
            <w:spacing w:val="-2"/>
          </w:rPr>
          <w:t>can</w:t>
        </w:r>
        <w:r>
          <w:rPr>
            <w:spacing w:val="3"/>
          </w:rPr>
          <w:t xml:space="preserve"> </w:t>
        </w:r>
        <w:r>
          <w:rPr>
            <w:spacing w:val="-2"/>
          </w:rPr>
          <w:t>look</w:t>
        </w:r>
        <w:r>
          <w:rPr>
            <w:spacing w:val="3"/>
          </w:rPr>
          <w:t xml:space="preserve"> </w:t>
        </w:r>
        <w:r>
          <w:rPr>
            <w:spacing w:val="-2"/>
          </w:rPr>
          <w:t>back</w:t>
        </w:r>
        <w:r>
          <w:rPr>
            <w:spacing w:val="2"/>
          </w:rPr>
          <w:t xml:space="preserve"> </w:t>
        </w:r>
        <w:r>
          <w:rPr>
            <w:spacing w:val="-2"/>
          </w:rPr>
          <w:t>at</w:t>
        </w:r>
        <w:r>
          <w:rPr>
            <w:spacing w:val="4"/>
          </w:rPr>
          <w:t xml:space="preserve"> </w:t>
        </w:r>
        <w:r>
          <w:rPr>
            <w:spacing w:val="-2"/>
          </w:rPr>
          <w:t>Equation</w:t>
        </w:r>
        <w:r>
          <w:rPr>
            <w:spacing w:val="2"/>
          </w:rPr>
          <w:t xml:space="preserve"> </w:t>
        </w:r>
        <w:r w:rsidR="00FE7979">
          <w:fldChar w:fldCharType="begin"/>
        </w:r>
        <w:r w:rsidR="00FE7979">
          <w:instrText xml:space="preserve"> HYPERLINK \l "_bookmark6" </w:instrText>
        </w:r>
        <w:r w:rsidR="00FE7979">
          <w:fldChar w:fldCharType="separate"/>
        </w:r>
        <w:r>
          <w:rPr>
            <w:spacing w:val="-5"/>
          </w:rPr>
          <w:t>4:</w:t>
        </w:r>
        <w:r w:rsidR="00FE7979">
          <w:rPr>
            <w:spacing w:val="-5"/>
          </w:rPr>
          <w:fldChar w:fldCharType="end"/>
        </w:r>
      </w:ins>
    </w:p>
    <w:p w:rsidR="00485016" w:rsidRDefault="00C14774">
      <w:pPr>
        <w:pStyle w:val="BodyText"/>
        <w:spacing w:before="8"/>
        <w:rPr>
          <w:ins w:id="2126" w:author="Hughes, Anna E" w:date="2023-06-19T12:41:00Z"/>
        </w:rPr>
      </w:pPr>
      <w:ins w:id="2127" w:author="Hughes, Anna E" w:date="2023-06-19T12:41:00Z">
        <w:r>
          <w:rPr>
            <w:rFonts w:ascii="Trebuchet MS"/>
            <w:spacing w:val="-2"/>
            <w:sz w:val="12"/>
          </w:rPr>
          <w:t>602</w:t>
        </w:r>
        <w:r>
          <w:rPr>
            <w:rFonts w:ascii="Trebuchet MS"/>
            <w:spacing w:val="34"/>
            <w:sz w:val="12"/>
          </w:rPr>
          <w:t xml:space="preserve">  </w:t>
        </w:r>
        <w:r>
          <w:rPr>
            <w:spacing w:val="-2"/>
          </w:rPr>
          <w:t>when</w:t>
        </w:r>
        <w:r>
          <w:rPr>
            <w:spacing w:val="10"/>
          </w:rPr>
          <w:t xml:space="preserve"> </w:t>
        </w:r>
        <w:r>
          <w:rPr>
            <w:spacing w:val="-2"/>
          </w:rPr>
          <w:t>search</w:t>
        </w:r>
        <w:r>
          <w:rPr>
            <w:spacing w:val="10"/>
          </w:rPr>
          <w:t xml:space="preserve"> </w:t>
        </w:r>
        <w:r>
          <w:rPr>
            <w:spacing w:val="-2"/>
          </w:rPr>
          <w:t>slopes</w:t>
        </w:r>
        <w:r>
          <w:rPr>
            <w:spacing w:val="10"/>
          </w:rPr>
          <w:t xml:space="preserve"> </w:t>
        </w:r>
        <w:r>
          <w:rPr>
            <w:spacing w:val="-2"/>
          </w:rPr>
          <w:t>are</w:t>
        </w:r>
        <w:r>
          <w:rPr>
            <w:spacing w:val="11"/>
          </w:rPr>
          <w:t xml:space="preserve"> </w:t>
        </w:r>
        <w:r>
          <w:rPr>
            <w:spacing w:val="-2"/>
          </w:rPr>
          <w:t>close</w:t>
        </w:r>
        <w:r>
          <w:rPr>
            <w:spacing w:val="10"/>
          </w:rPr>
          <w:t xml:space="preserve"> </w:t>
        </w:r>
        <w:r>
          <w:rPr>
            <w:spacing w:val="-2"/>
          </w:rPr>
          <w:t>to</w:t>
        </w:r>
        <w:r>
          <w:rPr>
            <w:spacing w:val="10"/>
          </w:rPr>
          <w:t xml:space="preserve"> </w:t>
        </w:r>
        <w:r>
          <w:rPr>
            <w:spacing w:val="-2"/>
          </w:rPr>
          <w:t>0,</w:t>
        </w:r>
        <w:r>
          <w:rPr>
            <w:spacing w:val="16"/>
          </w:rPr>
          <w:t xml:space="preserve"> </w:t>
        </w:r>
        <w:r>
          <w:rPr>
            <w:spacing w:val="-2"/>
          </w:rPr>
          <w:t>it</w:t>
        </w:r>
        <w:r>
          <w:rPr>
            <w:spacing w:val="10"/>
          </w:rPr>
          <w:t xml:space="preserve"> </w:t>
        </w:r>
        <w:r>
          <w:rPr>
            <w:spacing w:val="-2"/>
          </w:rPr>
          <w:t>is</w:t>
        </w:r>
        <w:r>
          <w:rPr>
            <w:spacing w:val="10"/>
          </w:rPr>
          <w:t xml:space="preserve"> </w:t>
        </w:r>
        <w:r>
          <w:rPr>
            <w:spacing w:val="-2"/>
          </w:rPr>
          <w:t>possible</w:t>
        </w:r>
        <w:r>
          <w:rPr>
            <w:spacing w:val="10"/>
          </w:rPr>
          <w:t xml:space="preserve"> </w:t>
        </w:r>
        <w:r>
          <w:rPr>
            <w:spacing w:val="-2"/>
          </w:rPr>
          <w:t>that</w:t>
        </w:r>
        <w:r>
          <w:rPr>
            <w:spacing w:val="10"/>
          </w:rPr>
          <w:t xml:space="preserve"> </w:t>
        </w:r>
        <w:r>
          <w:rPr>
            <w:spacing w:val="-2"/>
          </w:rPr>
          <w:t>we</w:t>
        </w:r>
        <w:r>
          <w:rPr>
            <w:spacing w:val="11"/>
          </w:rPr>
          <w:t xml:space="preserve"> </w:t>
        </w:r>
        <w:r>
          <w:rPr>
            <w:spacing w:val="-2"/>
          </w:rPr>
          <w:t>will</w:t>
        </w:r>
        <w:r>
          <w:rPr>
            <w:spacing w:val="10"/>
          </w:rPr>
          <w:t xml:space="preserve"> </w:t>
        </w:r>
        <w:r>
          <w:rPr>
            <w:spacing w:val="-2"/>
          </w:rPr>
          <w:t>observe</w:t>
        </w:r>
        <w:r>
          <w:rPr>
            <w:spacing w:val="10"/>
          </w:rPr>
          <w:t xml:space="preserve"> </w:t>
        </w:r>
        <w:r>
          <w:rPr>
            <w:spacing w:val="-2"/>
          </w:rPr>
          <w:t>negative</w:t>
        </w:r>
      </w:ins>
    </w:p>
    <w:p w:rsidR="00485016" w:rsidRDefault="00C14774">
      <w:pPr>
        <w:pStyle w:val="BodyText"/>
        <w:spacing w:before="8"/>
        <w:rPr>
          <w:ins w:id="2128" w:author="Hughes, Anna E" w:date="2023-06-19T12:41:00Z"/>
        </w:rPr>
      </w:pPr>
      <w:ins w:id="2129" w:author="Hughes, Anna E" w:date="2023-06-19T12:41:00Z">
        <w:r>
          <w:rPr>
            <w:rFonts w:ascii="Trebuchet MS"/>
            <w:spacing w:val="-4"/>
            <w:sz w:val="12"/>
          </w:rPr>
          <w:t>603</w:t>
        </w:r>
        <w:r>
          <w:rPr>
            <w:rFonts w:ascii="Trebuchet MS"/>
            <w:spacing w:val="33"/>
            <w:sz w:val="12"/>
          </w:rPr>
          <w:t xml:space="preserve">  </w:t>
        </w:r>
        <w:r>
          <w:rPr>
            <w:spacing w:val="-4"/>
          </w:rPr>
          <w:t>values</w:t>
        </w:r>
        <w:r>
          <w:rPr>
            <w:spacing w:val="3"/>
          </w:rPr>
          <w:t xml:space="preserve"> </w:t>
        </w:r>
        <w:r>
          <w:rPr>
            <w:spacing w:val="-4"/>
          </w:rPr>
          <w:t>in</w:t>
        </w:r>
        <w:r>
          <w:rPr>
            <w:spacing w:val="1"/>
          </w:rPr>
          <w:t xml:space="preserve"> </w:t>
        </w:r>
        <w:r>
          <w:rPr>
            <w:spacing w:val="-4"/>
          </w:rPr>
          <w:t>the</w:t>
        </w:r>
        <w:r>
          <w:rPr>
            <w:spacing w:val="2"/>
          </w:rPr>
          <w:t xml:space="preserve"> </w:t>
        </w:r>
        <w:r>
          <w:rPr>
            <w:spacing w:val="-4"/>
          </w:rPr>
          <w:t>empirical</w:t>
        </w:r>
        <w:r>
          <w:rPr>
            <w:spacing w:val="2"/>
          </w:rPr>
          <w:t xml:space="preserve"> </w:t>
        </w:r>
        <w:r>
          <w:rPr>
            <w:spacing w:val="-4"/>
          </w:rPr>
          <w:t>data.</w:t>
        </w:r>
        <w:r>
          <w:rPr>
            <w:spacing w:val="37"/>
          </w:rPr>
          <w:t xml:space="preserve"> </w:t>
        </w:r>
      </w:ins>
      <w:moveToRangeStart w:id="2130" w:author="Hughes, Anna E" w:date="2023-06-19T12:41:00Z" w:name="move138070910"/>
      <w:moveTo w:id="2131" w:author="Hughes, Anna E" w:date="2023-06-19T12:41:00Z">
        <w:r>
          <w:rPr>
            <w:spacing w:val="-4"/>
            <w:rPrChange w:id="2132" w:author="Hughes, Anna E" w:date="2023-06-19T12:41:00Z">
              <w:rPr>
                <w:w w:val="90"/>
              </w:rPr>
            </w:rPrChange>
          </w:rPr>
          <w:t>Breaking</w:t>
        </w:r>
        <w:r>
          <w:rPr>
            <w:spacing w:val="2"/>
            <w:rPrChange w:id="2133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34" w:author="Hughes, Anna E" w:date="2023-06-19T12:41:00Z">
              <w:rPr>
                <w:w w:val="90"/>
              </w:rPr>
            </w:rPrChange>
          </w:rPr>
          <w:t>down</w:t>
        </w:r>
        <w:r>
          <w:rPr>
            <w:spacing w:val="2"/>
            <w:rPrChange w:id="2135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36" w:author="Hughes, Anna E" w:date="2023-06-19T12:41:00Z">
              <w:rPr>
                <w:w w:val="90"/>
              </w:rPr>
            </w:rPrChange>
          </w:rPr>
          <w:t>our</w:t>
        </w:r>
        <w:r>
          <w:rPr>
            <w:spacing w:val="2"/>
            <w:rPrChange w:id="2137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38" w:author="Hughes, Anna E" w:date="2023-06-19T12:41:00Z">
              <w:rPr>
                <w:w w:val="90"/>
              </w:rPr>
            </w:rPrChange>
          </w:rPr>
          <w:t>data</w:t>
        </w:r>
        <w:r>
          <w:rPr>
            <w:spacing w:val="2"/>
            <w:rPrChange w:id="2139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40" w:author="Hughes, Anna E" w:date="2023-06-19T12:41:00Z">
              <w:rPr>
                <w:w w:val="90"/>
              </w:rPr>
            </w:rPrChange>
          </w:rPr>
          <w:t>to</w:t>
        </w:r>
        <w:r>
          <w:rPr>
            <w:spacing w:val="2"/>
            <w:rPrChange w:id="2141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42" w:author="Hughes, Anna E" w:date="2023-06-19T12:41:00Z">
              <w:rPr>
                <w:w w:val="90"/>
              </w:rPr>
            </w:rPrChange>
          </w:rPr>
          <w:t>compute</w:t>
        </w:r>
        <w:r>
          <w:rPr>
            <w:spacing w:val="2"/>
            <w:rPrChange w:id="2143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44" w:author="Hughes, Anna E" w:date="2023-06-19T12:41:00Z">
              <w:rPr>
                <w:w w:val="90"/>
              </w:rPr>
            </w:rPrChange>
          </w:rPr>
          <w:t>search</w:t>
        </w:r>
        <w:r>
          <w:rPr>
            <w:spacing w:val="2"/>
            <w:rPrChange w:id="2145" w:author="Hughes, Anna E" w:date="2023-06-19T12:41:00Z">
              <w:rPr>
                <w:w w:val="90"/>
              </w:rPr>
            </w:rPrChange>
          </w:rPr>
          <w:t xml:space="preserve"> </w:t>
        </w:r>
        <w:r>
          <w:rPr>
            <w:spacing w:val="-4"/>
            <w:rPrChange w:id="2146" w:author="Hughes, Anna E" w:date="2023-06-19T12:41:00Z">
              <w:rPr>
                <w:w w:val="90"/>
              </w:rPr>
            </w:rPrChange>
          </w:rPr>
          <w:t>slopes</w:t>
        </w:r>
      </w:moveTo>
      <w:moveToRangeEnd w:id="2130"/>
    </w:p>
    <w:p w:rsidR="00485016" w:rsidRDefault="00485016">
      <w:pPr>
        <w:rPr>
          <w:ins w:id="2147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2148" w:author="Hughes, Anna E" w:date="2023-06-19T12:41:00Z"/>
          <w:sz w:val="20"/>
        </w:rPr>
      </w:pPr>
    </w:p>
    <w:p w:rsidR="00485016" w:rsidRDefault="00485016" w:rsidP="002A2A73">
      <w:pPr>
        <w:pStyle w:val="BodyText"/>
        <w:spacing w:before="0"/>
        <w:ind w:left="0"/>
        <w:rPr>
          <w:sz w:val="20"/>
          <w:rPrChange w:id="2149" w:author="Hughes, Anna E" w:date="2023-06-19T12:41:00Z">
            <w:rPr/>
          </w:rPrChange>
        </w:rPr>
      </w:pPr>
    </w:p>
    <w:p w:rsidR="00485016" w:rsidRDefault="00485016">
      <w:pPr>
        <w:pStyle w:val="BodyText"/>
        <w:spacing w:before="4"/>
        <w:ind w:left="0"/>
        <w:rPr>
          <w:sz w:val="19"/>
          <w:rPrChange w:id="2150" w:author="Hughes, Anna E" w:date="2023-06-19T12:41:00Z">
            <w:rPr>
              <w:sz w:val="23"/>
            </w:rPr>
          </w:rPrChange>
        </w:rPr>
        <w:pPrChange w:id="2151" w:author="Hughes, Anna E" w:date="2023-06-19T12:41:00Z">
          <w:pPr>
            <w:pStyle w:val="BodyText"/>
            <w:spacing w:before="8"/>
            <w:ind w:left="0"/>
          </w:pPr>
        </w:pPrChange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2152" w:author="Hughes, Anna E" w:date="2023-06-19T12:41:00Z">
          <w:tblPr>
            <w:tblW w:w="0" w:type="auto"/>
            <w:tblInd w:w="2266" w:type="dxa"/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1352"/>
        <w:gridCol w:w="817"/>
        <w:gridCol w:w="1013"/>
        <w:gridCol w:w="823"/>
        <w:gridCol w:w="244"/>
        <w:tblGridChange w:id="2153">
          <w:tblGrid>
            <w:gridCol w:w="1352"/>
            <w:gridCol w:w="817"/>
            <w:gridCol w:w="1013"/>
            <w:gridCol w:w="823"/>
            <w:gridCol w:w="244"/>
          </w:tblGrid>
        </w:tblGridChange>
      </w:tblGrid>
      <w:tr w:rsidR="00485016">
        <w:trPr>
          <w:trHeight w:val="286"/>
          <w:trPrChange w:id="2154" w:author="Hughes, Anna E" w:date="2023-06-19T12:41:00Z">
            <w:trPr>
              <w:trHeight w:val="286"/>
            </w:trPr>
          </w:trPrChange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PrChange w:id="2155" w:author="Hughes, Anna E" w:date="2023-06-19T12:41:00Z">
              <w:tcPr>
                <w:tcW w:w="1352" w:type="dxa"/>
                <w:tcBorders>
                  <w:top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69" w:right="71"/>
              <w:jc w:val="center"/>
              <w:rPr>
                <w:sz w:val="24"/>
              </w:rPr>
              <w:pPrChange w:id="2156" w:author="Hughes, Anna E" w:date="2023-06-19T12:41:00Z">
                <w:pPr>
                  <w:pStyle w:val="TableParagraph"/>
                  <w:spacing w:line="255" w:lineRule="exact"/>
                  <w:ind w:right="71"/>
                </w:pPr>
              </w:pPrChange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PrChange w:id="2157" w:author="Hughes, Anna E" w:date="2023-06-19T12:41:00Z">
              <w:tcPr>
                <w:tcW w:w="2653" w:type="dxa"/>
                <w:gridSpan w:val="3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55" w:lineRule="exact"/>
              <w:ind w:left="845" w:right="851"/>
              <w:jc w:val="center"/>
              <w:rPr>
                <w:sz w:val="24"/>
              </w:rPr>
              <w:pPrChange w:id="2158" w:author="Hughes, Anna E" w:date="2023-06-19T12:41:00Z">
                <w:pPr>
                  <w:pStyle w:val="TableParagraph"/>
                  <w:spacing w:line="255" w:lineRule="exact"/>
                  <w:ind w:left="845" w:right="851"/>
                </w:pPr>
              </w:pPrChange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PrChange w:id="2159" w:author="Hughes, Anna E" w:date="2023-06-19T12:41:00Z">
              <w:tcPr>
                <w:tcW w:w="244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5016">
        <w:trPr>
          <w:trHeight w:val="268"/>
          <w:trPrChange w:id="2160" w:author="Hughes, Anna E" w:date="2023-06-19T12:41:00Z">
            <w:trPr>
              <w:trHeight w:val="268"/>
            </w:trPr>
          </w:trPrChange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  <w:tcPrChange w:id="2161" w:author="Hughes, Anna E" w:date="2023-06-19T12:41:00Z">
              <w:tcPr>
                <w:tcW w:w="1352" w:type="dxa"/>
                <w:tcBorders>
                  <w:top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  <w:tcPrChange w:id="2162" w:author="Hughes, Anna E" w:date="2023-06-19T12:41:00Z">
              <w:tcPr>
                <w:tcW w:w="817" w:type="dxa"/>
                <w:tcBorders>
                  <w:top w:val="single" w:sz="4" w:space="0" w:color="000000"/>
                  <w:left w:val="single" w:sz="4" w:space="0" w:color="000000"/>
                </w:tcBorders>
              </w:tcPr>
            </w:tcPrChange>
          </w:tcPr>
          <w:p w:rsidR="00485016" w:rsidRDefault="00C14774" w:rsidP="002A2A73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  <w:tcPrChange w:id="2163" w:author="Hughes, Anna E" w:date="2023-06-19T12:41:00Z">
              <w:tcPr>
                <w:tcW w:w="1013" w:type="dxa"/>
                <w:tcBorders>
                  <w:top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108" w:right="108"/>
              <w:jc w:val="center"/>
              <w:rPr>
                <w:sz w:val="24"/>
              </w:rPr>
              <w:pPrChange w:id="2164" w:author="Hughes, Anna E" w:date="2023-06-19T12:41:00Z">
                <w:pPr>
                  <w:pStyle w:val="TableParagraph"/>
                  <w:spacing w:line="249" w:lineRule="exact"/>
                  <w:ind w:left="108" w:right="108"/>
                </w:pPr>
              </w:pPrChange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  <w:tcPrChange w:id="2165" w:author="Hughes, Anna E" w:date="2023-06-19T12:41:00Z">
              <w:tcPr>
                <w:tcW w:w="823" w:type="dxa"/>
                <w:tcBorders>
                  <w:top w:val="single" w:sz="4" w:space="0" w:color="000000"/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49" w:lineRule="exact"/>
              <w:ind w:left="99" w:right="72"/>
              <w:jc w:val="center"/>
              <w:rPr>
                <w:sz w:val="24"/>
              </w:rPr>
              <w:pPrChange w:id="2166" w:author="Hughes, Anna E" w:date="2023-06-19T12:41:00Z">
                <w:pPr>
                  <w:pStyle w:val="TableParagraph"/>
                  <w:spacing w:line="249" w:lineRule="exact"/>
                  <w:ind w:left="99" w:right="72"/>
                </w:pPr>
              </w:pPrChange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  <w:tcPrChange w:id="2167" w:author="Hughes, Anna E" w:date="2023-06-19T12:41:00Z">
              <w:tcPr>
                <w:tcW w:w="244" w:type="dxa"/>
                <w:vMerge w:val="restart"/>
                <w:tcBorders>
                  <w:top w:val="single" w:sz="4" w:space="0" w:color="000000"/>
                  <w:left w:val="single" w:sz="4" w:space="0" w:color="000000"/>
                </w:tcBorders>
              </w:tcPr>
            </w:tcPrChange>
          </w:tcPr>
          <w:p w:rsidR="00485016" w:rsidRDefault="00485016" w:rsidP="002A2A73">
            <w:pPr>
              <w:pStyle w:val="TableParagraph"/>
              <w:rPr>
                <w:rFonts w:ascii="Times New Roman"/>
                <w:rPrChange w:id="2168" w:author="Hughes, Anna E" w:date="2023-06-19T12:41:00Z">
                  <w:rPr>
                    <w:rFonts w:ascii="Times New Roman"/>
                    <w:sz w:val="20"/>
                  </w:rPr>
                </w:rPrChange>
              </w:rPr>
            </w:pPr>
          </w:p>
        </w:tc>
      </w:tr>
      <w:tr w:rsidR="00485016">
        <w:trPr>
          <w:trHeight w:val="288"/>
          <w:trPrChange w:id="2169" w:author="Hughes, Anna E" w:date="2023-06-19T12:41:00Z">
            <w:trPr>
              <w:trHeight w:val="28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217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  <w:pPrChange w:id="2171" w:author="Hughes, Anna E" w:date="2023-06-19T12:41:00Z">
                <w:pPr>
                  <w:pStyle w:val="TableParagraph"/>
                  <w:ind w:right="71"/>
                </w:pPr>
              </w:pPrChange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217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78"/>
              <w:rPr>
                <w:sz w:val="24"/>
              </w:rPr>
              <w:pPrChange w:id="2173" w:author="Hughes, Anna E" w:date="2023-06-19T12:41:00Z">
                <w:pPr>
                  <w:pStyle w:val="TableParagraph"/>
                  <w:ind w:left="178"/>
                </w:pPr>
              </w:pPrChange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1013" w:type="dxa"/>
            <w:tcPrChange w:id="2174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  <w:pPrChange w:id="2175" w:author="Hughes, Anna E" w:date="2023-06-19T12:41:00Z">
                <w:pPr>
                  <w:pStyle w:val="TableParagraph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2176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  <w:pPrChange w:id="2177" w:author="Hughes, Anna E" w:date="2023-06-19T12:41:00Z">
                <w:pPr>
                  <w:pStyle w:val="TableParagraph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1.04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2178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  <w:tr w:rsidR="00485016">
        <w:trPr>
          <w:trHeight w:val="288"/>
          <w:trPrChange w:id="2179" w:author="Hughes, Anna E" w:date="2023-06-19T12:41:00Z">
            <w:trPr>
              <w:trHeight w:val="28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218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  <w:pPrChange w:id="2181" w:author="Hughes, Anna E" w:date="2023-06-19T12:41:00Z">
                <w:pPr>
                  <w:pStyle w:val="TableParagraph"/>
                  <w:ind w:right="71"/>
                </w:pPr>
              </w:pPrChange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218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78"/>
              <w:rPr>
                <w:sz w:val="24"/>
              </w:rPr>
              <w:pPrChange w:id="2183" w:author="Hughes, Anna E" w:date="2023-06-19T12:41:00Z">
                <w:pPr>
                  <w:pStyle w:val="TableParagraph"/>
                  <w:ind w:left="178"/>
                </w:pPr>
              </w:pPrChange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  <w:tcPrChange w:id="2184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  <w:pPrChange w:id="2185" w:author="Hughes, Anna E" w:date="2023-06-19T12:41:00Z">
                <w:pPr>
                  <w:pStyle w:val="TableParagraph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2186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  <w:pPrChange w:id="2187" w:author="Hughes, Anna E" w:date="2023-06-19T12:41:00Z">
                <w:pPr>
                  <w:pStyle w:val="TableParagraph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5.15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2188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  <w:tr w:rsidR="00485016">
        <w:trPr>
          <w:trHeight w:val="307"/>
          <w:trPrChange w:id="2189" w:author="Hughes, Anna E" w:date="2023-06-19T12:41:00Z">
            <w:trPr>
              <w:trHeight w:val="308"/>
            </w:trPr>
          </w:trPrChange>
        </w:trPr>
        <w:tc>
          <w:tcPr>
            <w:tcW w:w="1352" w:type="dxa"/>
            <w:tcBorders>
              <w:right w:val="single" w:sz="4" w:space="0" w:color="000000"/>
            </w:tcBorders>
            <w:tcPrChange w:id="2190" w:author="Hughes, Anna E" w:date="2023-06-19T12:41:00Z">
              <w:tcPr>
                <w:tcW w:w="1352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69" w:right="71"/>
              <w:jc w:val="center"/>
              <w:rPr>
                <w:sz w:val="24"/>
              </w:rPr>
              <w:pPrChange w:id="2191" w:author="Hughes, Anna E" w:date="2023-06-19T12:41:00Z">
                <w:pPr>
                  <w:pStyle w:val="TableParagraph"/>
                  <w:spacing w:line="275" w:lineRule="exact"/>
                  <w:ind w:right="71"/>
                </w:pPr>
              </w:pPrChange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  <w:tcPrChange w:id="2192" w:author="Hughes, Anna E" w:date="2023-06-19T12:41:00Z">
              <w:tcPr>
                <w:tcW w:w="817" w:type="dxa"/>
                <w:tcBorders>
                  <w:left w:val="single" w:sz="4" w:space="0" w:color="000000"/>
                </w:tcBorders>
              </w:tcPr>
            </w:tcPrChange>
          </w:tcPr>
          <w:p w:rsidR="00485016" w:rsidRDefault="00C14774" w:rsidP="002A2A73">
            <w:pPr>
              <w:pStyle w:val="TableParagraph"/>
              <w:spacing w:line="275" w:lineRule="exact"/>
              <w:ind w:left="178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  <w:tcPrChange w:id="2193" w:author="Hughes, Anna E" w:date="2023-06-19T12:41:00Z">
              <w:tcPr>
                <w:tcW w:w="1013" w:type="dxa"/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108" w:right="108"/>
              <w:jc w:val="center"/>
              <w:rPr>
                <w:sz w:val="24"/>
              </w:rPr>
              <w:pPrChange w:id="2194" w:author="Hughes, Anna E" w:date="2023-06-19T12:41:00Z">
                <w:pPr>
                  <w:pStyle w:val="TableParagraph"/>
                  <w:spacing w:line="275" w:lineRule="exact"/>
                  <w:ind w:left="108" w:right="108"/>
                </w:pPr>
              </w:pPrChange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  <w:tcPrChange w:id="2195" w:author="Hughes, Anna E" w:date="2023-06-19T12:41:00Z">
              <w:tcPr>
                <w:tcW w:w="823" w:type="dxa"/>
                <w:tcBorders>
                  <w:right w:val="single" w:sz="4" w:space="0" w:color="000000"/>
                </w:tcBorders>
              </w:tcPr>
            </w:tcPrChange>
          </w:tcPr>
          <w:p w:rsidR="00485016" w:rsidRDefault="00C14774">
            <w:pPr>
              <w:pStyle w:val="TableParagraph"/>
              <w:spacing w:line="275" w:lineRule="exact"/>
              <w:ind w:left="99" w:right="72"/>
              <w:jc w:val="center"/>
              <w:rPr>
                <w:sz w:val="24"/>
              </w:rPr>
              <w:pPrChange w:id="2196" w:author="Hughes, Anna E" w:date="2023-06-19T12:41:00Z">
                <w:pPr>
                  <w:pStyle w:val="TableParagraph"/>
                  <w:spacing w:line="275" w:lineRule="exact"/>
                  <w:ind w:left="99" w:right="72"/>
                </w:pPr>
              </w:pPrChange>
            </w:pPr>
            <w:r>
              <w:rPr>
                <w:spacing w:val="-4"/>
                <w:sz w:val="24"/>
              </w:rPr>
              <w:t>1.07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  <w:tcPrChange w:id="2197" w:author="Hughes, Anna E" w:date="2023-06-19T12:41:00Z">
              <w:tcPr>
                <w:tcW w:w="244" w:type="dxa"/>
                <w:vMerge/>
                <w:tcBorders>
                  <w:top w:val="nil"/>
                  <w:left w:val="single" w:sz="4" w:space="0" w:color="000000"/>
                </w:tcBorders>
              </w:tcPr>
            </w:tcPrChange>
          </w:tcPr>
          <w:p w:rsidR="00485016" w:rsidRDefault="00485016">
            <w:pPr>
              <w:rPr>
                <w:sz w:val="2"/>
                <w:szCs w:val="2"/>
              </w:rPr>
            </w:pPr>
          </w:p>
        </w:tc>
      </w:tr>
    </w:tbl>
    <w:p w:rsidR="00485016" w:rsidRDefault="00485016">
      <w:pPr>
        <w:pStyle w:val="BodyText"/>
        <w:spacing w:before="4"/>
        <w:ind w:left="0"/>
        <w:rPr>
          <w:ins w:id="2198" w:author="Hughes, Anna E" w:date="2023-06-19T12:41:00Z"/>
          <w:sz w:val="6"/>
        </w:rPr>
      </w:pPr>
    </w:p>
    <w:p w:rsidR="00485016" w:rsidRDefault="00C14774">
      <w:pPr>
        <w:spacing w:before="94" w:line="244" w:lineRule="auto"/>
        <w:ind w:left="617" w:right="529"/>
        <w:jc w:val="both"/>
        <w:rPr>
          <w:sz w:val="20"/>
        </w:rPr>
        <w:pPrChange w:id="2199" w:author="Hughes, Anna E" w:date="2023-06-19T12:41:00Z">
          <w:pPr>
            <w:spacing w:before="167" w:line="244" w:lineRule="auto"/>
            <w:ind w:left="497" w:right="529"/>
            <w:jc w:val="both"/>
          </w:pPr>
        </w:pPrChange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5:</w:t>
      </w:r>
      <w:r>
        <w:rPr>
          <w:spacing w:val="7"/>
          <w:sz w:val="20"/>
        </w:rPr>
        <w:t xml:space="preserve"> </w:t>
      </w:r>
      <w:bookmarkStart w:id="2200" w:name="_bookmark21"/>
      <w:bookmarkEnd w:id="2200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6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e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6"/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target?</w:t>
      </w:r>
      <w:r>
        <w:rPr>
          <w:spacing w:val="8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means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z w:val="20"/>
        </w:rPr>
        <w:t xml:space="preserve"> </w:t>
      </w:r>
      <w:r>
        <w:rPr>
          <w:w w:val="90"/>
          <w:sz w:val="20"/>
        </w:rPr>
        <w:t xml:space="preserve">our estimates of </w:t>
      </w:r>
      <w:r>
        <w:rPr>
          <w:rFonts w:ascii="Times New Roman"/>
          <w:i/>
          <w:w w:val="90"/>
          <w:sz w:val="20"/>
        </w:rPr>
        <w:t xml:space="preserve">D </w:t>
      </w:r>
      <w:r>
        <w:rPr>
          <w:w w:val="90"/>
          <w:sz w:val="20"/>
        </w:rPr>
        <w:t>derived from the single-feature trials does an equally good job at predicting the</w:t>
      </w:r>
      <w:r>
        <w:rPr>
          <w:sz w:val="20"/>
        </w:rPr>
        <w:t xml:space="preserve"> </w:t>
      </w:r>
      <w:r>
        <w:rPr>
          <w:spacing w:val="-2"/>
          <w:sz w:val="20"/>
        </w:rPr>
        <w:t>double-feature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trials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spacing w:val="-2"/>
          <w:sz w:val="20"/>
        </w:rPr>
        <w:t>fit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data.</w:t>
      </w:r>
    </w:p>
    <w:p w:rsidR="00485016" w:rsidRDefault="00485016">
      <w:pPr>
        <w:pStyle w:val="BodyText"/>
        <w:spacing w:before="0"/>
        <w:ind w:left="0"/>
      </w:pPr>
    </w:p>
    <w:p w:rsidR="00701245" w:rsidRDefault="00701245">
      <w:pPr>
        <w:pStyle w:val="BodyText"/>
        <w:spacing w:before="9"/>
        <w:ind w:left="0"/>
        <w:rPr>
          <w:del w:id="2201" w:author="Hughes, Anna E" w:date="2023-06-19T12:41:00Z"/>
          <w:sz w:val="20"/>
        </w:rPr>
      </w:pPr>
    </w:p>
    <w:p w:rsidR="00485016" w:rsidRDefault="00F7725C">
      <w:pPr>
        <w:rPr>
          <w:ins w:id="2202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2203" w:author="Hughes, Anna E" w:date="2023-06-19T12:41:00Z">
        <w:r>
          <w:rPr>
            <w:rFonts w:ascii="Trebuchet MS"/>
            <w:sz w:val="12"/>
          </w:rPr>
          <w:delText>591</w:delText>
        </w:r>
      </w:del>
    </w:p>
    <w:p w:rsidR="00485016" w:rsidRDefault="00C14774">
      <w:pPr>
        <w:spacing w:before="251"/>
        <w:ind w:left="227"/>
        <w:rPr>
          <w:moveFrom w:id="2204" w:author="Hughes, Anna E" w:date="2023-06-19T12:41:00Z"/>
          <w:rFonts w:ascii="Times New Roman"/>
          <w:i/>
          <w:sz w:val="24"/>
        </w:rPr>
        <w:pPrChange w:id="2205" w:author="Hughes, Anna E" w:date="2023-06-19T12:41:00Z">
          <w:pPr>
            <w:ind w:left="107"/>
          </w:pPr>
        </w:pPrChange>
      </w:pPr>
      <w:moveFromRangeStart w:id="2206" w:author="Hughes, Anna E" w:date="2023-06-19T12:41:00Z" w:name="move138070909"/>
      <w:moveFrom w:id="2207" w:author="Hughes, Anna E" w:date="2023-06-19T12:41:00Z">
        <w:r>
          <w:rPr>
            <w:rFonts w:ascii="Trebuchet MS"/>
            <w:spacing w:val="149"/>
            <w:sz w:val="12"/>
          </w:rPr>
          <w:t xml:space="preserve"> </w:t>
        </w:r>
        <w:r>
          <w:rPr>
            <w:rFonts w:ascii="Times New Roman"/>
            <w:i/>
            <w:sz w:val="24"/>
          </w:rPr>
          <w:t>6.3.1.</w:t>
        </w:r>
        <w:r>
          <w:rPr>
            <w:rFonts w:ascii="Times New Roman"/>
            <w:i/>
            <w:spacing w:val="51"/>
            <w:sz w:val="24"/>
          </w:rPr>
          <w:t xml:space="preserve"> </w:t>
        </w:r>
        <w:r>
          <w:rPr>
            <w:rFonts w:ascii="Times New Roman"/>
            <w:i/>
            <w:sz w:val="24"/>
          </w:rPr>
          <w:t>Issues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with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the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Collinear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Contrast</w:t>
        </w:r>
        <w:r>
          <w:rPr>
            <w:rFonts w:ascii="Times New Roman"/>
            <w:i/>
            <w:spacing w:val="-4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method</w:t>
        </w:r>
      </w:moveFrom>
    </w:p>
    <w:moveFromRangeEnd w:id="2206"/>
    <w:p w:rsidR="00701245" w:rsidRDefault="00F7725C">
      <w:pPr>
        <w:pStyle w:val="BodyText"/>
        <w:tabs>
          <w:tab w:val="left" w:pos="848"/>
        </w:tabs>
        <w:spacing w:before="29"/>
        <w:rPr>
          <w:del w:id="2208" w:author="Hughes, Anna E" w:date="2023-06-19T12:41:00Z"/>
        </w:rPr>
      </w:pPr>
      <w:del w:id="2209" w:author="Hughes, Anna E" w:date="2023-06-19T12:41:00Z">
        <w:r>
          <w:rPr>
            <w:rFonts w:ascii="Trebuchet MS"/>
            <w:spacing w:val="-5"/>
            <w:sz w:val="12"/>
          </w:rPr>
          <w:delText>592</w:delTex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delText>The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upper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bound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on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error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in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collinear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contrast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method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is</w:delText>
        </w:r>
        <w:r>
          <w:rPr>
            <w:spacing w:val="11"/>
          </w:rPr>
          <w:delText xml:space="preserve"> </w:delText>
        </w:r>
        <w:r>
          <w:rPr>
            <w:spacing w:val="-6"/>
          </w:rPr>
          <w:delText>high</w:delText>
        </w:r>
        <w:r>
          <w:rPr>
            <w:spacing w:val="12"/>
          </w:rPr>
          <w:delText xml:space="preserve"> </w:delText>
        </w:r>
        <w:r>
          <w:rPr>
            <w:spacing w:val="-6"/>
          </w:rPr>
          <w:delText>(see</w:delText>
        </w:r>
      </w:del>
    </w:p>
    <w:p w:rsidR="00701245" w:rsidRDefault="00F7725C">
      <w:pPr>
        <w:pStyle w:val="BodyText"/>
        <w:spacing w:before="8"/>
        <w:rPr>
          <w:del w:id="2210" w:author="Hughes, Anna E" w:date="2023-06-19T12:41:00Z"/>
        </w:rPr>
      </w:pPr>
      <w:del w:id="2211" w:author="Hughes, Anna E" w:date="2023-06-19T12:41:00Z">
        <w:r>
          <w:rPr>
            <w:rFonts w:ascii="Trebuchet MS"/>
            <w:spacing w:val="-8"/>
            <w:sz w:val="12"/>
          </w:rPr>
          <w:delText>593</w:delText>
        </w:r>
        <w:r>
          <w:rPr>
            <w:rFonts w:ascii="Trebuchet MS"/>
            <w:spacing w:val="52"/>
            <w:sz w:val="12"/>
          </w:rPr>
          <w:delText xml:space="preserve">  </w:delText>
        </w:r>
        <w:r>
          <w:rPr>
            <w:spacing w:val="-8"/>
          </w:rPr>
          <w:delText>Table</w:delText>
        </w:r>
        <w:r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"_bookmark20" </w:delInstrText>
        </w:r>
        <w:r w:rsidR="00FE7979">
          <w:fldChar w:fldCharType="separate"/>
        </w:r>
        <w:r>
          <w:rPr>
            <w:spacing w:val="-8"/>
          </w:rPr>
          <w:delText>5).</w:delText>
        </w:r>
        <w:r w:rsidR="00FE7979">
          <w:rPr>
            <w:spacing w:val="-8"/>
          </w:rPr>
          <w:fldChar w:fldCharType="end"/>
        </w:r>
        <w:r>
          <w:rPr>
            <w:spacing w:val="14"/>
          </w:rPr>
          <w:delText xml:space="preserve"> </w:delText>
        </w:r>
        <w:r>
          <w:rPr>
            <w:spacing w:val="-8"/>
          </w:rPr>
          <w:delText>To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explain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this,</w:delText>
        </w:r>
        <w:r>
          <w:rPr>
            <w:spacing w:val="-4"/>
          </w:rPr>
          <w:delText xml:space="preserve"> </w:delText>
        </w:r>
        <w:r>
          <w:rPr>
            <w:spacing w:val="-8"/>
          </w:rPr>
          <w:delText>we</w:delText>
        </w:r>
        <w:r>
          <w:rPr>
            <w:spacing w:val="-6"/>
          </w:rPr>
          <w:delText xml:space="preserve"> </w:delText>
        </w:r>
        <w:r>
          <w:rPr>
            <w:spacing w:val="-8"/>
          </w:rPr>
          <w:delText>can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look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back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at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Equation</w:delText>
        </w:r>
        <w:r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"_bookmark6" </w:delInstrText>
        </w:r>
        <w:r w:rsidR="00FE7979">
          <w:fldChar w:fldCharType="separate"/>
        </w:r>
        <w:r>
          <w:rPr>
            <w:spacing w:val="-8"/>
          </w:rPr>
          <w:delText>4</w:delText>
        </w:r>
        <w:r w:rsidR="00FE7979">
          <w:rPr>
            <w:spacing w:val="-8"/>
          </w:rPr>
          <w:fldChar w:fldCharType="end"/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and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realise</w:delText>
        </w:r>
        <w:r>
          <w:rPr>
            <w:spacing w:val="-5"/>
          </w:rPr>
          <w:delText xml:space="preserve"> </w:delText>
        </w:r>
        <w:r>
          <w:rPr>
            <w:spacing w:val="-8"/>
          </w:rPr>
          <w:delText>that</w:delText>
        </w:r>
        <w:r>
          <w:rPr>
            <w:spacing w:val="-6"/>
          </w:rPr>
          <w:delText xml:space="preserve"> </w:delText>
        </w:r>
        <w:r>
          <w:rPr>
            <w:spacing w:val="-8"/>
          </w:rPr>
          <w:delText>empirical</w:delText>
        </w:r>
      </w:del>
    </w:p>
    <w:p w:rsidR="00701245" w:rsidRDefault="00F7725C">
      <w:pPr>
        <w:pStyle w:val="BodyText"/>
        <w:rPr>
          <w:del w:id="2212" w:author="Hughes, Anna E" w:date="2023-06-19T12:41:00Z"/>
        </w:rPr>
      </w:pPr>
      <w:del w:id="2213" w:author="Hughes, Anna E" w:date="2023-06-19T12:41:00Z">
        <w:r>
          <w:rPr>
            <w:rFonts w:ascii="Trebuchet MS"/>
            <w:spacing w:val="-4"/>
            <w:sz w:val="12"/>
          </w:rPr>
          <w:delText>594</w:delText>
        </w:r>
        <w:r>
          <w:rPr>
            <w:rFonts w:ascii="Trebuchet MS"/>
            <w:spacing w:val="79"/>
            <w:w w:val="150"/>
            <w:sz w:val="12"/>
          </w:rPr>
          <w:delText xml:space="preserve"> </w:delText>
        </w:r>
        <w:r>
          <w:rPr>
            <w:spacing w:val="-4"/>
          </w:rPr>
          <w:delText>data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is</w:delText>
        </w:r>
        <w:r>
          <w:delText xml:space="preserve"> </w:delText>
        </w:r>
        <w:r>
          <w:rPr>
            <w:spacing w:val="-4"/>
          </w:rPr>
          <w:delText>not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required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to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reject</w:delText>
        </w:r>
        <w:r>
          <w:delText xml:space="preserve"> </w:delText>
        </w:r>
        <w:r>
          <w:rPr>
            <w:spacing w:val="-4"/>
          </w:rPr>
          <w:delText>this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hypothesis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as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a</w:delText>
        </w:r>
        <w:r>
          <w:delText xml:space="preserve"> </w:delText>
        </w:r>
        <w:r>
          <w:rPr>
            <w:spacing w:val="-4"/>
          </w:rPr>
          <w:delText>suitable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method</w:delText>
        </w:r>
        <w:r>
          <w:delText xml:space="preserve"> </w:delText>
        </w:r>
        <w:r>
          <w:rPr>
            <w:spacing w:val="-4"/>
          </w:rPr>
          <w:delText>for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predicting</w:delText>
        </w:r>
      </w:del>
    </w:p>
    <w:p w:rsidR="00701245" w:rsidRDefault="00F7725C">
      <w:pPr>
        <w:pStyle w:val="BodyText"/>
        <w:spacing w:before="8"/>
        <w:rPr>
          <w:del w:id="2214" w:author="Hughes, Anna E" w:date="2023-06-19T12:41:00Z"/>
        </w:rPr>
      </w:pPr>
      <w:del w:id="2215" w:author="Hughes, Anna E" w:date="2023-06-19T12:41:00Z">
        <w:r>
          <w:rPr>
            <w:rFonts w:ascii="Trebuchet MS"/>
            <w:spacing w:val="-2"/>
            <w:sz w:val="12"/>
          </w:rPr>
          <w:delText>595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  <w:r>
          <w:rPr>
            <w:spacing w:val="-2"/>
          </w:rPr>
          <w:delText>search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slopes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in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feature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search.</w:delText>
        </w:r>
        <w:r>
          <w:rPr>
            <w:spacing w:val="60"/>
          </w:rPr>
          <w:delText xml:space="preserve"> </w:delText>
        </w:r>
        <w:r>
          <w:rPr>
            <w:spacing w:val="-2"/>
          </w:rPr>
          <w:delText>This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is</w:delText>
        </w:r>
        <w:r>
          <w:rPr>
            <w:spacing w:val="8"/>
          </w:rPr>
          <w:delText xml:space="preserve"> </w:delText>
        </w:r>
        <w:r>
          <w:rPr>
            <w:spacing w:val="-2"/>
          </w:rPr>
          <w:delText>because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when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search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slopes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are</w:delText>
        </w:r>
        <w:r>
          <w:rPr>
            <w:spacing w:val="7"/>
          </w:rPr>
          <w:delText xml:space="preserve"> </w:delText>
        </w:r>
        <w:r>
          <w:rPr>
            <w:spacing w:val="-2"/>
          </w:rPr>
          <w:delText>close</w:delText>
        </w:r>
      </w:del>
    </w:p>
    <w:p w:rsidR="00701245" w:rsidRDefault="00F7725C">
      <w:pPr>
        <w:pStyle w:val="BodyText"/>
        <w:rPr>
          <w:del w:id="2216" w:author="Hughes, Anna E" w:date="2023-06-19T12:41:00Z"/>
        </w:rPr>
      </w:pPr>
      <w:del w:id="2217" w:author="Hughes, Anna E" w:date="2023-06-19T12:41:00Z">
        <w:r>
          <w:rPr>
            <w:rFonts w:ascii="Trebuchet MS"/>
            <w:spacing w:val="-2"/>
            <w:sz w:val="12"/>
          </w:rPr>
          <w:delText>596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2"/>
          </w:rPr>
          <w:delText>to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0,</w:delText>
        </w:r>
        <w:r>
          <w:rPr>
            <w:spacing w:val="22"/>
          </w:rPr>
          <w:delText xml:space="preserve"> </w:delText>
        </w:r>
        <w:r>
          <w:rPr>
            <w:spacing w:val="-2"/>
          </w:rPr>
          <w:delText>it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is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possible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that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we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will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observe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negative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values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in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the</w:delText>
        </w:r>
        <w:r>
          <w:rPr>
            <w:spacing w:val="15"/>
          </w:rPr>
          <w:delText xml:space="preserve"> </w:delText>
        </w:r>
        <w:r>
          <w:rPr>
            <w:spacing w:val="-2"/>
          </w:rPr>
          <w:delText>empirical</w:delText>
        </w:r>
        <w:r>
          <w:rPr>
            <w:spacing w:val="14"/>
          </w:rPr>
          <w:delText xml:space="preserve"> </w:delText>
        </w:r>
        <w:r>
          <w:rPr>
            <w:spacing w:val="-2"/>
          </w:rPr>
          <w:delText>data.</w:delText>
        </w:r>
      </w:del>
    </w:p>
    <w:p w:rsidR="00701245" w:rsidRDefault="00701245">
      <w:pPr>
        <w:rPr>
          <w:del w:id="2218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2219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2220" w:author="Hughes, Anna E" w:date="2023-06-19T12:41:00Z"/>
          <w:sz w:val="20"/>
        </w:rPr>
      </w:pPr>
    </w:p>
    <w:p w:rsidR="00701245" w:rsidRDefault="00701245">
      <w:pPr>
        <w:rPr>
          <w:del w:id="2221" w:author="Hughes, Anna E" w:date="2023-06-19T12:41:00Z"/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2222" w:author="Hughes, Anna E" w:date="2023-06-19T12:41:00Z"/>
          <w:sz w:val="12"/>
        </w:rPr>
      </w:pPr>
    </w:p>
    <w:p w:rsidR="00701245" w:rsidRDefault="00701245">
      <w:pPr>
        <w:pStyle w:val="BodyText"/>
        <w:spacing w:before="0"/>
        <w:ind w:left="0"/>
        <w:rPr>
          <w:del w:id="2223" w:author="Hughes, Anna E" w:date="2023-06-19T12:41:00Z"/>
          <w:sz w:val="12"/>
        </w:rPr>
      </w:pPr>
    </w:p>
    <w:p w:rsidR="00701245" w:rsidRDefault="00F7725C">
      <w:pPr>
        <w:spacing w:before="72"/>
        <w:ind w:left="107"/>
        <w:rPr>
          <w:del w:id="2224" w:author="Hughes, Anna E" w:date="2023-06-19T12:41:00Z"/>
          <w:rFonts w:ascii="Trebuchet MS"/>
          <w:sz w:val="12"/>
        </w:rPr>
      </w:pPr>
      <w:del w:id="2225" w:author="Hughes, Anna E" w:date="2023-06-19T12:41:00Z">
        <w:r>
          <w:rPr>
            <w:rFonts w:ascii="Trebuchet MS"/>
            <w:spacing w:val="-5"/>
            <w:sz w:val="12"/>
          </w:rPr>
          <w:delText>597</w:delText>
        </w:r>
      </w:del>
    </w:p>
    <w:p w:rsidR="00701245" w:rsidRDefault="00701245">
      <w:pPr>
        <w:pStyle w:val="BodyText"/>
        <w:spacing w:before="10"/>
        <w:ind w:left="0"/>
        <w:rPr>
          <w:del w:id="2226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27" w:author="Hughes, Anna E" w:date="2023-06-19T12:41:00Z"/>
          <w:rFonts w:ascii="Trebuchet MS"/>
          <w:sz w:val="12"/>
        </w:rPr>
      </w:pPr>
      <w:del w:id="2228" w:author="Hughes, Anna E" w:date="2023-06-19T12:41:00Z">
        <w:r>
          <w:rPr>
            <w:rFonts w:ascii="Trebuchet MS"/>
            <w:spacing w:val="-5"/>
            <w:sz w:val="12"/>
          </w:rPr>
          <w:delText>598</w:delText>
        </w:r>
      </w:del>
    </w:p>
    <w:p w:rsidR="00701245" w:rsidRDefault="00701245">
      <w:pPr>
        <w:pStyle w:val="BodyText"/>
        <w:spacing w:before="10"/>
        <w:ind w:left="0"/>
        <w:rPr>
          <w:del w:id="2229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30" w:author="Hughes, Anna E" w:date="2023-06-19T12:41:00Z"/>
          <w:rFonts w:ascii="Trebuchet MS"/>
          <w:sz w:val="12"/>
        </w:rPr>
      </w:pPr>
      <w:del w:id="2231" w:author="Hughes, Anna E" w:date="2023-06-19T12:41:00Z">
        <w:r>
          <w:rPr>
            <w:rFonts w:ascii="Trebuchet MS"/>
            <w:spacing w:val="-5"/>
            <w:sz w:val="12"/>
          </w:rPr>
          <w:delText>599</w:delText>
        </w:r>
      </w:del>
    </w:p>
    <w:p w:rsidR="00701245" w:rsidRDefault="00701245">
      <w:pPr>
        <w:pStyle w:val="BodyText"/>
        <w:spacing w:before="10"/>
        <w:ind w:left="0"/>
        <w:rPr>
          <w:del w:id="2232" w:author="Hughes, Anna E" w:date="2023-06-19T12:41:00Z"/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del w:id="2233" w:author="Hughes, Anna E" w:date="2023-06-19T12:41:00Z"/>
          <w:rFonts w:ascii="Trebuchet MS"/>
          <w:sz w:val="12"/>
        </w:rPr>
      </w:pPr>
      <w:del w:id="2234" w:author="Hughes, Anna E" w:date="2023-06-19T12:41:00Z">
        <w:r>
          <w:rPr>
            <w:rFonts w:ascii="Trebuchet MS"/>
            <w:spacing w:val="-5"/>
            <w:sz w:val="12"/>
          </w:rPr>
          <w:delText>600</w:delText>
        </w:r>
      </w:del>
    </w:p>
    <w:p w:rsidR="00701245" w:rsidRDefault="00701245">
      <w:pPr>
        <w:pStyle w:val="BodyText"/>
        <w:spacing w:before="0"/>
        <w:ind w:left="0"/>
        <w:rPr>
          <w:del w:id="2235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del w:id="2236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del w:id="2237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2"/>
        <w:ind w:left="0"/>
        <w:rPr>
          <w:del w:id="2238" w:author="Hughes, Anna E" w:date="2023-06-19T12:41:00Z"/>
          <w:rFonts w:ascii="Trebuchet MS"/>
          <w:sz w:val="10"/>
        </w:rPr>
      </w:pPr>
    </w:p>
    <w:p w:rsidR="00701245" w:rsidRDefault="00F7725C">
      <w:pPr>
        <w:ind w:left="107"/>
        <w:rPr>
          <w:del w:id="2239" w:author="Hughes, Anna E" w:date="2023-06-19T12:41:00Z"/>
          <w:rFonts w:ascii="Trebuchet MS"/>
          <w:sz w:val="12"/>
        </w:rPr>
      </w:pPr>
      <w:del w:id="2240" w:author="Hughes, Anna E" w:date="2023-06-19T12:41:00Z">
        <w:r>
          <w:rPr>
            <w:rFonts w:ascii="Trebuchet MS"/>
            <w:spacing w:val="-5"/>
            <w:sz w:val="12"/>
          </w:rPr>
          <w:delText>601</w:delText>
        </w:r>
      </w:del>
    </w:p>
    <w:p w:rsidR="00701245" w:rsidRDefault="00701245">
      <w:pPr>
        <w:pStyle w:val="BodyText"/>
        <w:spacing w:before="0"/>
        <w:ind w:left="0"/>
        <w:rPr>
          <w:del w:id="2241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4"/>
        <w:ind w:left="0"/>
        <w:rPr>
          <w:del w:id="2242" w:author="Hughes, Anna E" w:date="2023-06-19T12:41:00Z"/>
          <w:rFonts w:ascii="Trebuchet MS"/>
          <w:sz w:val="16"/>
        </w:rPr>
      </w:pPr>
    </w:p>
    <w:p w:rsidR="00701245" w:rsidRDefault="00F7725C">
      <w:pPr>
        <w:ind w:left="107"/>
        <w:rPr>
          <w:del w:id="2243" w:author="Hughes, Anna E" w:date="2023-06-19T12:41:00Z"/>
          <w:rFonts w:ascii="Trebuchet MS"/>
          <w:sz w:val="12"/>
        </w:rPr>
      </w:pPr>
      <w:del w:id="2244" w:author="Hughes, Anna E" w:date="2023-06-19T12:41:00Z">
        <w:r>
          <w:rPr>
            <w:rFonts w:ascii="Trebuchet MS"/>
            <w:spacing w:val="-5"/>
            <w:sz w:val="12"/>
          </w:rPr>
          <w:delText>602</w:delText>
        </w:r>
      </w:del>
    </w:p>
    <w:p w:rsidR="00701245" w:rsidRDefault="00701245">
      <w:pPr>
        <w:pStyle w:val="BodyText"/>
        <w:spacing w:before="10"/>
        <w:ind w:left="0"/>
        <w:rPr>
          <w:del w:id="2245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46" w:author="Hughes, Anna E" w:date="2023-06-19T12:41:00Z"/>
          <w:rFonts w:ascii="Trebuchet MS"/>
          <w:sz w:val="12"/>
        </w:rPr>
      </w:pPr>
      <w:del w:id="2247" w:author="Hughes, Anna E" w:date="2023-06-19T12:41:00Z">
        <w:r>
          <w:rPr>
            <w:rFonts w:ascii="Trebuchet MS"/>
            <w:spacing w:val="-5"/>
            <w:sz w:val="12"/>
          </w:rPr>
          <w:delText>603</w:delText>
        </w:r>
      </w:del>
    </w:p>
    <w:p w:rsidR="00485016" w:rsidRDefault="00485016">
      <w:pPr>
        <w:pStyle w:val="BodyText"/>
        <w:spacing w:before="9"/>
        <w:ind w:left="0"/>
        <w:rPr>
          <w:sz w:val="17"/>
          <w:rPrChange w:id="2248" w:author="Hughes, Anna E" w:date="2023-06-19T12:41:00Z">
            <w:rPr>
              <w:rFonts w:ascii="Trebuchet MS"/>
              <w:sz w:val="12"/>
            </w:rPr>
          </w:rPrChange>
        </w:rPr>
        <w:pPrChange w:id="2249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2250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604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51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605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2252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606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53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607</w:t>
      </w:r>
    </w:p>
    <w:p w:rsidR="00485016" w:rsidRDefault="00485016">
      <w:pPr>
        <w:pStyle w:val="BodyText"/>
        <w:spacing w:before="2"/>
        <w:ind w:left="0"/>
        <w:rPr>
          <w:rFonts w:ascii="Trebuchet MS"/>
          <w:sz w:val="15"/>
          <w:rPrChange w:id="2254" w:author="Hughes, Anna E" w:date="2023-06-19T12:41:00Z">
            <w:rPr>
              <w:rFonts w:ascii="Trebuchet MS"/>
              <w:sz w:val="12"/>
            </w:rPr>
          </w:rPrChange>
        </w:rPr>
        <w:pPrChange w:id="2255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ind w:left="227"/>
        <w:rPr>
          <w:rFonts w:ascii="Trebuchet MS"/>
          <w:sz w:val="12"/>
        </w:rPr>
        <w:pPrChange w:id="2256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608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57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609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spacing w:before="1"/>
        <w:ind w:left="227"/>
        <w:rPr>
          <w:rFonts w:ascii="Trebuchet MS"/>
          <w:sz w:val="12"/>
        </w:rPr>
        <w:pPrChange w:id="2258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610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59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611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60" w:author="Hughes, Anna E" w:date="2023-06-19T12:41:00Z">
          <w:pPr>
            <w:spacing w:before="1"/>
            <w:ind w:left="107"/>
          </w:pPr>
        </w:pPrChange>
      </w:pPr>
      <w:r>
        <w:rPr>
          <w:rFonts w:ascii="Trebuchet MS"/>
          <w:spacing w:val="-5"/>
          <w:sz w:val="12"/>
        </w:rPr>
        <w:t>612</w:t>
      </w:r>
    </w:p>
    <w:p w:rsidR="00485016" w:rsidRDefault="00485016">
      <w:pPr>
        <w:pStyle w:val="BodyText"/>
        <w:spacing w:before="10"/>
        <w:ind w:left="0"/>
        <w:rPr>
          <w:rFonts w:ascii="Trebuchet MS"/>
          <w:sz w:val="12"/>
        </w:rPr>
      </w:pPr>
    </w:p>
    <w:p w:rsidR="00485016" w:rsidRDefault="00C14774">
      <w:pPr>
        <w:ind w:left="227"/>
        <w:rPr>
          <w:rFonts w:ascii="Trebuchet MS"/>
          <w:sz w:val="12"/>
        </w:rPr>
        <w:pPrChange w:id="2261" w:author="Hughes, Anna E" w:date="2023-06-19T12:41:00Z">
          <w:pPr>
            <w:ind w:left="107"/>
          </w:pPr>
        </w:pPrChange>
      </w:pPr>
      <w:r>
        <w:rPr>
          <w:rFonts w:ascii="Trebuchet MS"/>
          <w:spacing w:val="-5"/>
          <w:sz w:val="12"/>
        </w:rPr>
        <w:t>613</w:t>
      </w:r>
    </w:p>
    <w:p w:rsidR="00485016" w:rsidRDefault="00C14774">
      <w:pPr>
        <w:pStyle w:val="BodyText"/>
        <w:spacing w:before="8"/>
        <w:ind w:left="0"/>
        <w:rPr>
          <w:moveFrom w:id="2262" w:author="Hughes, Anna E" w:date="2023-06-19T12:41:00Z"/>
          <w:sz w:val="19"/>
          <w:rPrChange w:id="2263" w:author="Hughes, Anna E" w:date="2023-06-19T12:41:00Z">
            <w:rPr>
              <w:moveFrom w:id="2264" w:author="Hughes, Anna E" w:date="2023-06-19T12:41:00Z"/>
              <w:rFonts w:ascii="Trebuchet MS"/>
              <w:sz w:val="12"/>
            </w:rPr>
          </w:rPrChange>
        </w:rPr>
        <w:pPrChange w:id="2265" w:author="Hughes, Anna E" w:date="2023-06-19T12:41:00Z">
          <w:pPr>
            <w:pStyle w:val="BodyText"/>
            <w:spacing w:before="10"/>
            <w:ind w:left="0"/>
          </w:pPr>
        </w:pPrChange>
      </w:pPr>
      <w:ins w:id="2266" w:author="Hughes, Anna E" w:date="2023-06-19T12:41:00Z">
        <w:r>
          <w:br w:type="column"/>
        </w:r>
      </w:ins>
      <w:moveFromRangeStart w:id="2267" w:author="Hughes, Anna E" w:date="2023-06-19T12:41:00Z" w:name="move138070911"/>
    </w:p>
    <w:p w:rsidR="00701245" w:rsidRDefault="00C14774">
      <w:pPr>
        <w:ind w:left="107"/>
        <w:rPr>
          <w:del w:id="2268" w:author="Hughes, Anna E" w:date="2023-06-19T12:41:00Z"/>
          <w:rFonts w:ascii="Trebuchet MS"/>
          <w:sz w:val="12"/>
        </w:rPr>
      </w:pPr>
      <w:moveFrom w:id="2269" w:author="Hughes, Anna E" w:date="2023-06-19T12:41:00Z">
        <w:r>
          <w:rPr>
            <w:rFonts w:ascii="Trebuchet MS"/>
            <w:sz w:val="12"/>
            <w:rPrChange w:id="2270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614</w:t>
        </w:r>
      </w:moveFrom>
      <w:moveFromRangeEnd w:id="2267"/>
    </w:p>
    <w:p w:rsidR="00701245" w:rsidRDefault="00701245">
      <w:pPr>
        <w:pStyle w:val="BodyText"/>
        <w:spacing w:before="10"/>
        <w:ind w:left="0"/>
        <w:rPr>
          <w:del w:id="2271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72" w:author="Hughes, Anna E" w:date="2023-06-19T12:41:00Z"/>
          <w:rFonts w:ascii="Trebuchet MS"/>
          <w:sz w:val="12"/>
        </w:rPr>
      </w:pPr>
      <w:del w:id="2273" w:author="Hughes, Anna E" w:date="2023-06-19T12:41:00Z">
        <w:r>
          <w:rPr>
            <w:rFonts w:ascii="Trebuchet MS"/>
            <w:spacing w:val="-5"/>
            <w:sz w:val="12"/>
          </w:rPr>
          <w:delText>615</w:delText>
        </w:r>
      </w:del>
    </w:p>
    <w:p w:rsidR="00701245" w:rsidRDefault="00701245">
      <w:pPr>
        <w:pStyle w:val="BodyText"/>
        <w:spacing w:before="10"/>
        <w:ind w:left="0"/>
        <w:rPr>
          <w:del w:id="2274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75" w:author="Hughes, Anna E" w:date="2023-06-19T12:41:00Z"/>
          <w:rFonts w:ascii="Trebuchet MS"/>
          <w:sz w:val="12"/>
        </w:rPr>
      </w:pPr>
      <w:del w:id="2276" w:author="Hughes, Anna E" w:date="2023-06-19T12:41:00Z">
        <w:r>
          <w:rPr>
            <w:rFonts w:ascii="Trebuchet MS"/>
            <w:spacing w:val="-5"/>
            <w:sz w:val="12"/>
          </w:rPr>
          <w:delText>616</w:delText>
        </w:r>
      </w:del>
    </w:p>
    <w:p w:rsidR="00701245" w:rsidRDefault="00701245">
      <w:pPr>
        <w:pStyle w:val="BodyText"/>
        <w:spacing w:before="11"/>
        <w:ind w:left="0"/>
        <w:rPr>
          <w:del w:id="2277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78" w:author="Hughes, Anna E" w:date="2023-06-19T12:41:00Z"/>
          <w:rFonts w:ascii="Trebuchet MS"/>
          <w:sz w:val="12"/>
        </w:rPr>
      </w:pPr>
      <w:del w:id="2279" w:author="Hughes, Anna E" w:date="2023-06-19T12:41:00Z">
        <w:r>
          <w:rPr>
            <w:rFonts w:ascii="Trebuchet MS"/>
            <w:spacing w:val="-5"/>
            <w:sz w:val="12"/>
          </w:rPr>
          <w:delText>617</w:delText>
        </w:r>
      </w:del>
    </w:p>
    <w:p w:rsidR="00701245" w:rsidRDefault="00701245">
      <w:pPr>
        <w:pStyle w:val="BodyText"/>
        <w:spacing w:before="10"/>
        <w:ind w:left="0"/>
        <w:rPr>
          <w:del w:id="2280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81" w:author="Hughes, Anna E" w:date="2023-06-19T12:41:00Z"/>
          <w:rFonts w:ascii="Trebuchet MS"/>
          <w:sz w:val="12"/>
        </w:rPr>
      </w:pPr>
      <w:del w:id="2282" w:author="Hughes, Anna E" w:date="2023-06-19T12:41:00Z">
        <w:r>
          <w:rPr>
            <w:rFonts w:ascii="Trebuchet MS"/>
            <w:spacing w:val="-5"/>
            <w:sz w:val="12"/>
          </w:rPr>
          <w:delText>618</w:delText>
        </w:r>
      </w:del>
    </w:p>
    <w:p w:rsidR="00701245" w:rsidRDefault="00701245">
      <w:pPr>
        <w:pStyle w:val="BodyText"/>
        <w:spacing w:before="10"/>
        <w:ind w:left="0"/>
        <w:rPr>
          <w:del w:id="2283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84" w:author="Hughes, Anna E" w:date="2023-06-19T12:41:00Z"/>
          <w:rFonts w:ascii="Trebuchet MS"/>
          <w:sz w:val="12"/>
        </w:rPr>
      </w:pPr>
      <w:del w:id="2285" w:author="Hughes, Anna E" w:date="2023-06-19T12:41:00Z">
        <w:r>
          <w:rPr>
            <w:rFonts w:ascii="Trebuchet MS"/>
            <w:spacing w:val="-5"/>
            <w:sz w:val="12"/>
          </w:rPr>
          <w:delText>619</w:delText>
        </w:r>
      </w:del>
    </w:p>
    <w:p w:rsidR="00701245" w:rsidRDefault="00701245">
      <w:pPr>
        <w:pStyle w:val="BodyText"/>
        <w:spacing w:before="10"/>
        <w:ind w:left="0"/>
        <w:rPr>
          <w:del w:id="2286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87" w:author="Hughes, Anna E" w:date="2023-06-19T12:41:00Z"/>
          <w:rFonts w:ascii="Trebuchet MS"/>
          <w:sz w:val="12"/>
        </w:rPr>
      </w:pPr>
      <w:del w:id="2288" w:author="Hughes, Anna E" w:date="2023-06-19T12:41:00Z">
        <w:r>
          <w:rPr>
            <w:rFonts w:ascii="Trebuchet MS"/>
            <w:spacing w:val="-5"/>
            <w:sz w:val="12"/>
          </w:rPr>
          <w:delText>620</w:delText>
        </w:r>
      </w:del>
    </w:p>
    <w:p w:rsidR="00701245" w:rsidRDefault="00701245">
      <w:pPr>
        <w:pStyle w:val="BodyText"/>
        <w:spacing w:before="11"/>
        <w:ind w:left="0"/>
        <w:rPr>
          <w:del w:id="2289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90" w:author="Hughes, Anna E" w:date="2023-06-19T12:41:00Z"/>
          <w:rFonts w:ascii="Trebuchet MS"/>
          <w:sz w:val="12"/>
        </w:rPr>
      </w:pPr>
      <w:del w:id="2291" w:author="Hughes, Anna E" w:date="2023-06-19T12:41:00Z">
        <w:r>
          <w:rPr>
            <w:rFonts w:ascii="Trebuchet MS"/>
            <w:spacing w:val="-5"/>
            <w:sz w:val="12"/>
          </w:rPr>
          <w:delText>621</w:delText>
        </w:r>
      </w:del>
    </w:p>
    <w:p w:rsidR="00701245" w:rsidRDefault="00701245">
      <w:pPr>
        <w:pStyle w:val="BodyText"/>
        <w:spacing w:before="10"/>
        <w:ind w:left="0"/>
        <w:rPr>
          <w:del w:id="2292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293" w:author="Hughes, Anna E" w:date="2023-06-19T12:41:00Z"/>
          <w:rFonts w:ascii="Trebuchet MS"/>
          <w:sz w:val="12"/>
        </w:rPr>
      </w:pPr>
      <w:del w:id="2294" w:author="Hughes, Anna E" w:date="2023-06-19T12:41:00Z">
        <w:r>
          <w:rPr>
            <w:rFonts w:ascii="Trebuchet MS"/>
            <w:spacing w:val="-5"/>
            <w:sz w:val="12"/>
          </w:rPr>
          <w:delText>622</w:delText>
        </w:r>
      </w:del>
    </w:p>
    <w:p w:rsidR="00701245" w:rsidRDefault="00701245">
      <w:pPr>
        <w:pStyle w:val="BodyText"/>
        <w:spacing w:before="0"/>
        <w:ind w:left="0"/>
        <w:rPr>
          <w:del w:id="2295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del w:id="2296" w:author="Hughes, Anna E" w:date="2023-06-19T12:41:00Z"/>
          <w:rFonts w:ascii="Trebuchet MS"/>
          <w:sz w:val="12"/>
        </w:rPr>
      </w:pPr>
    </w:p>
    <w:p w:rsidR="00701245" w:rsidRDefault="00701245">
      <w:pPr>
        <w:pStyle w:val="BodyText"/>
        <w:spacing w:before="5"/>
        <w:ind w:left="0"/>
        <w:rPr>
          <w:del w:id="2297" w:author="Hughes, Anna E" w:date="2023-06-19T12:41:00Z"/>
          <w:rFonts w:ascii="Trebuchet MS"/>
          <w:sz w:val="9"/>
        </w:rPr>
      </w:pPr>
    </w:p>
    <w:p w:rsidR="00701245" w:rsidRDefault="00F7725C">
      <w:pPr>
        <w:ind w:left="107"/>
        <w:rPr>
          <w:del w:id="2298" w:author="Hughes, Anna E" w:date="2023-06-19T12:41:00Z"/>
          <w:rFonts w:ascii="Trebuchet MS"/>
          <w:sz w:val="12"/>
        </w:rPr>
      </w:pPr>
      <w:del w:id="2299" w:author="Hughes, Anna E" w:date="2023-06-19T12:41:00Z">
        <w:r>
          <w:rPr>
            <w:rFonts w:ascii="Trebuchet MS"/>
            <w:spacing w:val="-5"/>
            <w:sz w:val="12"/>
          </w:rPr>
          <w:delText>623</w:delText>
        </w:r>
      </w:del>
    </w:p>
    <w:p w:rsidR="00701245" w:rsidRDefault="00701245">
      <w:pPr>
        <w:pStyle w:val="BodyText"/>
        <w:spacing w:before="0"/>
        <w:ind w:left="0"/>
        <w:rPr>
          <w:del w:id="2300" w:author="Hughes, Anna E" w:date="2023-06-19T12:41:00Z"/>
          <w:rFonts w:ascii="Trebuchet MS"/>
          <w:sz w:val="12"/>
        </w:rPr>
      </w:pPr>
    </w:p>
    <w:p w:rsidR="00701245" w:rsidRDefault="00F7725C">
      <w:pPr>
        <w:spacing w:before="71"/>
        <w:ind w:left="107"/>
        <w:rPr>
          <w:del w:id="2301" w:author="Hughes, Anna E" w:date="2023-06-19T12:41:00Z"/>
          <w:rFonts w:ascii="Trebuchet MS"/>
          <w:sz w:val="12"/>
        </w:rPr>
      </w:pPr>
      <w:del w:id="2302" w:author="Hughes, Anna E" w:date="2023-06-19T12:41:00Z">
        <w:r>
          <w:rPr>
            <w:rFonts w:ascii="Trebuchet MS"/>
            <w:spacing w:val="-5"/>
            <w:sz w:val="12"/>
          </w:rPr>
          <w:delText>624</w:delText>
        </w:r>
      </w:del>
    </w:p>
    <w:p w:rsidR="00701245" w:rsidRDefault="00701245">
      <w:pPr>
        <w:pStyle w:val="BodyText"/>
        <w:spacing w:before="10"/>
        <w:ind w:left="0"/>
        <w:rPr>
          <w:del w:id="2303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304" w:author="Hughes, Anna E" w:date="2023-06-19T12:41:00Z"/>
          <w:rFonts w:ascii="Trebuchet MS"/>
          <w:sz w:val="12"/>
        </w:rPr>
      </w:pPr>
      <w:del w:id="2305" w:author="Hughes, Anna E" w:date="2023-06-19T12:41:00Z">
        <w:r>
          <w:rPr>
            <w:rFonts w:ascii="Trebuchet MS"/>
            <w:spacing w:val="-5"/>
            <w:sz w:val="12"/>
          </w:rPr>
          <w:delText>625</w:delText>
        </w:r>
      </w:del>
    </w:p>
    <w:p w:rsidR="00701245" w:rsidRDefault="00701245">
      <w:pPr>
        <w:pStyle w:val="BodyText"/>
        <w:spacing w:before="10"/>
        <w:ind w:left="0"/>
        <w:rPr>
          <w:del w:id="2306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307" w:author="Hughes, Anna E" w:date="2023-06-19T12:41:00Z"/>
          <w:rFonts w:ascii="Trebuchet MS"/>
          <w:sz w:val="12"/>
        </w:rPr>
      </w:pPr>
      <w:del w:id="2308" w:author="Hughes, Anna E" w:date="2023-06-19T12:41:00Z">
        <w:r>
          <w:rPr>
            <w:rFonts w:ascii="Trebuchet MS"/>
            <w:spacing w:val="-5"/>
            <w:sz w:val="12"/>
          </w:rPr>
          <w:delText>626</w:delText>
        </w:r>
      </w:del>
    </w:p>
    <w:p w:rsidR="00701245" w:rsidRDefault="00701245">
      <w:pPr>
        <w:pStyle w:val="BodyText"/>
        <w:spacing w:before="10"/>
        <w:ind w:left="0"/>
        <w:rPr>
          <w:del w:id="2309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310" w:author="Hughes, Anna E" w:date="2023-06-19T12:41:00Z"/>
          <w:rFonts w:ascii="Trebuchet MS"/>
          <w:sz w:val="12"/>
        </w:rPr>
      </w:pPr>
      <w:del w:id="2311" w:author="Hughes, Anna E" w:date="2023-06-19T12:41:00Z">
        <w:r>
          <w:rPr>
            <w:rFonts w:ascii="Trebuchet MS"/>
            <w:spacing w:val="-5"/>
            <w:sz w:val="12"/>
          </w:rPr>
          <w:delText>627</w:delText>
        </w:r>
      </w:del>
    </w:p>
    <w:p w:rsidR="00701245" w:rsidRDefault="00701245">
      <w:pPr>
        <w:pStyle w:val="BodyText"/>
        <w:spacing w:before="10"/>
        <w:ind w:left="0"/>
        <w:rPr>
          <w:del w:id="2312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2313" w:author="Hughes, Anna E" w:date="2023-06-19T12:41:00Z"/>
          <w:rFonts w:ascii="Trebuchet MS"/>
          <w:sz w:val="12"/>
        </w:rPr>
      </w:pPr>
      <w:del w:id="2314" w:author="Hughes, Anna E" w:date="2023-06-19T12:41:00Z">
        <w:r>
          <w:rPr>
            <w:rFonts w:ascii="Trebuchet MS"/>
            <w:spacing w:val="-5"/>
            <w:sz w:val="12"/>
          </w:rPr>
          <w:delText>628</w:delText>
        </w:r>
      </w:del>
    </w:p>
    <w:p w:rsidR="00701245" w:rsidRDefault="00701245">
      <w:pPr>
        <w:pStyle w:val="BodyText"/>
        <w:spacing w:before="11"/>
        <w:ind w:left="0"/>
        <w:rPr>
          <w:del w:id="2315" w:author="Hughes, Anna E" w:date="2023-06-19T12:41:00Z"/>
          <w:rFonts w:ascii="Trebuchet MS"/>
          <w:sz w:val="12"/>
        </w:rPr>
      </w:pPr>
    </w:p>
    <w:p w:rsidR="00485016" w:rsidRDefault="00F7725C">
      <w:pPr>
        <w:pStyle w:val="BodyText"/>
        <w:spacing w:before="0"/>
        <w:ind w:left="0"/>
        <w:rPr>
          <w:moveFrom w:id="2316" w:author="Hughes, Anna E" w:date="2023-06-19T12:41:00Z"/>
          <w:sz w:val="20"/>
          <w:rPrChange w:id="2317" w:author="Hughes, Anna E" w:date="2023-06-19T12:41:00Z">
            <w:rPr>
              <w:moveFrom w:id="2318" w:author="Hughes, Anna E" w:date="2023-06-19T12:41:00Z"/>
              <w:rFonts w:ascii="Trebuchet MS"/>
              <w:sz w:val="12"/>
            </w:rPr>
          </w:rPrChange>
        </w:rPr>
        <w:pPrChange w:id="2319" w:author="Hughes, Anna E" w:date="2023-06-19T12:41:00Z">
          <w:pPr>
            <w:ind w:left="107"/>
          </w:pPr>
        </w:pPrChange>
      </w:pPr>
      <w:del w:id="2320" w:author="Hughes, Anna E" w:date="2023-06-19T12:41:00Z">
        <w:r>
          <w:rPr>
            <w:rFonts w:ascii="Trebuchet MS"/>
            <w:spacing w:val="-5"/>
            <w:sz w:val="12"/>
          </w:rPr>
          <w:delText>629</w:delText>
        </w:r>
      </w:del>
      <w:moveFromRangeStart w:id="2321" w:author="Hughes, Anna E" w:date="2023-06-19T12:41:00Z" w:name="move138070912"/>
    </w:p>
    <w:p w:rsidR="00485016" w:rsidRDefault="00485016">
      <w:pPr>
        <w:pStyle w:val="BodyText"/>
        <w:spacing w:before="0"/>
        <w:ind w:left="0"/>
        <w:rPr>
          <w:moveFrom w:id="2322" w:author="Hughes, Anna E" w:date="2023-06-19T12:41:00Z"/>
          <w:sz w:val="20"/>
          <w:rPrChange w:id="2323" w:author="Hughes, Anna E" w:date="2023-06-19T12:41:00Z">
            <w:rPr>
              <w:moveFrom w:id="2324" w:author="Hughes, Anna E" w:date="2023-06-19T12:41:00Z"/>
              <w:rFonts w:ascii="Trebuchet MS"/>
              <w:sz w:val="12"/>
            </w:rPr>
          </w:rPrChange>
        </w:rPr>
        <w:pPrChange w:id="2325" w:author="Hughes, Anna E" w:date="2023-06-19T12:41:00Z">
          <w:pPr>
            <w:pStyle w:val="BodyText"/>
            <w:spacing w:before="10"/>
            <w:ind w:left="0"/>
          </w:pPr>
        </w:pPrChange>
      </w:pPr>
    </w:p>
    <w:p w:rsidR="00701245" w:rsidRDefault="00C14774">
      <w:pPr>
        <w:ind w:left="107"/>
        <w:rPr>
          <w:del w:id="2326" w:author="Hughes, Anna E" w:date="2023-06-19T12:41:00Z"/>
          <w:rFonts w:ascii="Trebuchet MS"/>
          <w:sz w:val="12"/>
        </w:rPr>
      </w:pPr>
      <w:moveFrom w:id="2327" w:author="Hughes, Anna E" w:date="2023-06-19T12:41:00Z">
        <w:r>
          <w:rPr>
            <w:rFonts w:ascii="Trebuchet MS"/>
            <w:spacing w:val="-6"/>
            <w:sz w:val="12"/>
            <w:rPrChange w:id="2328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630</w:t>
        </w:r>
      </w:moveFrom>
      <w:moveFromRangeEnd w:id="2321"/>
    </w:p>
    <w:p w:rsidR="00485016" w:rsidRDefault="00F7725C">
      <w:pPr>
        <w:pStyle w:val="BodyText"/>
        <w:spacing w:before="93" w:line="247" w:lineRule="auto"/>
        <w:ind w:left="159"/>
        <w:pPrChange w:id="2329" w:author="Hughes, Anna E" w:date="2023-06-19T12:41:00Z">
          <w:pPr>
            <w:pStyle w:val="BodyText"/>
            <w:spacing w:before="238" w:line="247" w:lineRule="auto"/>
          </w:pPr>
        </w:pPrChange>
      </w:pPr>
      <w:del w:id="2330" w:author="Hughes, Anna E" w:date="2023-06-19T12:41:00Z">
        <w:r>
          <w:br w:type="column"/>
        </w:r>
      </w:del>
      <w:moveFromRangeStart w:id="2331" w:author="Hughes, Anna E" w:date="2023-06-19T12:41:00Z" w:name="move138070910"/>
      <w:moveFrom w:id="2332" w:author="Hughes, Anna E" w:date="2023-06-19T12:41:00Z">
        <w:r w:rsidR="00C14774">
          <w:rPr>
            <w:spacing w:val="-4"/>
            <w:rPrChange w:id="2333" w:author="Hughes, Anna E" w:date="2023-06-19T12:41:00Z">
              <w:rPr>
                <w:w w:val="90"/>
              </w:rPr>
            </w:rPrChange>
          </w:rPr>
          <w:lastRenderedPageBreak/>
          <w:t>Breaking</w:t>
        </w:r>
        <w:r w:rsidR="00C14774">
          <w:rPr>
            <w:spacing w:val="2"/>
            <w:rPrChange w:id="2334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35" w:author="Hughes, Anna E" w:date="2023-06-19T12:41:00Z">
              <w:rPr>
                <w:w w:val="90"/>
              </w:rPr>
            </w:rPrChange>
          </w:rPr>
          <w:t>down</w:t>
        </w:r>
        <w:r w:rsidR="00C14774">
          <w:rPr>
            <w:spacing w:val="2"/>
            <w:rPrChange w:id="2336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37" w:author="Hughes, Anna E" w:date="2023-06-19T12:41:00Z">
              <w:rPr>
                <w:w w:val="90"/>
              </w:rPr>
            </w:rPrChange>
          </w:rPr>
          <w:t>our</w:t>
        </w:r>
        <w:r w:rsidR="00C14774">
          <w:rPr>
            <w:spacing w:val="2"/>
            <w:rPrChange w:id="2338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39" w:author="Hughes, Anna E" w:date="2023-06-19T12:41:00Z">
              <w:rPr>
                <w:w w:val="90"/>
              </w:rPr>
            </w:rPrChange>
          </w:rPr>
          <w:t>data</w:t>
        </w:r>
        <w:r w:rsidR="00C14774">
          <w:rPr>
            <w:spacing w:val="2"/>
            <w:rPrChange w:id="2340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41" w:author="Hughes, Anna E" w:date="2023-06-19T12:41:00Z">
              <w:rPr>
                <w:w w:val="90"/>
              </w:rPr>
            </w:rPrChange>
          </w:rPr>
          <w:t>to</w:t>
        </w:r>
        <w:r w:rsidR="00C14774">
          <w:rPr>
            <w:spacing w:val="2"/>
            <w:rPrChange w:id="2342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43" w:author="Hughes, Anna E" w:date="2023-06-19T12:41:00Z">
              <w:rPr>
                <w:w w:val="90"/>
              </w:rPr>
            </w:rPrChange>
          </w:rPr>
          <w:t>co</w:t>
        </w:r>
        <w:r w:rsidR="00C14774">
          <w:rPr>
            <w:spacing w:val="-4"/>
            <w:rPrChange w:id="2344" w:author="Hughes, Anna E" w:date="2023-06-19T12:41:00Z">
              <w:rPr>
                <w:w w:val="90"/>
              </w:rPr>
            </w:rPrChange>
          </w:rPr>
          <w:t>mpute</w:t>
        </w:r>
        <w:r w:rsidR="00C14774">
          <w:rPr>
            <w:spacing w:val="2"/>
            <w:rPrChange w:id="2345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46" w:author="Hughes, Anna E" w:date="2023-06-19T12:41:00Z">
              <w:rPr>
                <w:w w:val="90"/>
              </w:rPr>
            </w:rPrChange>
          </w:rPr>
          <w:t>search</w:t>
        </w:r>
        <w:r w:rsidR="00C14774">
          <w:rPr>
            <w:spacing w:val="2"/>
            <w:rPrChange w:id="2347" w:author="Hughes, Anna E" w:date="2023-06-19T12:41:00Z">
              <w:rPr>
                <w:w w:val="90"/>
              </w:rPr>
            </w:rPrChange>
          </w:rPr>
          <w:t xml:space="preserve"> </w:t>
        </w:r>
        <w:r w:rsidR="00C14774">
          <w:rPr>
            <w:spacing w:val="-4"/>
            <w:rPrChange w:id="2348" w:author="Hughes, Anna E" w:date="2023-06-19T12:41:00Z">
              <w:rPr>
                <w:w w:val="90"/>
              </w:rPr>
            </w:rPrChange>
          </w:rPr>
          <w:t>slopes</w:t>
        </w:r>
      </w:moveFrom>
      <w:moveFromRangeEnd w:id="2331"/>
      <w:del w:id="2349" w:author="Hughes, Anna E" w:date="2023-06-19T12:41:00Z">
        <w:r>
          <w:rPr>
            <w:w w:val="90"/>
          </w:rPr>
          <w:delText xml:space="preserve"> </w:delText>
        </w:r>
      </w:del>
      <w:r w:rsidR="00C14774">
        <w:rPr>
          <w:spacing w:val="-6"/>
          <w:rPrChange w:id="2350" w:author="Hughes, Anna E" w:date="2023-06-19T12:41:00Z">
            <w:rPr>
              <w:w w:val="90"/>
            </w:rPr>
          </w:rPrChange>
        </w:rPr>
        <w:t>for</w:t>
      </w:r>
      <w:r w:rsidR="00C14774">
        <w:rPr>
          <w:rPrChange w:id="2351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52" w:author="Hughes, Anna E" w:date="2023-06-19T12:41:00Z">
            <w:rPr>
              <w:w w:val="90"/>
            </w:rPr>
          </w:rPrChange>
        </w:rPr>
        <w:t>each</w:t>
      </w:r>
      <w:r w:rsidR="00C14774">
        <w:rPr>
          <w:rPrChange w:id="2353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54" w:author="Hughes, Anna E" w:date="2023-06-19T12:41:00Z">
            <w:rPr>
              <w:w w:val="90"/>
            </w:rPr>
          </w:rPrChange>
        </w:rPr>
        <w:t>person</w:t>
      </w:r>
      <w:r w:rsidR="00C14774">
        <w:rPr>
          <w:rPrChange w:id="2355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56" w:author="Hughes, Anna E" w:date="2023-06-19T12:41:00Z">
            <w:rPr>
              <w:w w:val="90"/>
            </w:rPr>
          </w:rPrChange>
        </w:rPr>
        <w:t>and</w:t>
      </w:r>
      <w:r w:rsidR="00C14774">
        <w:rPr>
          <w:rPrChange w:id="2357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58" w:author="Hughes, Anna E" w:date="2023-06-19T12:41:00Z">
            <w:rPr>
              <w:w w:val="90"/>
            </w:rPr>
          </w:rPrChange>
        </w:rPr>
        <w:t>each</w:t>
      </w:r>
      <w:r w:rsidR="00C14774">
        <w:rPr>
          <w:rPrChange w:id="2359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60" w:author="Hughes, Anna E" w:date="2023-06-19T12:41:00Z">
            <w:rPr>
              <w:w w:val="90"/>
            </w:rPr>
          </w:rPrChange>
        </w:rPr>
        <w:t>target</w:t>
      </w:r>
      <w:r w:rsidR="00C14774">
        <w:rPr>
          <w:rPrChange w:id="2361" w:author="Hughes, Anna E" w:date="2023-06-19T12:41:00Z">
            <w:rPr>
              <w:w w:val="90"/>
            </w:rPr>
          </w:rPrChange>
        </w:rPr>
        <w:t xml:space="preserve"> </w:t>
      </w:r>
      <w:r w:rsidR="00C14774">
        <w:rPr>
          <w:spacing w:val="-6"/>
          <w:rPrChange w:id="2362" w:author="Hughes, Anna E" w:date="2023-06-19T12:41:00Z">
            <w:rPr>
              <w:spacing w:val="-4"/>
            </w:rPr>
          </w:rPrChange>
        </w:rPr>
        <w:t>eccentricity</w:t>
      </w:r>
      <w:r w:rsidR="00C14774">
        <w:rPr>
          <w:rPrChange w:id="2363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6"/>
          <w:rPrChange w:id="2364" w:author="Hughes, Anna E" w:date="2023-06-19T12:41:00Z">
            <w:rPr>
              <w:spacing w:val="-4"/>
            </w:rPr>
          </w:rPrChange>
        </w:rPr>
        <w:t>increases</w:t>
      </w:r>
      <w:r w:rsidR="00C14774">
        <w:rPr>
          <w:rPrChange w:id="2365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6"/>
          <w:rPrChange w:id="2366" w:author="Hughes, Anna E" w:date="2023-06-19T12:41:00Z">
            <w:rPr>
              <w:spacing w:val="-4"/>
            </w:rPr>
          </w:rPrChange>
        </w:rPr>
        <w:t>the</w:t>
      </w:r>
      <w:r w:rsidR="00C14774">
        <w:rPr>
          <w:rPrChange w:id="2367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6"/>
          <w:rPrChange w:id="2368" w:author="Hughes, Anna E" w:date="2023-06-19T12:41:00Z">
            <w:rPr>
              <w:spacing w:val="-4"/>
            </w:rPr>
          </w:rPrChange>
        </w:rPr>
        <w:t>chances</w:t>
      </w:r>
      <w:r w:rsidR="00C14774">
        <w:rPr>
          <w:rPrChange w:id="2369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6"/>
          <w:rPrChange w:id="2370" w:author="Hughes, Anna E" w:date="2023-06-19T12:41:00Z">
            <w:rPr>
              <w:spacing w:val="-4"/>
            </w:rPr>
          </w:rPrChange>
        </w:rPr>
        <w:t>of</w:t>
      </w:r>
      <w:r w:rsidR="00C14774">
        <w:rPr>
          <w:rPrChange w:id="2371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6"/>
          <w:rPrChange w:id="2372" w:author="Hughes, Anna E" w:date="2023-06-19T12:41:00Z">
            <w:rPr>
              <w:spacing w:val="-4"/>
            </w:rPr>
          </w:rPrChange>
        </w:rPr>
        <w:t>this</w:t>
      </w:r>
      <w:r w:rsidR="00C14774">
        <w:rPr>
          <w:rPrChange w:id="2373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6"/>
          <w:rPrChange w:id="2374" w:author="Hughes, Anna E" w:date="2023-06-19T12:41:00Z">
            <w:rPr>
              <w:spacing w:val="-4"/>
            </w:rPr>
          </w:rPrChange>
        </w:rPr>
        <w:t>being</w:t>
      </w:r>
      <w:r w:rsidR="00C14774">
        <w:rPr>
          <w:spacing w:val="-6"/>
          <w:rPrChange w:id="2375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w w:val="90"/>
          <w:rPrChange w:id="2376" w:author="Hughes, Anna E" w:date="2023-06-19T12:41:00Z">
            <w:rPr>
              <w:spacing w:val="-4"/>
            </w:rPr>
          </w:rPrChange>
        </w:rPr>
        <w:t>observed.</w:t>
      </w:r>
      <w:r w:rsidR="00C14774">
        <w:rPr>
          <w:spacing w:val="26"/>
          <w:rPrChange w:id="2377" w:author="Hughes, Anna E" w:date="2023-06-19T12:41:00Z">
            <w:rPr>
              <w:spacing w:val="46"/>
            </w:rPr>
          </w:rPrChange>
        </w:rPr>
        <w:t xml:space="preserve"> </w:t>
      </w:r>
      <w:r w:rsidR="00C14774">
        <w:rPr>
          <w:w w:val="90"/>
          <w:rPrChange w:id="2378" w:author="Hughes, Anna E" w:date="2023-06-19T12:41:00Z">
            <w:rPr>
              <w:spacing w:val="-4"/>
            </w:rPr>
          </w:rPrChange>
        </w:rPr>
        <w:t>Looking</w:t>
      </w:r>
      <w:r w:rsidR="00C14774">
        <w:rPr>
          <w:spacing w:val="4"/>
        </w:rPr>
        <w:t xml:space="preserve"> </w:t>
      </w:r>
      <w:r w:rsidR="00C14774">
        <w:rPr>
          <w:w w:val="90"/>
          <w:rPrChange w:id="2379" w:author="Hughes, Anna E" w:date="2023-06-19T12:41:00Z">
            <w:rPr>
              <w:spacing w:val="-4"/>
            </w:rPr>
          </w:rPrChange>
        </w:rPr>
        <w:t>at</w:t>
      </w:r>
      <w:r w:rsidR="00C14774">
        <w:rPr>
          <w:spacing w:val="4"/>
        </w:rPr>
        <w:t xml:space="preserve"> </w:t>
      </w:r>
      <w:r w:rsidR="00C14774">
        <w:rPr>
          <w:w w:val="90"/>
          <w:rPrChange w:id="2380" w:author="Hughes, Anna E" w:date="2023-06-19T12:41:00Z">
            <w:rPr>
              <w:spacing w:val="-4"/>
            </w:rPr>
          </w:rPrChange>
        </w:rPr>
        <w:t>Equation</w:t>
      </w:r>
      <w:ins w:id="2381" w:author="Hughes, Anna E" w:date="2023-06-19T12:41:00Z">
        <w:r w:rsidR="00C14774">
          <w:rPr>
            <w:spacing w:val="3"/>
          </w:rPr>
          <w:t xml:space="preserve"> </w:t>
        </w:r>
        <w:r w:rsidR="00FE7979">
          <w:fldChar w:fldCharType="begin"/>
        </w:r>
        <w:r w:rsidR="00FE7979">
          <w:instrText xml:space="preserve"> HYPERLINK \l "_bookmark6" </w:instrText>
        </w:r>
        <w:r w:rsidR="00FE7979">
          <w:fldChar w:fldCharType="separate"/>
        </w:r>
        <w:r w:rsidR="00C14774">
          <w:rPr>
            <w:w w:val="90"/>
          </w:rPr>
          <w:t>4</w:t>
        </w:r>
        <w:r w:rsidR="00FE7979">
          <w:rPr>
            <w:w w:val="90"/>
          </w:rPr>
          <w:fldChar w:fldCharType="end"/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we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can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see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that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in</w:t>
        </w:r>
        <w:r w:rsidR="00C14774">
          <w:rPr>
            <w:spacing w:val="3"/>
          </w:rPr>
          <w:t xml:space="preserve"> </w:t>
        </w:r>
        <w:r w:rsidR="00C14774">
          <w:rPr>
            <w:w w:val="90"/>
          </w:rPr>
          <w:t>the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case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where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both</w:t>
        </w:r>
        <w:r w:rsidR="00C14774">
          <w:rPr>
            <w:spacing w:val="4"/>
          </w:rPr>
          <w:t xml:space="preserve"> </w:t>
        </w:r>
        <w:r w:rsidR="00C14774">
          <w:rPr>
            <w:rFonts w:ascii="Times New Roman"/>
            <w:i/>
            <w:w w:val="90"/>
          </w:rPr>
          <w:t>D</w:t>
        </w:r>
        <w:r w:rsidR="00C14774">
          <w:rPr>
            <w:w w:val="90"/>
            <w:vertAlign w:val="subscript"/>
          </w:rPr>
          <w:t>1</w:t>
        </w:r>
        <w:r w:rsidR="00C14774">
          <w:rPr>
            <w:spacing w:val="15"/>
          </w:rPr>
          <w:t xml:space="preserve"> </w:t>
        </w:r>
        <w:r w:rsidR="00C14774">
          <w:rPr>
            <w:w w:val="90"/>
          </w:rPr>
          <w:t>and</w:t>
        </w:r>
        <w:r w:rsidR="00C14774">
          <w:rPr>
            <w:spacing w:val="4"/>
          </w:rPr>
          <w:t xml:space="preserve"> </w:t>
        </w:r>
        <w:r w:rsidR="00C14774">
          <w:rPr>
            <w:rFonts w:ascii="Times New Roman"/>
            <w:i/>
            <w:spacing w:val="-5"/>
            <w:w w:val="90"/>
          </w:rPr>
          <w:t>D</w:t>
        </w:r>
        <w:r w:rsidR="00C14774">
          <w:rPr>
            <w:spacing w:val="-5"/>
            <w:w w:val="90"/>
            <w:vertAlign w:val="subscript"/>
          </w:rPr>
          <w:t>2</w:t>
        </w:r>
      </w:ins>
    </w:p>
    <w:p w:rsidR="00485016" w:rsidRDefault="00FE7979">
      <w:pPr>
        <w:pStyle w:val="BodyText"/>
        <w:spacing w:before="0" w:line="300" w:lineRule="exact"/>
        <w:ind w:left="159"/>
        <w:rPr>
          <w:ins w:id="2382" w:author="Hughes, Anna E" w:date="2023-06-19T12:41:00Z"/>
        </w:rPr>
      </w:pPr>
      <w:del w:id="2383" w:author="Hughes, Anna E" w:date="2023-06-19T12:41:00Z">
        <w:r>
          <w:fldChar w:fldCharType="begin"/>
        </w:r>
        <w:r>
          <w:delInstrText xml:space="preserve"> HYPERLINK \l "_bookmark6" </w:delInstrText>
        </w:r>
        <w:r>
          <w:fldChar w:fldCharType="separate"/>
        </w:r>
        <w:r w:rsidR="00F7725C">
          <w:delText>4</w:delText>
        </w:r>
        <w:r>
          <w:fldChar w:fldCharType="end"/>
        </w:r>
        <w:r w:rsidR="00F7725C">
          <w:rPr>
            <w:spacing w:val="-2"/>
          </w:rPr>
          <w:delText xml:space="preserve"> </w:delText>
        </w:r>
        <w:r w:rsidR="00F7725C">
          <w:delText>we</w:delText>
        </w:r>
        <w:r w:rsidR="00F7725C">
          <w:rPr>
            <w:spacing w:val="-2"/>
          </w:rPr>
          <w:delText xml:space="preserve"> </w:delText>
        </w:r>
        <w:r w:rsidR="00F7725C">
          <w:delText>can</w:delText>
        </w:r>
        <w:r w:rsidR="00F7725C">
          <w:rPr>
            <w:spacing w:val="-2"/>
          </w:rPr>
          <w:delText xml:space="preserve"> </w:delText>
        </w:r>
        <w:r w:rsidR="00F7725C">
          <w:delText>see</w:delText>
        </w:r>
        <w:r w:rsidR="00F7725C">
          <w:rPr>
            <w:spacing w:val="-2"/>
          </w:rPr>
          <w:delText xml:space="preserve"> </w:delText>
        </w:r>
        <w:r w:rsidR="00F7725C">
          <w:delText>that</w:delText>
        </w:r>
        <w:r w:rsidR="00F7725C">
          <w:rPr>
            <w:spacing w:val="-2"/>
          </w:rPr>
          <w:delText xml:space="preserve"> </w:delText>
        </w:r>
      </w:del>
      <w:ins w:id="2384" w:author="Hughes, Anna E" w:date="2023-06-19T12:41:00Z">
        <w:r w:rsidR="00C14774">
          <w:rPr>
            <w:spacing w:val="-2"/>
          </w:rPr>
          <w:t>are</w:t>
        </w:r>
        <w:r w:rsidR="00C14774">
          <w:rPr>
            <w:spacing w:val="-12"/>
          </w:rPr>
          <w:t xml:space="preserve"> </w:t>
        </w:r>
        <w:r w:rsidR="00C14774">
          <w:rPr>
            <w:spacing w:val="-2"/>
          </w:rPr>
          <w:t>small</w:t>
        </w:r>
        <w:r w:rsidR="00C14774">
          <w:rPr>
            <w:spacing w:val="-11"/>
          </w:rPr>
          <w:t xml:space="preserve"> </w:t>
        </w:r>
        <w:r w:rsidR="00C14774">
          <w:rPr>
            <w:spacing w:val="-2"/>
          </w:rPr>
          <w:t>but</w:t>
        </w:r>
        <w:r w:rsidR="00C14774">
          <w:rPr>
            <w:spacing w:val="-11"/>
          </w:rPr>
          <w:t xml:space="preserve"> </w:t>
        </w:r>
        <w:r w:rsidR="00C14774">
          <w:rPr>
            <w:spacing w:val="-2"/>
          </w:rPr>
          <w:t>one</w:t>
        </w:r>
        <w:r w:rsidR="00C14774">
          <w:rPr>
            <w:spacing w:val="-11"/>
          </w:rPr>
          <w:t xml:space="preserve"> </w:t>
        </w:r>
        <w:r w:rsidR="00C14774">
          <w:rPr>
            <w:spacing w:val="-2"/>
          </w:rPr>
          <w:t>is</w:t>
        </w:r>
        <w:r w:rsidR="00C14774">
          <w:rPr>
            <w:spacing w:val="-12"/>
          </w:rPr>
          <w:t xml:space="preserve"> </w:t>
        </w:r>
        <w:r w:rsidR="00C14774">
          <w:rPr>
            <w:spacing w:val="-2"/>
          </w:rPr>
          <w:t>negative</w:t>
        </w:r>
        <w:r w:rsidR="00C14774">
          <w:rPr>
            <w:spacing w:val="-11"/>
          </w:rPr>
          <w:t xml:space="preserve"> </w:t>
        </w:r>
        <w:r w:rsidR="00C14774">
          <w:rPr>
            <w:spacing w:val="-2"/>
          </w:rPr>
          <w:t>(i.e.</w:t>
        </w:r>
        <w:r w:rsidR="00C14774">
          <w:rPr>
            <w:spacing w:val="6"/>
          </w:rPr>
          <w:t xml:space="preserve"> </w:t>
        </w:r>
      </w:ins>
      <w:r w:rsidR="00C14774">
        <w:rPr>
          <w:rFonts w:ascii="Times New Roman" w:hAnsi="Times New Roman"/>
          <w:i/>
          <w:spacing w:val="-2"/>
          <w:rPrChange w:id="2385" w:author="Hughes, Anna E" w:date="2023-06-19T12:41:00Z">
            <w:rPr>
              <w:rFonts w:ascii="Times New Roman" w:hAnsi="Times New Roman"/>
              <w:i/>
            </w:rPr>
          </w:rPrChange>
        </w:rPr>
        <w:t>D</w:t>
      </w:r>
      <w:r w:rsidR="00C14774">
        <w:rPr>
          <w:spacing w:val="-2"/>
          <w:vertAlign w:val="subscript"/>
          <w:rPrChange w:id="2386" w:author="Hughes, Anna E" w:date="2023-06-19T12:41:00Z">
            <w:rPr>
              <w:vertAlign w:val="subscript"/>
            </w:rPr>
          </w:rPrChange>
        </w:rPr>
        <w:t>1</w:t>
      </w:r>
      <w:r w:rsidR="00C14774">
        <w:rPr>
          <w:spacing w:val="-3"/>
          <w:rPrChange w:id="2387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rFonts w:ascii="Meiryo UI" w:hAnsi="Meiryo UI"/>
          <w:i/>
          <w:spacing w:val="-2"/>
          <w:rPrChange w:id="2388" w:author="Hughes, Anna E" w:date="2023-06-19T12:41:00Z">
            <w:rPr>
              <w:rFonts w:ascii="Meiryo UI" w:hAnsi="Meiryo UI"/>
              <w:i/>
            </w:rPr>
          </w:rPrChange>
        </w:rPr>
        <w:t>∼</w:t>
      </w:r>
      <w:r w:rsidR="00C14774">
        <w:rPr>
          <w:rFonts w:ascii="Meiryo UI" w:hAnsi="Meiryo UI"/>
          <w:i/>
          <w:spacing w:val="-27"/>
          <w:rPrChange w:id="2389" w:author="Hughes, Anna E" w:date="2023-06-19T12:41:00Z">
            <w:rPr>
              <w:rFonts w:ascii="Meiryo UI" w:hAnsi="Meiryo UI"/>
              <w:i/>
              <w:spacing w:val="-20"/>
            </w:rPr>
          </w:rPrChange>
        </w:rPr>
        <w:t xml:space="preserve"> </w:t>
      </w:r>
      <w:r w:rsidR="00C14774">
        <w:rPr>
          <w:rFonts w:ascii="Meiryo UI" w:hAnsi="Meiryo UI"/>
          <w:i/>
          <w:spacing w:val="-2"/>
          <w:rPrChange w:id="2390" w:author="Hughes, Anna E" w:date="2023-06-19T12:41:00Z">
            <w:rPr>
              <w:rFonts w:ascii="Meiryo UI" w:hAnsi="Meiryo UI"/>
              <w:i/>
            </w:rPr>
          </w:rPrChange>
        </w:rPr>
        <w:t>−</w:t>
      </w:r>
      <w:r w:rsidR="00C14774">
        <w:rPr>
          <w:rFonts w:ascii="Times New Roman" w:hAnsi="Times New Roman"/>
          <w:i/>
          <w:spacing w:val="-2"/>
          <w:rPrChange w:id="2391" w:author="Hughes, Anna E" w:date="2023-06-19T12:41:00Z">
            <w:rPr>
              <w:rFonts w:ascii="Times New Roman" w:hAnsi="Times New Roman"/>
              <w:i/>
            </w:rPr>
          </w:rPrChange>
        </w:rPr>
        <w:t>D</w:t>
      </w:r>
      <w:r w:rsidR="00C14774">
        <w:rPr>
          <w:spacing w:val="-2"/>
          <w:vertAlign w:val="subscript"/>
          <w:rPrChange w:id="2392" w:author="Hughes, Anna E" w:date="2023-06-19T12:41:00Z">
            <w:rPr>
              <w:vertAlign w:val="subscript"/>
            </w:rPr>
          </w:rPrChange>
        </w:rPr>
        <w:t>2</w:t>
      </w:r>
      <w:del w:id="2393" w:author="Hughes, Anna E" w:date="2023-06-19T12:41:00Z">
        <w:r w:rsidR="00F7725C">
          <w:rPr>
            <w:spacing w:val="-1"/>
          </w:rPr>
          <w:delText xml:space="preserve"> </w:delText>
        </w:r>
        <w:r w:rsidR="00F7725C">
          <w:rPr>
            <w:rFonts w:ascii="Meiryo UI" w:hAnsi="Meiryo UI"/>
            <w:i/>
          </w:rPr>
          <w:delText>⇒</w:delText>
        </w:r>
      </w:del>
      <w:ins w:id="2394" w:author="Hughes, Anna E" w:date="2023-06-19T12:41:00Z">
        <w:r w:rsidR="00C14774">
          <w:rPr>
            <w:spacing w:val="-2"/>
          </w:rPr>
          <w:t>),</w:t>
        </w:r>
        <w:r w:rsidR="00C14774">
          <w:rPr>
            <w:spacing w:val="-4"/>
          </w:rPr>
          <w:t xml:space="preserve"> </w:t>
        </w:r>
        <w:r w:rsidR="00C14774">
          <w:rPr>
            <w:spacing w:val="-2"/>
          </w:rPr>
          <w:t>then</w:t>
        </w:r>
      </w:ins>
      <w:r w:rsidR="00C14774">
        <w:rPr>
          <w:spacing w:val="-5"/>
          <w:rPrChange w:id="2395" w:author="Hughes, Anna E" w:date="2023-06-19T12:41:00Z">
            <w:rPr>
              <w:rFonts w:ascii="Meiryo UI" w:hAnsi="Meiryo UI"/>
              <w:i/>
              <w:spacing w:val="-20"/>
            </w:rPr>
          </w:rPrChange>
        </w:rPr>
        <w:t xml:space="preserve"> </w:t>
      </w:r>
      <w:r w:rsidR="00C14774">
        <w:rPr>
          <w:spacing w:val="-2"/>
          <w:rPrChange w:id="2396" w:author="Hughes, Anna E" w:date="2023-06-19T12:41:00Z">
            <w:rPr/>
          </w:rPrChange>
        </w:rPr>
        <w:t>1</w:t>
      </w:r>
      <w:r w:rsidR="00C14774">
        <w:rPr>
          <w:rFonts w:ascii="Verdana" w:hAnsi="Verdana"/>
          <w:i/>
          <w:spacing w:val="-2"/>
          <w:rPrChange w:id="2397" w:author="Hughes, Anna E" w:date="2023-06-19T12:41:00Z">
            <w:rPr>
              <w:rFonts w:ascii="Verdana" w:hAnsi="Verdana"/>
              <w:i/>
            </w:rPr>
          </w:rPrChange>
        </w:rPr>
        <w:t>/</w:t>
      </w:r>
      <w:r w:rsidR="00C14774">
        <w:rPr>
          <w:rFonts w:ascii="Times New Roman" w:hAnsi="Times New Roman"/>
          <w:i/>
          <w:spacing w:val="-2"/>
          <w:rPrChange w:id="2398" w:author="Hughes, Anna E" w:date="2023-06-19T12:41:00Z">
            <w:rPr>
              <w:rFonts w:ascii="Times New Roman" w:hAnsi="Times New Roman"/>
              <w:i/>
            </w:rPr>
          </w:rPrChange>
        </w:rPr>
        <w:t>D</w:t>
      </w:r>
      <w:r w:rsidR="00C14774">
        <w:rPr>
          <w:spacing w:val="-2"/>
          <w:vertAlign w:val="subscript"/>
          <w:rPrChange w:id="2399" w:author="Hughes, Anna E" w:date="2023-06-19T12:41:00Z">
            <w:rPr>
              <w:vertAlign w:val="subscript"/>
            </w:rPr>
          </w:rPrChange>
        </w:rPr>
        <w:t>1</w:t>
      </w:r>
      <w:r w:rsidR="00C14774">
        <w:rPr>
          <w:spacing w:val="-12"/>
          <w:rPrChange w:id="2400" w:author="Hughes, Anna E" w:date="2023-06-19T12:41:00Z">
            <w:rPr>
              <w:spacing w:val="-14"/>
            </w:rPr>
          </w:rPrChange>
        </w:rPr>
        <w:t xml:space="preserve"> </w:t>
      </w:r>
      <w:r w:rsidR="00C14774">
        <w:rPr>
          <w:rFonts w:ascii="Tahoma" w:hAnsi="Tahoma"/>
          <w:spacing w:val="-2"/>
          <w:rPrChange w:id="2401" w:author="Hughes, Anna E" w:date="2023-06-19T12:41:00Z">
            <w:rPr>
              <w:rFonts w:ascii="Tahoma" w:hAnsi="Tahoma"/>
            </w:rPr>
          </w:rPrChange>
        </w:rPr>
        <w:t>+</w:t>
      </w:r>
      <w:r w:rsidR="00C14774">
        <w:rPr>
          <w:rFonts w:ascii="Tahoma" w:hAnsi="Tahoma"/>
          <w:spacing w:val="-41"/>
          <w:rPrChange w:id="2402" w:author="Hughes, Anna E" w:date="2023-06-19T12:41:00Z">
            <w:rPr>
              <w:rFonts w:ascii="Tahoma" w:hAnsi="Tahoma"/>
              <w:spacing w:val="-35"/>
            </w:rPr>
          </w:rPrChange>
        </w:rPr>
        <w:t xml:space="preserve"> </w:t>
      </w:r>
      <w:r w:rsidR="00C14774">
        <w:rPr>
          <w:spacing w:val="-2"/>
          <w:rPrChange w:id="2403" w:author="Hughes, Anna E" w:date="2023-06-19T12:41:00Z">
            <w:rPr/>
          </w:rPrChange>
        </w:rPr>
        <w:t>1</w:t>
      </w:r>
      <w:r w:rsidR="00C14774">
        <w:rPr>
          <w:rFonts w:ascii="Verdana" w:hAnsi="Verdana"/>
          <w:i/>
          <w:spacing w:val="-2"/>
          <w:rPrChange w:id="2404" w:author="Hughes, Anna E" w:date="2023-06-19T12:41:00Z">
            <w:rPr>
              <w:rFonts w:ascii="Verdana" w:hAnsi="Verdana"/>
              <w:i/>
            </w:rPr>
          </w:rPrChange>
        </w:rPr>
        <w:t>/</w:t>
      </w:r>
      <w:r w:rsidR="00C14774">
        <w:rPr>
          <w:rFonts w:ascii="Times New Roman" w:hAnsi="Times New Roman"/>
          <w:i/>
          <w:spacing w:val="-2"/>
          <w:rPrChange w:id="2405" w:author="Hughes, Anna E" w:date="2023-06-19T12:41:00Z">
            <w:rPr>
              <w:rFonts w:ascii="Times New Roman" w:hAnsi="Times New Roman"/>
              <w:i/>
            </w:rPr>
          </w:rPrChange>
        </w:rPr>
        <w:t>D</w:t>
      </w:r>
      <w:r w:rsidR="00C14774">
        <w:rPr>
          <w:spacing w:val="-2"/>
          <w:vertAlign w:val="subscript"/>
          <w:rPrChange w:id="2406" w:author="Hughes, Anna E" w:date="2023-06-19T12:41:00Z">
            <w:rPr>
              <w:vertAlign w:val="subscript"/>
            </w:rPr>
          </w:rPrChange>
        </w:rPr>
        <w:t>2</w:t>
      </w:r>
      <w:r w:rsidR="00C14774">
        <w:rPr>
          <w:spacing w:val="-3"/>
          <w:rPrChange w:id="2407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rFonts w:ascii="Meiryo UI" w:hAnsi="Meiryo UI"/>
          <w:i/>
          <w:spacing w:val="-2"/>
          <w:rPrChange w:id="2408" w:author="Hughes, Anna E" w:date="2023-06-19T12:41:00Z">
            <w:rPr>
              <w:rFonts w:ascii="Meiryo UI" w:hAnsi="Meiryo UI"/>
              <w:i/>
            </w:rPr>
          </w:rPrChange>
        </w:rPr>
        <w:t>∼</w:t>
      </w:r>
      <w:r w:rsidR="00C14774">
        <w:rPr>
          <w:rFonts w:ascii="Meiryo UI" w:hAnsi="Meiryo UI"/>
          <w:i/>
          <w:spacing w:val="-27"/>
          <w:rPrChange w:id="2409" w:author="Hughes, Anna E" w:date="2023-06-19T12:41:00Z">
            <w:rPr>
              <w:rFonts w:ascii="Meiryo UI" w:hAnsi="Meiryo UI"/>
              <w:i/>
              <w:spacing w:val="-20"/>
            </w:rPr>
          </w:rPrChange>
        </w:rPr>
        <w:t xml:space="preserve"> </w:t>
      </w:r>
      <w:r w:rsidR="00C14774">
        <w:rPr>
          <w:spacing w:val="-2"/>
          <w:rPrChange w:id="2410" w:author="Hughes, Anna E" w:date="2023-06-19T12:41:00Z">
            <w:rPr/>
          </w:rPrChange>
        </w:rPr>
        <w:t>0.</w:t>
      </w:r>
      <w:r w:rsidR="00C14774">
        <w:rPr>
          <w:spacing w:val="11"/>
          <w:rPrChange w:id="2411" w:author="Hughes, Anna E" w:date="2023-06-19T12:41:00Z">
            <w:rPr>
              <w:spacing w:val="45"/>
            </w:rPr>
          </w:rPrChange>
        </w:rPr>
        <w:t xml:space="preserve"> </w:t>
      </w:r>
      <w:r w:rsidR="00C14774">
        <w:rPr>
          <w:spacing w:val="-2"/>
          <w:rPrChange w:id="2412" w:author="Hughes, Anna E" w:date="2023-06-19T12:41:00Z">
            <w:rPr/>
          </w:rPrChange>
        </w:rPr>
        <w:t>This</w:t>
      </w:r>
      <w:r w:rsidR="00C14774">
        <w:rPr>
          <w:spacing w:val="-5"/>
          <w:rPrChange w:id="2413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2"/>
          <w:rPrChange w:id="2414" w:author="Hughes, Anna E" w:date="2023-06-19T12:41:00Z">
            <w:rPr/>
          </w:rPrChange>
        </w:rPr>
        <w:t>leads</w:t>
      </w:r>
      <w:del w:id="2415" w:author="Hughes, Anna E" w:date="2023-06-19T12:41:00Z">
        <w:r w:rsidR="00F7725C">
          <w:rPr>
            <w:spacing w:val="7"/>
          </w:rPr>
          <w:delText xml:space="preserve"> </w:delText>
        </w:r>
      </w:del>
    </w:p>
    <w:p w:rsidR="00701245" w:rsidRDefault="00DA2490">
      <w:pPr>
        <w:pStyle w:val="BodyText"/>
        <w:spacing w:before="0" w:line="300" w:lineRule="exact"/>
        <w:rPr>
          <w:del w:id="2416" w:author="Hughes, Anna E" w:date="2023-06-19T12:41:00Z"/>
        </w:rPr>
      </w:pPr>
      <w:ins w:id="2417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5978112" behindDoc="1" locked="0" layoutInCell="1" allowOverlap="1">
                  <wp:simplePos x="0" y="0"/>
                  <wp:positionH relativeFrom="page">
                    <wp:posOffset>2746375</wp:posOffset>
                  </wp:positionH>
                  <wp:positionV relativeFrom="paragraph">
                    <wp:posOffset>86995</wp:posOffset>
                  </wp:positionV>
                  <wp:extent cx="575945" cy="150495"/>
                  <wp:effectExtent l="0" t="0" r="0" b="0"/>
                  <wp:wrapNone/>
                  <wp:docPr id="8" name="docshape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594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016" w:rsidRDefault="00C14774">
                              <w:pPr>
                                <w:spacing w:line="227" w:lineRule="exact"/>
                                <w:rPr>
                                  <w:ins w:id="2418" w:author="Hughes, Anna E" w:date="2023-06-19T12:41:00Z"/>
                                  <w:sz w:val="14"/>
                                </w:rPr>
                              </w:pPr>
                              <w:ins w:id="2419" w:author="Hughes, Anna E" w:date="2023-06-19T12:41:00Z">
                                <w:r>
                                  <w:rPr>
                                    <w:spacing w:val="-2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t>1</w:t>
                                </w:r>
                                <w:r>
                                  <w:rPr>
                                    <w:rFonts w:ascii="Tahoma"/>
                                    <w:spacing w:val="-2"/>
                                    <w:sz w:val="18"/>
                                  </w:rPr>
                                  <w:t>+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>1</w: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t>D</w: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docshape417" o:spid="_x0000_s1047" type="#_x0000_t202" style="position:absolute;left:0;text-align:left;margin-left:216.25pt;margin-top:6.85pt;width:45.35pt;height:11.85pt;z-index:-173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" filled="f" stroked="f">
                  <v:textbox inset="0,0,0,0">
                    <w:txbxContent>
                      <w:p w14:paraId="5C61ECA0" w14:textId="77777777" w:rsidR="00485016" w:rsidRDefault="00C14774">
                        <w:pPr>
                          <w:spacing w:line="227" w:lineRule="exact"/>
                          <w:rPr>
                            <w:ins w:id="2451" w:author="Hughes, Anna E" w:date="2023-06-19T12:41:00Z"/>
                            <w:sz w:val="14"/>
                          </w:rPr>
                        </w:pPr>
                        <w:ins w:id="2452" w:author="Hughes, Anna E" w:date="2023-06-19T12:41:00Z">
                          <w:r>
                            <w:rPr>
                              <w:spacing w:val="-2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t>D</w: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t>1</w:t>
                          </w:r>
                          <w:r>
                            <w:rPr>
                              <w:rFonts w:ascii="Tahoma"/>
                              <w:spacing w:val="-2"/>
                              <w:sz w:val="18"/>
                            </w:rPr>
                            <w:t>+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t>D</w: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t>2</w:t>
                          </w:r>
                        </w:ins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ins>
      <w:r w:rsidR="00C14774">
        <w:rPr>
          <w:w w:val="90"/>
          <w:rPrChange w:id="2420" w:author="Hughes, Anna E" w:date="2023-06-19T12:41:00Z">
            <w:rPr/>
          </w:rPrChange>
        </w:rPr>
        <w:t>to</w:t>
      </w:r>
      <w:r w:rsidR="00C14774">
        <w:rPr>
          <w:spacing w:val="19"/>
          <w:rPrChange w:id="2421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w w:val="90"/>
          <w:rPrChange w:id="2422" w:author="Hughes, Anna E" w:date="2023-06-19T12:41:00Z">
            <w:rPr/>
          </w:rPrChange>
        </w:rPr>
        <w:t>our</w:t>
      </w:r>
      <w:r w:rsidR="00C14774">
        <w:rPr>
          <w:spacing w:val="19"/>
          <w:rPrChange w:id="2423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w w:val="90"/>
          <w:rPrChange w:id="2424" w:author="Hughes, Anna E" w:date="2023-06-19T12:41:00Z">
            <w:rPr>
              <w:spacing w:val="-2"/>
            </w:rPr>
          </w:rPrChange>
        </w:rPr>
        <w:t>estimated</w:t>
      </w:r>
    </w:p>
    <w:p w:rsidR="00485016" w:rsidRDefault="002F7126">
      <w:pPr>
        <w:pStyle w:val="BodyText"/>
        <w:tabs>
          <w:tab w:val="left" w:pos="2680"/>
          <w:tab w:val="left" w:pos="3183"/>
        </w:tabs>
        <w:spacing w:before="0" w:line="268" w:lineRule="exact"/>
        <w:ind w:left="159"/>
        <w:rPr>
          <w:ins w:id="2425" w:author="Hughes, Anna E" w:date="2023-06-19T12:41:00Z"/>
        </w:rPr>
      </w:pPr>
      <w:del w:id="2426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487685632" behindDoc="1" locked="0" layoutInCell="1" allowOverlap="1" wp14:anchorId="413E855B" wp14:editId="168ECB81">
                  <wp:simplePos x="0" y="0"/>
                  <wp:positionH relativeFrom="page">
                    <wp:posOffset>1718310</wp:posOffset>
                  </wp:positionH>
                  <wp:positionV relativeFrom="paragraph">
                    <wp:posOffset>86995</wp:posOffset>
                  </wp:positionV>
                  <wp:extent cx="575945" cy="150495"/>
                  <wp:effectExtent l="0" t="0" r="0" b="0"/>
                  <wp:wrapNone/>
                  <wp:docPr id="897" name="docshape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5945" cy="15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1245" w:rsidRDefault="00F7725C">
                              <w:pPr>
                                <w:spacing w:line="227" w:lineRule="exact"/>
                                <w:rPr>
                                  <w:del w:id="2427" w:author="Hughes, Anna E" w:date="2023-06-19T12:41:00Z"/>
                                  <w:sz w:val="14"/>
                                </w:rPr>
                              </w:pPr>
                              <w:del w:id="2428" w:author="Hughes, Anna E" w:date="2023-06-19T12:41:00Z">
                                <w:r>
                                  <w:rPr>
                                    <w:spacing w:val="-2"/>
                                    <w:sz w:val="18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delText>/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Tahoma"/>
                                    <w:spacing w:val="-2"/>
                                    <w:sz w:val="18"/>
                                  </w:rPr>
                                  <w:delText>+</w:delTex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delText>1</w:delText>
                                </w:r>
                                <w:r>
                                  <w:rPr>
                                    <w:rFonts w:ascii="Verdana"/>
                                    <w:i/>
                                    <w:spacing w:val="-2"/>
                                    <w:sz w:val="18"/>
                                  </w:rPr>
                                  <w:delText>/</w:delTex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"/>
                                    <w:sz w:val="18"/>
                                  </w:rPr>
                                  <w:delText>D</w:delText>
                                </w:r>
                                <w:r>
                                  <w:rPr>
                                    <w:spacing w:val="-2"/>
                                    <w:position w:val="-2"/>
                                    <w:sz w:val="14"/>
                                  </w:rPr>
                                  <w:delText>2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13E855B" id="_x0000_s1048" type="#_x0000_t202" style="position:absolute;left:0;text-align:left;margin-left:135.3pt;margin-top:6.85pt;width:45.35pt;height:11.85pt;z-index:-156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" filled="f" stroked="f">
                  <v:textbox inset="0,0,0,0">
                    <w:txbxContent>
                      <w:p w14:paraId="0CE51BEC" w14:textId="77777777" w:rsidR="00701245" w:rsidRDefault="00F7725C">
                        <w:pPr>
                          <w:spacing w:line="227" w:lineRule="exact"/>
                          <w:rPr>
                            <w:del w:id="2462" w:author="Hughes, Anna E" w:date="2023-06-19T12:41:00Z"/>
                            <w:sz w:val="14"/>
                          </w:rPr>
                        </w:pPr>
                        <w:del w:id="2463" w:author="Hughes, Anna E" w:date="2023-06-19T12:41:00Z">
                          <w:r>
                            <w:rPr>
                              <w:spacing w:val="-2"/>
                              <w:sz w:val="18"/>
                            </w:rPr>
                            <w:delText>1</w:delTex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delText>/</w:delTex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delText>D</w:delTex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delText>1</w:delText>
                          </w:r>
                          <w:r>
                            <w:rPr>
                              <w:rFonts w:ascii="Tahoma"/>
                              <w:spacing w:val="-2"/>
                              <w:sz w:val="18"/>
                            </w:rPr>
                            <w:delText>+</w:delText>
                          </w:r>
                          <w:r>
                            <w:rPr>
                              <w:spacing w:val="-2"/>
                              <w:sz w:val="18"/>
                            </w:rPr>
                            <w:delText>1</w:delText>
                          </w:r>
                          <w:r>
                            <w:rPr>
                              <w:rFonts w:ascii="Verdana"/>
                              <w:i/>
                              <w:spacing w:val="-2"/>
                              <w:sz w:val="18"/>
                            </w:rPr>
                            <w:delText>/</w:delTex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18"/>
                            </w:rPr>
                            <w:delText>D</w:delText>
                          </w:r>
                          <w:r>
                            <w:rPr>
                              <w:spacing w:val="-2"/>
                              <w:position w:val="-2"/>
                              <w:sz w:val="14"/>
                            </w:rPr>
                            <w:delText>2</w:delText>
                          </w:r>
                        </w:del>
                      </w:p>
                    </w:txbxContent>
                  </v:textbox>
                  <w10:wrap anchorx="page"/>
                </v:shape>
              </w:pict>
            </mc:Fallback>
          </mc:AlternateContent>
        </w:r>
      </w:del>
      <w:ins w:id="2429" w:author="Hughes, Anna E" w:date="2023-06-19T12:41:00Z">
        <w:r w:rsidR="00C14774">
          <w:rPr>
            <w:spacing w:val="19"/>
          </w:rPr>
          <w:t xml:space="preserve"> </w:t>
        </w:r>
      </w:ins>
      <w:r w:rsidR="00C14774">
        <w:rPr>
          <w:rFonts w:ascii="Times New Roman"/>
          <w:i/>
          <w:w w:val="90"/>
          <w:rPrChange w:id="2430" w:author="Hughes, Anna E" w:date="2023-06-19T12:41:00Z">
            <w:rPr>
              <w:rFonts w:ascii="Times New Roman"/>
              <w:i/>
            </w:rPr>
          </w:rPrChange>
        </w:rPr>
        <w:t xml:space="preserve">D </w:t>
      </w:r>
      <w:r w:rsidR="00C14774">
        <w:rPr>
          <w:rFonts w:ascii="Tahoma"/>
          <w:w w:val="90"/>
          <w:rPrChange w:id="2431" w:author="Hughes, Anna E" w:date="2023-06-19T12:41:00Z">
            <w:rPr>
              <w:rFonts w:ascii="Tahoma"/>
            </w:rPr>
          </w:rPrChange>
        </w:rPr>
        <w:t>=</w:t>
      </w:r>
      <w:r w:rsidR="00C14774">
        <w:rPr>
          <w:rFonts w:ascii="Tahoma"/>
          <w:spacing w:val="4"/>
          <w:rPrChange w:id="2432" w:author="Hughes, Anna E" w:date="2023-06-19T12:41:00Z">
            <w:rPr>
              <w:rFonts w:ascii="Tahoma"/>
            </w:rPr>
          </w:rPrChange>
        </w:rPr>
        <w:t xml:space="preserve"> </w:t>
      </w:r>
      <w:r w:rsidR="00C14774" w:rsidRPr="002A2A73">
        <w:rPr>
          <w:rFonts w:ascii="Times New Roman"/>
          <w:u w:val="single"/>
        </w:rPr>
        <w:tab/>
      </w:r>
      <w:r w:rsidR="00C14774" w:rsidRPr="002A2A73">
        <w:rPr>
          <w:spacing w:val="-10"/>
          <w:u w:val="single"/>
          <w:vertAlign w:val="superscript"/>
        </w:rPr>
        <w:t>1</w:t>
      </w:r>
      <w:r w:rsidR="00C14774" w:rsidRPr="002A2A73">
        <w:rPr>
          <w:u w:val="single"/>
        </w:rPr>
        <w:tab/>
      </w:r>
      <w:r w:rsidR="00C14774">
        <w:rPr>
          <w:spacing w:val="23"/>
          <w:rPrChange w:id="2433" w:author="Hughes, Anna E" w:date="2023-06-19T12:41:00Z">
            <w:rPr>
              <w:spacing w:val="13"/>
            </w:rPr>
          </w:rPrChange>
        </w:rPr>
        <w:t xml:space="preserve"> </w:t>
      </w:r>
      <w:r w:rsidR="00C14774">
        <w:rPr>
          <w:rFonts w:ascii="Verdana"/>
          <w:i/>
          <w:w w:val="95"/>
          <w:rPrChange w:id="2434" w:author="Hughes, Anna E" w:date="2023-06-19T12:41:00Z">
            <w:rPr>
              <w:rFonts w:ascii="Verdana"/>
              <w:i/>
              <w:spacing w:val="-4"/>
            </w:rPr>
          </w:rPrChange>
        </w:rPr>
        <w:t>&gt;&gt;&gt;</w:t>
      </w:r>
      <w:r w:rsidR="00C14774">
        <w:rPr>
          <w:rFonts w:ascii="Verdana"/>
          <w:i/>
          <w:spacing w:val="-25"/>
          <w:w w:val="95"/>
          <w:rPrChange w:id="2435" w:author="Hughes, Anna E" w:date="2023-06-19T12:41:00Z">
            <w:rPr>
              <w:rFonts w:ascii="Verdana"/>
              <w:i/>
              <w:spacing w:val="-32"/>
            </w:rPr>
          </w:rPrChange>
        </w:rPr>
        <w:t xml:space="preserve"> </w:t>
      </w:r>
      <w:r w:rsidR="00C14774">
        <w:rPr>
          <w:rFonts w:ascii="Times New Roman"/>
          <w:i/>
          <w:w w:val="95"/>
          <w:rPrChange w:id="2436" w:author="Hughes, Anna E" w:date="2023-06-19T12:41:00Z">
            <w:rPr>
              <w:rFonts w:ascii="Times New Roman"/>
              <w:i/>
              <w:spacing w:val="-4"/>
            </w:rPr>
          </w:rPrChange>
        </w:rPr>
        <w:t>D</w:t>
      </w:r>
      <w:r w:rsidR="00C14774">
        <w:rPr>
          <w:w w:val="95"/>
          <w:vertAlign w:val="subscript"/>
          <w:rPrChange w:id="2437" w:author="Hughes, Anna E" w:date="2023-06-19T12:41:00Z">
            <w:rPr>
              <w:spacing w:val="-4"/>
              <w:vertAlign w:val="subscript"/>
            </w:rPr>
          </w:rPrChange>
        </w:rPr>
        <w:t>1</w:t>
      </w:r>
      <w:r w:rsidR="00C14774">
        <w:rPr>
          <w:rFonts w:ascii="Verdana"/>
          <w:i/>
          <w:w w:val="95"/>
          <w:rPrChange w:id="2438" w:author="Hughes, Anna E" w:date="2023-06-19T12:41:00Z">
            <w:rPr>
              <w:rFonts w:ascii="Verdana"/>
              <w:i/>
              <w:spacing w:val="-4"/>
            </w:rPr>
          </w:rPrChange>
        </w:rPr>
        <w:t>,</w:t>
      </w:r>
      <w:r w:rsidR="00C14774">
        <w:rPr>
          <w:rFonts w:ascii="Verdana"/>
          <w:i/>
          <w:spacing w:val="-54"/>
          <w:w w:val="95"/>
          <w:rPrChange w:id="2439" w:author="Hughes, Anna E" w:date="2023-06-19T12:41:00Z">
            <w:rPr>
              <w:rFonts w:ascii="Verdana"/>
              <w:i/>
              <w:spacing w:val="-58"/>
            </w:rPr>
          </w:rPrChange>
        </w:rPr>
        <w:t xml:space="preserve"> </w:t>
      </w:r>
      <w:r w:rsidR="00C14774">
        <w:rPr>
          <w:rFonts w:ascii="Times New Roman"/>
          <w:i/>
          <w:w w:val="95"/>
          <w:rPrChange w:id="2440" w:author="Hughes, Anna E" w:date="2023-06-19T12:41:00Z">
            <w:rPr>
              <w:rFonts w:ascii="Times New Roman"/>
              <w:i/>
              <w:spacing w:val="-4"/>
            </w:rPr>
          </w:rPrChange>
        </w:rPr>
        <w:t>D</w:t>
      </w:r>
      <w:r w:rsidR="00C14774">
        <w:rPr>
          <w:w w:val="95"/>
          <w:vertAlign w:val="subscript"/>
          <w:rPrChange w:id="2441" w:author="Hughes, Anna E" w:date="2023-06-19T12:41:00Z">
            <w:rPr>
              <w:spacing w:val="-4"/>
              <w:vertAlign w:val="subscript"/>
            </w:rPr>
          </w:rPrChange>
        </w:rPr>
        <w:t>2</w:t>
      </w:r>
      <w:r w:rsidR="00C14774">
        <w:rPr>
          <w:spacing w:val="20"/>
          <w:rPrChange w:id="2442" w:author="Hughes, Anna E" w:date="2023-06-19T12:41:00Z">
            <w:rPr>
              <w:spacing w:val="11"/>
            </w:rPr>
          </w:rPrChange>
        </w:rPr>
        <w:t xml:space="preserve"> </w:t>
      </w:r>
      <w:ins w:id="2443" w:author="Hughes, Anna E" w:date="2023-06-19T12:41:00Z">
        <w:r w:rsidR="00C14774">
          <w:rPr>
            <w:w w:val="95"/>
          </w:rPr>
          <w:t>i.e.</w:t>
        </w:r>
        <w:r w:rsidR="00C14774">
          <w:rPr>
            <w:spacing w:val="32"/>
          </w:rPr>
          <w:t xml:space="preserve"> </w:t>
        </w:r>
        <w:r w:rsidR="00C14774">
          <w:rPr>
            <w:w w:val="95"/>
          </w:rPr>
          <w:t>our</w:t>
        </w:r>
        <w:r w:rsidR="00C14774">
          <w:rPr>
            <w:spacing w:val="10"/>
          </w:rPr>
          <w:t xml:space="preserve"> </w:t>
        </w:r>
        <w:r w:rsidR="00C14774">
          <w:rPr>
            <w:w w:val="95"/>
          </w:rPr>
          <w:t>estimated</w:t>
        </w:r>
        <w:r w:rsidR="00C14774">
          <w:rPr>
            <w:spacing w:val="10"/>
          </w:rPr>
          <w:t xml:space="preserve"> </w:t>
        </w:r>
        <w:r w:rsidR="00C14774">
          <w:rPr>
            <w:w w:val="95"/>
          </w:rPr>
          <w:t>D</w:t>
        </w:r>
        <w:r w:rsidR="00C14774">
          <w:rPr>
            <w:spacing w:val="10"/>
          </w:rPr>
          <w:t xml:space="preserve"> </w:t>
        </w:r>
        <w:r w:rsidR="00C14774">
          <w:rPr>
            <w:w w:val="95"/>
          </w:rPr>
          <w:t>is</w:t>
        </w:r>
        <w:r w:rsidR="00C14774">
          <w:rPr>
            <w:spacing w:val="10"/>
          </w:rPr>
          <w:t xml:space="preserve"> </w:t>
        </w:r>
        <w:r w:rsidR="00C14774">
          <w:rPr>
            <w:w w:val="95"/>
          </w:rPr>
          <w:t>much</w:t>
        </w:r>
        <w:r w:rsidR="00C14774">
          <w:rPr>
            <w:spacing w:val="10"/>
          </w:rPr>
          <w:t xml:space="preserve"> </w:t>
        </w:r>
        <w:r w:rsidR="00C14774">
          <w:rPr>
            <w:w w:val="95"/>
          </w:rPr>
          <w:t>larger</w:t>
        </w:r>
      </w:ins>
    </w:p>
    <w:p w:rsidR="00485016" w:rsidRPr="002A2A73" w:rsidRDefault="00C14774">
      <w:pPr>
        <w:pStyle w:val="BodyText"/>
        <w:spacing w:before="34" w:line="247" w:lineRule="auto"/>
        <w:ind w:left="159" w:right="530"/>
        <w:jc w:val="both"/>
        <w:pPrChange w:id="2444" w:author="Hughes, Anna E" w:date="2023-06-19T12:41:00Z">
          <w:pPr>
            <w:tabs>
              <w:tab w:val="left" w:pos="1009"/>
              <w:tab w:val="left" w:pos="1512"/>
            </w:tabs>
            <w:spacing w:line="268" w:lineRule="exact"/>
            <w:ind w:left="107"/>
          </w:pPr>
        </w:pPrChange>
      </w:pPr>
      <w:ins w:id="2445" w:author="Hughes, Anna E" w:date="2023-06-19T12:41:00Z">
        <w:r>
          <w:rPr>
            <w:spacing w:val="-8"/>
          </w:rPr>
          <w:t>than</w:t>
        </w:r>
        <w:r>
          <w:rPr>
            <w:spacing w:val="-3"/>
          </w:rPr>
          <w:t xml:space="preserve"> </w:t>
        </w:r>
        <w:r>
          <w:rPr>
            <w:spacing w:val="-8"/>
          </w:rPr>
          <w:t>the</w:t>
        </w:r>
        <w:r>
          <w:rPr>
            <w:spacing w:val="-3"/>
          </w:rPr>
          <w:t xml:space="preserve"> </w:t>
        </w:r>
        <w:r>
          <w:rPr>
            <w:spacing w:val="-8"/>
          </w:rPr>
          <w:t>slopes</w:t>
        </w:r>
        <w:r>
          <w:rPr>
            <w:spacing w:val="-3"/>
          </w:rPr>
          <w:t xml:space="preserve"> </w:t>
        </w:r>
        <w:r>
          <w:rPr>
            <w:spacing w:val="-8"/>
          </w:rPr>
          <w:t>that</w:t>
        </w:r>
        <w:r>
          <w:rPr>
            <w:spacing w:val="-3"/>
          </w:rPr>
          <w:t xml:space="preserve"> </w:t>
        </w:r>
        <w:r>
          <w:rPr>
            <w:spacing w:val="-8"/>
          </w:rPr>
          <w:t>were</w:t>
        </w:r>
        <w:r>
          <w:rPr>
            <w:spacing w:val="-3"/>
          </w:rPr>
          <w:t xml:space="preserve"> </w:t>
        </w:r>
        <w:r>
          <w:rPr>
            <w:spacing w:val="-8"/>
          </w:rPr>
          <w:t>used</w:t>
        </w:r>
        <w:r>
          <w:rPr>
            <w:spacing w:val="-3"/>
          </w:rPr>
          <w:t xml:space="preserve"> </w:t>
        </w:r>
        <w:r>
          <w:rPr>
            <w:spacing w:val="-8"/>
          </w:rPr>
          <w:t>to</w:t>
        </w:r>
        <w:r>
          <w:rPr>
            <w:spacing w:val="-3"/>
          </w:rPr>
          <w:t xml:space="preserve"> </w:t>
        </w:r>
        <w:r>
          <w:rPr>
            <w:spacing w:val="-8"/>
          </w:rPr>
          <w:t>generate</w:t>
        </w:r>
        <w:r>
          <w:rPr>
            <w:spacing w:val="-3"/>
          </w:rPr>
          <w:t xml:space="preserve"> </w:t>
        </w:r>
        <w:r>
          <w:rPr>
            <w:spacing w:val="-8"/>
          </w:rPr>
          <w:t>it,</w:t>
        </w:r>
        <w:r>
          <w:rPr>
            <w:spacing w:val="-3"/>
          </w:rPr>
          <w:t xml:space="preserve"> </w:t>
        </w:r>
      </w:ins>
      <w:r>
        <w:rPr>
          <w:spacing w:val="-8"/>
          <w:rPrChange w:id="2446" w:author="Hughes, Anna E" w:date="2023-06-19T12:41:00Z">
            <w:rPr>
              <w:spacing w:val="-4"/>
            </w:rPr>
          </w:rPrChange>
        </w:rPr>
        <w:t>which</w:t>
      </w:r>
      <w:r>
        <w:rPr>
          <w:spacing w:val="-3"/>
          <w:rPrChange w:id="2447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8"/>
          <w:rPrChange w:id="2448" w:author="Hughes, Anna E" w:date="2023-06-19T12:41:00Z">
            <w:rPr>
              <w:spacing w:val="-4"/>
            </w:rPr>
          </w:rPrChange>
        </w:rPr>
        <w:t>is</w:t>
      </w:r>
      <w:r>
        <w:rPr>
          <w:spacing w:val="-3"/>
          <w:rPrChange w:id="2449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8"/>
          <w:rPrChange w:id="2450" w:author="Hughes, Anna E" w:date="2023-06-19T12:41:00Z">
            <w:rPr>
              <w:spacing w:val="-4"/>
            </w:rPr>
          </w:rPrChange>
        </w:rPr>
        <w:t>clearly</w:t>
      </w:r>
      <w:r>
        <w:rPr>
          <w:spacing w:val="-3"/>
          <w:rPrChange w:id="2451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8"/>
          <w:rPrChange w:id="2452" w:author="Hughes, Anna E" w:date="2023-06-19T12:41:00Z">
            <w:rPr>
              <w:spacing w:val="-4"/>
            </w:rPr>
          </w:rPrChange>
        </w:rPr>
        <w:t>incorrect.</w:t>
      </w:r>
      <w:ins w:id="2453" w:author="Hughes, Anna E" w:date="2023-06-19T12:41:00Z">
        <w:r>
          <w:rPr>
            <w:spacing w:val="11"/>
          </w:rPr>
          <w:t xml:space="preserve"> </w:t>
        </w:r>
        <w:r>
          <w:rPr>
            <w:spacing w:val="-8"/>
          </w:rPr>
          <w:t>However, we</w:t>
        </w:r>
        <w:r>
          <w:rPr>
            <w:spacing w:val="-1"/>
          </w:rPr>
          <w:t xml:space="preserve"> </w:t>
        </w:r>
        <w:r>
          <w:rPr>
            <w:spacing w:val="-8"/>
          </w:rPr>
          <w:t>do</w:t>
        </w:r>
        <w:r>
          <w:rPr>
            <w:spacing w:val="-1"/>
          </w:rPr>
          <w:t xml:space="preserve"> </w:t>
        </w:r>
        <w:r>
          <w:rPr>
            <w:spacing w:val="-8"/>
          </w:rPr>
          <w:t>note</w:t>
        </w:r>
        <w:r>
          <w:rPr>
            <w:spacing w:val="-1"/>
          </w:rPr>
          <w:t xml:space="preserve"> </w:t>
        </w:r>
        <w:r>
          <w:rPr>
            <w:spacing w:val="-8"/>
          </w:rPr>
          <w:t>that</w:t>
        </w:r>
        <w:r>
          <w:rPr>
            <w:spacing w:val="-1"/>
          </w:rPr>
          <w:t xml:space="preserve"> </w:t>
        </w:r>
        <w:r>
          <w:rPr>
            <w:spacing w:val="-8"/>
          </w:rPr>
          <w:t>the</w:t>
        </w:r>
        <w:r>
          <w:rPr>
            <w:spacing w:val="-1"/>
          </w:rPr>
          <w:t xml:space="preserve"> </w:t>
        </w:r>
        <w:r>
          <w:rPr>
            <w:spacing w:val="-8"/>
          </w:rPr>
          <w:t>main</w:t>
        </w:r>
        <w:r>
          <w:rPr>
            <w:spacing w:val="-1"/>
          </w:rPr>
          <w:t xml:space="preserve"> </w:t>
        </w:r>
        <w:r>
          <w:rPr>
            <w:spacing w:val="-8"/>
          </w:rPr>
          <w:t>conclusions</w:t>
        </w:r>
        <w:r>
          <w:rPr>
            <w:spacing w:val="-1"/>
          </w:rPr>
          <w:t xml:space="preserve"> </w:t>
        </w:r>
        <w:r>
          <w:rPr>
            <w:spacing w:val="-8"/>
          </w:rPr>
          <w:t>of</w:t>
        </w:r>
        <w:r>
          <w:rPr>
            <w:spacing w:val="-1"/>
          </w:rPr>
          <w:t xml:space="preserve"> </w:t>
        </w:r>
        <w:r>
          <w:rPr>
            <w:spacing w:val="-8"/>
          </w:rPr>
          <w:t>our</w:t>
        </w:r>
        <w:r>
          <w:rPr>
            <w:spacing w:val="-1"/>
          </w:rPr>
          <w:t xml:space="preserve"> </w:t>
        </w:r>
        <w:r>
          <w:rPr>
            <w:spacing w:val="-8"/>
          </w:rPr>
          <w:t>analyses</w:t>
        </w:r>
        <w:r>
          <w:rPr>
            <w:spacing w:val="-1"/>
          </w:rPr>
          <w:t xml:space="preserve"> </w:t>
        </w:r>
        <w:r>
          <w:rPr>
            <w:spacing w:val="-8"/>
          </w:rPr>
          <w:t>still</w:t>
        </w:r>
        <w:r>
          <w:rPr>
            <w:spacing w:val="-1"/>
          </w:rPr>
          <w:t xml:space="preserve"> </w:t>
        </w:r>
        <w:r>
          <w:rPr>
            <w:spacing w:val="-8"/>
          </w:rPr>
          <w:t>hold</w:t>
        </w:r>
        <w:r>
          <w:rPr>
            <w:spacing w:val="-1"/>
          </w:rPr>
          <w:t xml:space="preserve"> </w:t>
        </w:r>
        <w:r>
          <w:rPr>
            <w:spacing w:val="-8"/>
          </w:rPr>
          <w:t>even</w:t>
        </w:r>
        <w:r>
          <w:rPr>
            <w:spacing w:val="-1"/>
          </w:rPr>
          <w:t xml:space="preserve"> </w:t>
        </w:r>
        <w:r>
          <w:rPr>
            <w:spacing w:val="-8"/>
          </w:rPr>
          <w:t>if</w:t>
        </w:r>
        <w:r>
          <w:rPr>
            <w:spacing w:val="-1"/>
          </w:rPr>
          <w:t xml:space="preserve"> </w:t>
        </w:r>
        <w:r>
          <w:rPr>
            <w:spacing w:val="-8"/>
          </w:rPr>
          <w:t>we</w:t>
        </w:r>
        <w:r>
          <w:rPr>
            <w:spacing w:val="-1"/>
          </w:rPr>
          <w:t xml:space="preserve"> </w:t>
        </w:r>
        <w:r>
          <w:rPr>
            <w:spacing w:val="-8"/>
          </w:rPr>
          <w:t xml:space="preserve">remove </w:t>
        </w:r>
        <w:r>
          <w:rPr>
            <w:w w:val="90"/>
          </w:rPr>
          <w:t>these negative slopes (by restricting our analyses only to certain colours and rings</w:t>
        </w:r>
        <w:r>
          <w:t xml:space="preserve"> of</w:t>
        </w:r>
        <w:r>
          <w:rPr>
            <w:spacing w:val="-14"/>
          </w:rPr>
          <w:t xml:space="preserve"> </w:t>
        </w:r>
        <w:r>
          <w:t>the</w:t>
        </w:r>
        <w:r>
          <w:rPr>
            <w:spacing w:val="-13"/>
          </w:rPr>
          <w:t xml:space="preserve"> </w:t>
        </w:r>
        <w:r>
          <w:t>data</w:t>
        </w:r>
        <w:r>
          <w:rPr>
            <w:spacing w:val="-13"/>
          </w:rPr>
          <w:t xml:space="preserve"> </w:t>
        </w:r>
        <w:r>
          <w:t>-</w:t>
        </w:r>
        <w:r>
          <w:rPr>
            <w:spacing w:val="-13"/>
          </w:rPr>
          <w:t xml:space="preserve"> </w:t>
        </w:r>
        <w:r>
          <w:t>see</w:t>
        </w:r>
        <w:r>
          <w:rPr>
            <w:spacing w:val="-14"/>
          </w:rPr>
          <w:t xml:space="preserve"> </w:t>
        </w:r>
        <w:r>
          <w:rPr>
            <w:rFonts w:ascii="Times New Roman"/>
            <w:i/>
          </w:rPr>
          <w:t>Supplementary</w:t>
        </w:r>
        <w:r>
          <w:rPr>
            <w:rFonts w:ascii="Times New Roman"/>
            <w:i/>
            <w:spacing w:val="-15"/>
          </w:rPr>
          <w:t xml:space="preserve"> </w:t>
        </w:r>
        <w:r>
          <w:rPr>
            <w:rFonts w:ascii="Times New Roman"/>
            <w:i/>
          </w:rPr>
          <w:t>Materials:</w:t>
        </w:r>
        <w:r>
          <w:rPr>
            <w:rFonts w:ascii="Times New Roman"/>
            <w:i/>
            <w:spacing w:val="-15"/>
          </w:rPr>
          <w:t xml:space="preserve"> </w:t>
        </w:r>
        <w:r>
          <w:rPr>
            <w:rFonts w:ascii="Times New Roman"/>
            <w:i/>
          </w:rPr>
          <w:t>Suggestions</w:t>
        </w:r>
        <w:r>
          <w:rPr>
            <w:rFonts w:ascii="Times New Roman"/>
            <w:i/>
            <w:spacing w:val="-15"/>
          </w:rPr>
          <w:t xml:space="preserve"> </w:t>
        </w:r>
        <w:r>
          <w:rPr>
            <w:rFonts w:ascii="Times New Roman"/>
            <w:i/>
          </w:rPr>
          <w:t>from</w:t>
        </w:r>
        <w:r>
          <w:rPr>
            <w:rFonts w:ascii="Times New Roman"/>
            <w:i/>
            <w:spacing w:val="-15"/>
          </w:rPr>
          <w:t xml:space="preserve"> </w:t>
        </w:r>
        <w:r>
          <w:rPr>
            <w:rFonts w:ascii="Times New Roman"/>
            <w:i/>
          </w:rPr>
          <w:t>Reviewers</w:t>
        </w:r>
        <w:r>
          <w:rPr>
            <w:rFonts w:ascii="Times New Roman"/>
            <w:i/>
            <w:spacing w:val="-15"/>
          </w:rPr>
          <w:t xml:space="preserve"> </w:t>
        </w:r>
        <w:r>
          <w:t>for</w:t>
        </w:r>
        <w:r>
          <w:rPr>
            <w:spacing w:val="-13"/>
          </w:rPr>
          <w:t xml:space="preserve"> </w:t>
        </w:r>
        <w:r>
          <w:t xml:space="preserve">more </w:t>
        </w:r>
        <w:r>
          <w:rPr>
            <w:spacing w:val="-6"/>
          </w:rPr>
          <w:t>details),</w:t>
        </w:r>
        <w:r>
          <w:t xml:space="preserve"> </w:t>
        </w:r>
        <w:r>
          <w:rPr>
            <w:spacing w:val="-6"/>
          </w:rPr>
          <w:t xml:space="preserve">suggesting that addressing this mathematical issue may not necessarily </w:t>
        </w:r>
        <w:r>
          <w:rPr>
            <w:spacing w:val="-4"/>
          </w:rPr>
          <w:t>lead</w:t>
        </w:r>
        <w:r>
          <w:rPr>
            <w:spacing w:val="-10"/>
          </w:rPr>
          <w:t xml:space="preserve"> </w:t>
        </w:r>
        <w:r>
          <w:rPr>
            <w:spacing w:val="-4"/>
          </w:rPr>
          <w:t>to</w:t>
        </w:r>
        <w:r>
          <w:rPr>
            <w:spacing w:val="-9"/>
          </w:rPr>
          <w:t xml:space="preserve"> </w:t>
        </w:r>
        <w:r>
          <w:rPr>
            <w:spacing w:val="-4"/>
          </w:rPr>
          <w:t>the</w:t>
        </w:r>
        <w:r>
          <w:rPr>
            <w:spacing w:val="-9"/>
          </w:rPr>
          <w:t xml:space="preserve"> </w:t>
        </w:r>
        <w:r>
          <w:rPr>
            <w:spacing w:val="-4"/>
          </w:rPr>
          <w:t>collinear</w:t>
        </w:r>
        <w:r>
          <w:rPr>
            <w:spacing w:val="-9"/>
          </w:rPr>
          <w:t xml:space="preserve"> </w:t>
        </w:r>
        <w:r>
          <w:rPr>
            <w:spacing w:val="-4"/>
          </w:rPr>
          <w:t>contrast</w:t>
        </w:r>
        <w:r>
          <w:rPr>
            <w:spacing w:val="-10"/>
          </w:rPr>
          <w:t xml:space="preserve"> </w:t>
        </w:r>
        <w:r>
          <w:rPr>
            <w:spacing w:val="-4"/>
          </w:rPr>
          <w:t>method</w:t>
        </w:r>
        <w:r>
          <w:rPr>
            <w:spacing w:val="-9"/>
          </w:rPr>
          <w:t xml:space="preserve"> </w:t>
        </w:r>
        <w:r>
          <w:rPr>
            <w:spacing w:val="-4"/>
          </w:rPr>
          <w:t>being</w:t>
        </w:r>
        <w:r>
          <w:rPr>
            <w:spacing w:val="-9"/>
          </w:rPr>
          <w:t xml:space="preserve"> </w:t>
        </w:r>
        <w:r>
          <w:rPr>
            <w:spacing w:val="-4"/>
          </w:rPr>
          <w:t>preferred.</w:t>
        </w:r>
      </w:ins>
    </w:p>
    <w:p w:rsidR="00485016" w:rsidRDefault="00485016">
      <w:pPr>
        <w:spacing w:line="247" w:lineRule="auto"/>
        <w:jc w:val="both"/>
        <w:rPr>
          <w:ins w:id="2454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485016" w:rsidRDefault="00485016">
      <w:pPr>
        <w:pStyle w:val="BodyText"/>
        <w:spacing w:before="8"/>
        <w:ind w:left="0"/>
        <w:rPr>
          <w:moveTo w:id="2455" w:author="Hughes, Anna E" w:date="2023-06-19T12:41:00Z"/>
          <w:sz w:val="19"/>
          <w:rPrChange w:id="2456" w:author="Hughes, Anna E" w:date="2023-06-19T12:41:00Z">
            <w:rPr>
              <w:moveTo w:id="2457" w:author="Hughes, Anna E" w:date="2023-06-19T12:41:00Z"/>
              <w:rFonts w:ascii="Trebuchet MS"/>
              <w:sz w:val="12"/>
            </w:rPr>
          </w:rPrChange>
        </w:rPr>
        <w:pPrChange w:id="2458" w:author="Hughes, Anna E" w:date="2023-06-19T12:41:00Z">
          <w:pPr>
            <w:pStyle w:val="BodyText"/>
            <w:spacing w:before="10"/>
            <w:ind w:left="0"/>
          </w:pPr>
        </w:pPrChange>
      </w:pPr>
      <w:moveToRangeStart w:id="2459" w:author="Hughes, Anna E" w:date="2023-06-19T12:41:00Z" w:name="move138070911"/>
    </w:p>
    <w:p w:rsidR="00701245" w:rsidRDefault="00C14774">
      <w:pPr>
        <w:pStyle w:val="BodyText"/>
        <w:spacing w:before="0"/>
        <w:ind w:left="0"/>
        <w:rPr>
          <w:del w:id="2460" w:author="Hughes, Anna E" w:date="2023-06-19T12:41:00Z"/>
          <w:sz w:val="34"/>
        </w:rPr>
      </w:pPr>
      <w:moveTo w:id="2461" w:author="Hughes, Anna E" w:date="2023-06-19T12:41:00Z">
        <w:r>
          <w:rPr>
            <w:rFonts w:ascii="Trebuchet MS"/>
            <w:sz w:val="12"/>
            <w:rPrChange w:id="2462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614</w:t>
        </w:r>
      </w:moveTo>
      <w:moveToRangeEnd w:id="2459"/>
    </w:p>
    <w:p w:rsidR="00485016" w:rsidRDefault="00C14774">
      <w:pPr>
        <w:pStyle w:val="Heading1"/>
        <w:pPrChange w:id="2463" w:author="Hughes, Anna E" w:date="2023-06-19T12:41:00Z">
          <w:pPr>
            <w:pStyle w:val="Heading1"/>
            <w:numPr>
              <w:numId w:val="3"/>
            </w:numPr>
            <w:tabs>
              <w:tab w:val="left" w:pos="407"/>
            </w:tabs>
            <w:spacing w:before="0"/>
            <w:ind w:left="406" w:hanging="300"/>
          </w:pPr>
        </w:pPrChange>
      </w:pPr>
      <w:ins w:id="2464" w:author="Hughes, Anna E" w:date="2023-06-19T12:41:00Z">
        <w:r>
          <w:rPr>
            <w:rFonts w:ascii="Trebuchet MS"/>
            <w:b w:val="0"/>
            <w:spacing w:val="156"/>
            <w:sz w:val="12"/>
          </w:rPr>
          <w:t xml:space="preserve"> </w:t>
        </w:r>
        <w:bookmarkStart w:id="2465" w:name="General_Discussion"/>
        <w:bookmarkEnd w:id="2465"/>
        <w:r>
          <w:t>7.</w:t>
        </w:r>
        <w:r>
          <w:rPr>
            <w:spacing w:val="56"/>
          </w:rPr>
          <w:t xml:space="preserve"> </w:t>
        </w:r>
      </w:ins>
      <w:r>
        <w:t>General</w:t>
      </w:r>
      <w:r>
        <w:rPr>
          <w:spacing w:val="-3"/>
          <w:rPrChange w:id="2466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2"/>
        </w:rPr>
        <w:t>Discussion</w:t>
      </w:r>
    </w:p>
    <w:p w:rsidR="00485016" w:rsidRDefault="00C14774">
      <w:pPr>
        <w:pStyle w:val="BodyText"/>
        <w:tabs>
          <w:tab w:val="left" w:pos="968"/>
        </w:tabs>
        <w:spacing w:before="167"/>
        <w:rPr>
          <w:ins w:id="2467" w:author="Hughes, Anna E" w:date="2023-06-19T12:41:00Z"/>
        </w:rPr>
      </w:pPr>
      <w:ins w:id="2468" w:author="Hughes, Anna E" w:date="2023-06-19T12:41:00Z">
        <w:r>
          <w:rPr>
            <w:rFonts w:ascii="Trebuchet MS"/>
            <w:spacing w:val="-5"/>
            <w:sz w:val="12"/>
          </w:rPr>
          <w:t>615</w:t>
        </w:r>
        <w:r>
          <w:rPr>
            <w:rFonts w:ascii="Trebuchet MS"/>
            <w:sz w:val="12"/>
          </w:rPr>
          <w:tab/>
        </w:r>
      </w:ins>
      <w:r>
        <w:rPr>
          <w:spacing w:val="-4"/>
          <w:rPrChange w:id="2469" w:author="Hughes, Anna E" w:date="2023-06-19T12:41:00Z">
            <w:rPr>
              <w:spacing w:val="-2"/>
            </w:rPr>
          </w:rPrChange>
        </w:rPr>
        <w:t>In</w:t>
      </w:r>
      <w:r>
        <w:rPr>
          <w:spacing w:val="-6"/>
          <w:rPrChange w:id="2470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471" w:author="Hughes, Anna E" w:date="2023-06-19T12:41:00Z">
            <w:rPr>
              <w:spacing w:val="-2"/>
            </w:rPr>
          </w:rPrChange>
        </w:rPr>
        <w:t>this</w:t>
      </w:r>
      <w:r>
        <w:rPr>
          <w:spacing w:val="-6"/>
          <w:rPrChange w:id="2472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73" w:author="Hughes, Anna E" w:date="2023-06-19T12:41:00Z">
            <w:rPr>
              <w:spacing w:val="-2"/>
            </w:rPr>
          </w:rPrChange>
        </w:rPr>
        <w:t>paper,</w:t>
      </w:r>
      <w:r>
        <w:rPr>
          <w:spacing w:val="-4"/>
          <w:rPrChange w:id="2474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75" w:author="Hughes, Anna E" w:date="2023-06-19T12:41:00Z">
            <w:rPr>
              <w:spacing w:val="-2"/>
            </w:rPr>
          </w:rPrChange>
        </w:rPr>
        <w:t>we</w:t>
      </w:r>
      <w:r>
        <w:rPr>
          <w:spacing w:val="-6"/>
          <w:rPrChange w:id="2476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77" w:author="Hughes, Anna E" w:date="2023-06-19T12:41:00Z">
            <w:rPr>
              <w:spacing w:val="-2"/>
            </w:rPr>
          </w:rPrChange>
        </w:rPr>
        <w:t>aimed</w:t>
      </w:r>
      <w:r>
        <w:rPr>
          <w:spacing w:val="-6"/>
          <w:rPrChange w:id="2478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479" w:author="Hughes, Anna E" w:date="2023-06-19T12:41:00Z">
            <w:rPr>
              <w:spacing w:val="-2"/>
            </w:rPr>
          </w:rPrChange>
        </w:rPr>
        <w:t>to</w:t>
      </w:r>
      <w:r>
        <w:rPr>
          <w:spacing w:val="-6"/>
          <w:rPrChange w:id="2480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81" w:author="Hughes, Anna E" w:date="2023-06-19T12:41:00Z">
            <w:rPr>
              <w:spacing w:val="-2"/>
            </w:rPr>
          </w:rPrChange>
        </w:rPr>
        <w:t>test</w:t>
      </w:r>
      <w:r>
        <w:rPr>
          <w:spacing w:val="-6"/>
          <w:rPrChange w:id="2482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83" w:author="Hughes, Anna E" w:date="2023-06-19T12:41:00Z">
            <w:rPr>
              <w:spacing w:val="-2"/>
            </w:rPr>
          </w:rPrChange>
        </w:rPr>
        <w:t>the</w:t>
      </w:r>
      <w:r>
        <w:rPr>
          <w:spacing w:val="-6"/>
          <w:rPrChange w:id="2484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85" w:author="Hughes, Anna E" w:date="2023-06-19T12:41:00Z">
            <w:rPr>
              <w:spacing w:val="-2"/>
            </w:rPr>
          </w:rPrChange>
        </w:rPr>
        <w:t>extent</w:t>
      </w:r>
      <w:r>
        <w:rPr>
          <w:spacing w:val="-6"/>
          <w:rPrChange w:id="2486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87" w:author="Hughes, Anna E" w:date="2023-06-19T12:41:00Z">
            <w:rPr>
              <w:spacing w:val="-2"/>
            </w:rPr>
          </w:rPrChange>
        </w:rPr>
        <w:t>to</w:t>
      </w:r>
      <w:r>
        <w:rPr>
          <w:spacing w:val="-6"/>
          <w:rPrChange w:id="2488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489" w:author="Hughes, Anna E" w:date="2023-06-19T12:41:00Z">
            <w:rPr>
              <w:spacing w:val="-2"/>
            </w:rPr>
          </w:rPrChange>
        </w:rPr>
        <w:t>which</w:t>
      </w:r>
      <w:r>
        <w:rPr>
          <w:spacing w:val="-6"/>
          <w:rPrChange w:id="2490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91" w:author="Hughes, Anna E" w:date="2023-06-19T12:41:00Z">
            <w:rPr>
              <w:spacing w:val="-2"/>
            </w:rPr>
          </w:rPrChange>
        </w:rPr>
        <w:t>the</w:t>
      </w:r>
      <w:r>
        <w:rPr>
          <w:spacing w:val="-6"/>
          <w:rPrChange w:id="2492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93" w:author="Hughes, Anna E" w:date="2023-06-19T12:41:00Z">
            <w:rPr>
              <w:spacing w:val="-2"/>
            </w:rPr>
          </w:rPrChange>
        </w:rPr>
        <w:t>results</w:t>
      </w:r>
      <w:r>
        <w:rPr>
          <w:spacing w:val="-6"/>
          <w:rPrChange w:id="2494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495" w:author="Hughes, Anna E" w:date="2023-06-19T12:41:00Z">
            <w:rPr>
              <w:spacing w:val="-2"/>
            </w:rPr>
          </w:rPrChange>
        </w:rPr>
        <w:t>of</w:t>
      </w:r>
      <w:r>
        <w:rPr>
          <w:spacing w:val="-6"/>
          <w:rPrChange w:id="2496" w:author="Hughes, Anna E" w:date="2023-06-19T12:41:00Z">
            <w:rPr>
              <w:spacing w:val="-11"/>
            </w:rPr>
          </w:rPrChange>
        </w:rPr>
        <w:t xml:space="preserve"> </w:t>
      </w:r>
      <w:del w:id="2497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</w:delText>
        </w:r>
        <w:r w:rsidR="00F7725C">
          <w:rPr>
            <w:spacing w:val="-12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11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delText>(2019)</w:delText>
        </w:r>
        <w:r w:rsidR="00FE7979">
          <w:fldChar w:fldCharType="end"/>
        </w:r>
      </w:del>
      <w:ins w:id="2498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5"/>
          </w:rPr>
          <w:t>al.</w:t>
        </w:r>
        <w:r w:rsidR="00FE7979">
          <w:rPr>
            <w:spacing w:val="-5"/>
          </w:rPr>
          <w:fldChar w:fldCharType="end"/>
        </w:r>
      </w:ins>
    </w:p>
    <w:p w:rsidR="00485016" w:rsidRDefault="00C14774">
      <w:pPr>
        <w:pStyle w:val="BodyText"/>
        <w:rPr>
          <w:ins w:id="2499" w:author="Hughes, Anna E" w:date="2023-06-19T12:41:00Z"/>
        </w:rPr>
      </w:pPr>
      <w:ins w:id="2500" w:author="Hughes, Anna E" w:date="2023-06-19T12:41:00Z">
        <w:r>
          <w:rPr>
            <w:rFonts w:ascii="Trebuchet MS"/>
            <w:spacing w:val="-2"/>
            <w:sz w:val="12"/>
          </w:rPr>
          <w:t>616</w:t>
        </w:r>
        <w:r>
          <w:rPr>
            <w:rFonts w:ascii="Trebuchet MS"/>
            <w:spacing w:val="75"/>
            <w:w w:val="150"/>
            <w:sz w:val="1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2"/>
          </w:rPr>
          <w:t>(2019)</w:t>
        </w:r>
        <w:r w:rsidR="00FE7979">
          <w:rPr>
            <w:spacing w:val="-2"/>
          </w:rPr>
          <w:fldChar w:fldCharType="end"/>
        </w:r>
      </w:ins>
      <w:r>
        <w:rPr>
          <w:spacing w:val="7"/>
          <w:rPrChange w:id="2501" w:author="Hughes, Anna E" w:date="2023-06-19T12:41:00Z">
            <w:rPr>
              <w:spacing w:val="-14"/>
            </w:rPr>
          </w:rPrChange>
        </w:rPr>
        <w:t xml:space="preserve"> </w:t>
      </w:r>
      <w:r>
        <w:rPr>
          <w:spacing w:val="-2"/>
          <w:rPrChange w:id="2502" w:author="Hughes, Anna E" w:date="2023-06-19T12:41:00Z">
            <w:rPr/>
          </w:rPrChange>
        </w:rPr>
        <w:t>replicate</w:t>
      </w:r>
      <w:r>
        <w:rPr>
          <w:spacing w:val="7"/>
          <w:rPrChange w:id="2503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04" w:author="Hughes, Anna E" w:date="2023-06-19T12:41:00Z">
            <w:rPr/>
          </w:rPrChange>
        </w:rPr>
        <w:t>and</w:t>
      </w:r>
      <w:r>
        <w:rPr>
          <w:spacing w:val="8"/>
          <w:rPrChange w:id="2505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06" w:author="Hughes, Anna E" w:date="2023-06-19T12:41:00Z">
            <w:rPr/>
          </w:rPrChange>
        </w:rPr>
        <w:t>generalise,</w:t>
      </w:r>
      <w:r>
        <w:rPr>
          <w:spacing w:val="12"/>
          <w:rPrChange w:id="2507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08" w:author="Hughes, Anna E" w:date="2023-06-19T12:41:00Z">
            <w:rPr/>
          </w:rPrChange>
        </w:rPr>
        <w:t>using</w:t>
      </w:r>
      <w:r>
        <w:rPr>
          <w:spacing w:val="7"/>
          <w:rPrChange w:id="2509" w:author="Hughes, Anna E" w:date="2023-06-19T12:41:00Z">
            <w:rPr>
              <w:spacing w:val="-14"/>
            </w:rPr>
          </w:rPrChange>
        </w:rPr>
        <w:t xml:space="preserve"> </w:t>
      </w:r>
      <w:r>
        <w:rPr>
          <w:spacing w:val="-2"/>
          <w:rPrChange w:id="2510" w:author="Hughes, Anna E" w:date="2023-06-19T12:41:00Z">
            <w:rPr/>
          </w:rPrChange>
        </w:rPr>
        <w:t>a</w:t>
      </w:r>
      <w:r>
        <w:rPr>
          <w:spacing w:val="7"/>
          <w:rPrChange w:id="2511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12" w:author="Hughes, Anna E" w:date="2023-06-19T12:41:00Z">
            <w:rPr/>
          </w:rPrChange>
        </w:rPr>
        <w:t>new</w:t>
      </w:r>
      <w:r>
        <w:rPr>
          <w:spacing w:val="8"/>
          <w:rPrChange w:id="2513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14" w:author="Hughes, Anna E" w:date="2023-06-19T12:41:00Z">
            <w:rPr/>
          </w:rPrChange>
        </w:rPr>
        <w:t>modelling</w:t>
      </w:r>
      <w:r>
        <w:rPr>
          <w:spacing w:val="7"/>
          <w:rPrChange w:id="2515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16" w:author="Hughes, Anna E" w:date="2023-06-19T12:41:00Z">
            <w:rPr/>
          </w:rPrChange>
        </w:rPr>
        <w:t>approach.</w:t>
      </w:r>
      <w:r>
        <w:rPr>
          <w:spacing w:val="59"/>
          <w:rPrChange w:id="2517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518" w:author="Hughes, Anna E" w:date="2023-06-19T12:41:00Z">
            <w:rPr/>
          </w:rPrChange>
        </w:rPr>
        <w:t>Our</w:t>
      </w:r>
      <w:r>
        <w:rPr>
          <w:spacing w:val="8"/>
          <w:rPrChange w:id="2519" w:author="Hughes, Anna E" w:date="2023-06-19T12:41:00Z">
            <w:rPr>
              <w:spacing w:val="-14"/>
            </w:rPr>
          </w:rPrChange>
        </w:rPr>
        <w:t xml:space="preserve"> </w:t>
      </w:r>
      <w:r>
        <w:rPr>
          <w:spacing w:val="-2"/>
          <w:rPrChange w:id="2520" w:author="Hughes, Anna E" w:date="2023-06-19T12:41:00Z">
            <w:rPr/>
          </w:rPrChange>
        </w:rPr>
        <w:t>results</w:t>
      </w:r>
    </w:p>
    <w:p w:rsidR="00485016" w:rsidRDefault="00C14774">
      <w:pPr>
        <w:pStyle w:val="BodyText"/>
        <w:spacing w:before="8"/>
        <w:rPr>
          <w:ins w:id="2521" w:author="Hughes, Anna E" w:date="2023-06-19T12:41:00Z"/>
        </w:rPr>
      </w:pPr>
      <w:ins w:id="2522" w:author="Hughes, Anna E" w:date="2023-06-19T12:41:00Z">
        <w:r>
          <w:rPr>
            <w:rFonts w:ascii="Trebuchet MS"/>
            <w:spacing w:val="-2"/>
            <w:sz w:val="12"/>
          </w:rPr>
          <w:t>617</w:t>
        </w:r>
      </w:ins>
      <w:r>
        <w:rPr>
          <w:rFonts w:ascii="Trebuchet MS"/>
          <w:spacing w:val="78"/>
          <w:w w:val="150"/>
          <w:sz w:val="12"/>
          <w:rPrChange w:id="2523" w:author="Hughes, Anna E" w:date="2023-06-19T12:41:00Z">
            <w:rPr/>
          </w:rPrChange>
        </w:rPr>
        <w:t xml:space="preserve"> </w:t>
      </w:r>
      <w:r>
        <w:rPr>
          <w:spacing w:val="-2"/>
          <w:rPrChange w:id="2524" w:author="Hughes, Anna E" w:date="2023-06-19T12:41:00Z">
            <w:rPr/>
          </w:rPrChange>
        </w:rPr>
        <w:t>allow</w:t>
      </w:r>
      <w:r>
        <w:rPr>
          <w:spacing w:val="11"/>
          <w:rPrChange w:id="252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26" w:author="Hughes, Anna E" w:date="2023-06-19T12:41:00Z">
            <w:rPr/>
          </w:rPrChange>
        </w:rPr>
        <w:t>us</w:t>
      </w:r>
      <w:r>
        <w:rPr>
          <w:spacing w:val="11"/>
          <w:rPrChange w:id="252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28" w:author="Hughes, Anna E" w:date="2023-06-19T12:41:00Z">
            <w:rPr/>
          </w:rPrChange>
        </w:rPr>
        <w:t>to</w:t>
      </w:r>
      <w:r>
        <w:rPr>
          <w:spacing w:val="11"/>
          <w:rPrChange w:id="252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30" w:author="Hughes, Anna E" w:date="2023-06-19T12:41:00Z">
            <w:rPr/>
          </w:rPrChange>
        </w:rPr>
        <w:t>confirm</w:t>
      </w:r>
      <w:r>
        <w:rPr>
          <w:spacing w:val="11"/>
          <w:rPrChange w:id="253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32" w:author="Hughes, Anna E" w:date="2023-06-19T12:41:00Z">
            <w:rPr/>
          </w:rPrChange>
        </w:rPr>
        <w:t>our</w:t>
      </w:r>
      <w:r>
        <w:rPr>
          <w:spacing w:val="11"/>
          <w:rPrChange w:id="253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34" w:author="Hughes, Anna E" w:date="2023-06-19T12:41:00Z">
            <w:rPr/>
          </w:rPrChange>
        </w:rPr>
        <w:t>pre-registered</w:t>
      </w:r>
      <w:r>
        <w:rPr>
          <w:spacing w:val="11"/>
          <w:rPrChange w:id="253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36" w:author="Hughes, Anna E" w:date="2023-06-19T12:41:00Z">
            <w:rPr/>
          </w:rPrChange>
        </w:rPr>
        <w:t>hypotheses</w:t>
      </w:r>
      <w:r>
        <w:rPr>
          <w:spacing w:val="11"/>
          <w:rPrChange w:id="253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38" w:author="Hughes, Anna E" w:date="2023-06-19T12:41:00Z">
            <w:rPr/>
          </w:rPrChange>
        </w:rPr>
        <w:t>1</w:t>
      </w:r>
      <w:r>
        <w:rPr>
          <w:spacing w:val="11"/>
          <w:rPrChange w:id="253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40" w:author="Hughes, Anna E" w:date="2023-06-19T12:41:00Z">
            <w:rPr/>
          </w:rPrChange>
        </w:rPr>
        <w:t>and</w:t>
      </w:r>
      <w:r>
        <w:rPr>
          <w:spacing w:val="11"/>
          <w:rPrChange w:id="254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42" w:author="Hughes, Anna E" w:date="2023-06-19T12:41:00Z">
            <w:rPr/>
          </w:rPrChange>
        </w:rPr>
        <w:t>2.</w:t>
      </w:r>
      <w:r>
        <w:rPr>
          <w:spacing w:val="69"/>
          <w:rPrChange w:id="2543" w:author="Hughes, Anna E" w:date="2023-06-19T12:41:00Z">
            <w:rPr>
              <w:spacing w:val="35"/>
            </w:rPr>
          </w:rPrChange>
        </w:rPr>
        <w:t xml:space="preserve"> </w:t>
      </w:r>
      <w:r>
        <w:rPr>
          <w:spacing w:val="-2"/>
          <w:rPrChange w:id="2544" w:author="Hughes, Anna E" w:date="2023-06-19T12:41:00Z">
            <w:rPr/>
          </w:rPrChange>
        </w:rPr>
        <w:t>Firstly,</w:t>
      </w:r>
      <w:r>
        <w:rPr>
          <w:spacing w:val="17"/>
          <w:rPrChange w:id="2545" w:author="Hughes, Anna E" w:date="2023-06-19T12:41:00Z">
            <w:rPr>
              <w:spacing w:val="-3"/>
            </w:rPr>
          </w:rPrChange>
        </w:rPr>
        <w:t xml:space="preserve"> </w:t>
      </w:r>
      <w:r>
        <w:rPr>
          <w:spacing w:val="-2"/>
          <w:rPrChange w:id="2546" w:author="Hughes, Anna E" w:date="2023-06-19T12:41:00Z">
            <w:rPr/>
          </w:rPrChange>
        </w:rPr>
        <w:t>a</w:t>
      </w:r>
      <w:r>
        <w:rPr>
          <w:spacing w:val="11"/>
          <w:rPrChange w:id="254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2"/>
          <w:rPrChange w:id="2548" w:author="Hughes, Anna E" w:date="2023-06-19T12:41:00Z">
            <w:rPr/>
          </w:rPrChange>
        </w:rPr>
        <w:t>shifted-</w:t>
      </w:r>
    </w:p>
    <w:p w:rsidR="00485016" w:rsidRDefault="00C14774">
      <w:pPr>
        <w:pStyle w:val="BodyText"/>
        <w:rPr>
          <w:ins w:id="2549" w:author="Hughes, Anna E" w:date="2023-06-19T12:41:00Z"/>
        </w:rPr>
      </w:pPr>
      <w:ins w:id="2550" w:author="Hughes, Anna E" w:date="2023-06-19T12:41:00Z">
        <w:r>
          <w:rPr>
            <w:rFonts w:ascii="Trebuchet MS"/>
            <w:w w:val="90"/>
            <w:sz w:val="12"/>
          </w:rPr>
          <w:t>618</w:t>
        </w:r>
        <w:r>
          <w:rPr>
            <w:rFonts w:ascii="Trebuchet MS"/>
            <w:spacing w:val="73"/>
            <w:sz w:val="12"/>
          </w:rPr>
          <w:t xml:space="preserve"> </w:t>
        </w:r>
      </w:ins>
      <w:r>
        <w:rPr>
          <w:rFonts w:ascii="Trebuchet MS"/>
          <w:spacing w:val="73"/>
          <w:sz w:val="12"/>
          <w:rPrChange w:id="2551" w:author="Hughes, Anna E" w:date="2023-06-19T12:41:00Z">
            <w:rPr/>
          </w:rPrChange>
        </w:rPr>
        <w:t xml:space="preserve"> </w:t>
      </w:r>
      <w:r>
        <w:rPr>
          <w:w w:val="90"/>
        </w:rPr>
        <w:t>lognormal</w:t>
      </w:r>
      <w:r>
        <w:rPr>
          <w:spacing w:val="23"/>
          <w:rPrChange w:id="2552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distribution</w:t>
      </w:r>
      <w:r>
        <w:rPr>
          <w:spacing w:val="21"/>
          <w:rPrChange w:id="2553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of</w:t>
      </w:r>
      <w:r>
        <w:rPr>
          <w:spacing w:val="21"/>
          <w:rPrChange w:id="2554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response</w:t>
      </w:r>
      <w:r>
        <w:rPr>
          <w:spacing w:val="22"/>
          <w:rPrChange w:id="2555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times</w:t>
      </w:r>
      <w:r>
        <w:rPr>
          <w:spacing w:val="21"/>
          <w:rPrChange w:id="2556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outperforms</w:t>
      </w:r>
      <w:r>
        <w:rPr>
          <w:spacing w:val="21"/>
          <w:rPrChange w:id="2557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normal</w:t>
      </w:r>
      <w:r>
        <w:rPr>
          <w:spacing w:val="22"/>
          <w:rPrChange w:id="2558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and</w:t>
      </w:r>
      <w:r>
        <w:rPr>
          <w:spacing w:val="21"/>
          <w:rPrChange w:id="2559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lognormal</w:t>
      </w:r>
      <w:r>
        <w:rPr>
          <w:spacing w:val="22"/>
          <w:rPrChange w:id="2560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4"/>
          <w:w w:val="90"/>
          <w:rPrChange w:id="2561" w:author="Hughes, Anna E" w:date="2023-06-19T12:41:00Z">
            <w:rPr>
              <w:w w:val="90"/>
            </w:rPr>
          </w:rPrChange>
        </w:rPr>
        <w:t>dis-</w:t>
      </w:r>
    </w:p>
    <w:p w:rsidR="00485016" w:rsidRDefault="00C14774">
      <w:pPr>
        <w:pStyle w:val="BodyText"/>
        <w:spacing w:before="8"/>
        <w:rPr>
          <w:ins w:id="2562" w:author="Hughes, Anna E" w:date="2023-06-19T12:41:00Z"/>
        </w:rPr>
      </w:pPr>
      <w:ins w:id="2563" w:author="Hughes, Anna E" w:date="2023-06-19T12:41:00Z">
        <w:r>
          <w:rPr>
            <w:rFonts w:ascii="Trebuchet MS"/>
            <w:spacing w:val="-6"/>
            <w:sz w:val="12"/>
          </w:rPr>
          <w:t>619</w:t>
        </w:r>
        <w:r>
          <w:rPr>
            <w:rFonts w:ascii="Trebuchet MS"/>
            <w:spacing w:val="34"/>
            <w:sz w:val="12"/>
          </w:rPr>
          <w:t xml:space="preserve"> </w:t>
        </w:r>
      </w:ins>
      <w:r>
        <w:rPr>
          <w:rFonts w:ascii="Trebuchet MS"/>
          <w:spacing w:val="34"/>
          <w:sz w:val="12"/>
          <w:rPrChange w:id="2564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</w:rPr>
        <w:t>tributions,</w:t>
      </w:r>
      <w:r>
        <w:rPr>
          <w:spacing w:val="6"/>
          <w:rPrChange w:id="2565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</w:rPr>
        <w:t>demonstrating</w:t>
      </w:r>
      <w:r>
        <w:rPr>
          <w:spacing w:val="2"/>
          <w:rPrChange w:id="2566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that</w:t>
      </w:r>
      <w:r>
        <w:rPr>
          <w:spacing w:val="2"/>
          <w:rPrChange w:id="256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reaction</w:t>
      </w:r>
      <w:r>
        <w:rPr>
          <w:spacing w:val="2"/>
          <w:rPrChange w:id="2568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time</w:t>
      </w:r>
      <w:r>
        <w:rPr>
          <w:spacing w:val="2"/>
          <w:rPrChange w:id="256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data</w:t>
      </w:r>
      <w:r>
        <w:rPr>
          <w:spacing w:val="2"/>
          <w:rPrChange w:id="257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are</w:t>
      </w:r>
      <w:r>
        <w:rPr>
          <w:spacing w:val="2"/>
          <w:rPrChange w:id="257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best</w:t>
      </w:r>
      <w:r>
        <w:rPr>
          <w:spacing w:val="2"/>
          <w:rPrChange w:id="2572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modelled</w:t>
      </w:r>
      <w:r>
        <w:rPr>
          <w:spacing w:val="2"/>
          <w:rPrChange w:id="257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by</w:t>
      </w:r>
      <w:r>
        <w:rPr>
          <w:spacing w:val="2"/>
          <w:rPrChange w:id="2574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a</w:t>
      </w:r>
      <w:r>
        <w:rPr>
          <w:spacing w:val="2"/>
          <w:rPrChange w:id="257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skewed</w:t>
      </w:r>
    </w:p>
    <w:p w:rsidR="00485016" w:rsidRDefault="00C14774">
      <w:pPr>
        <w:pStyle w:val="BodyText"/>
        <w:spacing w:before="8"/>
        <w:rPr>
          <w:ins w:id="2576" w:author="Hughes, Anna E" w:date="2023-06-19T12:41:00Z"/>
        </w:rPr>
      </w:pPr>
      <w:ins w:id="2577" w:author="Hughes, Anna E" w:date="2023-06-19T12:41:00Z">
        <w:r>
          <w:rPr>
            <w:rFonts w:ascii="Trebuchet MS"/>
            <w:spacing w:val="-6"/>
            <w:sz w:val="12"/>
          </w:rPr>
          <w:t>620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257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  <w:rPrChange w:id="2579" w:author="Hughes, Anna E" w:date="2023-06-19T12:41:00Z">
            <w:rPr>
              <w:spacing w:val="-8"/>
            </w:rPr>
          </w:rPrChange>
        </w:rPr>
        <w:t>distribution</w:t>
      </w:r>
      <w:r>
        <w:rPr>
          <w:spacing w:val="-6"/>
          <w:rPrChange w:id="2580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81" w:author="Hughes, Anna E" w:date="2023-06-19T12:41:00Z">
            <w:rPr>
              <w:spacing w:val="-8"/>
            </w:rPr>
          </w:rPrChange>
        </w:rPr>
        <w:t>with</w:t>
      </w:r>
      <w:r>
        <w:rPr>
          <w:spacing w:val="-8"/>
          <w:rPrChange w:id="2582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83" w:author="Hughes, Anna E" w:date="2023-06-19T12:41:00Z">
            <w:rPr>
              <w:spacing w:val="-8"/>
            </w:rPr>
          </w:rPrChange>
        </w:rPr>
        <w:t>an</w:t>
      </w:r>
      <w:r>
        <w:rPr>
          <w:spacing w:val="-7"/>
          <w:rPrChange w:id="2584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85" w:author="Hughes, Anna E" w:date="2023-06-19T12:41:00Z">
            <w:rPr>
              <w:spacing w:val="-8"/>
            </w:rPr>
          </w:rPrChange>
        </w:rPr>
        <w:t>offset.</w:t>
      </w:r>
      <w:r>
        <w:rPr>
          <w:spacing w:val="4"/>
          <w:rPrChange w:id="2586" w:author="Hughes, Anna E" w:date="2023-06-19T12:41:00Z">
            <w:rPr>
              <w:spacing w:val="7"/>
            </w:rPr>
          </w:rPrChange>
        </w:rPr>
        <w:t xml:space="preserve"> </w:t>
      </w:r>
      <w:r>
        <w:rPr>
          <w:spacing w:val="-6"/>
          <w:rPrChange w:id="2587" w:author="Hughes, Anna E" w:date="2023-06-19T12:41:00Z">
            <w:rPr>
              <w:spacing w:val="-8"/>
            </w:rPr>
          </w:rPrChange>
        </w:rPr>
        <w:t>Similarly,</w:t>
      </w:r>
      <w:r>
        <w:rPr>
          <w:spacing w:val="-7"/>
          <w:rPrChange w:id="2588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89" w:author="Hughes, Anna E" w:date="2023-06-19T12:41:00Z">
            <w:rPr>
              <w:spacing w:val="-8"/>
            </w:rPr>
          </w:rPrChange>
        </w:rPr>
        <w:t>we</w:t>
      </w:r>
      <w:r>
        <w:rPr>
          <w:spacing w:val="-7"/>
          <w:rPrChange w:id="2590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91" w:author="Hughes, Anna E" w:date="2023-06-19T12:41:00Z">
            <w:rPr>
              <w:spacing w:val="-8"/>
            </w:rPr>
          </w:rPrChange>
        </w:rPr>
        <w:t>confirmed</w:t>
      </w:r>
      <w:r>
        <w:rPr>
          <w:spacing w:val="-7"/>
          <w:rPrChange w:id="2592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93" w:author="Hughes, Anna E" w:date="2023-06-19T12:41:00Z">
            <w:rPr>
              <w:spacing w:val="-8"/>
            </w:rPr>
          </w:rPrChange>
        </w:rPr>
        <w:t>that</w:t>
      </w:r>
      <w:r>
        <w:rPr>
          <w:spacing w:val="-7"/>
          <w:rPrChange w:id="2594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95" w:author="Hughes, Anna E" w:date="2023-06-19T12:41:00Z">
            <w:rPr>
              <w:spacing w:val="-8"/>
            </w:rPr>
          </w:rPrChange>
        </w:rPr>
        <w:t>the</w:t>
      </w:r>
      <w:r>
        <w:rPr>
          <w:spacing w:val="-8"/>
          <w:rPrChange w:id="2596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97" w:author="Hughes, Anna E" w:date="2023-06-19T12:41:00Z">
            <w:rPr>
              <w:spacing w:val="-8"/>
            </w:rPr>
          </w:rPrChange>
        </w:rPr>
        <w:t>number</w:t>
      </w:r>
      <w:r>
        <w:rPr>
          <w:spacing w:val="-7"/>
          <w:rPrChange w:id="2598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599" w:author="Hughes, Anna E" w:date="2023-06-19T12:41:00Z">
            <w:rPr>
              <w:spacing w:val="-8"/>
            </w:rPr>
          </w:rPrChange>
        </w:rPr>
        <w:t>of</w:t>
      </w:r>
      <w:r>
        <w:rPr>
          <w:spacing w:val="-7"/>
          <w:rPrChange w:id="2600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6"/>
          <w:rPrChange w:id="2601" w:author="Hughes, Anna E" w:date="2023-06-19T12:41:00Z">
            <w:rPr>
              <w:spacing w:val="-8"/>
            </w:rPr>
          </w:rPrChange>
        </w:rPr>
        <w:t>distractors</w:t>
      </w:r>
    </w:p>
    <w:p w:rsidR="00485016" w:rsidRDefault="00C14774">
      <w:pPr>
        <w:pStyle w:val="BodyText"/>
        <w:rPr>
          <w:ins w:id="2602" w:author="Hughes, Anna E" w:date="2023-06-19T12:41:00Z"/>
        </w:rPr>
      </w:pPr>
      <w:ins w:id="2603" w:author="Hughes, Anna E" w:date="2023-06-19T12:41:00Z">
        <w:r>
          <w:rPr>
            <w:rFonts w:ascii="Trebuchet MS"/>
            <w:spacing w:val="-2"/>
            <w:sz w:val="12"/>
          </w:rPr>
          <w:t>621</w:t>
        </w:r>
        <w:r>
          <w:rPr>
            <w:rFonts w:ascii="Trebuchet MS"/>
            <w:spacing w:val="38"/>
            <w:sz w:val="12"/>
          </w:rPr>
          <w:t xml:space="preserve"> </w:t>
        </w:r>
      </w:ins>
      <w:r>
        <w:rPr>
          <w:rFonts w:ascii="Trebuchet MS"/>
          <w:spacing w:val="38"/>
          <w:sz w:val="12"/>
          <w:rPrChange w:id="2604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2"/>
          <w:rPrChange w:id="2605" w:author="Hughes, Anna E" w:date="2023-06-19T12:41:00Z">
            <w:rPr/>
          </w:rPrChange>
        </w:rPr>
        <w:t>has</w:t>
      </w:r>
      <w:r>
        <w:rPr>
          <w:spacing w:val="4"/>
          <w:rPrChange w:id="2606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07" w:author="Hughes, Anna E" w:date="2023-06-19T12:41:00Z">
            <w:rPr/>
          </w:rPrChange>
        </w:rPr>
        <w:t>a</w:t>
      </w:r>
      <w:r>
        <w:rPr>
          <w:spacing w:val="4"/>
          <w:rPrChange w:id="2608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09" w:author="Hughes, Anna E" w:date="2023-06-19T12:41:00Z">
            <w:rPr/>
          </w:rPrChange>
        </w:rPr>
        <w:t>log-linear</w:t>
      </w:r>
      <w:r>
        <w:rPr>
          <w:spacing w:val="4"/>
          <w:rPrChange w:id="2610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11" w:author="Hughes, Anna E" w:date="2023-06-19T12:41:00Z">
            <w:rPr/>
          </w:rPrChange>
        </w:rPr>
        <w:t>effect</w:t>
      </w:r>
      <w:r>
        <w:rPr>
          <w:spacing w:val="4"/>
          <w:rPrChange w:id="2612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13" w:author="Hughes, Anna E" w:date="2023-06-19T12:41:00Z">
            <w:rPr/>
          </w:rPrChange>
        </w:rPr>
        <w:t>in</w:t>
      </w:r>
      <w:r>
        <w:rPr>
          <w:spacing w:val="4"/>
          <w:rPrChange w:id="2614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15" w:author="Hughes, Anna E" w:date="2023-06-19T12:41:00Z">
            <w:rPr/>
          </w:rPrChange>
        </w:rPr>
        <w:t>this</w:t>
      </w:r>
      <w:r>
        <w:rPr>
          <w:spacing w:val="4"/>
          <w:rPrChange w:id="2616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17" w:author="Hughes, Anna E" w:date="2023-06-19T12:41:00Z">
            <w:rPr/>
          </w:rPrChange>
        </w:rPr>
        <w:t>model,</w:t>
      </w:r>
      <w:r>
        <w:rPr>
          <w:spacing w:val="6"/>
          <w:rPrChange w:id="2618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2"/>
          <w:rPrChange w:id="2619" w:author="Hughes, Anna E" w:date="2023-06-19T12:41:00Z">
            <w:rPr/>
          </w:rPrChange>
        </w:rPr>
        <w:t>in</w:t>
      </w:r>
      <w:r>
        <w:rPr>
          <w:spacing w:val="4"/>
          <w:rPrChange w:id="2620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21" w:author="Hughes, Anna E" w:date="2023-06-19T12:41:00Z">
            <w:rPr/>
          </w:rPrChange>
        </w:rPr>
        <w:t>line</w:t>
      </w:r>
      <w:r>
        <w:rPr>
          <w:spacing w:val="4"/>
          <w:rPrChange w:id="2622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23" w:author="Hughes, Anna E" w:date="2023-06-19T12:41:00Z">
            <w:rPr/>
          </w:rPrChange>
        </w:rPr>
        <w:t>with</w:t>
      </w:r>
      <w:r>
        <w:rPr>
          <w:spacing w:val="4"/>
          <w:rPrChange w:id="2624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25" w:author="Hughes, Anna E" w:date="2023-06-19T12:41:00Z">
            <w:rPr/>
          </w:rPrChange>
        </w:rPr>
        <w:t>the</w:t>
      </w:r>
      <w:r>
        <w:rPr>
          <w:spacing w:val="4"/>
          <w:rPrChange w:id="2626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27" w:author="Hughes, Anna E" w:date="2023-06-19T12:41:00Z">
            <w:rPr/>
          </w:rPrChange>
        </w:rPr>
        <w:t>predictions</w:t>
      </w:r>
      <w:r>
        <w:rPr>
          <w:spacing w:val="4"/>
          <w:rPrChange w:id="2628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29" w:author="Hughes, Anna E" w:date="2023-06-19T12:41:00Z">
            <w:rPr/>
          </w:rPrChange>
        </w:rPr>
        <w:t>of</w:t>
      </w:r>
      <w:r>
        <w:rPr>
          <w:spacing w:val="4"/>
          <w:rPrChange w:id="2630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31" w:author="Hughes, Anna E" w:date="2023-06-19T12:41:00Z">
            <w:rPr/>
          </w:rPrChange>
        </w:rPr>
        <w:t>TCS</w:t>
      </w:r>
      <w:r>
        <w:rPr>
          <w:spacing w:val="4"/>
          <w:rPrChange w:id="2632" w:author="Hughes, Anna E" w:date="2023-06-19T12:41:00Z">
            <w:rPr>
              <w:spacing w:val="-13"/>
            </w:rPr>
          </w:rPrChange>
        </w:rPr>
        <w:t xml:space="preserve"> </w:t>
      </w:r>
      <w:r>
        <w:rPr>
          <w:spacing w:val="-2"/>
          <w:rPrChange w:id="2633" w:author="Hughes, Anna E" w:date="2023-06-19T12:41:00Z">
            <w:rPr/>
          </w:rPrChange>
        </w:rPr>
        <w:t>theory.</w:t>
      </w:r>
    </w:p>
    <w:p w:rsidR="00485016" w:rsidRDefault="00C14774">
      <w:pPr>
        <w:pStyle w:val="BodyText"/>
        <w:spacing w:before="8"/>
        <w:rPr>
          <w:ins w:id="2634" w:author="Hughes, Anna E" w:date="2023-06-19T12:41:00Z"/>
        </w:rPr>
      </w:pPr>
      <w:ins w:id="2635" w:author="Hughes, Anna E" w:date="2023-06-19T12:41:00Z">
        <w:r>
          <w:rPr>
            <w:rFonts w:ascii="Trebuchet MS"/>
            <w:spacing w:val="-4"/>
            <w:sz w:val="12"/>
          </w:rPr>
          <w:t>622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2636" w:author="Hughes, Anna E" w:date="2023-06-19T12:41:00Z">
            <w:rPr/>
          </w:rPrChange>
        </w:rPr>
        <w:t xml:space="preserve"> </w:t>
      </w:r>
      <w:r>
        <w:rPr>
          <w:spacing w:val="-4"/>
          <w:rPrChange w:id="2637" w:author="Hughes, Anna E" w:date="2023-06-19T12:41:00Z">
            <w:rPr>
              <w:spacing w:val="-2"/>
            </w:rPr>
          </w:rPrChange>
        </w:rPr>
        <w:t>We</w:t>
      </w:r>
      <w:r>
        <w:rPr>
          <w:spacing w:val="11"/>
          <w:rPrChange w:id="2638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39" w:author="Hughes, Anna E" w:date="2023-06-19T12:41:00Z">
            <w:rPr>
              <w:spacing w:val="-2"/>
            </w:rPr>
          </w:rPrChange>
        </w:rPr>
        <w:t>also</w:t>
      </w:r>
      <w:r>
        <w:rPr>
          <w:spacing w:val="10"/>
          <w:rPrChange w:id="264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41" w:author="Hughes, Anna E" w:date="2023-06-19T12:41:00Z">
            <w:rPr>
              <w:spacing w:val="-2"/>
            </w:rPr>
          </w:rPrChange>
        </w:rPr>
        <w:t>replicated</w:t>
      </w:r>
      <w:r>
        <w:rPr>
          <w:spacing w:val="9"/>
          <w:rPrChange w:id="2642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43" w:author="Hughes, Anna E" w:date="2023-06-19T12:41:00Z">
            <w:rPr>
              <w:spacing w:val="-2"/>
            </w:rPr>
          </w:rPrChange>
        </w:rPr>
        <w:t>other</w:t>
      </w:r>
      <w:r>
        <w:rPr>
          <w:spacing w:val="10"/>
          <w:rPrChange w:id="2644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45" w:author="Hughes, Anna E" w:date="2023-06-19T12:41:00Z">
            <w:rPr>
              <w:spacing w:val="-2"/>
            </w:rPr>
          </w:rPrChange>
        </w:rPr>
        <w:t>aspects</w:t>
      </w:r>
      <w:r>
        <w:rPr>
          <w:spacing w:val="9"/>
          <w:rPrChange w:id="2646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47" w:author="Hughes, Anna E" w:date="2023-06-19T12:41:00Z">
            <w:rPr>
              <w:spacing w:val="-2"/>
            </w:rPr>
          </w:rPrChange>
        </w:rPr>
        <w:t>of</w:t>
      </w:r>
      <w:r>
        <w:rPr>
          <w:spacing w:val="10"/>
          <w:rPrChange w:id="2648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49" w:author="Hughes, Anna E" w:date="2023-06-19T12:41:00Z">
            <w:rPr>
              <w:spacing w:val="-2"/>
            </w:rPr>
          </w:rPrChange>
        </w:rPr>
        <w:t>the</w:t>
      </w:r>
      <w:r>
        <w:rPr>
          <w:spacing w:val="10"/>
          <w:rPrChange w:id="265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51" w:author="Hughes, Anna E" w:date="2023-06-19T12:41:00Z">
            <w:rPr>
              <w:spacing w:val="-2"/>
            </w:rPr>
          </w:rPrChange>
        </w:rPr>
        <w:t>original</w:t>
      </w:r>
      <w:r>
        <w:rPr>
          <w:spacing w:val="9"/>
          <w:rPrChange w:id="2652" w:author="Hughes, Anna E" w:date="2023-06-19T12:41:00Z">
            <w:rPr>
              <w:spacing w:val="-7"/>
            </w:rPr>
          </w:rPrChange>
        </w:rPr>
        <w:t xml:space="preserve"> </w:t>
      </w:r>
      <w:del w:id="2653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Buetti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-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2"/>
          </w:rPr>
          <w:delText>(2019)</w:delText>
        </w:r>
        <w:r w:rsidR="00FE7979">
          <w:rPr>
            <w:spacing w:val="-2"/>
          </w:rPr>
          <w:fldChar w:fldCharType="end"/>
        </w:r>
      </w:del>
      <w:ins w:id="2654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10"/>
          </w:rPr>
          <w:t xml:space="preserve"> </w:t>
        </w:r>
        <w:r>
          <w:rPr>
            <w:spacing w:val="-4"/>
          </w:rPr>
          <w:t>et</w:t>
        </w:r>
        <w:r>
          <w:rPr>
            <w:spacing w:val="10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9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</w:ins>
      <w:r>
        <w:rPr>
          <w:spacing w:val="10"/>
          <w:rPrChange w:id="265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56" w:author="Hughes, Anna E" w:date="2023-06-19T12:41:00Z">
            <w:rPr>
              <w:spacing w:val="-2"/>
            </w:rPr>
          </w:rPrChange>
        </w:rPr>
        <w:t>paper</w:t>
      </w:r>
      <w:r>
        <w:rPr>
          <w:spacing w:val="9"/>
          <w:rPrChange w:id="265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2658" w:author="Hughes, Anna E" w:date="2023-06-19T12:41:00Z">
            <w:rPr>
              <w:spacing w:val="-2"/>
            </w:rPr>
          </w:rPrChange>
        </w:rPr>
        <w:t>with</w:t>
      </w:r>
    </w:p>
    <w:p w:rsidR="00485016" w:rsidRDefault="00C14774">
      <w:pPr>
        <w:pStyle w:val="BodyText"/>
        <w:rPr>
          <w:ins w:id="2659" w:author="Hughes, Anna E" w:date="2023-06-19T12:41:00Z"/>
        </w:rPr>
      </w:pPr>
      <w:ins w:id="2660" w:author="Hughes, Anna E" w:date="2023-06-19T12:41:00Z">
        <w:r>
          <w:rPr>
            <w:rFonts w:ascii="Trebuchet MS"/>
            <w:spacing w:val="-6"/>
            <w:sz w:val="12"/>
          </w:rPr>
          <w:t>623</w:t>
        </w:r>
        <w:r>
          <w:rPr>
            <w:rFonts w:ascii="Trebuchet MS"/>
            <w:spacing w:val="40"/>
            <w:sz w:val="12"/>
          </w:rPr>
          <w:t xml:space="preserve"> </w:t>
        </w:r>
      </w:ins>
      <w:r>
        <w:rPr>
          <w:rFonts w:ascii="Trebuchet MS"/>
          <w:spacing w:val="40"/>
          <w:sz w:val="12"/>
          <w:rPrChange w:id="2661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6"/>
        </w:rPr>
        <w:t>a</w:t>
      </w:r>
      <w:r>
        <w:rPr>
          <w:spacing w:val="2"/>
          <w:rPrChange w:id="266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different</w:t>
      </w:r>
      <w:r>
        <w:rPr>
          <w:spacing w:val="2"/>
          <w:rPrChange w:id="266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experimental</w:t>
      </w:r>
      <w:r>
        <w:rPr>
          <w:spacing w:val="2"/>
          <w:rPrChange w:id="2664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set</w:t>
      </w:r>
      <w:r>
        <w:rPr>
          <w:spacing w:val="1"/>
          <w:rPrChange w:id="266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up,</w:t>
      </w:r>
      <w:r>
        <w:rPr>
          <w:spacing w:val="5"/>
          <w:rPrChange w:id="2666" w:author="Hughes, Anna E" w:date="2023-06-19T12:41:00Z">
            <w:rPr>
              <w:spacing w:val="-1"/>
            </w:rPr>
          </w:rPrChange>
        </w:rPr>
        <w:t xml:space="preserve"> </w:t>
      </w:r>
      <w:r>
        <w:rPr>
          <w:spacing w:val="-6"/>
        </w:rPr>
        <w:t>such</w:t>
      </w:r>
      <w:r>
        <w:rPr>
          <w:spacing w:val="1"/>
          <w:rPrChange w:id="266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as</w:t>
      </w:r>
      <w:r>
        <w:rPr>
          <w:spacing w:val="2"/>
          <w:rPrChange w:id="266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to</w:t>
      </w:r>
      <w:r>
        <w:rPr>
          <w:spacing w:val="2"/>
          <w:rPrChange w:id="266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observing</w:t>
      </w:r>
      <w:r>
        <w:rPr>
          <w:spacing w:val="2"/>
          <w:rPrChange w:id="267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shallower</w:t>
      </w:r>
      <w:r>
        <w:rPr>
          <w:spacing w:val="2"/>
          <w:rPrChange w:id="267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search</w:t>
      </w:r>
      <w:r>
        <w:rPr>
          <w:spacing w:val="2"/>
          <w:rPrChange w:id="267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slopes</w:t>
      </w:r>
      <w:r>
        <w:rPr>
          <w:spacing w:val="1"/>
          <w:rPrChange w:id="267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for</w:t>
      </w:r>
    </w:p>
    <w:p w:rsidR="00485016" w:rsidRDefault="00C14774">
      <w:pPr>
        <w:pStyle w:val="BodyText"/>
        <w:spacing w:before="8"/>
        <w:pPrChange w:id="2674" w:author="Hughes, Anna E" w:date="2023-06-19T12:41:00Z">
          <w:pPr>
            <w:pStyle w:val="BodyText"/>
            <w:spacing w:before="188" w:line="247" w:lineRule="auto"/>
            <w:ind w:right="530" w:firstLine="351"/>
            <w:jc w:val="both"/>
          </w:pPr>
        </w:pPrChange>
      </w:pPr>
      <w:ins w:id="2675" w:author="Hughes, Anna E" w:date="2023-06-19T12:41:00Z">
        <w:r>
          <w:rPr>
            <w:rFonts w:ascii="Trebuchet MS"/>
            <w:spacing w:val="-6"/>
            <w:sz w:val="12"/>
          </w:rPr>
          <w:t>624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2676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  <w:rPrChange w:id="2677" w:author="Hughes, Anna E" w:date="2023-06-19T12:41:00Z">
            <w:rPr>
              <w:spacing w:val="-4"/>
            </w:rPr>
          </w:rPrChange>
        </w:rPr>
        <w:t>colour</w:t>
      </w:r>
      <w:r>
        <w:rPr>
          <w:spacing w:val="-7"/>
        </w:rPr>
        <w:t xml:space="preserve"> </w:t>
      </w:r>
      <w:r>
        <w:rPr>
          <w:spacing w:val="-6"/>
          <w:rPrChange w:id="2678" w:author="Hughes, Anna E" w:date="2023-06-19T12:41:00Z">
            <w:rPr>
              <w:spacing w:val="-4"/>
            </w:rPr>
          </w:rPrChange>
        </w:rPr>
        <w:t>features</w:t>
      </w:r>
      <w:r>
        <w:rPr>
          <w:spacing w:val="-7"/>
        </w:rPr>
        <w:t xml:space="preserve"> </w:t>
      </w:r>
      <w:r>
        <w:rPr>
          <w:spacing w:val="-6"/>
          <w:rPrChange w:id="2679" w:author="Hughes, Anna E" w:date="2023-06-19T12:41:00Z">
            <w:rPr>
              <w:spacing w:val="-4"/>
            </w:rPr>
          </w:rPrChange>
        </w:rPr>
        <w:t>compared</w:t>
      </w:r>
      <w:r>
        <w:rPr>
          <w:spacing w:val="-7"/>
        </w:rPr>
        <w:t xml:space="preserve"> </w:t>
      </w:r>
      <w:r>
        <w:rPr>
          <w:spacing w:val="-6"/>
          <w:rPrChange w:id="2680" w:author="Hughes, Anna E" w:date="2023-06-19T12:41:00Z">
            <w:rPr>
              <w:spacing w:val="-4"/>
            </w:rPr>
          </w:rPrChange>
        </w:rPr>
        <w:t>to</w:t>
      </w:r>
      <w:r>
        <w:rPr>
          <w:spacing w:val="-7"/>
        </w:rPr>
        <w:t xml:space="preserve"> </w:t>
      </w:r>
      <w:r>
        <w:rPr>
          <w:spacing w:val="-6"/>
          <w:rPrChange w:id="2681" w:author="Hughes, Anna E" w:date="2023-06-19T12:41:00Z">
            <w:rPr>
              <w:spacing w:val="-4"/>
            </w:rPr>
          </w:rPrChange>
        </w:rPr>
        <w:t>shape</w:t>
      </w:r>
      <w:r>
        <w:rPr>
          <w:spacing w:val="-8"/>
          <w:rPrChange w:id="2682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  <w:rPrChange w:id="2683" w:author="Hughes, Anna E" w:date="2023-06-19T12:41:00Z">
            <w:rPr>
              <w:spacing w:val="-4"/>
            </w:rPr>
          </w:rPrChange>
        </w:rPr>
        <w:t>features.</w:t>
      </w:r>
    </w:p>
    <w:p w:rsidR="00485016" w:rsidRDefault="00C14774">
      <w:pPr>
        <w:pStyle w:val="BodyText"/>
        <w:tabs>
          <w:tab w:val="left" w:pos="968"/>
        </w:tabs>
        <w:rPr>
          <w:ins w:id="2684" w:author="Hughes, Anna E" w:date="2023-06-19T12:41:00Z"/>
        </w:rPr>
      </w:pPr>
      <w:ins w:id="2685" w:author="Hughes, Anna E" w:date="2023-06-19T12:41:00Z">
        <w:r>
          <w:rPr>
            <w:rFonts w:ascii="Trebuchet MS"/>
            <w:spacing w:val="-5"/>
            <w:sz w:val="12"/>
          </w:rPr>
          <w:t>625</w:t>
        </w:r>
        <w:r>
          <w:rPr>
            <w:rFonts w:ascii="Trebuchet MS"/>
            <w:sz w:val="12"/>
          </w:rPr>
          <w:tab/>
        </w:r>
      </w:ins>
      <w:r>
        <w:rPr>
          <w:spacing w:val="-6"/>
          <w:rPrChange w:id="2686" w:author="Hughes, Anna E" w:date="2023-06-19T12:41:00Z">
            <w:rPr>
              <w:spacing w:val="-2"/>
            </w:rPr>
          </w:rPrChange>
        </w:rPr>
        <w:t>We</w:t>
      </w:r>
      <w:r>
        <w:rPr>
          <w:spacing w:val="3"/>
          <w:rPrChange w:id="2687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2688" w:author="Hughes, Anna E" w:date="2023-06-19T12:41:00Z">
            <w:rPr>
              <w:spacing w:val="-2"/>
            </w:rPr>
          </w:rPrChange>
        </w:rPr>
        <w:t>do</w:t>
      </w:r>
      <w:r>
        <w:rPr>
          <w:spacing w:val="6"/>
          <w:rPrChange w:id="2689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690" w:author="Hughes, Anna E" w:date="2023-06-19T12:41:00Z">
            <w:rPr>
              <w:spacing w:val="-2"/>
            </w:rPr>
          </w:rPrChange>
        </w:rPr>
        <w:t>not</w:t>
      </w:r>
      <w:r>
        <w:rPr>
          <w:spacing w:val="5"/>
          <w:rPrChange w:id="2691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692" w:author="Hughes, Anna E" w:date="2023-06-19T12:41:00Z">
            <w:rPr>
              <w:spacing w:val="-2"/>
            </w:rPr>
          </w:rPrChange>
        </w:rPr>
        <w:t>find</w:t>
      </w:r>
      <w:r>
        <w:rPr>
          <w:spacing w:val="6"/>
          <w:rPrChange w:id="2693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694" w:author="Hughes, Anna E" w:date="2023-06-19T12:41:00Z">
            <w:rPr>
              <w:spacing w:val="-2"/>
            </w:rPr>
          </w:rPrChange>
        </w:rPr>
        <w:t>support</w:t>
      </w:r>
      <w:r>
        <w:rPr>
          <w:spacing w:val="5"/>
          <w:rPrChange w:id="2695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2696" w:author="Hughes, Anna E" w:date="2023-06-19T12:41:00Z">
            <w:rPr>
              <w:spacing w:val="-2"/>
            </w:rPr>
          </w:rPrChange>
        </w:rPr>
        <w:t>for</w:t>
      </w:r>
      <w:r>
        <w:rPr>
          <w:spacing w:val="6"/>
          <w:rPrChange w:id="269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698" w:author="Hughes, Anna E" w:date="2023-06-19T12:41:00Z">
            <w:rPr>
              <w:spacing w:val="-2"/>
            </w:rPr>
          </w:rPrChange>
        </w:rPr>
        <w:t>our</w:t>
      </w:r>
      <w:r>
        <w:rPr>
          <w:spacing w:val="6"/>
          <w:rPrChange w:id="2699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700" w:author="Hughes, Anna E" w:date="2023-06-19T12:41:00Z">
            <w:rPr>
              <w:spacing w:val="-2"/>
            </w:rPr>
          </w:rPrChange>
        </w:rPr>
        <w:t>pre-registered</w:t>
      </w:r>
      <w:r>
        <w:rPr>
          <w:spacing w:val="5"/>
          <w:rPrChange w:id="2701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702" w:author="Hughes, Anna E" w:date="2023-06-19T12:41:00Z">
            <w:rPr>
              <w:spacing w:val="-2"/>
            </w:rPr>
          </w:rPrChange>
        </w:rPr>
        <w:t>hypotheses</w:t>
      </w:r>
      <w:r>
        <w:rPr>
          <w:spacing w:val="6"/>
          <w:rPrChange w:id="2703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704" w:author="Hughes, Anna E" w:date="2023-06-19T12:41:00Z">
            <w:rPr>
              <w:spacing w:val="-2"/>
            </w:rPr>
          </w:rPrChange>
        </w:rPr>
        <w:t>3</w:t>
      </w:r>
      <w:r>
        <w:rPr>
          <w:spacing w:val="5"/>
          <w:rPrChange w:id="2705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6"/>
          <w:rPrChange w:id="2706" w:author="Hughes, Anna E" w:date="2023-06-19T12:41:00Z">
            <w:rPr>
              <w:spacing w:val="-2"/>
            </w:rPr>
          </w:rPrChange>
        </w:rPr>
        <w:t>and</w:t>
      </w:r>
      <w:r>
        <w:rPr>
          <w:spacing w:val="6"/>
          <w:rPrChange w:id="270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708" w:author="Hughes, Anna E" w:date="2023-06-19T12:41:00Z">
            <w:rPr>
              <w:spacing w:val="-2"/>
            </w:rPr>
          </w:rPrChange>
        </w:rPr>
        <w:t>4.</w:t>
      </w:r>
      <w:r>
        <w:rPr>
          <w:spacing w:val="49"/>
          <w:rPrChange w:id="2709" w:author="Hughes, Anna E" w:date="2023-06-19T12:41:00Z">
            <w:rPr/>
          </w:rPrChange>
        </w:rPr>
        <w:t xml:space="preserve"> </w:t>
      </w:r>
      <w:r>
        <w:rPr>
          <w:spacing w:val="-6"/>
          <w:rPrChange w:id="2710" w:author="Hughes, Anna E" w:date="2023-06-19T12:41:00Z">
            <w:rPr>
              <w:spacing w:val="-2"/>
            </w:rPr>
          </w:rPrChange>
        </w:rPr>
        <w:t>For</w:t>
      </w:r>
      <w:r>
        <w:rPr>
          <w:spacing w:val="6"/>
          <w:rPrChange w:id="2711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6"/>
          <w:rPrChange w:id="2712" w:author="Hughes, Anna E" w:date="2023-06-19T12:41:00Z">
            <w:rPr>
              <w:spacing w:val="-2"/>
            </w:rPr>
          </w:rPrChange>
        </w:rPr>
        <w:t>pre-</w:t>
      </w:r>
    </w:p>
    <w:p w:rsidR="00485016" w:rsidRDefault="00C14774">
      <w:pPr>
        <w:pStyle w:val="BodyText"/>
        <w:spacing w:before="8"/>
        <w:rPr>
          <w:ins w:id="2713" w:author="Hughes, Anna E" w:date="2023-06-19T12:41:00Z"/>
        </w:rPr>
      </w:pPr>
      <w:ins w:id="2714" w:author="Hughes, Anna E" w:date="2023-06-19T12:41:00Z">
        <w:r>
          <w:rPr>
            <w:rFonts w:ascii="Trebuchet MS"/>
            <w:spacing w:val="-6"/>
            <w:sz w:val="12"/>
          </w:rPr>
          <w:t>626</w:t>
        </w:r>
      </w:ins>
      <w:r>
        <w:rPr>
          <w:rFonts w:ascii="Trebuchet MS"/>
          <w:spacing w:val="77"/>
          <w:w w:val="150"/>
          <w:sz w:val="12"/>
          <w:rPrChange w:id="2715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6"/>
          <w:rPrChange w:id="2716" w:author="Hughes, Anna E" w:date="2023-06-19T12:41:00Z">
            <w:rPr>
              <w:w w:val="90"/>
            </w:rPr>
          </w:rPrChange>
        </w:rPr>
        <w:t>dicting</w:t>
      </w:r>
      <w:r>
        <w:rPr>
          <w:spacing w:val="-7"/>
          <w:rPrChange w:id="2717" w:author="Hughes, Anna E" w:date="2023-06-19T12:41:00Z">
            <w:rPr>
              <w:w w:val="90"/>
            </w:rPr>
          </w:rPrChange>
        </w:rPr>
        <w:t xml:space="preserve"> </w:t>
      </w:r>
      <w:r>
        <w:rPr>
          <w:rFonts w:ascii="Times New Roman"/>
          <w:i/>
          <w:spacing w:val="-6"/>
          <w:rPrChange w:id="2718" w:author="Hughes, Anna E" w:date="2023-06-19T12:41:00Z">
            <w:rPr>
              <w:rFonts w:ascii="Times New Roman"/>
              <w:i/>
              <w:w w:val="90"/>
            </w:rPr>
          </w:rPrChange>
        </w:rPr>
        <w:t>D</w:t>
      </w:r>
      <w:r>
        <w:rPr>
          <w:rFonts w:ascii="Times New Roman"/>
          <w:i/>
          <w:spacing w:val="-9"/>
          <w:rPrChange w:id="2719" w:author="Hughes, Anna E" w:date="2023-06-19T12:41:00Z">
            <w:rPr>
              <w:rFonts w:ascii="Times New Roman"/>
              <w:i/>
              <w:w w:val="90"/>
            </w:rPr>
          </w:rPrChange>
        </w:rPr>
        <w:t xml:space="preserve"> </w:t>
      </w:r>
      <w:r>
        <w:rPr>
          <w:spacing w:val="-6"/>
          <w:rPrChange w:id="2720" w:author="Hughes, Anna E" w:date="2023-06-19T12:41:00Z">
            <w:rPr>
              <w:w w:val="90"/>
            </w:rPr>
          </w:rPrChange>
        </w:rPr>
        <w:t>in</w:t>
      </w:r>
      <w:r>
        <w:rPr>
          <w:spacing w:val="-7"/>
          <w:rPrChange w:id="272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22" w:author="Hughes, Anna E" w:date="2023-06-19T12:41:00Z">
            <w:rPr>
              <w:w w:val="90"/>
            </w:rPr>
          </w:rPrChange>
        </w:rPr>
        <w:t>the</w:t>
      </w:r>
      <w:r>
        <w:rPr>
          <w:spacing w:val="-8"/>
          <w:rPrChange w:id="272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24" w:author="Hughes, Anna E" w:date="2023-06-19T12:41:00Z">
            <w:rPr>
              <w:w w:val="90"/>
            </w:rPr>
          </w:rPrChange>
        </w:rPr>
        <w:t>double-feature</w:t>
      </w:r>
      <w:r>
        <w:rPr>
          <w:spacing w:val="-7"/>
          <w:rPrChange w:id="272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26" w:author="Hughes, Anna E" w:date="2023-06-19T12:41:00Z">
            <w:rPr>
              <w:w w:val="90"/>
            </w:rPr>
          </w:rPrChange>
        </w:rPr>
        <w:t>conditions,</w:t>
      </w:r>
      <w:r>
        <w:rPr>
          <w:spacing w:val="-7"/>
          <w:rPrChange w:id="272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28" w:author="Hughes, Anna E" w:date="2023-06-19T12:41:00Z">
            <w:rPr>
              <w:w w:val="90"/>
            </w:rPr>
          </w:rPrChange>
        </w:rPr>
        <w:t>our</w:t>
      </w:r>
      <w:r>
        <w:rPr>
          <w:spacing w:val="-7"/>
          <w:rPrChange w:id="272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30" w:author="Hughes, Anna E" w:date="2023-06-19T12:41:00Z">
            <w:rPr>
              <w:w w:val="90"/>
            </w:rPr>
          </w:rPrChange>
        </w:rPr>
        <w:t>analyses</w:t>
      </w:r>
      <w:r>
        <w:rPr>
          <w:spacing w:val="-7"/>
          <w:rPrChange w:id="273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32" w:author="Hughes, Anna E" w:date="2023-06-19T12:41:00Z">
            <w:rPr>
              <w:w w:val="90"/>
            </w:rPr>
          </w:rPrChange>
        </w:rPr>
        <w:t>found</w:t>
      </w:r>
      <w:r>
        <w:rPr>
          <w:spacing w:val="-8"/>
          <w:rPrChange w:id="273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34" w:author="Hughes, Anna E" w:date="2023-06-19T12:41:00Z">
            <w:rPr>
              <w:w w:val="90"/>
            </w:rPr>
          </w:rPrChange>
        </w:rPr>
        <w:t>that</w:t>
      </w:r>
      <w:r>
        <w:rPr>
          <w:spacing w:val="-7"/>
          <w:rPrChange w:id="273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36" w:author="Hughes, Anna E" w:date="2023-06-19T12:41:00Z">
            <w:rPr>
              <w:w w:val="90"/>
            </w:rPr>
          </w:rPrChange>
        </w:rPr>
        <w:t>the</w:t>
      </w:r>
      <w:r>
        <w:rPr>
          <w:spacing w:val="-7"/>
          <w:rPrChange w:id="273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738" w:author="Hughes, Anna E" w:date="2023-06-19T12:41:00Z">
            <w:rPr>
              <w:w w:val="90"/>
            </w:rPr>
          </w:rPrChange>
        </w:rPr>
        <w:t>orthogonal</w:t>
      </w:r>
    </w:p>
    <w:p w:rsidR="00485016" w:rsidRDefault="00C14774">
      <w:pPr>
        <w:pStyle w:val="BodyText"/>
        <w:rPr>
          <w:ins w:id="2739" w:author="Hughes, Anna E" w:date="2023-06-19T12:41:00Z"/>
        </w:rPr>
      </w:pPr>
      <w:ins w:id="2740" w:author="Hughes, Anna E" w:date="2023-06-19T12:41:00Z">
        <w:r>
          <w:rPr>
            <w:rFonts w:ascii="Trebuchet MS"/>
            <w:spacing w:val="-4"/>
            <w:sz w:val="12"/>
          </w:rPr>
          <w:t>627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274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4"/>
          <w:rPrChange w:id="2742" w:author="Hughes, Anna E" w:date="2023-06-19T12:41:00Z">
            <w:rPr>
              <w:spacing w:val="-2"/>
            </w:rPr>
          </w:rPrChange>
        </w:rPr>
        <w:t>contrast</w:t>
      </w:r>
      <w:r>
        <w:rPr>
          <w:spacing w:val="4"/>
          <w:rPrChange w:id="2743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744" w:author="Hughes, Anna E" w:date="2023-06-19T12:41:00Z">
            <w:rPr>
              <w:spacing w:val="-2"/>
            </w:rPr>
          </w:rPrChange>
        </w:rPr>
        <w:t>model</w:t>
      </w:r>
      <w:r>
        <w:rPr>
          <w:spacing w:val="4"/>
          <w:rPrChange w:id="2745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46" w:author="Hughes, Anna E" w:date="2023-06-19T12:41:00Z">
            <w:rPr>
              <w:spacing w:val="-2"/>
            </w:rPr>
          </w:rPrChange>
        </w:rPr>
        <w:t>was</w:t>
      </w:r>
      <w:r>
        <w:rPr>
          <w:spacing w:val="4"/>
          <w:rPrChange w:id="274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48" w:author="Hughes, Anna E" w:date="2023-06-19T12:41:00Z">
            <w:rPr>
              <w:spacing w:val="-2"/>
            </w:rPr>
          </w:rPrChange>
        </w:rPr>
        <w:t>favoured</w:t>
      </w:r>
      <w:r>
        <w:rPr>
          <w:spacing w:val="4"/>
          <w:rPrChange w:id="2749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50" w:author="Hughes, Anna E" w:date="2023-06-19T12:41:00Z">
            <w:rPr>
              <w:spacing w:val="-2"/>
            </w:rPr>
          </w:rPrChange>
        </w:rPr>
        <w:t>over</w:t>
      </w:r>
      <w:r>
        <w:rPr>
          <w:spacing w:val="4"/>
          <w:rPrChange w:id="2751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752" w:author="Hughes, Anna E" w:date="2023-06-19T12:41:00Z">
            <w:rPr>
              <w:spacing w:val="-2"/>
            </w:rPr>
          </w:rPrChange>
        </w:rPr>
        <w:t>collinear,</w:t>
      </w:r>
      <w:r>
        <w:rPr>
          <w:spacing w:val="8"/>
          <w:rPrChange w:id="2753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54" w:author="Hughes, Anna E" w:date="2023-06-19T12:41:00Z">
            <w:rPr>
              <w:spacing w:val="-2"/>
            </w:rPr>
          </w:rPrChange>
        </w:rPr>
        <w:t>which</w:t>
      </w:r>
      <w:r>
        <w:rPr>
          <w:spacing w:val="4"/>
          <w:rPrChange w:id="2755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56" w:author="Hughes, Anna E" w:date="2023-06-19T12:41:00Z">
            <w:rPr>
              <w:spacing w:val="-2"/>
            </w:rPr>
          </w:rPrChange>
        </w:rPr>
        <w:t>is</w:t>
      </w:r>
      <w:r>
        <w:rPr>
          <w:spacing w:val="4"/>
          <w:rPrChange w:id="275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58" w:author="Hughes, Anna E" w:date="2023-06-19T12:41:00Z">
            <w:rPr>
              <w:spacing w:val="-2"/>
            </w:rPr>
          </w:rPrChange>
        </w:rPr>
        <w:t>not</w:t>
      </w:r>
      <w:r>
        <w:rPr>
          <w:spacing w:val="4"/>
          <w:rPrChange w:id="2759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60" w:author="Hughes, Anna E" w:date="2023-06-19T12:41:00Z">
            <w:rPr>
              <w:spacing w:val="-2"/>
            </w:rPr>
          </w:rPrChange>
        </w:rPr>
        <w:t>in</w:t>
      </w:r>
      <w:r>
        <w:rPr>
          <w:spacing w:val="4"/>
          <w:rPrChange w:id="2761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4"/>
          <w:rPrChange w:id="2762" w:author="Hughes, Anna E" w:date="2023-06-19T12:41:00Z">
            <w:rPr>
              <w:spacing w:val="-2"/>
            </w:rPr>
          </w:rPrChange>
        </w:rPr>
        <w:t>line</w:t>
      </w:r>
      <w:r>
        <w:rPr>
          <w:spacing w:val="4"/>
          <w:rPrChange w:id="2763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64" w:author="Hughes, Anna E" w:date="2023-06-19T12:41:00Z">
            <w:rPr>
              <w:spacing w:val="-2"/>
            </w:rPr>
          </w:rPrChange>
        </w:rPr>
        <w:t>with</w:t>
      </w:r>
      <w:r>
        <w:rPr>
          <w:spacing w:val="4"/>
          <w:rPrChange w:id="2765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66" w:author="Hughes, Anna E" w:date="2023-06-19T12:41:00Z">
            <w:rPr>
              <w:spacing w:val="-2"/>
            </w:rPr>
          </w:rPrChange>
        </w:rPr>
        <w:t>the</w:t>
      </w:r>
      <w:r>
        <w:rPr>
          <w:spacing w:val="4"/>
          <w:rPrChange w:id="276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4"/>
          <w:rPrChange w:id="2768" w:author="Hughes, Anna E" w:date="2023-06-19T12:41:00Z">
            <w:rPr>
              <w:spacing w:val="-2"/>
            </w:rPr>
          </w:rPrChange>
        </w:rPr>
        <w:t>regis-</w:t>
      </w:r>
    </w:p>
    <w:p w:rsidR="00485016" w:rsidRDefault="00C14774">
      <w:pPr>
        <w:pStyle w:val="BodyText"/>
        <w:spacing w:before="8"/>
        <w:rPr>
          <w:ins w:id="2769" w:author="Hughes, Anna E" w:date="2023-06-19T12:41:00Z"/>
        </w:rPr>
      </w:pPr>
      <w:ins w:id="2770" w:author="Hughes, Anna E" w:date="2023-06-19T12:41:00Z">
        <w:r>
          <w:rPr>
            <w:rFonts w:ascii="Trebuchet MS"/>
            <w:spacing w:val="-8"/>
            <w:sz w:val="12"/>
          </w:rPr>
          <w:t>628</w:t>
        </w:r>
        <w:r>
          <w:rPr>
            <w:rFonts w:ascii="Trebuchet MS"/>
            <w:spacing w:val="49"/>
            <w:sz w:val="12"/>
          </w:rPr>
          <w:t xml:space="preserve"> </w:t>
        </w:r>
      </w:ins>
      <w:r>
        <w:rPr>
          <w:rFonts w:ascii="Trebuchet MS"/>
          <w:spacing w:val="49"/>
          <w:sz w:val="12"/>
          <w:rPrChange w:id="2771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8"/>
          <w:rPrChange w:id="2772" w:author="Hughes, Anna E" w:date="2023-06-19T12:41:00Z">
            <w:rPr>
              <w:w w:val="90"/>
            </w:rPr>
          </w:rPrChange>
        </w:rPr>
        <w:t>tered</w:t>
      </w:r>
      <w:r>
        <w:rPr>
          <w:rPrChange w:id="277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74" w:author="Hughes, Anna E" w:date="2023-06-19T12:41:00Z">
            <w:rPr>
              <w:w w:val="90"/>
            </w:rPr>
          </w:rPrChange>
        </w:rPr>
        <w:t>hypothesis,</w:t>
      </w:r>
      <w:r>
        <w:rPr>
          <w:spacing w:val="1"/>
          <w:rPrChange w:id="277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76" w:author="Hughes, Anna E" w:date="2023-06-19T12:41:00Z">
            <w:rPr>
              <w:w w:val="90"/>
            </w:rPr>
          </w:rPrChange>
        </w:rPr>
        <w:t>which</w:t>
      </w:r>
      <w:r>
        <w:rPr>
          <w:spacing w:val="1"/>
          <w:rPrChange w:id="277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78" w:author="Hughes, Anna E" w:date="2023-06-19T12:41:00Z">
            <w:rPr>
              <w:w w:val="90"/>
            </w:rPr>
          </w:rPrChange>
        </w:rPr>
        <w:t>predicted</w:t>
      </w:r>
      <w:r>
        <w:rPr>
          <w:rPrChange w:id="277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80" w:author="Hughes, Anna E" w:date="2023-06-19T12:41:00Z">
            <w:rPr>
              <w:w w:val="90"/>
            </w:rPr>
          </w:rPrChange>
        </w:rPr>
        <w:t>that</w:t>
      </w:r>
      <w:r>
        <w:rPr>
          <w:rPrChange w:id="278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82" w:author="Hughes, Anna E" w:date="2023-06-19T12:41:00Z">
            <w:rPr>
              <w:w w:val="90"/>
            </w:rPr>
          </w:rPrChange>
        </w:rPr>
        <w:t>the</w:t>
      </w:r>
      <w:r>
        <w:rPr>
          <w:spacing w:val="1"/>
          <w:rPrChange w:id="278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84" w:author="Hughes, Anna E" w:date="2023-06-19T12:41:00Z">
            <w:rPr>
              <w:w w:val="90"/>
            </w:rPr>
          </w:rPrChange>
        </w:rPr>
        <w:t>collinear</w:t>
      </w:r>
      <w:r>
        <w:rPr>
          <w:rPrChange w:id="278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86" w:author="Hughes, Anna E" w:date="2023-06-19T12:41:00Z">
            <w:rPr>
              <w:w w:val="90"/>
            </w:rPr>
          </w:rPrChange>
        </w:rPr>
        <w:t>contrast</w:t>
      </w:r>
      <w:r>
        <w:rPr>
          <w:rPrChange w:id="278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88" w:author="Hughes, Anna E" w:date="2023-06-19T12:41:00Z">
            <w:rPr>
              <w:w w:val="90"/>
            </w:rPr>
          </w:rPrChange>
        </w:rPr>
        <w:t>model</w:t>
      </w:r>
      <w:r>
        <w:rPr>
          <w:spacing w:val="1"/>
          <w:rPrChange w:id="278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90" w:author="Hughes, Anna E" w:date="2023-06-19T12:41:00Z">
            <w:rPr>
              <w:w w:val="90"/>
            </w:rPr>
          </w:rPrChange>
        </w:rPr>
        <w:t>would</w:t>
      </w:r>
      <w:r>
        <w:rPr>
          <w:rPrChange w:id="279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92" w:author="Hughes, Anna E" w:date="2023-06-19T12:41:00Z">
            <w:rPr>
              <w:w w:val="90"/>
            </w:rPr>
          </w:rPrChange>
        </w:rPr>
        <w:t>be</w:t>
      </w:r>
      <w:r>
        <w:rPr>
          <w:rPrChange w:id="279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8"/>
          <w:rPrChange w:id="2794" w:author="Hughes, Anna E" w:date="2023-06-19T12:41:00Z">
            <w:rPr>
              <w:w w:val="90"/>
            </w:rPr>
          </w:rPrChange>
        </w:rPr>
        <w:t>best</w:t>
      </w:r>
    </w:p>
    <w:p w:rsidR="00485016" w:rsidRDefault="00C14774">
      <w:pPr>
        <w:pStyle w:val="BodyText"/>
        <w:rPr>
          <w:ins w:id="2795" w:author="Hughes, Anna E" w:date="2023-06-19T12:41:00Z"/>
        </w:rPr>
      </w:pPr>
      <w:ins w:id="2796" w:author="Hughes, Anna E" w:date="2023-06-19T12:41:00Z">
        <w:r>
          <w:rPr>
            <w:rFonts w:ascii="Trebuchet MS"/>
            <w:sz w:val="12"/>
          </w:rPr>
          <w:t>629</w:t>
        </w:r>
      </w:ins>
      <w:r>
        <w:rPr>
          <w:rFonts w:ascii="Trebuchet MS"/>
          <w:spacing w:val="79"/>
          <w:w w:val="150"/>
          <w:sz w:val="12"/>
          <w:rPrChange w:id="2797" w:author="Hughes, Anna E" w:date="2023-06-19T12:41:00Z">
            <w:rPr>
              <w:w w:val="90"/>
            </w:rPr>
          </w:rPrChange>
        </w:rPr>
        <w:t xml:space="preserve"> </w:t>
      </w:r>
      <w:r>
        <w:t>(in</w:t>
      </w:r>
      <w:r>
        <w:rPr>
          <w:spacing w:val="11"/>
          <w:rPrChange w:id="2798" w:author="Hughes, Anna E" w:date="2023-06-19T12:41:00Z">
            <w:rPr/>
          </w:rPrChange>
        </w:rPr>
        <w:t xml:space="preserve"> </w:t>
      </w:r>
      <w:r>
        <w:t>line</w:t>
      </w:r>
      <w:r>
        <w:rPr>
          <w:spacing w:val="11"/>
          <w:rPrChange w:id="2799" w:author="Hughes, Anna E" w:date="2023-06-19T12:41:00Z">
            <w:rPr/>
          </w:rPrChange>
        </w:rPr>
        <w:t xml:space="preserve"> </w:t>
      </w:r>
      <w:r>
        <w:t>with</w:t>
      </w:r>
      <w:r>
        <w:rPr>
          <w:spacing w:val="10"/>
          <w:rPrChange w:id="2800" w:author="Hughes, Anna E" w:date="2023-06-19T12:41:00Z">
            <w:rPr/>
          </w:rPrChange>
        </w:rPr>
        <w:t xml:space="preserve"> </w:t>
      </w:r>
      <w:del w:id="2801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delText>Buetti et al.</w:delText>
        </w:r>
        <w:r w:rsidR="00FE7979">
          <w:fldChar w:fldCharType="end"/>
        </w:r>
        <w:r w:rsidR="00F7725C"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delText>(2019)).</w:delText>
        </w:r>
        <w:r w:rsidR="00FE7979">
          <w:fldChar w:fldCharType="end"/>
        </w:r>
      </w:del>
      <w:ins w:id="2802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t>Buetti</w:t>
        </w:r>
        <w:r>
          <w:rPr>
            <w:spacing w:val="11"/>
          </w:rPr>
          <w:t xml:space="preserve"> </w:t>
        </w:r>
        <w:r>
          <w:t>et</w:t>
        </w:r>
        <w:r>
          <w:rPr>
            <w:spacing w:val="11"/>
          </w:rPr>
          <w:t xml:space="preserve"> </w:t>
        </w:r>
        <w:r>
          <w:t>al.</w:t>
        </w:r>
        <w:r w:rsidR="00FE7979">
          <w:fldChar w:fldCharType="end"/>
        </w:r>
        <w:r>
          <w:rPr>
            <w:spacing w:val="10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t>(2019)).</w:t>
        </w:r>
        <w:r w:rsidR="00FE7979">
          <w:fldChar w:fldCharType="end"/>
        </w:r>
      </w:ins>
      <w:r>
        <w:rPr>
          <w:spacing w:val="69"/>
          <w:rPrChange w:id="2803" w:author="Hughes, Anna E" w:date="2023-06-19T12:41:00Z">
            <w:rPr>
              <w:spacing w:val="40"/>
            </w:rPr>
          </w:rPrChange>
        </w:rPr>
        <w:t xml:space="preserve"> </w:t>
      </w:r>
      <w:r>
        <w:t>Similarly,</w:t>
      </w:r>
      <w:r>
        <w:rPr>
          <w:spacing w:val="17"/>
          <w:rPrChange w:id="2804" w:author="Hughes, Anna E" w:date="2023-06-19T12:41:00Z">
            <w:rPr/>
          </w:rPrChange>
        </w:rPr>
        <w:t xml:space="preserve"> </w:t>
      </w:r>
      <w:r>
        <w:t>for</w:t>
      </w:r>
      <w:r>
        <w:rPr>
          <w:spacing w:val="11"/>
          <w:rPrChange w:id="2805" w:author="Hughes, Anna E" w:date="2023-06-19T12:41:00Z">
            <w:rPr/>
          </w:rPrChange>
        </w:rPr>
        <w:t xml:space="preserve"> </w:t>
      </w:r>
      <w:r>
        <w:t>hypothesis</w:t>
      </w:r>
      <w:r>
        <w:rPr>
          <w:spacing w:val="10"/>
          <w:rPrChange w:id="2806" w:author="Hughes, Anna E" w:date="2023-06-19T12:41:00Z">
            <w:rPr/>
          </w:rPrChange>
        </w:rPr>
        <w:t xml:space="preserve"> </w:t>
      </w:r>
      <w:r>
        <w:t>4,</w:t>
      </w:r>
      <w:r>
        <w:rPr>
          <w:spacing w:val="17"/>
          <w:rPrChange w:id="2807" w:author="Hughes, Anna E" w:date="2023-06-19T12:41:00Z">
            <w:rPr/>
          </w:rPrChange>
        </w:rPr>
        <w:t xml:space="preserve"> </w:t>
      </w:r>
      <w:r>
        <w:t>we</w:t>
      </w:r>
      <w:r>
        <w:rPr>
          <w:spacing w:val="11"/>
          <w:rPrChange w:id="2808" w:author="Hughes, Anna E" w:date="2023-06-19T12:41:00Z">
            <w:rPr/>
          </w:rPrChange>
        </w:rPr>
        <w:t xml:space="preserve"> </w:t>
      </w:r>
      <w:r>
        <w:t>found</w:t>
      </w:r>
      <w:r>
        <w:rPr>
          <w:spacing w:val="10"/>
          <w:rPrChange w:id="2809" w:author="Hughes, Anna E" w:date="2023-06-19T12:41:00Z">
            <w:rPr/>
          </w:rPrChange>
        </w:rPr>
        <w:t xml:space="preserve"> </w:t>
      </w:r>
      <w:r>
        <w:rPr>
          <w:spacing w:val="-4"/>
          <w:rPrChange w:id="2810" w:author="Hughes, Anna E" w:date="2023-06-19T12:41:00Z">
            <w:rPr/>
          </w:rPrChange>
        </w:rPr>
        <w:t>that</w:t>
      </w:r>
    </w:p>
    <w:p w:rsidR="00485016" w:rsidRDefault="00485016">
      <w:pPr>
        <w:rPr>
          <w:ins w:id="2811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moveTo w:id="2812" w:author="Hughes, Anna E" w:date="2023-06-19T12:41:00Z"/>
          <w:sz w:val="20"/>
          <w:rPrChange w:id="2813" w:author="Hughes, Anna E" w:date="2023-06-19T12:41:00Z">
            <w:rPr>
              <w:moveTo w:id="2814" w:author="Hughes, Anna E" w:date="2023-06-19T12:41:00Z"/>
              <w:rFonts w:ascii="Trebuchet MS"/>
              <w:sz w:val="12"/>
            </w:rPr>
          </w:rPrChange>
        </w:rPr>
        <w:pPrChange w:id="2815" w:author="Hughes, Anna E" w:date="2023-06-19T12:41:00Z">
          <w:pPr>
            <w:ind w:left="107"/>
          </w:pPr>
        </w:pPrChange>
      </w:pPr>
      <w:moveToRangeStart w:id="2816" w:author="Hughes, Anna E" w:date="2023-06-19T12:41:00Z" w:name="move138070912"/>
    </w:p>
    <w:p w:rsidR="00485016" w:rsidRDefault="00485016">
      <w:pPr>
        <w:pStyle w:val="BodyText"/>
        <w:spacing w:before="0"/>
        <w:ind w:left="0"/>
        <w:rPr>
          <w:moveTo w:id="2817" w:author="Hughes, Anna E" w:date="2023-06-19T12:41:00Z"/>
          <w:sz w:val="20"/>
          <w:rPrChange w:id="2818" w:author="Hughes, Anna E" w:date="2023-06-19T12:41:00Z">
            <w:rPr>
              <w:moveTo w:id="2819" w:author="Hughes, Anna E" w:date="2023-06-19T12:41:00Z"/>
              <w:rFonts w:ascii="Trebuchet MS"/>
              <w:sz w:val="12"/>
            </w:rPr>
          </w:rPrChange>
        </w:rPr>
        <w:pPrChange w:id="2820" w:author="Hughes, Anna E" w:date="2023-06-19T12:41:00Z">
          <w:pPr>
            <w:pStyle w:val="BodyText"/>
            <w:spacing w:before="10"/>
            <w:ind w:left="0"/>
          </w:pPr>
        </w:pPrChange>
      </w:pPr>
    </w:p>
    <w:p w:rsidR="00485016" w:rsidRDefault="00C14774">
      <w:pPr>
        <w:pStyle w:val="BodyText"/>
        <w:spacing w:before="238"/>
        <w:rPr>
          <w:ins w:id="2821" w:author="Hughes, Anna E" w:date="2023-06-19T12:41:00Z"/>
        </w:rPr>
      </w:pPr>
      <w:moveTo w:id="2822" w:author="Hughes, Anna E" w:date="2023-06-19T12:41:00Z">
        <w:r>
          <w:rPr>
            <w:rFonts w:ascii="Trebuchet MS"/>
            <w:spacing w:val="-6"/>
            <w:sz w:val="12"/>
            <w:rPrChange w:id="2823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630</w:t>
        </w:r>
      </w:moveTo>
      <w:moveToRangeEnd w:id="2816"/>
      <w:ins w:id="2824" w:author="Hughes, Anna E" w:date="2023-06-19T12:41:00Z">
        <w:r>
          <w:rPr>
            <w:rFonts w:ascii="Trebuchet MS"/>
            <w:spacing w:val="34"/>
            <w:sz w:val="12"/>
          </w:rPr>
          <w:t xml:space="preserve"> </w:t>
        </w:r>
      </w:ins>
      <w:r>
        <w:rPr>
          <w:rFonts w:ascii="Trebuchet MS"/>
          <w:spacing w:val="34"/>
          <w:sz w:val="12"/>
          <w:rPrChange w:id="2825" w:author="Hughes, Anna E" w:date="2023-06-19T12:41:00Z">
            <w:rPr/>
          </w:rPrChange>
        </w:rPr>
        <w:t xml:space="preserve"> </w:t>
      </w:r>
      <w:r>
        <w:rPr>
          <w:spacing w:val="-6"/>
        </w:rPr>
        <w:t>ther</w:t>
      </w:r>
      <w:r>
        <w:rPr>
          <w:spacing w:val="-6"/>
        </w:rPr>
        <w:t>e</w:t>
      </w:r>
      <w:r>
        <w:rPr>
          <w:spacing w:val="1"/>
          <w:rPrChange w:id="2826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was</w:t>
      </w:r>
      <w:r>
        <w:rPr>
          <w:spacing w:val="2"/>
          <w:rPrChange w:id="282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relatively</w:t>
      </w:r>
      <w:r>
        <w:rPr>
          <w:spacing w:val="2"/>
          <w:rPrChange w:id="282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little</w:t>
      </w:r>
      <w:r>
        <w:rPr>
          <w:spacing w:val="1"/>
          <w:rPrChange w:id="282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difference</w:t>
      </w:r>
      <w:r>
        <w:rPr>
          <w:spacing w:val="2"/>
          <w:rPrChange w:id="283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between</w:t>
      </w:r>
      <w:r>
        <w:rPr>
          <w:spacing w:val="2"/>
          <w:rPrChange w:id="283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1"/>
          <w:rPrChange w:id="283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three</w:t>
      </w:r>
      <w:r>
        <w:rPr>
          <w:spacing w:val="2"/>
          <w:rPrChange w:id="283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combination</w:t>
      </w:r>
      <w:r>
        <w:rPr>
          <w:spacing w:val="2"/>
          <w:rPrChange w:id="2834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methods</w:t>
      </w:r>
      <w:r>
        <w:rPr>
          <w:spacing w:val="1"/>
          <w:rPrChange w:id="283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for</w:t>
      </w:r>
    </w:p>
    <w:p w:rsidR="00485016" w:rsidRDefault="00C14774">
      <w:pPr>
        <w:pStyle w:val="BodyText"/>
        <w:rPr>
          <w:ins w:id="2836" w:author="Hughes, Anna E" w:date="2023-06-19T12:41:00Z"/>
        </w:rPr>
      </w:pPr>
      <w:ins w:id="2837" w:author="Hughes, Anna E" w:date="2023-06-19T12:41:00Z">
        <w:r>
          <w:rPr>
            <w:rFonts w:ascii="Trebuchet MS"/>
            <w:spacing w:val="-4"/>
            <w:sz w:val="12"/>
          </w:rPr>
          <w:t>631</w:t>
        </w:r>
      </w:ins>
      <w:r>
        <w:rPr>
          <w:rFonts w:ascii="Trebuchet MS"/>
          <w:spacing w:val="75"/>
          <w:w w:val="150"/>
          <w:sz w:val="12"/>
          <w:rPrChange w:id="283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4"/>
        </w:rPr>
        <w:t>prediction</w:t>
      </w:r>
      <w:r>
        <w:rPr>
          <w:spacing w:val="-4"/>
          <w:rPrChange w:id="2839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of</w:t>
      </w:r>
      <w:r>
        <w:rPr>
          <w:spacing w:val="-4"/>
          <w:rPrChange w:id="2840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trial-by-trial</w:t>
      </w:r>
      <w:r>
        <w:rPr>
          <w:spacing w:val="-4"/>
          <w:rPrChange w:id="284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reaction</w:t>
      </w:r>
      <w:r>
        <w:rPr>
          <w:spacing w:val="-4"/>
          <w:rPrChange w:id="2842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times.</w:t>
      </w:r>
      <w:r>
        <w:rPr>
          <w:spacing w:val="27"/>
          <w:rPrChange w:id="2843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Our</w:t>
      </w:r>
      <w:r>
        <w:rPr>
          <w:spacing w:val="-4"/>
          <w:rPrChange w:id="2844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exploratory</w:t>
      </w:r>
      <w:r>
        <w:rPr>
          <w:spacing w:val="-4"/>
          <w:rPrChange w:id="284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analyses</w:t>
      </w:r>
      <w:r>
        <w:rPr>
          <w:spacing w:val="-4"/>
          <w:rPrChange w:id="2846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suggest</w:t>
      </w:r>
      <w:r>
        <w:rPr>
          <w:spacing w:val="-4"/>
          <w:rPrChange w:id="2847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that</w:t>
      </w:r>
    </w:p>
    <w:p w:rsidR="00485016" w:rsidRDefault="00C14774">
      <w:pPr>
        <w:pStyle w:val="BodyText"/>
        <w:spacing w:before="8"/>
        <w:rPr>
          <w:ins w:id="2848" w:author="Hughes, Anna E" w:date="2023-06-19T12:41:00Z"/>
        </w:rPr>
      </w:pPr>
      <w:ins w:id="2849" w:author="Hughes, Anna E" w:date="2023-06-19T12:41:00Z">
        <w:r>
          <w:rPr>
            <w:rFonts w:ascii="Trebuchet MS"/>
            <w:spacing w:val="-6"/>
            <w:sz w:val="12"/>
          </w:rPr>
          <w:t>632</w:t>
        </w:r>
        <w:r>
          <w:rPr>
            <w:rFonts w:ascii="Trebuchet MS"/>
            <w:spacing w:val="46"/>
            <w:sz w:val="12"/>
          </w:rPr>
          <w:t xml:space="preserve"> </w:t>
        </w:r>
      </w:ins>
      <w:r>
        <w:rPr>
          <w:rFonts w:ascii="Trebuchet MS"/>
          <w:spacing w:val="46"/>
          <w:sz w:val="12"/>
          <w:rPrChange w:id="2850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</w:rPr>
        <w:t>incorporating</w:t>
      </w:r>
      <w:r>
        <w:rPr>
          <w:spacing w:val="3"/>
          <w:rPrChange w:id="285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additional</w:t>
      </w:r>
      <w:r>
        <w:rPr>
          <w:spacing w:val="1"/>
          <w:rPrChange w:id="285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factors</w:t>
      </w:r>
      <w:r>
        <w:rPr>
          <w:spacing w:val="2"/>
          <w:rPrChange w:id="285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(e.g.</w:t>
      </w:r>
      <w:r>
        <w:rPr>
          <w:spacing w:val="22"/>
          <w:rPrChange w:id="2854" w:author="Hughes, Anna E" w:date="2023-06-19T12:41:00Z">
            <w:rPr>
              <w:spacing w:val="12"/>
            </w:rPr>
          </w:rPrChange>
        </w:rPr>
        <w:t xml:space="preserve"> </w:t>
      </w:r>
      <w:r>
        <w:rPr>
          <w:spacing w:val="-6"/>
        </w:rPr>
        <w:t>individual</w:t>
      </w:r>
      <w:r>
        <w:rPr>
          <w:spacing w:val="1"/>
          <w:rPrChange w:id="285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differences</w:t>
      </w:r>
      <w:r>
        <w:rPr>
          <w:spacing w:val="2"/>
          <w:rPrChange w:id="2856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in</w:t>
      </w:r>
      <w:r>
        <w:rPr>
          <w:spacing w:val="1"/>
          <w:rPrChange w:id="285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participant</w:t>
      </w:r>
      <w:r>
        <w:rPr>
          <w:spacing w:val="2"/>
          <w:rPrChange w:id="2858" w:author="Hughes, Anna E" w:date="2023-06-19T12:41:00Z">
            <w:rPr>
              <w:spacing w:val="-6"/>
            </w:rPr>
          </w:rPrChange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3"/>
          <w:rPrChange w:id="2859" w:author="Hughes, Anna E" w:date="2023-06-19T12:41:00Z">
            <w:rPr>
              <w:rFonts w:ascii="Times New Roman"/>
              <w:i/>
              <w:spacing w:val="-6"/>
            </w:rPr>
          </w:rPrChange>
        </w:rPr>
        <w:t xml:space="preserve"> </w:t>
      </w:r>
      <w:r>
        <w:rPr>
          <w:spacing w:val="-6"/>
        </w:rPr>
        <w:t>and</w:t>
      </w:r>
    </w:p>
    <w:p w:rsidR="00485016" w:rsidRDefault="00C14774">
      <w:pPr>
        <w:pStyle w:val="BodyText"/>
        <w:rPr>
          <w:ins w:id="2860" w:author="Hughes, Anna E" w:date="2023-06-19T12:41:00Z"/>
        </w:rPr>
      </w:pPr>
      <w:ins w:id="2861" w:author="Hughes, Anna E" w:date="2023-06-19T12:41:00Z">
        <w:r>
          <w:rPr>
            <w:rFonts w:ascii="Trebuchet MS"/>
            <w:spacing w:val="-6"/>
            <w:sz w:val="12"/>
          </w:rPr>
          <w:t>633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2862" w:author="Hughes, Anna E" w:date="2023-06-19T12:41:00Z">
            <w:rPr>
              <w:spacing w:val="-6"/>
            </w:rPr>
          </w:rPrChange>
        </w:rPr>
        <w:t xml:space="preserve"> </w:t>
      </w:r>
      <w:r>
        <w:rPr>
          <w:rFonts w:ascii="Times New Roman"/>
          <w:i/>
          <w:spacing w:val="-6"/>
          <w:rPrChange w:id="2863" w:author="Hughes, Anna E" w:date="2023-06-19T12:41:00Z">
            <w:rPr>
              <w:rFonts w:ascii="Times New Roman"/>
              <w:i/>
              <w:w w:val="90"/>
            </w:rPr>
          </w:rPrChange>
        </w:rPr>
        <w:t>D</w:t>
      </w:r>
      <w:r>
        <w:rPr>
          <w:rFonts w:ascii="Times New Roman"/>
          <w:i/>
          <w:spacing w:val="-6"/>
          <w:vertAlign w:val="subscript"/>
          <w:rPrChange w:id="2864" w:author="Hughes, Anna E" w:date="2023-06-19T12:41:00Z">
            <w:rPr>
              <w:rFonts w:ascii="Times New Roman"/>
              <w:i/>
              <w:w w:val="90"/>
              <w:vertAlign w:val="subscript"/>
            </w:rPr>
          </w:rPrChange>
        </w:rPr>
        <w:t>s</w:t>
      </w:r>
      <w:r>
        <w:rPr>
          <w:rFonts w:ascii="Times New Roman"/>
          <w:i/>
          <w:spacing w:val="-6"/>
          <w:rPrChange w:id="2865" w:author="Hughes, Anna E" w:date="2023-06-19T12:41:00Z">
            <w:rPr>
              <w:rFonts w:ascii="Times New Roman"/>
              <w:i/>
              <w:w w:val="90"/>
            </w:rPr>
          </w:rPrChange>
        </w:rPr>
        <w:t xml:space="preserve"> </w:t>
      </w:r>
      <w:r>
        <w:rPr>
          <w:spacing w:val="-6"/>
          <w:rPrChange w:id="2866" w:author="Hughes, Anna E" w:date="2023-06-19T12:41:00Z">
            <w:rPr>
              <w:w w:val="90"/>
            </w:rPr>
          </w:rPrChange>
        </w:rPr>
        <w:t>values,</w:t>
      </w:r>
      <w:r>
        <w:rPr>
          <w:spacing w:val="-8"/>
          <w:rPrChange w:id="286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68" w:author="Hughes, Anna E" w:date="2023-06-19T12:41:00Z">
            <w:rPr>
              <w:w w:val="90"/>
            </w:rPr>
          </w:rPrChange>
        </w:rPr>
        <w:t>and</w:t>
      </w:r>
      <w:r>
        <w:rPr>
          <w:spacing w:val="-7"/>
          <w:rPrChange w:id="286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70" w:author="Hughes, Anna E" w:date="2023-06-19T12:41:00Z">
            <w:rPr>
              <w:w w:val="90"/>
            </w:rPr>
          </w:rPrChange>
        </w:rPr>
        <w:t>the</w:t>
      </w:r>
      <w:r>
        <w:rPr>
          <w:spacing w:val="-7"/>
          <w:rPrChange w:id="287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72" w:author="Hughes, Anna E" w:date="2023-06-19T12:41:00Z">
            <w:rPr>
              <w:w w:val="90"/>
            </w:rPr>
          </w:rPrChange>
        </w:rPr>
        <w:t>eccentricity</w:t>
      </w:r>
      <w:r>
        <w:rPr>
          <w:spacing w:val="-7"/>
          <w:rPrChange w:id="287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74" w:author="Hughes, Anna E" w:date="2023-06-19T12:41:00Z">
            <w:rPr>
              <w:w w:val="90"/>
            </w:rPr>
          </w:rPrChange>
        </w:rPr>
        <w:t>of</w:t>
      </w:r>
      <w:r>
        <w:rPr>
          <w:spacing w:val="-8"/>
          <w:rPrChange w:id="287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76" w:author="Hughes, Anna E" w:date="2023-06-19T12:41:00Z">
            <w:rPr>
              <w:w w:val="90"/>
            </w:rPr>
          </w:rPrChange>
        </w:rPr>
        <w:t>the</w:t>
      </w:r>
      <w:r>
        <w:rPr>
          <w:spacing w:val="-7"/>
          <w:rPrChange w:id="2877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78" w:author="Hughes, Anna E" w:date="2023-06-19T12:41:00Z">
            <w:rPr>
              <w:w w:val="90"/>
            </w:rPr>
          </w:rPrChange>
        </w:rPr>
        <w:t>target)</w:t>
      </w:r>
      <w:r>
        <w:rPr>
          <w:spacing w:val="-7"/>
          <w:rPrChange w:id="287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80" w:author="Hughes, Anna E" w:date="2023-06-19T12:41:00Z">
            <w:rPr>
              <w:w w:val="90"/>
            </w:rPr>
          </w:rPrChange>
        </w:rPr>
        <w:t>allows</w:t>
      </w:r>
      <w:r>
        <w:rPr>
          <w:spacing w:val="-7"/>
          <w:rPrChange w:id="2881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82" w:author="Hughes, Anna E" w:date="2023-06-19T12:41:00Z">
            <w:rPr>
              <w:w w:val="90"/>
            </w:rPr>
          </w:rPrChange>
        </w:rPr>
        <w:t>better</w:t>
      </w:r>
      <w:r>
        <w:rPr>
          <w:spacing w:val="-7"/>
          <w:rPrChange w:id="2883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84" w:author="Hughes, Anna E" w:date="2023-06-19T12:41:00Z">
            <w:rPr>
              <w:w w:val="90"/>
            </w:rPr>
          </w:rPrChange>
        </w:rPr>
        <w:t>discrimination</w:t>
      </w:r>
      <w:r>
        <w:rPr>
          <w:spacing w:val="-8"/>
          <w:rPrChange w:id="2885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6"/>
          <w:rPrChange w:id="2886" w:author="Hughes, Anna E" w:date="2023-06-19T12:41:00Z">
            <w:rPr>
              <w:w w:val="90"/>
            </w:rPr>
          </w:rPrChange>
        </w:rPr>
        <w:t>between</w:t>
      </w:r>
    </w:p>
    <w:p w:rsidR="00485016" w:rsidRDefault="00C14774">
      <w:pPr>
        <w:pStyle w:val="BodyText"/>
        <w:spacing w:before="8"/>
        <w:rPr>
          <w:ins w:id="2887" w:author="Hughes, Anna E" w:date="2023-06-19T12:41:00Z"/>
        </w:rPr>
      </w:pPr>
      <w:ins w:id="2888" w:author="Hughes, Anna E" w:date="2023-06-19T12:41:00Z">
        <w:r>
          <w:rPr>
            <w:rFonts w:ascii="Trebuchet MS"/>
            <w:w w:val="90"/>
            <w:sz w:val="12"/>
          </w:rPr>
          <w:t>634</w:t>
        </w:r>
        <w:r>
          <w:rPr>
            <w:rFonts w:ascii="Trebuchet MS"/>
            <w:spacing w:val="73"/>
            <w:sz w:val="12"/>
          </w:rPr>
          <w:t xml:space="preserve"> </w:t>
        </w:r>
      </w:ins>
      <w:r>
        <w:rPr>
          <w:rFonts w:ascii="Trebuchet MS"/>
          <w:spacing w:val="73"/>
          <w:sz w:val="12"/>
          <w:rPrChange w:id="2889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models,</w:t>
      </w:r>
      <w:r>
        <w:rPr>
          <w:spacing w:val="9"/>
          <w:rPrChange w:id="2890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but</w:t>
      </w:r>
      <w:r>
        <w:rPr>
          <w:spacing w:val="6"/>
          <w:rPrChange w:id="2891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again</w:t>
      </w:r>
      <w:r>
        <w:rPr>
          <w:spacing w:val="7"/>
          <w:rPrChange w:id="2892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suggests</w:t>
      </w:r>
      <w:r>
        <w:rPr>
          <w:spacing w:val="6"/>
          <w:rPrChange w:id="2893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that</w:t>
      </w:r>
      <w:r>
        <w:rPr>
          <w:spacing w:val="7"/>
          <w:rPrChange w:id="2894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7"/>
          <w:rPrChange w:id="2895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orthogonal</w:t>
      </w:r>
      <w:r>
        <w:rPr>
          <w:spacing w:val="5"/>
          <w:rPrChange w:id="2896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contrast</w:t>
      </w:r>
      <w:r>
        <w:rPr>
          <w:spacing w:val="7"/>
          <w:rPrChange w:id="2897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combination</w:t>
      </w:r>
      <w:r>
        <w:rPr>
          <w:spacing w:val="6"/>
          <w:rPrChange w:id="2898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method</w:t>
      </w:r>
      <w:r>
        <w:rPr>
          <w:spacing w:val="7"/>
          <w:rPrChange w:id="2899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4"/>
          <w:w w:val="90"/>
          <w:rPrChange w:id="2900" w:author="Hughes, Anna E" w:date="2023-06-19T12:41:00Z">
            <w:rPr>
              <w:w w:val="90"/>
            </w:rPr>
          </w:rPrChange>
        </w:rPr>
        <w:t>gives</w:t>
      </w:r>
    </w:p>
    <w:p w:rsidR="00485016" w:rsidRDefault="00C14774">
      <w:pPr>
        <w:pStyle w:val="BodyText"/>
        <w:spacing w:before="8"/>
        <w:pPrChange w:id="2901" w:author="Hughes, Anna E" w:date="2023-06-19T12:41:00Z">
          <w:pPr>
            <w:pStyle w:val="BodyText"/>
            <w:spacing w:before="0" w:line="247" w:lineRule="auto"/>
            <w:ind w:right="531" w:firstLine="351"/>
            <w:jc w:val="both"/>
          </w:pPr>
        </w:pPrChange>
      </w:pPr>
      <w:ins w:id="2902" w:author="Hughes, Anna E" w:date="2023-06-19T12:41:00Z">
        <w:r>
          <w:rPr>
            <w:rFonts w:ascii="Trebuchet MS"/>
            <w:sz w:val="12"/>
          </w:rPr>
          <w:t>635</w:t>
        </w:r>
        <w:r>
          <w:rPr>
            <w:rFonts w:ascii="Trebuchet MS"/>
            <w:spacing w:val="35"/>
            <w:sz w:val="12"/>
          </w:rPr>
          <w:t xml:space="preserve"> </w:t>
        </w:r>
      </w:ins>
      <w:r>
        <w:rPr>
          <w:rFonts w:ascii="Trebuchet MS"/>
          <w:spacing w:val="35"/>
          <w:sz w:val="12"/>
          <w:rPrChange w:id="2903" w:author="Hughes, Anna E" w:date="2023-06-19T12:41:00Z">
            <w:rPr>
              <w:w w:val="90"/>
            </w:rPr>
          </w:rPrChange>
        </w:rPr>
        <w:t xml:space="preserve"> </w:t>
      </w:r>
      <w:r>
        <w:t>the</w:t>
      </w:r>
      <w:r>
        <w:rPr>
          <w:spacing w:val="-10"/>
          <w:rPrChange w:id="2904" w:author="Hughes, Anna E" w:date="2023-06-19T12:41:00Z">
            <w:rPr>
              <w:spacing w:val="-5"/>
            </w:rPr>
          </w:rPrChange>
        </w:rPr>
        <w:t xml:space="preserve"> </w:t>
      </w:r>
      <w:r>
        <w:t>best</w:t>
      </w:r>
      <w:r>
        <w:rPr>
          <w:spacing w:val="-10"/>
          <w:rPrChange w:id="2905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2"/>
          <w:rPrChange w:id="2906" w:author="Hughes, Anna E" w:date="2023-06-19T12:41:00Z">
            <w:rPr/>
          </w:rPrChange>
        </w:rPr>
        <w:t>predictions.</w:t>
      </w:r>
    </w:p>
    <w:p w:rsidR="00485016" w:rsidRPr="00076C8C" w:rsidRDefault="00C14774">
      <w:pPr>
        <w:spacing w:before="250"/>
        <w:ind w:left="227"/>
        <w:rPr>
          <w:i/>
          <w:sz w:val="24"/>
        </w:rPr>
        <w:pPrChange w:id="2907" w:author="Hughes, Anna E" w:date="2023-06-19T12:41:00Z">
          <w:pPr>
            <w:pStyle w:val="ListParagraph"/>
            <w:numPr>
              <w:ilvl w:val="1"/>
              <w:numId w:val="3"/>
            </w:numPr>
            <w:tabs>
              <w:tab w:val="left" w:pos="586"/>
            </w:tabs>
            <w:spacing w:before="225"/>
          </w:pPr>
        </w:pPrChange>
      </w:pPr>
      <w:ins w:id="2908" w:author="Hughes, Anna E" w:date="2023-06-19T12:41:00Z">
        <w:r>
          <w:rPr>
            <w:rFonts w:ascii="Trebuchet MS"/>
            <w:sz w:val="12"/>
          </w:rPr>
          <w:t>636</w:t>
        </w:r>
        <w:r>
          <w:rPr>
            <w:rFonts w:ascii="Trebuchet MS"/>
            <w:spacing w:val="149"/>
            <w:sz w:val="12"/>
          </w:rPr>
          <w:t xml:space="preserve"> </w:t>
        </w:r>
        <w:bookmarkStart w:id="2909" w:name="Modelling_of_reaction_times"/>
        <w:bookmarkEnd w:id="2909"/>
        <w:r>
          <w:rPr>
            <w:rFonts w:ascii="Times New Roman"/>
            <w:i/>
            <w:sz w:val="24"/>
          </w:rPr>
          <w:t>7.1.</w:t>
        </w:r>
        <w:r>
          <w:rPr>
            <w:rFonts w:ascii="Times New Roman"/>
            <w:i/>
            <w:spacing w:val="51"/>
            <w:sz w:val="24"/>
          </w:rPr>
          <w:t xml:space="preserve"> </w:t>
        </w:r>
      </w:ins>
      <w:r>
        <w:rPr>
          <w:rFonts w:ascii="Times New Roman"/>
          <w:i/>
          <w:sz w:val="24"/>
          <w:rPrChange w:id="2910" w:author="Hughes, Anna E" w:date="2023-06-19T12:41:00Z">
            <w:rPr>
              <w:i/>
              <w:sz w:val="24"/>
            </w:rPr>
          </w:rPrChange>
        </w:rPr>
        <w:t>Modelling</w:t>
      </w:r>
      <w:r>
        <w:rPr>
          <w:rFonts w:ascii="Times New Roman"/>
          <w:i/>
          <w:spacing w:val="-5"/>
          <w:sz w:val="24"/>
          <w:rPrChange w:id="2911" w:author="Hughes, Anna E" w:date="2023-06-19T12:41:00Z">
            <w:rPr>
              <w:i/>
              <w:spacing w:val="-11"/>
              <w:sz w:val="24"/>
            </w:rPr>
          </w:rPrChange>
        </w:rPr>
        <w:t xml:space="preserve"> </w:t>
      </w:r>
      <w:r>
        <w:rPr>
          <w:rFonts w:ascii="Times New Roman"/>
          <w:i/>
          <w:sz w:val="24"/>
          <w:rPrChange w:id="2912" w:author="Hughes, Anna E" w:date="2023-06-19T12:41:00Z">
            <w:rPr>
              <w:i/>
              <w:sz w:val="24"/>
            </w:rPr>
          </w:rPrChange>
        </w:rPr>
        <w:t>of</w:t>
      </w:r>
      <w:r>
        <w:rPr>
          <w:rFonts w:ascii="Times New Roman"/>
          <w:i/>
          <w:spacing w:val="-5"/>
          <w:sz w:val="24"/>
          <w:rPrChange w:id="2913" w:author="Hughes, Anna E" w:date="2023-06-19T12:41:00Z">
            <w:rPr>
              <w:i/>
              <w:spacing w:val="-11"/>
              <w:sz w:val="24"/>
            </w:rPr>
          </w:rPrChange>
        </w:rPr>
        <w:t xml:space="preserve"> </w:t>
      </w:r>
      <w:r>
        <w:rPr>
          <w:rFonts w:ascii="Times New Roman"/>
          <w:i/>
          <w:sz w:val="24"/>
          <w:rPrChange w:id="2914" w:author="Hughes, Anna E" w:date="2023-06-19T12:41:00Z">
            <w:rPr>
              <w:i/>
              <w:sz w:val="24"/>
            </w:rPr>
          </w:rPrChange>
        </w:rPr>
        <w:t>reaction</w:t>
      </w:r>
      <w:r>
        <w:rPr>
          <w:rFonts w:ascii="Times New Roman"/>
          <w:i/>
          <w:spacing w:val="-5"/>
          <w:sz w:val="24"/>
          <w:rPrChange w:id="2915" w:author="Hughes, Anna E" w:date="2023-06-19T12:41:00Z">
            <w:rPr>
              <w:i/>
              <w:spacing w:val="-10"/>
              <w:sz w:val="24"/>
            </w:rPr>
          </w:rPrChange>
        </w:rPr>
        <w:t xml:space="preserve"> </w:t>
      </w:r>
      <w:r>
        <w:rPr>
          <w:rFonts w:ascii="Times New Roman"/>
          <w:i/>
          <w:spacing w:val="-2"/>
          <w:sz w:val="24"/>
          <w:rPrChange w:id="2916" w:author="Hughes, Anna E" w:date="2023-06-19T12:41:00Z">
            <w:rPr>
              <w:i/>
              <w:spacing w:val="-2"/>
              <w:sz w:val="24"/>
            </w:rPr>
          </w:rPrChange>
        </w:rPr>
        <w:t>times</w:t>
      </w:r>
    </w:p>
    <w:p w:rsidR="00485016" w:rsidRDefault="00C14774">
      <w:pPr>
        <w:pStyle w:val="BodyText"/>
        <w:tabs>
          <w:tab w:val="left" w:pos="968"/>
        </w:tabs>
        <w:spacing w:before="69" w:line="279" w:lineRule="exact"/>
        <w:rPr>
          <w:ins w:id="2917" w:author="Hughes, Anna E" w:date="2023-06-19T12:41:00Z"/>
        </w:rPr>
      </w:pPr>
      <w:ins w:id="2918" w:author="Hughes, Anna E" w:date="2023-06-19T12:41:00Z">
        <w:r>
          <w:rPr>
            <w:rFonts w:ascii="Trebuchet MS"/>
            <w:spacing w:val="-5"/>
            <w:sz w:val="12"/>
          </w:rPr>
          <w:lastRenderedPageBreak/>
          <w:t>637</w:t>
        </w:r>
        <w:r>
          <w:rPr>
            <w:rFonts w:ascii="Trebuchet MS"/>
            <w:sz w:val="12"/>
          </w:rPr>
          <w:tab/>
        </w:r>
      </w:ins>
      <w:r>
        <w:rPr>
          <w:spacing w:val="-6"/>
        </w:rPr>
        <w:t>In</w:t>
      </w:r>
      <w:r>
        <w:rPr>
          <w:rPrChange w:id="291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much</w:t>
      </w:r>
      <w:r>
        <w:rPr>
          <w:spacing w:val="-1"/>
          <w:rPrChange w:id="292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of</w:t>
      </w:r>
      <w:r>
        <w:rPr>
          <w:spacing w:val="1"/>
          <w:rPrChange w:id="292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the</w:t>
      </w:r>
      <w:r>
        <w:rPr>
          <w:rPrChange w:id="292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literature</w:t>
      </w:r>
      <w:r>
        <w:rPr>
          <w:rPrChange w:id="292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on</w:t>
      </w:r>
      <w:r>
        <w:rPr>
          <w:rPrChange w:id="2924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visual</w:t>
      </w:r>
      <w:r>
        <w:rPr>
          <w:rPrChange w:id="292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search,</w:t>
      </w:r>
      <w:r>
        <w:rPr>
          <w:spacing w:val="2"/>
          <w:rPrChange w:id="2926" w:author="Hughes, Anna E" w:date="2023-06-19T12:41:00Z">
            <w:rPr>
              <w:spacing w:val="-1"/>
            </w:rPr>
          </w:rPrChange>
        </w:rPr>
        <w:t xml:space="preserve"> </w:t>
      </w:r>
      <w:r>
        <w:rPr>
          <w:spacing w:val="-6"/>
        </w:rPr>
        <w:t>mea</w:t>
      </w:r>
      <w:r>
        <w:rPr>
          <w:spacing w:val="-6"/>
        </w:rPr>
        <w:t>n</w:t>
      </w:r>
      <w:r>
        <w:rPr>
          <w:spacing w:val="1"/>
          <w:rPrChange w:id="292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reaction</w:t>
      </w:r>
      <w:r>
        <w:rPr>
          <w:rPrChange w:id="2928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times</w:t>
      </w:r>
      <w:r>
        <w:rPr>
          <w:rPrChange w:id="292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are</w:t>
      </w:r>
      <w:r>
        <w:rPr>
          <w:rPrChange w:id="2930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modelled</w:t>
      </w:r>
    </w:p>
    <w:p w:rsidR="00485016" w:rsidRDefault="00C14774">
      <w:pPr>
        <w:pStyle w:val="BodyText"/>
        <w:spacing w:before="0" w:line="291" w:lineRule="exact"/>
        <w:rPr>
          <w:ins w:id="2931" w:author="Hughes, Anna E" w:date="2023-06-19T12:41:00Z"/>
        </w:rPr>
      </w:pPr>
      <w:ins w:id="2932" w:author="Hughes, Anna E" w:date="2023-06-19T12:41:00Z">
        <w:r>
          <w:rPr>
            <w:rFonts w:ascii="Trebuchet MS" w:hAnsi="Trebuchet MS"/>
            <w:spacing w:val="-2"/>
            <w:sz w:val="12"/>
          </w:rPr>
          <w:t>638</w:t>
        </w:r>
      </w:ins>
      <w:r>
        <w:rPr>
          <w:rFonts w:ascii="Trebuchet MS" w:hAnsi="Trebuchet MS"/>
          <w:spacing w:val="74"/>
          <w:w w:val="150"/>
          <w:sz w:val="12"/>
          <w:rPrChange w:id="293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</w:rPr>
        <w:t>using</w:t>
      </w:r>
      <w:r>
        <w:rPr>
          <w:spacing w:val="3"/>
          <w:rPrChange w:id="2934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2"/>
        </w:rPr>
        <w:t>a</w:t>
      </w:r>
      <w:r>
        <w:rPr>
          <w:spacing w:val="6"/>
          <w:rPrChange w:id="2935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simple</w:t>
      </w:r>
      <w:r>
        <w:rPr>
          <w:spacing w:val="5"/>
          <w:rPrChange w:id="2936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linear</w:t>
      </w:r>
      <w:r>
        <w:rPr>
          <w:spacing w:val="6"/>
          <w:rPrChange w:id="293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model</w:t>
      </w:r>
      <w:r>
        <w:rPr>
          <w:spacing w:val="5"/>
          <w:rPrChange w:id="2938" w:author="Hughes, Anna E" w:date="2023-06-19T12:41:00Z">
            <w:rPr>
              <w:spacing w:val="-12"/>
            </w:rPr>
          </w:rPrChange>
        </w:rPr>
        <w:t xml:space="preserve"> </w:t>
      </w:r>
      <w:r>
        <w:rPr>
          <w:rFonts w:ascii="Times New Roman" w:hAnsi="Times New Roman"/>
          <w:i/>
          <w:spacing w:val="-2"/>
        </w:rPr>
        <w:t>y</w:t>
      </w:r>
      <w:r>
        <w:rPr>
          <w:spacing w:val="-2"/>
        </w:rPr>
        <w:t>¯</w:t>
      </w:r>
      <w:r>
        <w:rPr>
          <w:spacing w:val="-10"/>
          <w:rPrChange w:id="2939" w:author="Hughes, Anna E" w:date="2023-06-19T12:41:00Z">
            <w:rPr>
              <w:spacing w:val="-11"/>
            </w:rPr>
          </w:rPrChange>
        </w:rPr>
        <w:t xml:space="preserve"> </w:t>
      </w:r>
      <w:r>
        <w:rPr>
          <w:rFonts w:ascii="Tahoma" w:hAnsi="Tahoma"/>
          <w:spacing w:val="-2"/>
        </w:rPr>
        <w:t>=</w:t>
      </w:r>
      <w:r>
        <w:rPr>
          <w:rFonts w:ascii="Tahoma" w:hAnsi="Tahoma"/>
          <w:spacing w:val="-16"/>
          <w:rPrChange w:id="2940" w:author="Hughes, Anna E" w:date="2023-06-19T12:41:00Z">
            <w:rPr>
              <w:rFonts w:ascii="Tahoma" w:hAnsi="Tahoma"/>
              <w:spacing w:val="-17"/>
            </w:rPr>
          </w:rPrChange>
        </w:rPr>
        <w:t xml:space="preserve"> </w:t>
      </w:r>
      <w:r>
        <w:rPr>
          <w:rFonts w:ascii="Times New Roman" w:hAnsi="Times New Roman"/>
          <w:i/>
          <w:spacing w:val="-2"/>
        </w:rPr>
        <w:t>bN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-7"/>
          <w:rPrChange w:id="2941" w:author="Hughes, Anna E" w:date="2023-06-19T12:41:00Z">
            <w:rPr>
              <w:rFonts w:ascii="Times New Roman" w:hAnsi="Times New Roman"/>
              <w:i/>
              <w:spacing w:val="-13"/>
            </w:rPr>
          </w:rPrChange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35"/>
          <w:rPrChange w:id="2942" w:author="Hughes, Anna E" w:date="2023-06-19T12:41:00Z">
            <w:rPr>
              <w:rFonts w:ascii="Tahoma" w:hAnsi="Tahoma"/>
              <w:spacing w:val="-16"/>
            </w:rPr>
          </w:rPrChange>
        </w:rPr>
        <w:t xml:space="preserve"> </w:t>
      </w:r>
      <w:r>
        <w:rPr>
          <w:rFonts w:ascii="Times New Roman" w:hAnsi="Times New Roman"/>
          <w:i/>
          <w:spacing w:val="-2"/>
        </w:rPr>
        <w:t>a</w:t>
      </w:r>
      <w:r>
        <w:rPr>
          <w:rFonts w:ascii="Times New Roman" w:hAnsi="Times New Roman"/>
          <w:i/>
          <w:spacing w:val="-1"/>
          <w:rPrChange w:id="2943" w:author="Hughes, Anna E" w:date="2023-06-19T12:41:00Z">
            <w:rPr>
              <w:rFonts w:ascii="Times New Roman" w:hAnsi="Times New Roman"/>
              <w:i/>
              <w:spacing w:val="-13"/>
            </w:rPr>
          </w:rPrChange>
        </w:rPr>
        <w:t xml:space="preserve"> </w:t>
      </w:r>
      <w:r>
        <w:rPr>
          <w:spacing w:val="-2"/>
        </w:rPr>
        <w:t>(e.g.</w:t>
      </w:r>
      <w:r>
        <w:rPr>
          <w:spacing w:val="42"/>
          <w:rPrChange w:id="2944" w:author="Hughes, Anna E" w:date="2023-06-19T12:41:00Z">
            <w:rPr>
              <w:spacing w:val="19"/>
            </w:rPr>
          </w:rPrChange>
        </w:rPr>
        <w:t xml:space="preserve"> </w:t>
      </w:r>
      <w:del w:id="2945" w:author="Hughes, Anna E" w:date="2023-06-19T12:41:00Z">
        <w:r w:rsidR="00FE7979">
          <w:fldChar w:fldCharType="begin"/>
        </w:r>
        <w:r w:rsidR="00FE7979">
          <w:delInstrText xml:space="preserve"> HYPERLINK \l "_bookmark75" </w:delInstrText>
        </w:r>
        <w:r w:rsidR="00FE7979">
          <w:fldChar w:fldCharType="separate"/>
        </w:r>
        <w:r w:rsidR="00F7725C">
          <w:rPr>
            <w:spacing w:val="-2"/>
          </w:rPr>
          <w:delText>Treisman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2"/>
          </w:rPr>
          <w:delText>and</w:delText>
        </w:r>
        <w:r w:rsidR="00F7725C">
          <w:rPr>
            <w:spacing w:val="-3"/>
          </w:rPr>
          <w:delText xml:space="preserve"> </w:delText>
        </w:r>
        <w:r w:rsidR="00F7725C">
          <w:rPr>
            <w:spacing w:val="-2"/>
          </w:rPr>
          <w:delText>Gormican</w:delText>
        </w:r>
        <w:r w:rsidR="00FE7979">
          <w:rPr>
            <w:spacing w:val="-2"/>
          </w:rPr>
          <w:fldChar w:fldCharType="end"/>
        </w:r>
      </w:del>
      <w:ins w:id="2946" w:author="Hughes, Anna E" w:date="2023-06-19T12:41:00Z">
        <w:r w:rsidR="00FE7979">
          <w:fldChar w:fldCharType="begin"/>
        </w:r>
        <w:r w:rsidR="00FE7979">
          <w:instrText xml:space="preserve"> HYPERLINK \l "_bookmark78" </w:instrText>
        </w:r>
        <w:r w:rsidR="00FE7979">
          <w:fldChar w:fldCharType="separate"/>
        </w:r>
        <w:r>
          <w:rPr>
            <w:spacing w:val="-2"/>
          </w:rPr>
          <w:t>Treisman</w:t>
        </w:r>
        <w:r>
          <w:rPr>
            <w:spacing w:val="6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Gormican</w:t>
        </w:r>
        <w:r w:rsidR="00FE7979">
          <w:rPr>
            <w:spacing w:val="-2"/>
          </w:rPr>
          <w:fldChar w:fldCharType="end"/>
        </w:r>
        <w:r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"_bookmark78" </w:instrText>
        </w:r>
        <w:r w:rsidR="00FE7979">
          <w:fldChar w:fldCharType="separate"/>
        </w:r>
        <w:r>
          <w:rPr>
            <w:spacing w:val="-2"/>
          </w:rPr>
          <w:t>(1988);</w:t>
        </w:r>
        <w:r w:rsidR="00FE7979">
          <w:rPr>
            <w:spacing w:val="-2"/>
          </w:rPr>
          <w:fldChar w:fldCharType="end"/>
        </w:r>
      </w:ins>
    </w:p>
    <w:p w:rsidR="00485016" w:rsidRDefault="00C14774">
      <w:pPr>
        <w:pStyle w:val="BodyText"/>
        <w:rPr>
          <w:ins w:id="2947" w:author="Hughes, Anna E" w:date="2023-06-19T12:41:00Z"/>
        </w:rPr>
      </w:pPr>
      <w:ins w:id="2948" w:author="Hughes, Anna E" w:date="2023-06-19T12:41:00Z">
        <w:r>
          <w:rPr>
            <w:rFonts w:ascii="Trebuchet MS"/>
            <w:spacing w:val="-2"/>
            <w:sz w:val="12"/>
          </w:rPr>
          <w:t>639</w:t>
        </w:r>
        <w:r>
          <w:rPr>
            <w:rFonts w:ascii="Trebuchet MS"/>
            <w:spacing w:val="31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"_bookmark75" </w:instrText>
        </w:r>
        <w:r w:rsidR="00FE7979">
          <w:fldChar w:fldCharType="separate"/>
        </w:r>
        <w:r>
          <w:rPr>
            <w:spacing w:val="-2"/>
          </w:rPr>
          <w:t>Rosenholtz</w:t>
        </w:r>
        <w: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</w:ins>
      <w:r>
        <w:rPr>
          <w:rPrChange w:id="2949" w:author="Hughes, Anna E" w:date="2023-06-19T12:41:00Z">
            <w:rPr>
              <w:spacing w:val="-3"/>
            </w:rPr>
          </w:rPrChange>
        </w:rPr>
        <w:t xml:space="preserve"> </w:t>
      </w:r>
      <w:r w:rsidR="00FE7979">
        <w:fldChar w:fldCharType="begin"/>
      </w:r>
      <w:r w:rsidR="00FE7979">
        <w:instrText xml:space="preserve"> HYPERLINK \l "_bookmark75" </w:instrText>
      </w:r>
      <w:r w:rsidR="00FE7979">
        <w:fldChar w:fldCharType="separate"/>
      </w:r>
      <w:r>
        <w:rPr>
          <w:spacing w:val="-2"/>
        </w:rPr>
        <w:t>(</w:t>
      </w:r>
      <w:del w:id="2950" w:author="Hughes, Anna E" w:date="2023-06-19T12:41:00Z">
        <w:r w:rsidR="00F7725C">
          <w:rPr>
            <w:spacing w:val="-2"/>
          </w:rPr>
          <w:delText>1988</w:delText>
        </w:r>
      </w:del>
      <w:ins w:id="2951" w:author="Hughes, Anna E" w:date="2023-06-19T12:41:00Z">
        <w:r>
          <w:rPr>
            <w:spacing w:val="-2"/>
          </w:rPr>
          <w:t>2012</w:t>
        </w:r>
      </w:ins>
      <w:r>
        <w:rPr>
          <w:spacing w:val="-2"/>
        </w:rPr>
        <w:t>);</w:t>
      </w:r>
      <w:r w:rsidR="00FE7979">
        <w:rPr>
          <w:spacing w:val="-2"/>
        </w:rPr>
        <w:fldChar w:fldCharType="end"/>
      </w:r>
      <w:del w:id="2952" w:author="Hughes, Anna E" w:date="2023-06-19T12:41:00Z">
        <w:r w:rsidR="00F7725C"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"_bookmark72" </w:delInstrText>
        </w:r>
        <w:r w:rsidR="00FE7979">
          <w:fldChar w:fldCharType="separate"/>
        </w:r>
        <w:r w:rsidR="00F7725C">
          <w:rPr>
            <w:spacing w:val="-2"/>
          </w:rPr>
          <w:delText>Rosenholtz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</w:del>
      <w:r>
        <w:rPr>
          <w:spacing w:val="-1"/>
          <w:rPrChange w:id="2953" w:author="Hughes, Anna E" w:date="2023-06-19T12:41:00Z">
            <w:rPr>
              <w:spacing w:val="-8"/>
            </w:rPr>
          </w:rPrChange>
        </w:rPr>
        <w:t xml:space="preserve"> </w:t>
      </w:r>
      <w:del w:id="2954" w:author="Hughes, Anna E" w:date="2023-06-19T12:41:00Z">
        <w:r w:rsidR="00FE7979">
          <w:fldChar w:fldCharType="begin"/>
        </w:r>
        <w:r w:rsidR="00FE7979">
          <w:delInstrText xml:space="preserve"> HYPERLINK \l "_bookmark72" </w:delInstrText>
        </w:r>
        <w:r w:rsidR="00FE7979">
          <w:fldChar w:fldCharType="separate"/>
        </w:r>
        <w:r w:rsidR="00F7725C">
          <w:rPr>
            <w:spacing w:val="-2"/>
          </w:rPr>
          <w:delText>(2012);</w:delText>
        </w:r>
        <w:r w:rsidR="00FE7979">
          <w:rPr>
            <w:spacing w:val="-2"/>
          </w:rPr>
          <w:fldChar w:fldCharType="end"/>
        </w:r>
      </w:del>
      <w:ins w:id="2955" w:author="Hughes, Anna E" w:date="2023-06-19T12:41:00Z">
        <w:r w:rsidR="00FE7979">
          <w:fldChar w:fldCharType="begin"/>
        </w:r>
        <w:r w:rsidR="00FE7979">
          <w:instrText xml:space="preserve"> HYPERLINK \l "_bookmark39" </w:instrText>
        </w:r>
        <w:r w:rsidR="00FE7979">
          <w:fldChar w:fldCharType="separate"/>
        </w:r>
        <w:r>
          <w:rPr>
            <w:spacing w:val="-2"/>
          </w:rPr>
          <w:t>Hughes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  <w:r w:rsidR="00FE7979">
          <w:rPr>
            <w:spacing w:val="-2"/>
          </w:rPr>
          <w:fldChar w:fldCharType="end"/>
        </w:r>
      </w:ins>
      <w:r>
        <w:rPr>
          <w:spacing w:val="-1"/>
          <w:rPrChange w:id="2956" w:author="Hughes, Anna E" w:date="2023-06-19T12:41:00Z">
            <w:rPr>
              <w:spacing w:val="-8"/>
            </w:rPr>
          </w:rPrChange>
        </w:rPr>
        <w:t xml:space="preserve"> </w:t>
      </w:r>
      <w:del w:id="2957" w:author="Hughes, Anna E" w:date="2023-06-19T12:41:00Z">
        <w:r w:rsidR="00FE7979">
          <w:fldChar w:fldCharType="begin"/>
        </w:r>
        <w:r w:rsidR="00FE7979">
          <w:delInstrText xml:space="preserve"> HYPERLINK \l "_bookmark37" </w:delInstrText>
        </w:r>
        <w:r w:rsidR="00FE7979">
          <w:fldChar w:fldCharType="separate"/>
        </w:r>
        <w:r w:rsidR="00F7725C">
          <w:rPr>
            <w:spacing w:val="-2"/>
          </w:rPr>
          <w:delText>Hughes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 w:rsidR="00F7725C"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"_bookmark37" </w:delInstrText>
        </w:r>
        <w:r w:rsidR="00FE7979">
          <w:fldChar w:fldCharType="separate"/>
        </w:r>
        <w:r w:rsidR="00F7725C">
          <w:rPr>
            <w:spacing w:val="-2"/>
          </w:rPr>
          <w:delText>(2016)).</w:delText>
        </w:r>
        <w:r w:rsidR="00FE7979">
          <w:rPr>
            <w:spacing w:val="-2"/>
          </w:rPr>
          <w:fldChar w:fldCharType="end"/>
        </w:r>
      </w:del>
      <w:ins w:id="2958" w:author="Hughes, Anna E" w:date="2023-06-19T12:41:00Z">
        <w:r w:rsidR="00FE7979">
          <w:fldChar w:fldCharType="begin"/>
        </w:r>
        <w:r w:rsidR="00FE7979">
          <w:instrText xml:space="preserve"> HYPERLINK \l "_bookmark39" </w:instrText>
        </w:r>
        <w:r w:rsidR="00FE7979">
          <w:fldChar w:fldCharType="separate"/>
        </w:r>
        <w:r>
          <w:rPr>
            <w:spacing w:val="-2"/>
          </w:rPr>
          <w:t>(2016)).</w:t>
        </w:r>
        <w:r w:rsidR="00FE7979">
          <w:rPr>
            <w:spacing w:val="-2"/>
          </w:rPr>
          <w:fldChar w:fldCharType="end"/>
        </w:r>
      </w:ins>
      <w:r>
        <w:rPr>
          <w:spacing w:val="31"/>
          <w:rPrChange w:id="2959" w:author="Hughes, Anna E" w:date="2023-06-19T12:41:00Z">
            <w:rPr>
              <w:spacing w:val="20"/>
            </w:rPr>
          </w:rPrChange>
        </w:rPr>
        <w:t xml:space="preserve"> </w:t>
      </w:r>
      <w:r>
        <w:rPr>
          <w:spacing w:val="-2"/>
        </w:rPr>
        <w:t>The</w:t>
      </w:r>
      <w:r>
        <w:rPr>
          <w:spacing w:val="-1"/>
          <w:rPrChange w:id="2960" w:author="Hughes, Anna E" w:date="2023-06-19T12:41:00Z">
            <w:rPr>
              <w:spacing w:val="-8"/>
            </w:rPr>
          </w:rPrChange>
        </w:rPr>
        <w:t xml:space="preserve"> </w:t>
      </w:r>
      <w:r>
        <w:rPr>
          <w:rFonts w:ascii="Times New Roman"/>
          <w:i/>
          <w:spacing w:val="-2"/>
          <w:rPrChange w:id="2961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b</w:t>
      </w:r>
      <w:r>
        <w:rPr>
          <w:rFonts w:ascii="Times New Roman"/>
          <w:i/>
          <w:spacing w:val="-8"/>
          <w:rPrChange w:id="2962" w:author="Hughes, Anna E" w:date="2023-06-19T12:41:00Z">
            <w:rPr>
              <w:rFonts w:ascii="Times New Roman" w:hAnsi="Times New Roman"/>
              <w:i/>
              <w:spacing w:val="-13"/>
            </w:rPr>
          </w:rPrChange>
        </w:rPr>
        <w:t xml:space="preserve"> </w:t>
      </w:r>
      <w:r>
        <w:rPr>
          <w:spacing w:val="-2"/>
        </w:rPr>
        <w:t>coefficients</w:t>
      </w:r>
      <w:r>
        <w:rPr>
          <w:spacing w:val="-1"/>
          <w:rPrChange w:id="2963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2"/>
        </w:rPr>
        <w:t>are</w:t>
      </w:r>
      <w:r>
        <w:rPr>
          <w:rPrChange w:id="2964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2"/>
        </w:rPr>
        <w:t>often</w:t>
      </w:r>
      <w:r>
        <w:rPr>
          <w:spacing w:val="-1"/>
          <w:rPrChange w:id="2965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5"/>
          <w:rPrChange w:id="2966" w:author="Hughes, Anna E" w:date="2023-06-19T12:41:00Z">
            <w:rPr>
              <w:spacing w:val="-2"/>
            </w:rPr>
          </w:rPrChange>
        </w:rPr>
        <w:t>re-</w:t>
      </w:r>
    </w:p>
    <w:p w:rsidR="00485016" w:rsidRDefault="00C14774">
      <w:pPr>
        <w:pStyle w:val="BodyText"/>
        <w:spacing w:before="8"/>
        <w:rPr>
          <w:ins w:id="2967" w:author="Hughes, Anna E" w:date="2023-06-19T12:41:00Z"/>
        </w:rPr>
      </w:pPr>
      <w:ins w:id="2968" w:author="Hughes, Anna E" w:date="2023-06-19T12:41:00Z">
        <w:r>
          <w:rPr>
            <w:rFonts w:ascii="Trebuchet MS" w:hAnsi="Trebuchet MS"/>
            <w:spacing w:val="-6"/>
            <w:sz w:val="12"/>
          </w:rPr>
          <w:t>640</w:t>
        </w:r>
        <w:r>
          <w:rPr>
            <w:rFonts w:ascii="Trebuchet MS" w:hAnsi="Trebuchet MS"/>
            <w:spacing w:val="38"/>
            <w:sz w:val="12"/>
          </w:rPr>
          <w:t xml:space="preserve"> </w:t>
        </w:r>
      </w:ins>
      <w:r>
        <w:rPr>
          <w:rFonts w:ascii="Trebuchet MS" w:hAnsi="Trebuchet MS"/>
          <w:spacing w:val="38"/>
          <w:sz w:val="12"/>
          <w:rPrChange w:id="2969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6"/>
        </w:rPr>
        <w:t>ferred</w:t>
      </w:r>
      <w:r>
        <w:rPr>
          <w:rPrChange w:id="2970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6"/>
        </w:rPr>
        <w:t>to</w:t>
      </w:r>
      <w:r>
        <w:rPr>
          <w:spacing w:val="-1"/>
          <w:rPrChange w:id="297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as</w:t>
      </w:r>
      <w:r>
        <w:rPr>
          <w:spacing w:val="-1"/>
          <w:rPrChange w:id="2972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“search</w:t>
      </w:r>
      <w:r>
        <w:rPr>
          <w:spacing w:val="-1"/>
          <w:rPrChange w:id="297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slopes”</w:t>
      </w:r>
      <w:r>
        <w:rPr>
          <w:rPrChange w:id="2974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6"/>
        </w:rPr>
        <w:t>and</w:t>
      </w:r>
      <w:r>
        <w:rPr>
          <w:spacing w:val="-1"/>
          <w:rPrChange w:id="297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are</w:t>
      </w:r>
      <w:r>
        <w:rPr>
          <w:spacing w:val="-1"/>
          <w:rPrChange w:id="2976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often</w:t>
      </w:r>
      <w:r>
        <w:rPr>
          <w:rPrChange w:id="2977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treated</w:t>
      </w:r>
      <w:r>
        <w:rPr>
          <w:spacing w:val="-1"/>
          <w:rPrChange w:id="2978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as</w:t>
      </w:r>
      <w:r>
        <w:rPr>
          <w:rPrChange w:id="2979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6"/>
        </w:rPr>
        <w:t>measurements</w:t>
      </w:r>
      <w:r>
        <w:rPr>
          <w:spacing w:val="-2"/>
          <w:rPrChange w:id="298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of</w:t>
      </w:r>
      <w:r>
        <w:rPr>
          <w:rPrChange w:id="298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theoretical</w:t>
      </w:r>
    </w:p>
    <w:p w:rsidR="00485016" w:rsidRDefault="00C14774">
      <w:pPr>
        <w:pStyle w:val="BodyText"/>
        <w:spacing w:before="8" w:line="247" w:lineRule="exact"/>
        <w:pPrChange w:id="2982" w:author="Hughes, Anna E" w:date="2023-06-19T12:41:00Z">
          <w:pPr>
            <w:pStyle w:val="BodyText"/>
            <w:spacing w:before="68" w:line="244" w:lineRule="auto"/>
            <w:ind w:right="529" w:firstLine="351"/>
            <w:jc w:val="both"/>
          </w:pPr>
        </w:pPrChange>
      </w:pPr>
      <w:ins w:id="2983" w:author="Hughes, Anna E" w:date="2023-06-19T12:41:00Z">
        <w:r>
          <w:rPr>
            <w:rFonts w:ascii="Trebuchet MS"/>
            <w:spacing w:val="-4"/>
            <w:sz w:val="12"/>
          </w:rPr>
          <w:t>641</w:t>
        </w:r>
      </w:ins>
      <w:r>
        <w:rPr>
          <w:rFonts w:ascii="Trebuchet MS"/>
          <w:spacing w:val="77"/>
          <w:w w:val="150"/>
          <w:sz w:val="12"/>
          <w:rPrChange w:id="2984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4"/>
          <w:rPrChange w:id="2985" w:author="Hughes, Anna E" w:date="2023-06-19T12:41:00Z">
            <w:rPr>
              <w:spacing w:val="-6"/>
            </w:rPr>
          </w:rPrChange>
        </w:rPr>
        <w:t>importance.</w:t>
      </w:r>
      <w:r>
        <w:rPr>
          <w:spacing w:val="16"/>
          <w:rPrChange w:id="2986" w:author="Hughes, Anna E" w:date="2023-06-19T12:41:00Z">
            <w:rPr>
              <w:spacing w:val="22"/>
            </w:rPr>
          </w:rPrChange>
        </w:rPr>
        <w:t xml:space="preserve"> </w:t>
      </w:r>
      <w:r>
        <w:rPr>
          <w:spacing w:val="-4"/>
          <w:rPrChange w:id="2987" w:author="Hughes, Anna E" w:date="2023-06-19T12:41:00Z">
            <w:rPr>
              <w:spacing w:val="-6"/>
            </w:rPr>
          </w:rPrChange>
        </w:rPr>
        <w:t>Our</w:t>
      </w:r>
      <w:r>
        <w:rPr>
          <w:spacing w:val="-6"/>
          <w:rPrChange w:id="2988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89" w:author="Hughes, Anna E" w:date="2023-06-19T12:41:00Z">
            <w:rPr>
              <w:spacing w:val="-6"/>
            </w:rPr>
          </w:rPrChange>
        </w:rPr>
        <w:t>results</w:t>
      </w:r>
      <w:r>
        <w:rPr>
          <w:spacing w:val="-7"/>
          <w:rPrChange w:id="2990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91" w:author="Hughes, Anna E" w:date="2023-06-19T12:41:00Z">
            <w:rPr>
              <w:spacing w:val="-6"/>
            </w:rPr>
          </w:rPrChange>
        </w:rPr>
        <w:t>indicate</w:t>
      </w:r>
      <w:r>
        <w:rPr>
          <w:spacing w:val="-6"/>
          <w:rPrChange w:id="2992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93" w:author="Hughes, Anna E" w:date="2023-06-19T12:41:00Z">
            <w:rPr>
              <w:spacing w:val="-6"/>
            </w:rPr>
          </w:rPrChange>
        </w:rPr>
        <w:t>that</w:t>
      </w:r>
      <w:r>
        <w:rPr>
          <w:spacing w:val="-7"/>
          <w:rPrChange w:id="2994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95" w:author="Hughes, Anna E" w:date="2023-06-19T12:41:00Z">
            <w:rPr>
              <w:spacing w:val="-6"/>
            </w:rPr>
          </w:rPrChange>
        </w:rPr>
        <w:t>a</w:t>
      </w:r>
      <w:r>
        <w:rPr>
          <w:spacing w:val="-6"/>
          <w:rPrChange w:id="2996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97" w:author="Hughes, Anna E" w:date="2023-06-19T12:41:00Z">
            <w:rPr>
              <w:spacing w:val="-6"/>
            </w:rPr>
          </w:rPrChange>
        </w:rPr>
        <w:t>shifted-lognormal</w:t>
      </w:r>
      <w:r>
        <w:rPr>
          <w:spacing w:val="-7"/>
          <w:rPrChange w:id="2998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2999" w:author="Hughes, Anna E" w:date="2023-06-19T12:41:00Z">
            <w:rPr>
              <w:spacing w:val="-6"/>
            </w:rPr>
          </w:rPrChange>
        </w:rPr>
        <w:t>model</w:t>
      </w:r>
      <w:r>
        <w:rPr>
          <w:spacing w:val="-6"/>
          <w:rPrChange w:id="3000" w:author="Hughes, Anna E" w:date="2023-06-19T12:41:00Z">
            <w:rPr>
              <w:spacing w:val="-3"/>
            </w:rPr>
          </w:rPrChange>
        </w:rPr>
        <w:t xml:space="preserve"> </w:t>
      </w:r>
      <w:r>
        <w:rPr>
          <w:spacing w:val="-4"/>
          <w:rPrChange w:id="3001" w:author="Hughes, Anna E" w:date="2023-06-19T12:41:00Z">
            <w:rPr>
              <w:spacing w:val="-6"/>
            </w:rPr>
          </w:rPrChange>
        </w:rPr>
        <w:t>that</w:t>
      </w:r>
      <w:r>
        <w:rPr>
          <w:spacing w:val="-6"/>
          <w:rPrChange w:id="3002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3003" w:author="Hughes, Anna E" w:date="2023-06-19T12:41:00Z">
            <w:rPr>
              <w:spacing w:val="-6"/>
            </w:rPr>
          </w:rPrChange>
        </w:rPr>
        <w:t>is</w:t>
      </w:r>
      <w:r>
        <w:rPr>
          <w:spacing w:val="-7"/>
          <w:rPrChange w:id="3004" w:author="Hughes, Anna E" w:date="2023-06-19T12:41:00Z">
            <w:rPr>
              <w:spacing w:val="-2"/>
            </w:rPr>
          </w:rPrChange>
        </w:rPr>
        <w:t xml:space="preserve"> </w:t>
      </w:r>
      <w:r>
        <w:rPr>
          <w:spacing w:val="-4"/>
          <w:rPrChange w:id="3005" w:author="Hughes, Anna E" w:date="2023-06-19T12:41:00Z">
            <w:rPr>
              <w:spacing w:val="-6"/>
            </w:rPr>
          </w:rPrChange>
        </w:rPr>
        <w:t>loglinear</w:t>
      </w:r>
    </w:p>
    <w:p w:rsidR="00485016" w:rsidRPr="00076C8C" w:rsidRDefault="00C14774">
      <w:pPr>
        <w:spacing w:line="351" w:lineRule="exact"/>
        <w:ind w:left="227"/>
        <w:pPrChange w:id="3006" w:author="Hughes, Anna E" w:date="2023-06-19T12:41:00Z">
          <w:pPr>
            <w:pStyle w:val="BodyText"/>
            <w:spacing w:before="0" w:line="306" w:lineRule="exact"/>
            <w:jc w:val="both"/>
          </w:pPr>
        </w:pPrChange>
      </w:pPr>
      <w:ins w:id="3007" w:author="Hughes, Anna E" w:date="2023-06-19T12:41:00Z">
        <w:r>
          <w:rPr>
            <w:rFonts w:ascii="Trebuchet MS" w:hAnsi="Trebuchet MS"/>
            <w:sz w:val="12"/>
          </w:rPr>
          <w:t>642</w:t>
        </w:r>
        <w:r>
          <w:rPr>
            <w:rFonts w:ascii="Trebuchet MS" w:hAnsi="Trebuchet MS"/>
            <w:spacing w:val="74"/>
            <w:w w:val="150"/>
            <w:sz w:val="12"/>
          </w:rPr>
          <w:t xml:space="preserve"> </w:t>
        </w:r>
      </w:ins>
      <w:r>
        <w:rPr>
          <w:sz w:val="24"/>
          <w:rPrChange w:id="3008" w:author="Hughes, Anna E" w:date="2023-06-19T12:41:00Z">
            <w:rPr>
              <w:spacing w:val="-2"/>
            </w:rPr>
          </w:rPrChange>
        </w:rPr>
        <w:t>in</w:t>
      </w:r>
      <w:r>
        <w:rPr>
          <w:spacing w:val="-2"/>
          <w:sz w:val="24"/>
          <w:rPrChange w:id="3009" w:author="Hughes, Anna E" w:date="2023-06-19T12:41:00Z">
            <w:rPr>
              <w:spacing w:val="-3"/>
            </w:rPr>
          </w:rPrChange>
        </w:rPr>
        <w:t xml:space="preserve"> </w:t>
      </w:r>
      <w:r>
        <w:rPr>
          <w:rFonts w:ascii="Times New Roman" w:hAnsi="Times New Roman"/>
          <w:i/>
          <w:sz w:val="24"/>
          <w:rPrChange w:id="3010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N</w:t>
      </w:r>
      <w:r>
        <w:rPr>
          <w:rFonts w:ascii="Times New Roman" w:hAnsi="Times New Roman"/>
          <w:i/>
          <w:sz w:val="24"/>
          <w:vertAlign w:val="subscript"/>
          <w:rPrChange w:id="3011" w:author="Hughes, Anna E" w:date="2023-06-19T12:41:00Z">
            <w:rPr>
              <w:rFonts w:ascii="Times New Roman" w:hAnsi="Times New Roman"/>
              <w:i/>
              <w:spacing w:val="-2"/>
              <w:vertAlign w:val="subscript"/>
            </w:rPr>
          </w:rPrChange>
        </w:rPr>
        <w:t>T</w:t>
      </w:r>
      <w:r>
        <w:rPr>
          <w:rFonts w:ascii="Times New Roman" w:hAnsi="Times New Roman"/>
          <w:i/>
          <w:spacing w:val="12"/>
          <w:sz w:val="24"/>
          <w:rPrChange w:id="3012" w:author="Hughes, Anna E" w:date="2023-06-19T12:41:00Z">
            <w:rPr>
              <w:rFonts w:ascii="Times New Roman" w:hAnsi="Times New Roman"/>
              <w:i/>
              <w:spacing w:val="12"/>
            </w:rPr>
          </w:rPrChange>
        </w:rPr>
        <w:t xml:space="preserve"> </w:t>
      </w:r>
      <w:r>
        <w:rPr>
          <w:sz w:val="24"/>
          <w:rPrChange w:id="3013" w:author="Hughes, Anna E" w:date="2023-06-19T12:41:00Z">
            <w:rPr>
              <w:spacing w:val="-2"/>
            </w:rPr>
          </w:rPrChange>
        </w:rPr>
        <w:t>offers</w:t>
      </w:r>
      <w:r>
        <w:rPr>
          <w:spacing w:val="-2"/>
          <w:sz w:val="24"/>
          <w:rPrChange w:id="3014" w:author="Hughes, Anna E" w:date="2023-06-19T12:41:00Z">
            <w:rPr>
              <w:spacing w:val="-1"/>
            </w:rPr>
          </w:rPrChange>
        </w:rPr>
        <w:t xml:space="preserve"> </w:t>
      </w:r>
      <w:r>
        <w:rPr>
          <w:sz w:val="24"/>
          <w:rPrChange w:id="3015" w:author="Hughes, Anna E" w:date="2023-06-19T12:41:00Z">
            <w:rPr>
              <w:spacing w:val="-2"/>
            </w:rPr>
          </w:rPrChange>
        </w:rPr>
        <w:t>a</w:t>
      </w:r>
      <w:r>
        <w:rPr>
          <w:spacing w:val="-2"/>
          <w:sz w:val="24"/>
          <w:rPrChange w:id="3016" w:author="Hughes, Anna E" w:date="2023-06-19T12:41:00Z">
            <w:rPr>
              <w:spacing w:val="5"/>
            </w:rPr>
          </w:rPrChange>
        </w:rPr>
        <w:t xml:space="preserve"> </w:t>
      </w:r>
      <w:r>
        <w:rPr>
          <w:sz w:val="24"/>
          <w:rPrChange w:id="3017" w:author="Hughes, Anna E" w:date="2023-06-19T12:41:00Z">
            <w:rPr>
              <w:spacing w:val="-2"/>
            </w:rPr>
          </w:rPrChange>
        </w:rPr>
        <w:t>much</w:t>
      </w:r>
      <w:r>
        <w:rPr>
          <w:spacing w:val="5"/>
          <w:sz w:val="24"/>
          <w:rPrChange w:id="3018" w:author="Hughes, Anna E" w:date="2023-06-19T12:41:00Z">
            <w:rPr>
              <w:spacing w:val="11"/>
            </w:rPr>
          </w:rPrChange>
        </w:rPr>
        <w:t xml:space="preserve"> </w:t>
      </w:r>
      <w:r>
        <w:rPr>
          <w:sz w:val="24"/>
          <w:rPrChange w:id="3019" w:author="Hughes, Anna E" w:date="2023-06-19T12:41:00Z">
            <w:rPr>
              <w:spacing w:val="-2"/>
            </w:rPr>
          </w:rPrChange>
        </w:rPr>
        <w:t>better</w:t>
      </w:r>
      <w:r>
        <w:rPr>
          <w:spacing w:val="7"/>
          <w:sz w:val="24"/>
          <w:rPrChange w:id="3020" w:author="Hughes, Anna E" w:date="2023-06-19T12:41:00Z">
            <w:rPr>
              <w:spacing w:val="11"/>
            </w:rPr>
          </w:rPrChange>
        </w:rPr>
        <w:t xml:space="preserve"> </w:t>
      </w:r>
      <w:r>
        <w:rPr>
          <w:sz w:val="24"/>
          <w:rPrChange w:id="3021" w:author="Hughes, Anna E" w:date="2023-06-19T12:41:00Z">
            <w:rPr>
              <w:spacing w:val="-2"/>
            </w:rPr>
          </w:rPrChange>
        </w:rPr>
        <w:t>fit</w:t>
      </w:r>
      <w:r>
        <w:rPr>
          <w:spacing w:val="6"/>
          <w:sz w:val="24"/>
          <w:rPrChange w:id="3022" w:author="Hughes, Anna E" w:date="2023-06-19T12:41:00Z">
            <w:rPr>
              <w:spacing w:val="10"/>
            </w:rPr>
          </w:rPrChange>
        </w:rPr>
        <w:t xml:space="preserve"> </w:t>
      </w:r>
      <w:r>
        <w:rPr>
          <w:sz w:val="24"/>
          <w:rPrChange w:id="3023" w:author="Hughes, Anna E" w:date="2023-06-19T12:41:00Z">
            <w:rPr>
              <w:spacing w:val="-2"/>
            </w:rPr>
          </w:rPrChange>
        </w:rPr>
        <w:t>to</w:t>
      </w:r>
      <w:r>
        <w:rPr>
          <w:spacing w:val="7"/>
          <w:sz w:val="24"/>
          <w:rPrChange w:id="3024" w:author="Hughes, Anna E" w:date="2023-06-19T12:41:00Z">
            <w:rPr>
              <w:spacing w:val="11"/>
            </w:rPr>
          </w:rPrChange>
        </w:rPr>
        <w:t xml:space="preserve"> </w:t>
      </w:r>
      <w:r>
        <w:rPr>
          <w:sz w:val="24"/>
          <w:rPrChange w:id="3025" w:author="Hughes, Anna E" w:date="2023-06-19T12:41:00Z">
            <w:rPr>
              <w:spacing w:val="-2"/>
            </w:rPr>
          </w:rPrChange>
        </w:rPr>
        <w:t>the</w:t>
      </w:r>
      <w:r>
        <w:rPr>
          <w:spacing w:val="7"/>
          <w:sz w:val="24"/>
          <w:rPrChange w:id="3026" w:author="Hughes, Anna E" w:date="2023-06-19T12:41:00Z">
            <w:rPr>
              <w:spacing w:val="11"/>
            </w:rPr>
          </w:rPrChange>
        </w:rPr>
        <w:t xml:space="preserve"> </w:t>
      </w:r>
      <w:r>
        <w:rPr>
          <w:sz w:val="24"/>
          <w:rPrChange w:id="3027" w:author="Hughes, Anna E" w:date="2023-06-19T12:41:00Z">
            <w:rPr>
              <w:spacing w:val="-2"/>
            </w:rPr>
          </w:rPrChange>
        </w:rPr>
        <w:t>data</w:t>
      </w:r>
      <w:r>
        <w:rPr>
          <w:spacing w:val="7"/>
          <w:sz w:val="24"/>
          <w:rPrChange w:id="3028" w:author="Hughes, Anna E" w:date="2023-06-19T12:41:00Z">
            <w:rPr>
              <w:spacing w:val="11"/>
            </w:rPr>
          </w:rPrChange>
        </w:rPr>
        <w:t xml:space="preserve"> </w:t>
      </w:r>
      <w:r>
        <w:rPr>
          <w:sz w:val="24"/>
          <w:rPrChange w:id="3029" w:author="Hughes, Anna E" w:date="2023-06-19T12:41:00Z">
            <w:rPr>
              <w:spacing w:val="-2"/>
            </w:rPr>
          </w:rPrChange>
        </w:rPr>
        <w:t>(log</w:t>
      </w:r>
      <w:r>
        <w:rPr>
          <w:rFonts w:ascii="Tahoma" w:hAnsi="Tahoma"/>
          <w:sz w:val="24"/>
          <w:rPrChange w:id="3030" w:author="Hughes, Anna E" w:date="2023-06-19T12:41:00Z">
            <w:rPr>
              <w:rFonts w:ascii="Tahoma" w:hAnsi="Tahoma"/>
              <w:spacing w:val="-2"/>
            </w:rPr>
          </w:rPrChange>
        </w:rPr>
        <w:t>(</w:t>
      </w:r>
      <w:r>
        <w:rPr>
          <w:rFonts w:ascii="Times New Roman" w:hAnsi="Times New Roman"/>
          <w:i/>
          <w:sz w:val="24"/>
          <w:rPrChange w:id="3031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y</w:t>
      </w:r>
      <w:r>
        <w:rPr>
          <w:rFonts w:ascii="Tahoma" w:hAnsi="Tahoma"/>
          <w:sz w:val="24"/>
          <w:rPrChange w:id="3032" w:author="Hughes, Anna E" w:date="2023-06-19T12:41:00Z">
            <w:rPr>
              <w:rFonts w:ascii="Tahoma" w:hAnsi="Tahoma"/>
              <w:spacing w:val="-2"/>
            </w:rPr>
          </w:rPrChange>
        </w:rPr>
        <w:t>)</w:t>
      </w:r>
      <w:r>
        <w:rPr>
          <w:rFonts w:ascii="Tahoma" w:hAnsi="Tahoma"/>
          <w:spacing w:val="-35"/>
          <w:sz w:val="24"/>
          <w:rPrChange w:id="3033" w:author="Hughes, Anna E" w:date="2023-06-19T12:41:00Z">
            <w:rPr>
              <w:rFonts w:ascii="Tahoma" w:hAnsi="Tahoma"/>
              <w:spacing w:val="-35"/>
            </w:rPr>
          </w:rPrChange>
        </w:rPr>
        <w:t xml:space="preserve"> </w:t>
      </w:r>
      <w:r>
        <w:rPr>
          <w:rFonts w:ascii="Meiryo UI" w:hAnsi="Meiryo UI"/>
          <w:i/>
          <w:sz w:val="24"/>
          <w:rPrChange w:id="3034" w:author="Hughes, Anna E" w:date="2023-06-19T12:41:00Z">
            <w:rPr>
              <w:rFonts w:ascii="Meiryo UI" w:hAnsi="Meiryo UI"/>
              <w:i/>
              <w:spacing w:val="-2"/>
            </w:rPr>
          </w:rPrChange>
        </w:rPr>
        <w:t>−</w:t>
      </w:r>
      <w:r>
        <w:rPr>
          <w:rFonts w:ascii="Meiryo UI" w:hAnsi="Meiryo UI"/>
          <w:i/>
          <w:spacing w:val="-42"/>
          <w:sz w:val="24"/>
          <w:rPrChange w:id="3035" w:author="Hughes, Anna E" w:date="2023-06-19T12:41:00Z">
            <w:rPr>
              <w:rFonts w:ascii="Meiryo UI" w:hAnsi="Meiryo UI"/>
              <w:i/>
              <w:spacing w:val="-42"/>
            </w:rPr>
          </w:rPrChange>
        </w:rPr>
        <w:t xml:space="preserve"> </w:t>
      </w:r>
      <w:r>
        <w:rPr>
          <w:rFonts w:ascii="Times New Roman" w:hAnsi="Times New Roman"/>
          <w:i/>
          <w:sz w:val="24"/>
          <w:rPrChange w:id="3036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ndt</w:t>
      </w:r>
      <w:r>
        <w:rPr>
          <w:rFonts w:ascii="Times New Roman" w:hAnsi="Times New Roman"/>
          <w:i/>
          <w:sz w:val="24"/>
          <w:rPrChange w:id="3037" w:author="Hughes, Anna E" w:date="2023-06-19T12:41:00Z">
            <w:rPr>
              <w:rFonts w:ascii="Times New Roman" w:hAnsi="Times New Roman"/>
              <w:i/>
              <w:spacing w:val="4"/>
            </w:rPr>
          </w:rPrChange>
        </w:rPr>
        <w:t xml:space="preserve"> </w:t>
      </w:r>
      <w:r>
        <w:rPr>
          <w:rFonts w:ascii="Tahoma" w:hAnsi="Tahoma"/>
          <w:sz w:val="24"/>
          <w:rPrChange w:id="3038" w:author="Hughes, Anna E" w:date="2023-06-19T12:41:00Z">
            <w:rPr>
              <w:rFonts w:ascii="Tahoma" w:hAnsi="Tahoma"/>
              <w:spacing w:val="-2"/>
            </w:rPr>
          </w:rPrChange>
        </w:rPr>
        <w:t>=</w:t>
      </w:r>
      <w:r>
        <w:rPr>
          <w:rFonts w:ascii="Tahoma" w:hAnsi="Tahoma"/>
          <w:spacing w:val="-19"/>
          <w:sz w:val="24"/>
          <w:rPrChange w:id="3039" w:author="Hughes, Anna E" w:date="2023-06-19T12:41:00Z">
            <w:rPr>
              <w:rFonts w:ascii="Tahoma" w:hAnsi="Tahoma"/>
              <w:spacing w:val="-16"/>
            </w:rPr>
          </w:rPrChange>
        </w:rPr>
        <w:t xml:space="preserve"> </w:t>
      </w:r>
      <w:r>
        <w:rPr>
          <w:rFonts w:ascii="Times New Roman" w:hAnsi="Times New Roman"/>
          <w:i/>
          <w:sz w:val="24"/>
          <w:rPrChange w:id="3040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b</w:t>
      </w:r>
      <w:r>
        <w:rPr>
          <w:rFonts w:ascii="Times New Roman" w:hAnsi="Times New Roman"/>
          <w:i/>
          <w:spacing w:val="-34"/>
          <w:sz w:val="24"/>
          <w:rPrChange w:id="3041" w:author="Hughes, Anna E" w:date="2023-06-19T12:41:00Z">
            <w:rPr>
              <w:rFonts w:ascii="Times New Roman" w:hAnsi="Times New Roman"/>
              <w:i/>
              <w:spacing w:val="-34"/>
            </w:rPr>
          </w:rPrChange>
        </w:rPr>
        <w:t xml:space="preserve"> </w:t>
      </w:r>
      <w:r>
        <w:rPr>
          <w:sz w:val="24"/>
          <w:rPrChange w:id="3042" w:author="Hughes, Anna E" w:date="2023-06-19T12:41:00Z">
            <w:rPr>
              <w:spacing w:val="-2"/>
            </w:rPr>
          </w:rPrChange>
        </w:rPr>
        <w:t>log</w:t>
      </w:r>
      <w:r>
        <w:rPr>
          <w:rFonts w:ascii="Tahoma" w:hAnsi="Tahoma"/>
          <w:sz w:val="24"/>
          <w:rPrChange w:id="3043" w:author="Hughes, Anna E" w:date="2023-06-19T12:41:00Z">
            <w:rPr>
              <w:rFonts w:ascii="Tahoma" w:hAnsi="Tahoma"/>
              <w:spacing w:val="-2"/>
            </w:rPr>
          </w:rPrChange>
        </w:rPr>
        <w:t>(</w:t>
      </w:r>
      <w:r>
        <w:rPr>
          <w:rFonts w:ascii="Times New Roman" w:hAnsi="Times New Roman"/>
          <w:i/>
          <w:sz w:val="24"/>
          <w:rPrChange w:id="3044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N</w:t>
      </w:r>
      <w:r>
        <w:rPr>
          <w:rFonts w:ascii="Times New Roman" w:hAnsi="Times New Roman"/>
          <w:i/>
          <w:sz w:val="24"/>
          <w:vertAlign w:val="subscript"/>
          <w:rPrChange w:id="3045" w:author="Hughes, Anna E" w:date="2023-06-19T12:41:00Z">
            <w:rPr>
              <w:rFonts w:ascii="Times New Roman" w:hAnsi="Times New Roman"/>
              <w:i/>
              <w:spacing w:val="-2"/>
              <w:vertAlign w:val="subscript"/>
            </w:rPr>
          </w:rPrChange>
        </w:rPr>
        <w:t>T</w:t>
      </w:r>
      <w:r>
        <w:rPr>
          <w:rFonts w:ascii="Times New Roman" w:hAnsi="Times New Roman"/>
          <w:i/>
          <w:spacing w:val="-28"/>
          <w:sz w:val="24"/>
          <w:rPrChange w:id="3046" w:author="Hughes, Anna E" w:date="2023-06-19T12:41:00Z">
            <w:rPr>
              <w:rFonts w:ascii="Times New Roman" w:hAnsi="Times New Roman"/>
              <w:i/>
              <w:spacing w:val="-28"/>
            </w:rPr>
          </w:rPrChange>
        </w:rPr>
        <w:t xml:space="preserve"> </w:t>
      </w:r>
      <w:r>
        <w:rPr>
          <w:rFonts w:ascii="Tahoma" w:hAnsi="Tahoma"/>
          <w:sz w:val="24"/>
          <w:rPrChange w:id="3047" w:author="Hughes, Anna E" w:date="2023-06-19T12:41:00Z">
            <w:rPr>
              <w:rFonts w:ascii="Tahoma" w:hAnsi="Tahoma"/>
              <w:spacing w:val="-2"/>
            </w:rPr>
          </w:rPrChange>
        </w:rPr>
        <w:t>)</w:t>
      </w:r>
      <w:r>
        <w:rPr>
          <w:rFonts w:ascii="Tahoma" w:hAnsi="Tahoma"/>
          <w:spacing w:val="-35"/>
          <w:sz w:val="24"/>
          <w:rPrChange w:id="3048" w:author="Hughes, Anna E" w:date="2023-06-19T12:41:00Z">
            <w:rPr>
              <w:rFonts w:ascii="Tahoma" w:hAnsi="Tahoma"/>
              <w:spacing w:val="-35"/>
            </w:rPr>
          </w:rPrChange>
        </w:rPr>
        <w:t xml:space="preserve"> </w:t>
      </w:r>
      <w:r>
        <w:rPr>
          <w:rFonts w:ascii="Tahoma" w:hAnsi="Tahoma"/>
          <w:sz w:val="24"/>
          <w:rPrChange w:id="3049" w:author="Hughes, Anna E" w:date="2023-06-19T12:41:00Z">
            <w:rPr>
              <w:rFonts w:ascii="Tahoma" w:hAnsi="Tahoma"/>
              <w:spacing w:val="-2"/>
            </w:rPr>
          </w:rPrChange>
        </w:rPr>
        <w:t>+</w:t>
      </w:r>
      <w:r>
        <w:rPr>
          <w:rFonts w:ascii="Tahoma" w:hAnsi="Tahoma"/>
          <w:spacing w:val="-35"/>
          <w:sz w:val="24"/>
          <w:rPrChange w:id="3050" w:author="Hughes, Anna E" w:date="2023-06-19T12:41:00Z">
            <w:rPr>
              <w:rFonts w:ascii="Tahoma" w:hAnsi="Tahoma"/>
              <w:spacing w:val="-35"/>
            </w:rPr>
          </w:rPrChange>
        </w:rPr>
        <w:t xml:space="preserve"> </w:t>
      </w:r>
      <w:r>
        <w:rPr>
          <w:rFonts w:ascii="Times New Roman" w:hAnsi="Times New Roman"/>
          <w:i/>
          <w:sz w:val="24"/>
          <w:rPrChange w:id="3051" w:author="Hughes, Anna E" w:date="2023-06-19T12:41:00Z">
            <w:rPr>
              <w:rFonts w:ascii="Times New Roman" w:hAnsi="Times New Roman"/>
              <w:i/>
              <w:spacing w:val="-2"/>
            </w:rPr>
          </w:rPrChange>
        </w:rPr>
        <w:t>a</w:t>
      </w:r>
      <w:r>
        <w:rPr>
          <w:sz w:val="24"/>
          <w:rPrChange w:id="3052" w:author="Hughes, Anna E" w:date="2023-06-19T12:41:00Z">
            <w:rPr>
              <w:spacing w:val="-2"/>
            </w:rPr>
          </w:rPrChange>
        </w:rPr>
        <w:t>),</w:t>
      </w:r>
      <w:r>
        <w:rPr>
          <w:spacing w:val="9"/>
          <w:sz w:val="24"/>
          <w:rPrChange w:id="3053" w:author="Hughes, Anna E" w:date="2023-06-19T12:41:00Z">
            <w:rPr>
              <w:spacing w:val="13"/>
            </w:rPr>
          </w:rPrChange>
        </w:rPr>
        <w:t xml:space="preserve"> </w:t>
      </w:r>
      <w:r>
        <w:rPr>
          <w:spacing w:val="-2"/>
          <w:sz w:val="24"/>
          <w:rPrChange w:id="3054" w:author="Hughes, Anna E" w:date="2023-06-19T12:41:00Z">
            <w:rPr>
              <w:spacing w:val="-2"/>
            </w:rPr>
          </w:rPrChange>
        </w:rPr>
        <w:t>which</w:t>
      </w:r>
    </w:p>
    <w:p w:rsidR="00485016" w:rsidRDefault="00C14774">
      <w:pPr>
        <w:pStyle w:val="BodyText"/>
        <w:spacing w:before="0" w:line="261" w:lineRule="exact"/>
        <w:pPrChange w:id="3055" w:author="Hughes, Anna E" w:date="2023-06-19T12:41:00Z">
          <w:pPr>
            <w:pStyle w:val="BodyText"/>
            <w:spacing w:before="0" w:line="261" w:lineRule="exact"/>
            <w:jc w:val="both"/>
          </w:pPr>
        </w:pPrChange>
      </w:pPr>
      <w:ins w:id="3056" w:author="Hughes, Anna E" w:date="2023-06-19T12:41:00Z">
        <w:r>
          <w:rPr>
            <w:rFonts w:ascii="Trebuchet MS"/>
            <w:spacing w:val="-6"/>
            <w:sz w:val="12"/>
          </w:rPr>
          <w:t>643</w:t>
        </w:r>
        <w:r>
          <w:rPr>
            <w:rFonts w:ascii="Trebuchet MS"/>
            <w:spacing w:val="35"/>
            <w:sz w:val="12"/>
          </w:rPr>
          <w:t xml:space="preserve">  </w:t>
        </w:r>
      </w:ins>
      <w:r>
        <w:rPr>
          <w:spacing w:val="-6"/>
          <w:rPrChange w:id="3057" w:author="Hughes, Anna E" w:date="2023-06-19T12:41:00Z">
            <w:rPr>
              <w:w w:val="90"/>
            </w:rPr>
          </w:rPrChange>
        </w:rPr>
        <w:t>is</w:t>
      </w:r>
      <w:r>
        <w:rPr>
          <w:spacing w:val="-1"/>
          <w:rPrChange w:id="3058" w:author="Hughes, Anna E" w:date="2023-06-19T12:41:00Z">
            <w:rPr>
              <w:spacing w:val="18"/>
            </w:rPr>
          </w:rPrChange>
        </w:rPr>
        <w:t xml:space="preserve"> </w:t>
      </w:r>
      <w:r>
        <w:rPr>
          <w:spacing w:val="-6"/>
          <w:rPrChange w:id="3059" w:author="Hughes, Anna E" w:date="2023-06-19T12:41:00Z">
            <w:rPr>
              <w:w w:val="90"/>
            </w:rPr>
          </w:rPrChange>
        </w:rPr>
        <w:t>perhaps</w:t>
      </w:r>
      <w:r>
        <w:rPr>
          <w:spacing w:val="-1"/>
          <w:rPrChange w:id="3060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61" w:author="Hughes, Anna E" w:date="2023-06-19T12:41:00Z">
            <w:rPr>
              <w:w w:val="90"/>
            </w:rPr>
          </w:rPrChange>
        </w:rPr>
        <w:t>not</w:t>
      </w:r>
      <w:r>
        <w:rPr>
          <w:spacing w:val="-2"/>
          <w:rPrChange w:id="3062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63" w:author="Hughes, Anna E" w:date="2023-06-19T12:41:00Z">
            <w:rPr>
              <w:w w:val="90"/>
            </w:rPr>
          </w:rPrChange>
        </w:rPr>
        <w:t>surprising,</w:t>
      </w:r>
      <w:r>
        <w:rPr>
          <w:spacing w:val="1"/>
          <w:rPrChange w:id="3064" w:author="Hughes, Anna E" w:date="2023-06-19T12:41:00Z">
            <w:rPr>
              <w:spacing w:val="22"/>
            </w:rPr>
          </w:rPrChange>
        </w:rPr>
        <w:t xml:space="preserve"> </w:t>
      </w:r>
      <w:r>
        <w:rPr>
          <w:spacing w:val="-6"/>
          <w:rPrChange w:id="3065" w:author="Hughes, Anna E" w:date="2023-06-19T12:41:00Z">
            <w:rPr>
              <w:w w:val="90"/>
            </w:rPr>
          </w:rPrChange>
        </w:rPr>
        <w:t>given</w:t>
      </w:r>
      <w:r>
        <w:rPr>
          <w:spacing w:val="-2"/>
          <w:rPrChange w:id="3066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67" w:author="Hughes, Anna E" w:date="2023-06-19T12:41:00Z">
            <w:rPr>
              <w:w w:val="90"/>
            </w:rPr>
          </w:rPrChange>
        </w:rPr>
        <w:t>the</w:t>
      </w:r>
      <w:r>
        <w:rPr>
          <w:spacing w:val="-1"/>
          <w:rPrChange w:id="3068" w:author="Hughes, Anna E" w:date="2023-06-19T12:41:00Z">
            <w:rPr>
              <w:spacing w:val="18"/>
            </w:rPr>
          </w:rPrChange>
        </w:rPr>
        <w:t xml:space="preserve"> </w:t>
      </w:r>
      <w:r>
        <w:rPr>
          <w:spacing w:val="-6"/>
          <w:rPrChange w:id="3069" w:author="Hughes, Anna E" w:date="2023-06-19T12:41:00Z">
            <w:rPr>
              <w:w w:val="90"/>
            </w:rPr>
          </w:rPrChange>
        </w:rPr>
        <w:t>properties</w:t>
      </w:r>
      <w:r>
        <w:rPr>
          <w:spacing w:val="-2"/>
          <w:rPrChange w:id="3070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71" w:author="Hughes, Anna E" w:date="2023-06-19T12:41:00Z">
            <w:rPr>
              <w:w w:val="90"/>
            </w:rPr>
          </w:rPrChange>
        </w:rPr>
        <w:t>of</w:t>
      </w:r>
      <w:r>
        <w:rPr>
          <w:spacing w:val="-1"/>
          <w:rPrChange w:id="3072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73" w:author="Hughes, Anna E" w:date="2023-06-19T12:41:00Z">
            <w:rPr>
              <w:w w:val="90"/>
            </w:rPr>
          </w:rPrChange>
        </w:rPr>
        <w:t>reaction</w:t>
      </w:r>
      <w:r>
        <w:rPr>
          <w:spacing w:val="-2"/>
          <w:rPrChange w:id="3074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75" w:author="Hughes, Anna E" w:date="2023-06-19T12:41:00Z">
            <w:rPr>
              <w:w w:val="90"/>
            </w:rPr>
          </w:rPrChange>
        </w:rPr>
        <w:t>time</w:t>
      </w:r>
      <w:r>
        <w:rPr>
          <w:spacing w:val="-1"/>
          <w:rPrChange w:id="3076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77" w:author="Hughes, Anna E" w:date="2023-06-19T12:41:00Z">
            <w:rPr>
              <w:w w:val="90"/>
            </w:rPr>
          </w:rPrChange>
        </w:rPr>
        <w:t>data,</w:t>
      </w:r>
      <w:r>
        <w:rPr>
          <w:rPrChange w:id="3078" w:author="Hughes, Anna E" w:date="2023-06-19T12:41:00Z">
            <w:rPr>
              <w:spacing w:val="21"/>
            </w:rPr>
          </w:rPrChange>
        </w:rPr>
        <w:t xml:space="preserve"> </w:t>
      </w:r>
      <w:r>
        <w:rPr>
          <w:spacing w:val="-6"/>
          <w:rPrChange w:id="3079" w:author="Hughes, Anna E" w:date="2023-06-19T12:41:00Z">
            <w:rPr>
              <w:w w:val="90"/>
            </w:rPr>
          </w:rPrChange>
        </w:rPr>
        <w:t>where</w:t>
      </w:r>
      <w:r>
        <w:rPr>
          <w:spacing w:val="-1"/>
          <w:rPrChange w:id="3080" w:author="Hughes, Anna E" w:date="2023-06-19T12:41:00Z">
            <w:rPr>
              <w:spacing w:val="19"/>
            </w:rPr>
          </w:rPrChange>
        </w:rPr>
        <w:t xml:space="preserve"> </w:t>
      </w:r>
      <w:r>
        <w:rPr>
          <w:spacing w:val="-6"/>
          <w:rPrChange w:id="3081" w:author="Hughes, Anna E" w:date="2023-06-19T12:41:00Z">
            <w:rPr>
              <w:spacing w:val="-2"/>
              <w:w w:val="90"/>
            </w:rPr>
          </w:rPrChange>
        </w:rPr>
        <w:t>valid</w:t>
      </w:r>
    </w:p>
    <w:p w:rsidR="00701245" w:rsidRDefault="00701245">
      <w:pPr>
        <w:spacing w:line="261" w:lineRule="exact"/>
        <w:jc w:val="both"/>
        <w:rPr>
          <w:del w:id="3082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0"/>
        <w:ind w:left="0"/>
        <w:rPr>
          <w:del w:id="3083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3084" w:author="Hughes, Anna E" w:date="2023-06-19T12:41:00Z"/>
          <w:sz w:val="20"/>
        </w:rPr>
      </w:pPr>
    </w:p>
    <w:p w:rsidR="00701245" w:rsidRDefault="00701245">
      <w:pPr>
        <w:rPr>
          <w:del w:id="3085" w:author="Hughes, Anna E" w:date="2023-06-19T12:41:00Z"/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3086" w:author="Hughes, Anna E" w:date="2023-06-19T12:41:00Z"/>
          <w:sz w:val="12"/>
        </w:rPr>
      </w:pPr>
    </w:p>
    <w:p w:rsidR="00701245" w:rsidRDefault="00701245">
      <w:pPr>
        <w:pStyle w:val="BodyText"/>
        <w:spacing w:before="0"/>
        <w:ind w:left="0"/>
        <w:rPr>
          <w:del w:id="3087" w:author="Hughes, Anna E" w:date="2023-06-19T12:41:00Z"/>
          <w:sz w:val="12"/>
        </w:rPr>
      </w:pPr>
    </w:p>
    <w:p w:rsidR="00701245" w:rsidRDefault="00F7725C">
      <w:pPr>
        <w:spacing w:before="72"/>
        <w:ind w:left="107"/>
        <w:rPr>
          <w:del w:id="3088" w:author="Hughes, Anna E" w:date="2023-06-19T12:41:00Z"/>
          <w:rFonts w:ascii="Trebuchet MS"/>
          <w:sz w:val="12"/>
        </w:rPr>
      </w:pPr>
      <w:del w:id="3089" w:author="Hughes, Anna E" w:date="2023-06-19T12:41:00Z">
        <w:r>
          <w:rPr>
            <w:rFonts w:ascii="Trebuchet MS"/>
            <w:spacing w:val="-5"/>
            <w:sz w:val="12"/>
          </w:rPr>
          <w:delText>631</w:delText>
        </w:r>
      </w:del>
    </w:p>
    <w:p w:rsidR="00701245" w:rsidRDefault="00701245">
      <w:pPr>
        <w:pStyle w:val="BodyText"/>
        <w:spacing w:before="10"/>
        <w:ind w:left="0"/>
        <w:rPr>
          <w:del w:id="3090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091" w:author="Hughes, Anna E" w:date="2023-06-19T12:41:00Z"/>
          <w:rFonts w:ascii="Trebuchet MS"/>
          <w:sz w:val="12"/>
        </w:rPr>
      </w:pPr>
      <w:del w:id="3092" w:author="Hughes, Anna E" w:date="2023-06-19T12:41:00Z">
        <w:r>
          <w:rPr>
            <w:rFonts w:ascii="Trebuchet MS"/>
            <w:spacing w:val="-5"/>
            <w:sz w:val="12"/>
          </w:rPr>
          <w:delText>632</w:delText>
        </w:r>
      </w:del>
    </w:p>
    <w:p w:rsidR="00701245" w:rsidRDefault="00701245">
      <w:pPr>
        <w:pStyle w:val="BodyText"/>
        <w:spacing w:before="10"/>
        <w:ind w:left="0"/>
        <w:rPr>
          <w:del w:id="3093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094" w:author="Hughes, Anna E" w:date="2023-06-19T12:41:00Z"/>
          <w:rFonts w:ascii="Trebuchet MS"/>
          <w:sz w:val="12"/>
        </w:rPr>
      </w:pPr>
      <w:del w:id="3095" w:author="Hughes, Anna E" w:date="2023-06-19T12:41:00Z">
        <w:r>
          <w:rPr>
            <w:rFonts w:ascii="Trebuchet MS"/>
            <w:spacing w:val="-5"/>
            <w:sz w:val="12"/>
          </w:rPr>
          <w:delText>633</w:delText>
        </w:r>
      </w:del>
    </w:p>
    <w:p w:rsidR="00701245" w:rsidRDefault="00701245">
      <w:pPr>
        <w:pStyle w:val="BodyText"/>
        <w:spacing w:before="10"/>
        <w:ind w:left="0"/>
        <w:rPr>
          <w:del w:id="3096" w:author="Hughes, Anna E" w:date="2023-06-19T12:41:00Z"/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del w:id="3097" w:author="Hughes, Anna E" w:date="2023-06-19T12:41:00Z"/>
          <w:rFonts w:ascii="Trebuchet MS"/>
          <w:sz w:val="12"/>
        </w:rPr>
      </w:pPr>
      <w:del w:id="3098" w:author="Hughes, Anna E" w:date="2023-06-19T12:41:00Z">
        <w:r>
          <w:rPr>
            <w:rFonts w:ascii="Trebuchet MS"/>
            <w:spacing w:val="-5"/>
            <w:sz w:val="12"/>
          </w:rPr>
          <w:delText>634</w:delText>
        </w:r>
      </w:del>
    </w:p>
    <w:p w:rsidR="00701245" w:rsidRDefault="00701245">
      <w:pPr>
        <w:pStyle w:val="BodyText"/>
        <w:spacing w:before="10"/>
        <w:ind w:left="0"/>
        <w:rPr>
          <w:del w:id="3099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00" w:author="Hughes, Anna E" w:date="2023-06-19T12:41:00Z"/>
          <w:rFonts w:ascii="Trebuchet MS"/>
          <w:sz w:val="12"/>
        </w:rPr>
      </w:pPr>
      <w:del w:id="3101" w:author="Hughes, Anna E" w:date="2023-06-19T12:41:00Z">
        <w:r>
          <w:rPr>
            <w:rFonts w:ascii="Trebuchet MS"/>
            <w:spacing w:val="-5"/>
            <w:sz w:val="12"/>
          </w:rPr>
          <w:delText>635</w:delText>
        </w:r>
      </w:del>
    </w:p>
    <w:p w:rsidR="00701245" w:rsidRDefault="00701245">
      <w:pPr>
        <w:pStyle w:val="BodyText"/>
        <w:spacing w:before="10"/>
        <w:ind w:left="0"/>
        <w:rPr>
          <w:del w:id="3102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03" w:author="Hughes, Anna E" w:date="2023-06-19T12:41:00Z"/>
          <w:rFonts w:ascii="Trebuchet MS"/>
          <w:sz w:val="12"/>
        </w:rPr>
      </w:pPr>
      <w:del w:id="3104" w:author="Hughes, Anna E" w:date="2023-06-19T12:41:00Z">
        <w:r>
          <w:rPr>
            <w:rFonts w:ascii="Trebuchet MS"/>
            <w:spacing w:val="-5"/>
            <w:sz w:val="12"/>
          </w:rPr>
          <w:delText>636</w:delText>
        </w:r>
      </w:del>
    </w:p>
    <w:p w:rsidR="00701245" w:rsidRDefault="00701245">
      <w:pPr>
        <w:pStyle w:val="BodyText"/>
        <w:spacing w:before="10"/>
        <w:ind w:left="0"/>
        <w:rPr>
          <w:del w:id="3105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06" w:author="Hughes, Anna E" w:date="2023-06-19T12:41:00Z"/>
          <w:rFonts w:ascii="Trebuchet MS"/>
          <w:sz w:val="12"/>
        </w:rPr>
      </w:pPr>
      <w:del w:id="3107" w:author="Hughes, Anna E" w:date="2023-06-19T12:41:00Z">
        <w:r>
          <w:rPr>
            <w:rFonts w:ascii="Trebuchet MS"/>
            <w:spacing w:val="-5"/>
            <w:sz w:val="12"/>
          </w:rPr>
          <w:delText>637</w:delText>
        </w:r>
      </w:del>
    </w:p>
    <w:p w:rsidR="00701245" w:rsidRDefault="00701245">
      <w:pPr>
        <w:pStyle w:val="BodyText"/>
        <w:spacing w:before="10"/>
        <w:ind w:left="0"/>
        <w:rPr>
          <w:del w:id="3108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09" w:author="Hughes, Anna E" w:date="2023-06-19T12:41:00Z"/>
          <w:rFonts w:ascii="Trebuchet MS"/>
          <w:sz w:val="12"/>
        </w:rPr>
      </w:pPr>
      <w:del w:id="3110" w:author="Hughes, Anna E" w:date="2023-06-19T12:41:00Z">
        <w:r>
          <w:rPr>
            <w:rFonts w:ascii="Trebuchet MS"/>
            <w:spacing w:val="-5"/>
            <w:sz w:val="12"/>
          </w:rPr>
          <w:delText>638</w:delText>
        </w:r>
      </w:del>
    </w:p>
    <w:p w:rsidR="00701245" w:rsidRDefault="00701245">
      <w:pPr>
        <w:pStyle w:val="BodyText"/>
        <w:spacing w:before="11"/>
        <w:ind w:left="0"/>
        <w:rPr>
          <w:del w:id="3111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12" w:author="Hughes, Anna E" w:date="2023-06-19T12:41:00Z"/>
          <w:rFonts w:ascii="Trebuchet MS"/>
          <w:sz w:val="12"/>
        </w:rPr>
      </w:pPr>
      <w:del w:id="3113" w:author="Hughes, Anna E" w:date="2023-06-19T12:41:00Z">
        <w:r>
          <w:rPr>
            <w:rFonts w:ascii="Trebuchet MS"/>
            <w:spacing w:val="-5"/>
            <w:sz w:val="12"/>
          </w:rPr>
          <w:delText>639</w:delText>
        </w:r>
      </w:del>
    </w:p>
    <w:p w:rsidR="00701245" w:rsidRDefault="00701245">
      <w:pPr>
        <w:pStyle w:val="BodyText"/>
        <w:spacing w:before="10"/>
        <w:ind w:left="0"/>
        <w:rPr>
          <w:del w:id="3114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15" w:author="Hughes, Anna E" w:date="2023-06-19T12:41:00Z"/>
          <w:rFonts w:ascii="Trebuchet MS"/>
          <w:sz w:val="12"/>
        </w:rPr>
      </w:pPr>
      <w:del w:id="3116" w:author="Hughes, Anna E" w:date="2023-06-19T12:41:00Z">
        <w:r>
          <w:rPr>
            <w:rFonts w:ascii="Trebuchet MS"/>
            <w:spacing w:val="-5"/>
            <w:sz w:val="12"/>
          </w:rPr>
          <w:delText>640</w:delText>
        </w:r>
      </w:del>
    </w:p>
    <w:p w:rsidR="00701245" w:rsidRDefault="00701245">
      <w:pPr>
        <w:pStyle w:val="BodyText"/>
        <w:spacing w:before="10"/>
        <w:ind w:left="0"/>
        <w:rPr>
          <w:del w:id="3117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18" w:author="Hughes, Anna E" w:date="2023-06-19T12:41:00Z"/>
          <w:rFonts w:ascii="Trebuchet MS"/>
          <w:sz w:val="12"/>
        </w:rPr>
      </w:pPr>
      <w:del w:id="3119" w:author="Hughes, Anna E" w:date="2023-06-19T12:41:00Z">
        <w:r>
          <w:rPr>
            <w:rFonts w:ascii="Trebuchet MS"/>
            <w:spacing w:val="-5"/>
            <w:sz w:val="12"/>
          </w:rPr>
          <w:delText>641</w:delText>
        </w:r>
      </w:del>
    </w:p>
    <w:p w:rsidR="00701245" w:rsidRDefault="00701245">
      <w:pPr>
        <w:pStyle w:val="BodyText"/>
        <w:spacing w:before="10"/>
        <w:ind w:left="0"/>
        <w:rPr>
          <w:del w:id="3120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21" w:author="Hughes, Anna E" w:date="2023-06-19T12:41:00Z"/>
          <w:rFonts w:ascii="Trebuchet MS"/>
          <w:sz w:val="12"/>
        </w:rPr>
      </w:pPr>
      <w:del w:id="3122" w:author="Hughes, Anna E" w:date="2023-06-19T12:41:00Z">
        <w:r>
          <w:rPr>
            <w:rFonts w:ascii="Trebuchet MS"/>
            <w:spacing w:val="-5"/>
            <w:sz w:val="12"/>
          </w:rPr>
          <w:delText>642</w:delText>
        </w:r>
      </w:del>
    </w:p>
    <w:p w:rsidR="00701245" w:rsidRDefault="00701245">
      <w:pPr>
        <w:pStyle w:val="BodyText"/>
        <w:spacing w:before="11"/>
        <w:ind w:left="0"/>
        <w:rPr>
          <w:del w:id="3123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24" w:author="Hughes, Anna E" w:date="2023-06-19T12:41:00Z"/>
          <w:rFonts w:ascii="Trebuchet MS"/>
          <w:sz w:val="12"/>
        </w:rPr>
      </w:pPr>
      <w:del w:id="3125" w:author="Hughes, Anna E" w:date="2023-06-19T12:41:00Z">
        <w:r>
          <w:rPr>
            <w:rFonts w:ascii="Trebuchet MS"/>
            <w:spacing w:val="-5"/>
            <w:sz w:val="12"/>
          </w:rPr>
          <w:delText>643</w:delText>
        </w:r>
      </w:del>
    </w:p>
    <w:p w:rsidR="00701245" w:rsidRDefault="00701245">
      <w:pPr>
        <w:pStyle w:val="BodyText"/>
        <w:spacing w:before="10"/>
        <w:ind w:left="0"/>
        <w:rPr>
          <w:del w:id="3126" w:author="Hughes, Anna E" w:date="2023-06-19T12:41:00Z"/>
          <w:rFonts w:ascii="Trebuchet MS"/>
          <w:sz w:val="12"/>
        </w:rPr>
      </w:pPr>
    </w:p>
    <w:p w:rsidR="00701245" w:rsidRDefault="00C14774">
      <w:pPr>
        <w:ind w:left="107"/>
        <w:rPr>
          <w:del w:id="3127" w:author="Hughes, Anna E" w:date="2023-06-19T12:41:00Z"/>
          <w:rFonts w:ascii="Trebuchet MS"/>
          <w:sz w:val="12"/>
        </w:rPr>
      </w:pPr>
      <w:r>
        <w:rPr>
          <w:rFonts w:ascii="Trebuchet MS"/>
          <w:spacing w:val="-6"/>
          <w:sz w:val="12"/>
          <w:rPrChange w:id="3128" w:author="Hughes, Anna E" w:date="2023-06-19T12:41:00Z">
            <w:rPr>
              <w:rFonts w:ascii="Trebuchet MS"/>
              <w:spacing w:val="-5"/>
              <w:sz w:val="12"/>
            </w:rPr>
          </w:rPrChange>
        </w:rPr>
        <w:t>644</w:t>
      </w:r>
    </w:p>
    <w:p w:rsidR="00701245" w:rsidRDefault="00701245">
      <w:pPr>
        <w:pStyle w:val="BodyText"/>
        <w:spacing w:before="10"/>
        <w:ind w:left="0"/>
        <w:rPr>
          <w:del w:id="3129" w:author="Hughes, Anna E" w:date="2023-06-19T12:41:00Z"/>
          <w:rFonts w:ascii="Trebuchet MS"/>
          <w:sz w:val="12"/>
        </w:rPr>
      </w:pPr>
    </w:p>
    <w:p w:rsidR="00701245" w:rsidRDefault="00F7725C">
      <w:pPr>
        <w:ind w:left="107"/>
        <w:rPr>
          <w:del w:id="3130" w:author="Hughes, Anna E" w:date="2023-06-19T12:41:00Z"/>
          <w:rFonts w:ascii="Trebuchet MS"/>
          <w:sz w:val="12"/>
        </w:rPr>
      </w:pPr>
      <w:del w:id="3131" w:author="Hughes, Anna E" w:date="2023-06-19T12:41:00Z">
        <w:r>
          <w:rPr>
            <w:rFonts w:ascii="Trebuchet MS"/>
            <w:spacing w:val="-5"/>
            <w:sz w:val="12"/>
          </w:rPr>
          <w:delText>645</w:delText>
        </w:r>
      </w:del>
    </w:p>
    <w:p w:rsidR="00485016" w:rsidRDefault="00F7725C">
      <w:pPr>
        <w:pStyle w:val="BodyText"/>
        <w:rPr>
          <w:ins w:id="3132" w:author="Hughes, Anna E" w:date="2023-06-19T12:41:00Z"/>
        </w:rPr>
      </w:pPr>
      <w:del w:id="3133" w:author="Hughes, Anna E" w:date="2023-06-19T12:41:00Z">
        <w:r>
          <w:br w:type="column"/>
        </w:r>
      </w:del>
      <w:ins w:id="3134" w:author="Hughes, Anna E" w:date="2023-06-19T12:41:00Z">
        <w:r w:rsidR="00C14774">
          <w:rPr>
            <w:rFonts w:ascii="Trebuchet MS"/>
            <w:spacing w:val="32"/>
            <w:sz w:val="12"/>
          </w:rPr>
          <w:t xml:space="preserve">  </w:t>
        </w:r>
      </w:ins>
      <w:r w:rsidR="00C14774">
        <w:rPr>
          <w:spacing w:val="-6"/>
        </w:rPr>
        <w:t>responses</w:t>
      </w:r>
      <w:r w:rsidR="00C14774">
        <w:rPr>
          <w:spacing w:val="-3"/>
          <w:rPrChange w:id="3135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6"/>
        </w:rPr>
        <w:t>normally</w:t>
      </w:r>
      <w:r w:rsidR="00C14774">
        <w:rPr>
          <w:spacing w:val="-5"/>
          <w:rPrChange w:id="3136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begin</w:t>
      </w:r>
      <w:r w:rsidR="00C14774">
        <w:rPr>
          <w:spacing w:val="-5"/>
          <w:rPrChange w:id="313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at</w:t>
      </w:r>
      <w:r w:rsidR="00C14774">
        <w:rPr>
          <w:spacing w:val="-5"/>
          <w:rPrChange w:id="3138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around</w:t>
      </w:r>
      <w:r w:rsidR="00C14774">
        <w:rPr>
          <w:spacing w:val="-5"/>
          <w:rPrChange w:id="3139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6"/>
        </w:rPr>
        <w:t>100ms,</w:t>
      </w:r>
      <w:r w:rsidR="00C14774">
        <w:rPr>
          <w:spacing w:val="-2"/>
          <w:rPrChange w:id="3140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5"/>
          <w:rPrChange w:id="314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5"/>
          <w:rPrChange w:id="3142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distribution</w:t>
      </w:r>
      <w:r w:rsidR="00C14774">
        <w:rPr>
          <w:spacing w:val="-5"/>
          <w:rPrChange w:id="314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often</w:t>
      </w:r>
      <w:r w:rsidR="00C14774">
        <w:rPr>
          <w:spacing w:val="-5"/>
          <w:rPrChange w:id="3144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6"/>
        </w:rPr>
        <w:t>has</w:t>
      </w:r>
      <w:r w:rsidR="00C14774">
        <w:rPr>
          <w:spacing w:val="-4"/>
          <w:rPrChange w:id="314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5"/>
          <w:rPrChange w:id="3146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6"/>
        </w:rPr>
        <w:t>long</w:t>
      </w:r>
    </w:p>
    <w:p w:rsidR="00485016" w:rsidRDefault="00C14774">
      <w:pPr>
        <w:pStyle w:val="BodyText"/>
        <w:spacing w:before="8"/>
        <w:pPrChange w:id="3147" w:author="Hughes, Anna E" w:date="2023-06-19T12:41:00Z">
          <w:pPr>
            <w:pStyle w:val="BodyText"/>
            <w:spacing w:before="238" w:line="247" w:lineRule="auto"/>
            <w:ind w:right="530"/>
            <w:jc w:val="both"/>
          </w:pPr>
        </w:pPrChange>
      </w:pPr>
      <w:ins w:id="3148" w:author="Hughes, Anna E" w:date="2023-06-19T12:41:00Z">
        <w:r>
          <w:rPr>
            <w:rFonts w:ascii="Trebuchet MS" w:hAnsi="Trebuchet MS"/>
            <w:sz w:val="12"/>
          </w:rPr>
          <w:t>645</w:t>
        </w:r>
        <w:r>
          <w:rPr>
            <w:rFonts w:ascii="Trebuchet MS" w:hAnsi="Trebuchet MS"/>
            <w:spacing w:val="45"/>
            <w:sz w:val="12"/>
          </w:rPr>
          <w:t xml:space="preserve"> </w:t>
        </w:r>
      </w:ins>
      <w:r>
        <w:rPr>
          <w:rFonts w:ascii="Trebuchet MS" w:hAnsi="Trebuchet MS"/>
          <w:spacing w:val="45"/>
          <w:sz w:val="12"/>
          <w:rPrChange w:id="3149" w:author="Hughes, Anna E" w:date="2023-06-19T12:41:00Z">
            <w:rPr>
              <w:spacing w:val="-6"/>
            </w:rPr>
          </w:rPrChange>
        </w:rPr>
        <w:t xml:space="preserve"> </w:t>
      </w:r>
      <w:r>
        <w:t>“tail”</w:t>
      </w:r>
      <w:r>
        <w:rPr>
          <w:spacing w:val="-3"/>
          <w:rPrChange w:id="3150" w:author="Hughes, Anna E" w:date="2023-06-19T12:41:00Z">
            <w:rPr/>
          </w:rPrChange>
        </w:rPr>
        <w:t xml:space="preserve"> </w:t>
      </w:r>
      <w:r>
        <w:t>of</w:t>
      </w:r>
      <w:r>
        <w:rPr>
          <w:spacing w:val="-4"/>
          <w:rPrChange w:id="3151" w:author="Hughes, Anna E" w:date="2023-06-19T12:41:00Z">
            <w:rPr/>
          </w:rPrChange>
        </w:rPr>
        <w:t xml:space="preserve"> </w:t>
      </w:r>
      <w:r>
        <w:t>slower</w:t>
      </w:r>
      <w:r>
        <w:rPr>
          <w:spacing w:val="-5"/>
          <w:rPrChange w:id="3152" w:author="Hughes, Anna E" w:date="2023-06-19T12:41:00Z">
            <w:rPr/>
          </w:rPrChange>
        </w:rPr>
        <w:t xml:space="preserve"> </w:t>
      </w:r>
      <w:r>
        <w:rPr>
          <w:spacing w:val="-2"/>
          <w:rPrChange w:id="3153" w:author="Hughes, Anna E" w:date="2023-06-19T12:41:00Z">
            <w:rPr/>
          </w:rPrChange>
        </w:rPr>
        <w:t>responses.</w:t>
      </w:r>
    </w:p>
    <w:p w:rsidR="00485016" w:rsidRDefault="00C14774">
      <w:pPr>
        <w:pStyle w:val="BodyText"/>
        <w:tabs>
          <w:tab w:val="left" w:pos="968"/>
        </w:tabs>
        <w:rPr>
          <w:ins w:id="3154" w:author="Hughes, Anna E" w:date="2023-06-19T12:41:00Z"/>
        </w:rPr>
      </w:pPr>
      <w:ins w:id="3155" w:author="Hughes, Anna E" w:date="2023-06-19T12:41:00Z">
        <w:r>
          <w:rPr>
            <w:rFonts w:ascii="Trebuchet MS"/>
            <w:spacing w:val="-5"/>
            <w:sz w:val="12"/>
          </w:rPr>
          <w:t>646</w:t>
        </w:r>
        <w:r>
          <w:rPr>
            <w:rFonts w:ascii="Trebuchet MS"/>
            <w:sz w:val="12"/>
          </w:rPr>
          <w:tab/>
        </w:r>
      </w:ins>
      <w:r>
        <w:rPr>
          <w:w w:val="90"/>
          <w:rPrChange w:id="3156" w:author="Hughes, Anna E" w:date="2023-06-19T12:41:00Z">
            <w:rPr>
              <w:spacing w:val="-8"/>
            </w:rPr>
          </w:rPrChange>
        </w:rPr>
        <w:t>However,</w:t>
      </w:r>
      <w:r>
        <w:rPr>
          <w:spacing w:val="21"/>
          <w:rPrChange w:id="3157" w:author="Hughes, Anna E" w:date="2023-06-19T12:41:00Z">
            <w:rPr/>
          </w:rPrChange>
        </w:rPr>
        <w:t xml:space="preserve"> </w:t>
      </w:r>
      <w:r>
        <w:rPr>
          <w:w w:val="90"/>
          <w:rPrChange w:id="3158" w:author="Hughes, Anna E" w:date="2023-06-19T12:41:00Z">
            <w:rPr>
              <w:spacing w:val="-8"/>
            </w:rPr>
          </w:rPrChange>
        </w:rPr>
        <w:t>there</w:t>
      </w:r>
      <w:r>
        <w:rPr>
          <w:spacing w:val="19"/>
          <w:rPrChange w:id="3159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60" w:author="Hughes, Anna E" w:date="2023-06-19T12:41:00Z">
            <w:rPr>
              <w:spacing w:val="-8"/>
            </w:rPr>
          </w:rPrChange>
        </w:rPr>
        <w:t>have</w:t>
      </w:r>
      <w:r>
        <w:rPr>
          <w:spacing w:val="19"/>
          <w:rPrChange w:id="3161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62" w:author="Hughes, Anna E" w:date="2023-06-19T12:41:00Z">
            <w:rPr>
              <w:spacing w:val="-8"/>
            </w:rPr>
          </w:rPrChange>
        </w:rPr>
        <w:t>been</w:t>
      </w:r>
      <w:r>
        <w:rPr>
          <w:spacing w:val="18"/>
          <w:rPrChange w:id="3163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64" w:author="Hughes, Anna E" w:date="2023-06-19T12:41:00Z">
            <w:rPr>
              <w:spacing w:val="-8"/>
            </w:rPr>
          </w:rPrChange>
        </w:rPr>
        <w:t>concerted</w:t>
      </w:r>
      <w:r>
        <w:rPr>
          <w:spacing w:val="19"/>
          <w:rPrChange w:id="3165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66" w:author="Hughes, Anna E" w:date="2023-06-19T12:41:00Z">
            <w:rPr>
              <w:spacing w:val="-8"/>
            </w:rPr>
          </w:rPrChange>
        </w:rPr>
        <w:t>efforts</w:t>
      </w:r>
      <w:r>
        <w:rPr>
          <w:spacing w:val="19"/>
          <w:rPrChange w:id="3167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68" w:author="Hughes, Anna E" w:date="2023-06-19T12:41:00Z">
            <w:rPr>
              <w:spacing w:val="-8"/>
            </w:rPr>
          </w:rPrChange>
        </w:rPr>
        <w:t>within</w:t>
      </w:r>
      <w:r>
        <w:rPr>
          <w:spacing w:val="19"/>
          <w:rPrChange w:id="3169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70" w:author="Hughes, Anna E" w:date="2023-06-19T12:41:00Z">
            <w:rPr>
              <w:spacing w:val="-8"/>
            </w:rPr>
          </w:rPrChange>
        </w:rPr>
        <w:t>the</w:t>
      </w:r>
      <w:r>
        <w:rPr>
          <w:spacing w:val="19"/>
          <w:rPrChange w:id="3171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72" w:author="Hughes, Anna E" w:date="2023-06-19T12:41:00Z">
            <w:rPr>
              <w:spacing w:val="-8"/>
            </w:rPr>
          </w:rPrChange>
        </w:rPr>
        <w:t>literature</w:t>
      </w:r>
      <w:r>
        <w:rPr>
          <w:spacing w:val="19"/>
          <w:rPrChange w:id="3173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74" w:author="Hughes, Anna E" w:date="2023-06-19T12:41:00Z">
            <w:rPr>
              <w:spacing w:val="-8"/>
            </w:rPr>
          </w:rPrChange>
        </w:rPr>
        <w:t>to</w:t>
      </w:r>
      <w:r>
        <w:rPr>
          <w:spacing w:val="19"/>
          <w:rPrChange w:id="3175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3176" w:author="Hughes, Anna E" w:date="2023-06-19T12:41:00Z">
            <w:rPr>
              <w:spacing w:val="-8"/>
            </w:rPr>
          </w:rPrChange>
        </w:rPr>
        <w:t>model</w:t>
      </w:r>
      <w:r>
        <w:rPr>
          <w:spacing w:val="19"/>
          <w:rPrChange w:id="3177" w:author="Hughes, Anna E" w:date="2023-06-19T12:41:00Z">
            <w:rPr>
              <w:spacing w:val="-1"/>
            </w:rPr>
          </w:rPrChange>
        </w:rPr>
        <w:t xml:space="preserve"> </w:t>
      </w:r>
      <w:r>
        <w:rPr>
          <w:spacing w:val="-5"/>
          <w:w w:val="90"/>
          <w:rPrChange w:id="3178" w:author="Hughes, Anna E" w:date="2023-06-19T12:41:00Z">
            <w:rPr>
              <w:spacing w:val="-8"/>
            </w:rPr>
          </w:rPrChange>
        </w:rPr>
        <w:t>re-</w:t>
      </w:r>
    </w:p>
    <w:p w:rsidR="00485016" w:rsidRDefault="00C14774">
      <w:pPr>
        <w:pStyle w:val="BodyText"/>
        <w:spacing w:before="8"/>
        <w:rPr>
          <w:ins w:id="3179" w:author="Hughes, Anna E" w:date="2023-06-19T12:41:00Z"/>
          <w:rFonts w:ascii="Times New Roman"/>
          <w:i/>
        </w:rPr>
      </w:pPr>
      <w:ins w:id="3180" w:author="Hughes, Anna E" w:date="2023-06-19T12:41:00Z">
        <w:r>
          <w:rPr>
            <w:rFonts w:ascii="Trebuchet MS"/>
            <w:spacing w:val="-4"/>
            <w:sz w:val="12"/>
          </w:rPr>
          <w:t>647</w:t>
        </w:r>
      </w:ins>
      <w:r>
        <w:rPr>
          <w:rFonts w:ascii="Trebuchet MS"/>
          <w:spacing w:val="74"/>
          <w:w w:val="150"/>
          <w:sz w:val="12"/>
          <w:rPrChange w:id="3181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4"/>
        </w:rPr>
        <w:t>action</w:t>
      </w:r>
      <w:r>
        <w:rPr>
          <w:spacing w:val="-9"/>
          <w:rPrChange w:id="3182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time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10"/>
          <w:rPrChange w:id="3183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more</w:t>
      </w:r>
      <w:r>
        <w:rPr>
          <w:spacing w:val="-9"/>
        </w:rPr>
        <w:t xml:space="preserve"> </w:t>
      </w:r>
      <w:r>
        <w:rPr>
          <w:spacing w:val="-4"/>
        </w:rPr>
        <w:t>effectively:</w:t>
      </w:r>
      <w:r>
        <w:rPr>
          <w:spacing w:val="3"/>
          <w:rPrChange w:id="3184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indeed,</w:t>
      </w:r>
      <w:r>
        <w:rPr>
          <w:spacing w:val="-9"/>
        </w:rPr>
        <w:t xml:space="preserve"> </w:t>
      </w:r>
      <w:del w:id="3185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Buetti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 w:rsidR="00F7725C">
          <w:rPr>
            <w:spacing w:val="-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 w:rsidR="00F7725C">
          <w:rPr>
            <w:spacing w:val="-4"/>
          </w:rPr>
          <w:delText>(2019)</w:delText>
        </w:r>
        <w:r w:rsidR="00FE7979">
          <w:rPr>
            <w:spacing w:val="-4"/>
          </w:rPr>
          <w:fldChar w:fldCharType="end"/>
        </w:r>
      </w:del>
      <w:ins w:id="3186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-9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</w:ins>
      <w:r>
        <w:rPr>
          <w:spacing w:val="-9"/>
          <w:rPrChange w:id="3187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log</w:t>
      </w:r>
      <w:r>
        <w:rPr>
          <w:spacing w:val="-27"/>
          <w:rPrChange w:id="3188" w:author="Hughes, Anna E" w:date="2023-06-19T12:41:00Z">
            <w:rPr>
              <w:spacing w:val="-9"/>
            </w:rPr>
          </w:rPrChange>
        </w:rPr>
        <w:t xml:space="preserve"> </w:t>
      </w:r>
      <w:r>
        <w:rPr>
          <w:rFonts w:ascii="Times New Roman"/>
          <w:i/>
          <w:spacing w:val="-5"/>
          <w:rPrChange w:id="3189" w:author="Hughes, Anna E" w:date="2023-06-19T12:41:00Z">
            <w:rPr>
              <w:rFonts w:ascii="Times New Roman"/>
              <w:i/>
              <w:spacing w:val="-4"/>
            </w:rPr>
          </w:rPrChange>
        </w:rPr>
        <w:t>N</w:t>
      </w:r>
      <w:r>
        <w:rPr>
          <w:rFonts w:ascii="Times New Roman"/>
          <w:i/>
          <w:spacing w:val="-5"/>
          <w:vertAlign w:val="subscript"/>
          <w:rPrChange w:id="3190" w:author="Hughes, Anna E" w:date="2023-06-19T12:41:00Z">
            <w:rPr>
              <w:rFonts w:ascii="Times New Roman"/>
              <w:i/>
              <w:spacing w:val="-4"/>
              <w:vertAlign w:val="subscript"/>
            </w:rPr>
          </w:rPrChange>
        </w:rPr>
        <w:t>T</w:t>
      </w:r>
    </w:p>
    <w:p w:rsidR="00485016" w:rsidRDefault="00C14774">
      <w:pPr>
        <w:pStyle w:val="BodyText"/>
        <w:rPr>
          <w:ins w:id="3191" w:author="Hughes, Anna E" w:date="2023-06-19T12:41:00Z"/>
        </w:rPr>
      </w:pPr>
      <w:ins w:id="3192" w:author="Hughes, Anna E" w:date="2023-06-19T12:41:00Z">
        <w:r>
          <w:rPr>
            <w:rFonts w:ascii="Trebuchet MS"/>
            <w:spacing w:val="-6"/>
            <w:sz w:val="12"/>
          </w:rPr>
          <w:t>648</w:t>
        </w:r>
        <w:r>
          <w:rPr>
            <w:rFonts w:ascii="Trebuchet MS"/>
            <w:spacing w:val="40"/>
            <w:sz w:val="12"/>
          </w:rPr>
          <w:t xml:space="preserve"> </w:t>
        </w:r>
      </w:ins>
      <w:r>
        <w:rPr>
          <w:rFonts w:ascii="Trebuchet MS"/>
          <w:spacing w:val="40"/>
          <w:sz w:val="12"/>
          <w:rPrChange w:id="3193" w:author="Hughes, Anna E" w:date="2023-06-19T12:41:00Z">
            <w:rPr>
              <w:rFonts w:ascii="Times New Roman"/>
              <w:i/>
              <w:spacing w:val="-4"/>
            </w:rPr>
          </w:rPrChange>
        </w:rPr>
        <w:t xml:space="preserve"> </w:t>
      </w:r>
      <w:r>
        <w:rPr>
          <w:spacing w:val="-6"/>
          <w:rPrChange w:id="3194" w:author="Hughes, Anna E" w:date="2023-06-19T12:41:00Z">
            <w:rPr>
              <w:spacing w:val="-4"/>
            </w:rPr>
          </w:rPrChange>
        </w:rPr>
        <w:t>when</w:t>
      </w:r>
      <w:r>
        <w:rPr>
          <w:spacing w:val="2"/>
          <w:rPrChange w:id="3195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3196" w:author="Hughes, Anna E" w:date="2023-06-19T12:41:00Z">
            <w:rPr>
              <w:spacing w:val="-4"/>
            </w:rPr>
          </w:rPrChange>
        </w:rPr>
        <w:t>computing</w:t>
      </w:r>
      <w:r>
        <w:rPr>
          <w:spacing w:val="3"/>
          <w:rPrChange w:id="3197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198" w:author="Hughes, Anna E" w:date="2023-06-19T12:41:00Z">
            <w:rPr>
              <w:spacing w:val="-4"/>
            </w:rPr>
          </w:rPrChange>
        </w:rPr>
        <w:t>their</w:t>
      </w:r>
      <w:r>
        <w:rPr>
          <w:spacing w:val="2"/>
          <w:rPrChange w:id="319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00" w:author="Hughes, Anna E" w:date="2023-06-19T12:41:00Z">
            <w:rPr>
              <w:spacing w:val="-4"/>
            </w:rPr>
          </w:rPrChange>
        </w:rPr>
        <w:t>search</w:t>
      </w:r>
      <w:r>
        <w:rPr>
          <w:spacing w:val="2"/>
          <w:rPrChange w:id="320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02" w:author="Hughes, Anna E" w:date="2023-06-19T12:41:00Z">
            <w:rPr>
              <w:spacing w:val="-4"/>
            </w:rPr>
          </w:rPrChange>
        </w:rPr>
        <w:t>slopes.</w:t>
      </w:r>
      <w:r>
        <w:rPr>
          <w:spacing w:val="34"/>
          <w:rPrChange w:id="3203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3204" w:author="Hughes, Anna E" w:date="2023-06-19T12:41:00Z">
            <w:rPr>
              <w:spacing w:val="-4"/>
            </w:rPr>
          </w:rPrChange>
        </w:rPr>
        <w:t>In</w:t>
      </w:r>
      <w:r>
        <w:rPr>
          <w:spacing w:val="2"/>
          <w:rPrChange w:id="320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06" w:author="Hughes, Anna E" w:date="2023-06-19T12:41:00Z">
            <w:rPr>
              <w:spacing w:val="-4"/>
            </w:rPr>
          </w:rPrChange>
        </w:rPr>
        <w:t>terms</w:t>
      </w:r>
      <w:r>
        <w:rPr>
          <w:spacing w:val="3"/>
          <w:rPrChange w:id="3207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08" w:author="Hughes, Anna E" w:date="2023-06-19T12:41:00Z">
            <w:rPr>
              <w:spacing w:val="-4"/>
            </w:rPr>
          </w:rPrChange>
        </w:rPr>
        <w:t>of</w:t>
      </w:r>
      <w:r>
        <w:rPr>
          <w:spacing w:val="2"/>
          <w:rPrChange w:id="320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10" w:author="Hughes, Anna E" w:date="2023-06-19T12:41:00Z">
            <w:rPr>
              <w:spacing w:val="-4"/>
            </w:rPr>
          </w:rPrChange>
        </w:rPr>
        <w:t>reaction</w:t>
      </w:r>
      <w:r>
        <w:rPr>
          <w:spacing w:val="2"/>
          <w:rPrChange w:id="321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12" w:author="Hughes, Anna E" w:date="2023-06-19T12:41:00Z">
            <w:rPr>
              <w:spacing w:val="-4"/>
            </w:rPr>
          </w:rPrChange>
        </w:rPr>
        <w:t>time</w:t>
      </w:r>
      <w:r>
        <w:rPr>
          <w:spacing w:val="3"/>
          <w:rPrChange w:id="3213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3214" w:author="Hughes, Anna E" w:date="2023-06-19T12:41:00Z">
            <w:rPr>
              <w:spacing w:val="-4"/>
            </w:rPr>
          </w:rPrChange>
        </w:rPr>
        <w:t>distributions,</w:t>
      </w:r>
      <w:r>
        <w:rPr>
          <w:spacing w:val="5"/>
          <w:rPrChange w:id="321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216" w:author="Hughes, Anna E" w:date="2023-06-19T12:41:00Z">
            <w:rPr>
              <w:spacing w:val="-4"/>
            </w:rPr>
          </w:rPrChange>
        </w:rPr>
        <w:t>log</w:t>
      </w:r>
    </w:p>
    <w:p w:rsidR="00485016" w:rsidRDefault="00C14774">
      <w:pPr>
        <w:pStyle w:val="BodyText"/>
        <w:spacing w:before="8"/>
        <w:rPr>
          <w:ins w:id="3217" w:author="Hughes, Anna E" w:date="2023-06-19T12:41:00Z"/>
        </w:rPr>
      </w:pPr>
      <w:ins w:id="3218" w:author="Hughes, Anna E" w:date="2023-06-19T12:41:00Z">
        <w:r>
          <w:rPr>
            <w:rFonts w:ascii="Trebuchet MS"/>
            <w:w w:val="90"/>
            <w:sz w:val="12"/>
          </w:rPr>
          <w:t>649</w:t>
        </w:r>
        <w:r>
          <w:rPr>
            <w:rFonts w:ascii="Trebuchet MS"/>
            <w:spacing w:val="66"/>
            <w:sz w:val="12"/>
          </w:rPr>
          <w:t xml:space="preserve"> </w:t>
        </w:r>
      </w:ins>
      <w:r>
        <w:rPr>
          <w:rFonts w:ascii="Trebuchet MS"/>
          <w:spacing w:val="66"/>
          <w:sz w:val="12"/>
          <w:rPrChange w:id="3219" w:author="Hughes, Anna E" w:date="2023-06-19T12:41:00Z">
            <w:rPr>
              <w:spacing w:val="-4"/>
            </w:rPr>
          </w:rPrChange>
        </w:rPr>
        <w:t xml:space="preserve"> </w:t>
      </w:r>
      <w:r>
        <w:rPr>
          <w:w w:val="90"/>
          <w:rPrChange w:id="3220" w:author="Hughes, Anna E" w:date="2023-06-19T12:41:00Z">
            <w:rPr>
              <w:spacing w:val="-4"/>
            </w:rPr>
          </w:rPrChange>
        </w:rPr>
        <w:t>transformations</w:t>
      </w:r>
      <w:r>
        <w:rPr>
          <w:spacing w:val="4"/>
          <w:rPrChange w:id="3221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22" w:author="Hughes, Anna E" w:date="2023-06-19T12:41:00Z">
            <w:rPr>
              <w:spacing w:val="-4"/>
            </w:rPr>
          </w:rPrChange>
        </w:rPr>
        <w:t>are</w:t>
      </w:r>
      <w:r>
        <w:rPr>
          <w:spacing w:val="2"/>
          <w:rPrChange w:id="3223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24" w:author="Hughes, Anna E" w:date="2023-06-19T12:41:00Z">
            <w:rPr>
              <w:spacing w:val="-4"/>
            </w:rPr>
          </w:rPrChange>
        </w:rPr>
        <w:t>frequently</w:t>
      </w:r>
      <w:r>
        <w:rPr>
          <w:spacing w:val="2"/>
          <w:rPrChange w:id="3225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26" w:author="Hughes, Anna E" w:date="2023-06-19T12:41:00Z">
            <w:rPr>
              <w:spacing w:val="-4"/>
            </w:rPr>
          </w:rPrChange>
        </w:rPr>
        <w:t>taught</w:t>
      </w:r>
      <w:r>
        <w:rPr>
          <w:spacing w:val="2"/>
          <w:rPrChange w:id="3227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28" w:author="Hughes, Anna E" w:date="2023-06-19T12:41:00Z">
            <w:rPr>
              <w:spacing w:val="-4"/>
            </w:rPr>
          </w:rPrChange>
        </w:rPr>
        <w:t>as</w:t>
      </w:r>
      <w:r>
        <w:rPr>
          <w:spacing w:val="2"/>
          <w:rPrChange w:id="3229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30" w:author="Hughes, Anna E" w:date="2023-06-19T12:41:00Z">
            <w:rPr>
              <w:spacing w:val="-4"/>
            </w:rPr>
          </w:rPrChange>
        </w:rPr>
        <w:t>a</w:t>
      </w:r>
      <w:r>
        <w:rPr>
          <w:spacing w:val="2"/>
          <w:rPrChange w:id="3231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32" w:author="Hughes, Anna E" w:date="2023-06-19T12:41:00Z">
            <w:rPr>
              <w:spacing w:val="-4"/>
            </w:rPr>
          </w:rPrChange>
        </w:rPr>
        <w:t>way</w:t>
      </w:r>
      <w:r>
        <w:rPr>
          <w:spacing w:val="2"/>
          <w:rPrChange w:id="3233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34" w:author="Hughes, Anna E" w:date="2023-06-19T12:41:00Z">
            <w:rPr>
              <w:spacing w:val="-4"/>
            </w:rPr>
          </w:rPrChange>
        </w:rPr>
        <w:t>to</w:t>
      </w:r>
      <w:r>
        <w:rPr>
          <w:spacing w:val="3"/>
          <w:rPrChange w:id="3235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36" w:author="Hughes, Anna E" w:date="2023-06-19T12:41:00Z">
            <w:rPr>
              <w:spacing w:val="-4"/>
            </w:rPr>
          </w:rPrChange>
        </w:rPr>
        <w:t>normalise</w:t>
      </w:r>
      <w:r>
        <w:rPr>
          <w:spacing w:val="2"/>
          <w:rPrChange w:id="3237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38" w:author="Hughes, Anna E" w:date="2023-06-19T12:41:00Z">
            <w:rPr>
              <w:spacing w:val="-4"/>
            </w:rPr>
          </w:rPrChange>
        </w:rPr>
        <w:t>reaction</w:t>
      </w:r>
      <w:r>
        <w:rPr>
          <w:spacing w:val="2"/>
          <w:rPrChange w:id="3239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40" w:author="Hughes, Anna E" w:date="2023-06-19T12:41:00Z">
            <w:rPr>
              <w:spacing w:val="-4"/>
            </w:rPr>
          </w:rPrChange>
        </w:rPr>
        <w:t>time</w:t>
      </w:r>
      <w:r>
        <w:rPr>
          <w:spacing w:val="2"/>
          <w:rPrChange w:id="3241" w:author="Hughes, Anna E" w:date="2023-06-19T12:41:00Z">
            <w:rPr>
              <w:spacing w:val="-7"/>
            </w:rPr>
          </w:rPrChange>
        </w:rPr>
        <w:t xml:space="preserve"> </w:t>
      </w:r>
      <w:r>
        <w:rPr>
          <w:w w:val="90"/>
          <w:rPrChange w:id="3242" w:author="Hughes, Anna E" w:date="2023-06-19T12:41:00Z">
            <w:rPr>
              <w:spacing w:val="-4"/>
            </w:rPr>
          </w:rPrChange>
        </w:rPr>
        <w:t>data</w:t>
      </w:r>
      <w:r>
        <w:rPr>
          <w:spacing w:val="2"/>
          <w:rPrChange w:id="3243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4"/>
          <w:w w:val="90"/>
          <w:rPrChange w:id="3244" w:author="Hughes, Anna E" w:date="2023-06-19T12:41:00Z">
            <w:rPr>
              <w:spacing w:val="-6"/>
            </w:rPr>
          </w:rPrChange>
        </w:rPr>
        <w:t>(</w:t>
      </w:r>
      <w:del w:id="3245" w:author="Hughes, Anna E" w:date="2023-06-19T12:41:00Z">
        <w:r w:rsidR="00F7725C">
          <w:rPr>
            <w:spacing w:val="-6"/>
          </w:rPr>
          <w:delText>although</w:delText>
        </w:r>
      </w:del>
      <w:ins w:id="3246" w:author="Hughes, Anna E" w:date="2023-06-19T12:41:00Z">
        <w:r>
          <w:rPr>
            <w:spacing w:val="-4"/>
            <w:w w:val="90"/>
          </w:rPr>
          <w:t>al-</w:t>
        </w:r>
      </w:ins>
    </w:p>
    <w:p w:rsidR="00485016" w:rsidRDefault="00C14774">
      <w:pPr>
        <w:pStyle w:val="BodyText"/>
        <w:rPr>
          <w:ins w:id="3247" w:author="Hughes, Anna E" w:date="2023-06-19T12:41:00Z"/>
        </w:rPr>
      </w:pPr>
      <w:ins w:id="3248" w:author="Hughes, Anna E" w:date="2023-06-19T12:41:00Z">
        <w:r>
          <w:rPr>
            <w:rFonts w:ascii="Trebuchet MS"/>
            <w:spacing w:val="-8"/>
            <w:sz w:val="12"/>
          </w:rPr>
          <w:t>650</w:t>
        </w:r>
        <w:r>
          <w:rPr>
            <w:rFonts w:ascii="Trebuchet MS"/>
            <w:spacing w:val="45"/>
            <w:sz w:val="12"/>
          </w:rPr>
          <w:t xml:space="preserve">  </w:t>
        </w:r>
        <w:r>
          <w:rPr>
            <w:spacing w:val="-8"/>
          </w:rPr>
          <w:t>though</w:t>
        </w:r>
      </w:ins>
      <w:r>
        <w:rPr>
          <w:rPrChange w:id="3249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8"/>
          <w:rPrChange w:id="3250" w:author="Hughes, Anna E" w:date="2023-06-19T12:41:00Z">
            <w:rPr>
              <w:spacing w:val="-6"/>
            </w:rPr>
          </w:rPrChange>
        </w:rPr>
        <w:t>often</w:t>
      </w:r>
      <w:r>
        <w:rPr>
          <w:rPrChange w:id="325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52" w:author="Hughes, Anna E" w:date="2023-06-19T12:41:00Z">
            <w:rPr>
              <w:spacing w:val="-6"/>
            </w:rPr>
          </w:rPrChange>
        </w:rPr>
        <w:t>with</w:t>
      </w:r>
      <w:r>
        <w:rPr>
          <w:spacing w:val="-1"/>
          <w:rPrChange w:id="325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54" w:author="Hughes, Anna E" w:date="2023-06-19T12:41:00Z">
            <w:rPr>
              <w:spacing w:val="-6"/>
            </w:rPr>
          </w:rPrChange>
        </w:rPr>
        <w:t>caveats</w:t>
      </w:r>
      <w:r>
        <w:rPr>
          <w:rPrChange w:id="325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56" w:author="Hughes, Anna E" w:date="2023-06-19T12:41:00Z">
            <w:rPr>
              <w:spacing w:val="-6"/>
            </w:rPr>
          </w:rPrChange>
        </w:rPr>
        <w:t>regarding</w:t>
      </w:r>
      <w:r>
        <w:rPr>
          <w:spacing w:val="-1"/>
          <w:rPrChange w:id="3257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8"/>
          <w:rPrChange w:id="3258" w:author="Hughes, Anna E" w:date="2023-06-19T12:41:00Z">
            <w:rPr>
              <w:spacing w:val="-6"/>
            </w:rPr>
          </w:rPrChange>
        </w:rPr>
        <w:t>how</w:t>
      </w:r>
      <w:r>
        <w:rPr>
          <w:rPrChange w:id="325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60" w:author="Hughes, Anna E" w:date="2023-06-19T12:41:00Z">
            <w:rPr>
              <w:spacing w:val="-6"/>
            </w:rPr>
          </w:rPrChange>
        </w:rPr>
        <w:t>this</w:t>
      </w:r>
      <w:r>
        <w:rPr>
          <w:spacing w:val="-1"/>
          <w:rPrChange w:id="3261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62" w:author="Hughes, Anna E" w:date="2023-06-19T12:41:00Z">
            <w:rPr>
              <w:spacing w:val="-6"/>
            </w:rPr>
          </w:rPrChange>
        </w:rPr>
        <w:t>can</w:t>
      </w:r>
      <w:r>
        <w:rPr>
          <w:rPrChange w:id="326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64" w:author="Hughes, Anna E" w:date="2023-06-19T12:41:00Z">
            <w:rPr>
              <w:spacing w:val="-6"/>
            </w:rPr>
          </w:rPrChange>
        </w:rPr>
        <w:t>change</w:t>
      </w:r>
      <w:r>
        <w:rPr>
          <w:spacing w:val="-1"/>
          <w:rPrChange w:id="326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66" w:author="Hughes, Anna E" w:date="2023-06-19T12:41:00Z">
            <w:rPr>
              <w:spacing w:val="-6"/>
            </w:rPr>
          </w:rPrChange>
        </w:rPr>
        <w:t>the</w:t>
      </w:r>
      <w:r>
        <w:rPr>
          <w:rPrChange w:id="3267" w:author="Hughes, Anna E" w:date="2023-06-19T12:41:00Z">
            <w:rPr>
              <w:spacing w:val="-8"/>
            </w:rPr>
          </w:rPrChange>
        </w:rPr>
        <w:t xml:space="preserve"> </w:t>
      </w:r>
      <w:r>
        <w:rPr>
          <w:spacing w:val="-8"/>
          <w:rPrChange w:id="3268" w:author="Hughes, Anna E" w:date="2023-06-19T12:41:00Z">
            <w:rPr>
              <w:spacing w:val="-6"/>
            </w:rPr>
          </w:rPrChange>
        </w:rPr>
        <w:t>interpretation</w:t>
      </w:r>
      <w:r>
        <w:rPr>
          <w:spacing w:val="-1"/>
          <w:rPrChange w:id="326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8"/>
          <w:rPrChange w:id="3270" w:author="Hughes, Anna E" w:date="2023-06-19T12:41:00Z">
            <w:rPr>
              <w:spacing w:val="-6"/>
            </w:rPr>
          </w:rPrChange>
        </w:rPr>
        <w:t>of</w:t>
      </w:r>
      <w:r>
        <w:rPr>
          <w:rPrChange w:id="327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8"/>
          <w:rPrChange w:id="3272" w:author="Hughes, Anna E" w:date="2023-06-19T12:41:00Z">
            <w:rPr>
              <w:spacing w:val="-4"/>
            </w:rPr>
          </w:rPrChange>
        </w:rPr>
        <w:t>the</w:t>
      </w:r>
    </w:p>
    <w:p w:rsidR="00485016" w:rsidRDefault="00C14774">
      <w:pPr>
        <w:pStyle w:val="BodyText"/>
        <w:spacing w:before="8"/>
        <w:rPr>
          <w:ins w:id="3273" w:author="Hughes, Anna E" w:date="2023-06-19T12:41:00Z"/>
        </w:rPr>
      </w:pPr>
      <w:ins w:id="3274" w:author="Hughes, Anna E" w:date="2023-06-19T12:41:00Z">
        <w:r>
          <w:rPr>
            <w:rFonts w:ascii="Trebuchet MS"/>
            <w:spacing w:val="-4"/>
            <w:sz w:val="12"/>
          </w:rPr>
          <w:t>651</w:t>
        </w:r>
      </w:ins>
      <w:r>
        <w:rPr>
          <w:rFonts w:ascii="Trebuchet MS"/>
          <w:spacing w:val="78"/>
          <w:w w:val="150"/>
          <w:sz w:val="12"/>
          <w:rPrChange w:id="327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results</w:t>
      </w:r>
      <w:r>
        <w:rPr>
          <w:rPrChange w:id="3276" w:author="Hughes, Anna E" w:date="2023-06-19T12:41:00Z">
            <w:rPr>
              <w:spacing w:val="-9"/>
            </w:rPr>
          </w:rPrChange>
        </w:rPr>
        <w:t xml:space="preserve"> </w:t>
      </w:r>
      <w:del w:id="3277" w:author="Hughes, Anna E" w:date="2023-06-19T12:41:00Z">
        <w:r w:rsidR="00FE7979">
          <w:fldChar w:fldCharType="begin"/>
        </w:r>
        <w:r w:rsidR="00FE7979">
          <w:delInstrText xml:space="preserve"> HYPERLINK \l "_bookmark66" </w:delInstrText>
        </w:r>
        <w:r w:rsidR="00FE7979">
          <w:fldChar w:fldCharType="separate"/>
        </w:r>
        <w:r w:rsidR="00F7725C">
          <w:rPr>
            <w:spacing w:val="-4"/>
          </w:rPr>
          <w:delText>(Osborne,</w:delText>
        </w:r>
        <w:r w:rsidR="00FE7979">
          <w:rPr>
            <w:spacing w:val="-4"/>
          </w:rPr>
          <w:fldChar w:fldCharType="end"/>
        </w:r>
        <w:r w:rsidR="00F7725C">
          <w:rPr>
            <w:spacing w:val="-9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"_bookmark66" </w:delInstrText>
        </w:r>
        <w:r w:rsidR="00FE7979">
          <w:fldChar w:fldCharType="separate"/>
        </w:r>
        <w:r w:rsidR="00F7725C">
          <w:rPr>
            <w:spacing w:val="-4"/>
          </w:rPr>
          <w:delText>2002))</w:delText>
        </w:r>
        <w:r w:rsidR="00FE7979">
          <w:rPr>
            <w:spacing w:val="-4"/>
          </w:rPr>
          <w:fldChar w:fldCharType="end"/>
        </w:r>
      </w:del>
      <w:ins w:id="3278" w:author="Hughes, Anna E" w:date="2023-06-19T12:41:00Z">
        <w:r>
          <w:rPr>
            <w:spacing w:val="-4"/>
          </w:rPr>
          <w:t>e.g.</w:t>
        </w:r>
        <w:r>
          <w:rPr>
            <w:spacing w:val="34"/>
          </w:rPr>
          <w:t xml:space="preserve"> </w:t>
        </w:r>
        <w:r w:rsidR="00FE7979">
          <w:fldChar w:fldCharType="begin"/>
        </w:r>
        <w:r w:rsidR="00FE7979">
          <w:instrText xml:space="preserve"> HYPERLINK \l "_bookmark69" </w:instrText>
        </w:r>
        <w:r w:rsidR="00FE7979">
          <w:fldChar w:fldCharType="separate"/>
        </w:r>
        <w:r>
          <w:rPr>
            <w:spacing w:val="-4"/>
          </w:rPr>
          <w:t>Osborne</w:t>
        </w:r>
        <w:r w:rsidR="00FE7979">
          <w:rPr>
            <w:spacing w:val="-4"/>
          </w:rPr>
          <w:fldChar w:fldCharType="end"/>
        </w:r>
        <w:r>
          <w:t xml:space="preserve"> </w:t>
        </w:r>
        <w:r w:rsidR="00FE7979">
          <w:fldChar w:fldCharType="begin"/>
        </w:r>
        <w:r w:rsidR="00FE7979">
          <w:instrText xml:space="preserve"> HYPERLINK \l "_bookmark69" </w:instrText>
        </w:r>
        <w:r w:rsidR="00FE7979">
          <w:fldChar w:fldCharType="separate"/>
        </w:r>
        <w:r>
          <w:rPr>
            <w:spacing w:val="-4"/>
          </w:rPr>
          <w:t>(2002))</w:t>
        </w:r>
        <w:r w:rsidR="00FE7979">
          <w:rPr>
            <w:spacing w:val="-4"/>
          </w:rPr>
          <w:fldChar w:fldCharType="end"/>
        </w:r>
      </w:ins>
      <w:r>
        <w:rPr>
          <w:spacing w:val="-1"/>
          <w:rPrChange w:id="327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and</w:t>
      </w:r>
      <w:r>
        <w:rPr>
          <w:rPrChange w:id="3280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are</w:t>
      </w:r>
      <w:r>
        <w:rPr>
          <w:rPrChange w:id="328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frequently</w:t>
      </w:r>
      <w:r>
        <w:rPr>
          <w:spacing w:val="-1"/>
          <w:rPrChange w:id="3282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used</w:t>
      </w:r>
      <w:r>
        <w:rPr>
          <w:rPrChange w:id="3283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in</w:t>
      </w:r>
      <w:r>
        <w:rPr>
          <w:rPrChange w:id="3284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analysing</w:t>
      </w:r>
      <w:r>
        <w:rPr>
          <w:spacing w:val="-1"/>
          <w:rPrChange w:id="3285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reaction</w:t>
      </w:r>
      <w:r>
        <w:rPr>
          <w:rPrChange w:id="3286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time</w:t>
      </w:r>
    </w:p>
    <w:p w:rsidR="00485016" w:rsidRDefault="00C14774">
      <w:pPr>
        <w:pStyle w:val="BodyText"/>
        <w:rPr>
          <w:ins w:id="3287" w:author="Hughes, Anna E" w:date="2023-06-19T12:41:00Z"/>
        </w:rPr>
      </w:pPr>
      <w:ins w:id="3288" w:author="Hughes, Anna E" w:date="2023-06-19T12:41:00Z">
        <w:r>
          <w:rPr>
            <w:rFonts w:ascii="Trebuchet MS"/>
            <w:spacing w:val="-2"/>
            <w:sz w:val="12"/>
          </w:rPr>
          <w:t>652</w:t>
        </w:r>
        <w:r>
          <w:rPr>
            <w:rFonts w:ascii="Trebuchet MS"/>
            <w:spacing w:val="31"/>
            <w:sz w:val="12"/>
          </w:rPr>
          <w:t xml:space="preserve"> </w:t>
        </w:r>
      </w:ins>
      <w:r>
        <w:rPr>
          <w:rFonts w:ascii="Trebuchet MS"/>
          <w:spacing w:val="31"/>
          <w:sz w:val="12"/>
          <w:rPrChange w:id="3289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2"/>
        </w:rPr>
        <w:t>data</w:t>
      </w:r>
      <w:r>
        <w:rPr>
          <w:rPrChange w:id="3290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2"/>
        </w:rPr>
        <w:t>e.g.</w:t>
      </w:r>
      <w:ins w:id="3291" w:author="Hughes, Anna E" w:date="2023-06-19T12:41:00Z">
        <w:r>
          <w:rPr>
            <w:spacing w:val="31"/>
          </w:rPr>
          <w:t xml:space="preserve"> </w:t>
        </w:r>
        <w:r w:rsidR="00FE7979">
          <w:fldChar w:fldCharType="begin"/>
        </w:r>
        <w:r w:rsidR="00FE7979">
          <w:instrText xml:space="preserve"> HYPERLINK \l "_bookmark33" </w:instrText>
        </w:r>
        <w:r w:rsidR="00FE7979">
          <w:fldChar w:fldCharType="separate"/>
        </w:r>
        <w:r>
          <w:rPr>
            <w:spacing w:val="-2"/>
          </w:rPr>
          <w:t>(Clarke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</w:ins>
      <w:r>
        <w:rPr>
          <w:spacing w:val="-1"/>
          <w:rPrChange w:id="3292" w:author="Hughes, Anna E" w:date="2023-06-19T12:41:00Z">
            <w:rPr>
              <w:spacing w:val="13"/>
            </w:rPr>
          </w:rPrChange>
        </w:rPr>
        <w:t xml:space="preserve"> </w:t>
      </w:r>
      <w:del w:id="3293" w:author="Hughes, Anna E" w:date="2023-06-19T12:41:00Z">
        <w:r w:rsidR="00FE7979">
          <w:fldChar w:fldCharType="begin"/>
        </w:r>
        <w:r w:rsidR="00FE7979">
          <w:delInstrText xml:space="preserve"> HYPERLINK \l "_bookmark31" </w:delInstrText>
        </w:r>
        <w:r w:rsidR="00FE7979">
          <w:fldChar w:fldCharType="separate"/>
        </w:r>
        <w:r w:rsidR="00F7725C">
          <w:rPr>
            <w:spacing w:val="-2"/>
          </w:rPr>
          <w:delText>(Clarke</w:delText>
        </w:r>
        <w:r w:rsidR="00F7725C">
          <w:rPr>
            <w:spacing w:val="-12"/>
          </w:rPr>
          <w:delText xml:space="preserve"> </w:delText>
        </w:r>
        <w:r w:rsidR="00F7725C">
          <w:rPr>
            <w:spacing w:val="-2"/>
          </w:rPr>
          <w:delText>et</w:delText>
        </w:r>
        <w:r w:rsidR="00F7725C">
          <w:rPr>
            <w:spacing w:val="-11"/>
          </w:rPr>
          <w:delText xml:space="preserve"> </w:delText>
        </w:r>
        <w:r w:rsidR="00F7725C"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 w:rsidR="00F7725C">
          <w:rPr>
            <w:spacing w:val="-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"_bookmark31" </w:delInstrText>
        </w:r>
        <w:r w:rsidR="00FE7979">
          <w:fldChar w:fldCharType="separate"/>
        </w:r>
        <w:r w:rsidR="00F7725C">
          <w:rPr>
            <w:spacing w:val="-2"/>
          </w:rPr>
          <w:delText>2022b).</w:delText>
        </w:r>
        <w:r w:rsidR="00FE7979">
          <w:rPr>
            <w:spacing w:val="-2"/>
          </w:rPr>
          <w:fldChar w:fldCharType="end"/>
        </w:r>
      </w:del>
      <w:ins w:id="3294" w:author="Hughes, Anna E" w:date="2023-06-19T12:41:00Z">
        <w:r w:rsidR="00FE7979">
          <w:fldChar w:fldCharType="begin"/>
        </w:r>
        <w:r w:rsidR="00FE7979">
          <w:instrText xml:space="preserve"> HYPERLINK \l "_bookmark33" </w:instrText>
        </w:r>
        <w:r w:rsidR="00FE7979">
          <w:fldChar w:fldCharType="separate"/>
        </w:r>
        <w:r>
          <w:rPr>
            <w:spacing w:val="-2"/>
          </w:rPr>
          <w:t>2022b).</w:t>
        </w:r>
        <w:r w:rsidR="00FE7979">
          <w:rPr>
            <w:spacing w:val="-2"/>
          </w:rPr>
          <w:fldChar w:fldCharType="end"/>
        </w:r>
      </w:ins>
      <w:r>
        <w:rPr>
          <w:spacing w:val="31"/>
          <w:rPrChange w:id="3295" w:author="Hughes, Anna E" w:date="2023-06-19T12:41:00Z">
            <w:rPr>
              <w:spacing w:val="14"/>
            </w:rPr>
          </w:rPrChange>
        </w:rPr>
        <w:t xml:space="preserve"> </w:t>
      </w:r>
      <w:r>
        <w:rPr>
          <w:spacing w:val="-2"/>
        </w:rPr>
        <w:t>Researchers</w:t>
      </w:r>
      <w:r>
        <w:rPr>
          <w:spacing w:val="-1"/>
          <w:rPrChange w:id="3296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2"/>
        </w:rPr>
        <w:t>have</w:t>
      </w:r>
      <w:r>
        <w:rPr>
          <w:spacing w:val="-1"/>
          <w:rPrChange w:id="3297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also</w:t>
      </w:r>
      <w:r>
        <w:rPr>
          <w:spacing w:val="-1"/>
          <w:rPrChange w:id="3298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looked</w:t>
      </w:r>
      <w:r>
        <w:rPr>
          <w:spacing w:val="-1"/>
          <w:rPrChange w:id="3299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at</w:t>
      </w:r>
      <w:r>
        <w:rPr>
          <w:spacing w:val="-1"/>
          <w:rPrChange w:id="3300" w:author="Hughes, Anna E" w:date="2023-06-19T12:41:00Z">
            <w:rPr>
              <w:spacing w:val="-12"/>
            </w:rPr>
          </w:rPrChange>
        </w:rPr>
        <w:t xml:space="preserve"> </w:t>
      </w:r>
      <w:r>
        <w:rPr>
          <w:spacing w:val="-2"/>
        </w:rPr>
        <w:t>other</w:t>
      </w:r>
      <w:r>
        <w:rPr>
          <w:spacing w:val="-1"/>
          <w:rPrChange w:id="3301" w:author="Hughes, Anna E" w:date="2023-06-19T12:41:00Z">
            <w:rPr>
              <w:spacing w:val="-11"/>
            </w:rPr>
          </w:rPrChange>
        </w:rPr>
        <w:t xml:space="preserve"> </w:t>
      </w:r>
      <w:r>
        <w:rPr>
          <w:spacing w:val="-2"/>
        </w:rPr>
        <w:t>distribu-</w:t>
      </w:r>
    </w:p>
    <w:p w:rsidR="00485016" w:rsidRDefault="00C14774">
      <w:pPr>
        <w:pStyle w:val="BodyText"/>
        <w:spacing w:before="8"/>
        <w:rPr>
          <w:ins w:id="3302" w:author="Hughes, Anna E" w:date="2023-06-19T12:41:00Z"/>
        </w:rPr>
      </w:pPr>
      <w:ins w:id="3303" w:author="Hughes, Anna E" w:date="2023-06-19T12:41:00Z">
        <w:r>
          <w:rPr>
            <w:rFonts w:ascii="Trebuchet MS"/>
            <w:w w:val="90"/>
            <w:sz w:val="12"/>
          </w:rPr>
          <w:t>653</w:t>
        </w:r>
        <w:r>
          <w:rPr>
            <w:rFonts w:ascii="Trebuchet MS"/>
            <w:spacing w:val="72"/>
            <w:sz w:val="12"/>
          </w:rPr>
          <w:t xml:space="preserve"> </w:t>
        </w:r>
      </w:ins>
      <w:r>
        <w:rPr>
          <w:rFonts w:ascii="Trebuchet MS"/>
          <w:spacing w:val="72"/>
          <w:sz w:val="12"/>
          <w:rPrChange w:id="3304" w:author="Hughes, Anna E" w:date="2023-06-19T12:41:00Z">
            <w:rPr>
              <w:spacing w:val="-2"/>
            </w:rPr>
          </w:rPrChange>
        </w:rPr>
        <w:t xml:space="preserve"> </w:t>
      </w:r>
      <w:r>
        <w:rPr>
          <w:w w:val="90"/>
        </w:rPr>
        <w:t>tions</w:t>
      </w:r>
      <w:r>
        <w:rPr>
          <w:spacing w:val="6"/>
          <w:rPrChange w:id="3305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5"/>
          <w:rPrChange w:id="3306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assess</w:t>
      </w:r>
      <w:r>
        <w:rPr>
          <w:spacing w:val="5"/>
          <w:rPrChange w:id="3307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which</w:t>
      </w:r>
      <w:r>
        <w:rPr>
          <w:spacing w:val="5"/>
          <w:rPrChange w:id="3308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offer</w:t>
      </w:r>
      <w:r>
        <w:rPr>
          <w:spacing w:val="5"/>
          <w:rPrChange w:id="3309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5"/>
          <w:rPrChange w:id="3310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best</w:t>
      </w:r>
      <w:r>
        <w:rPr>
          <w:spacing w:val="6"/>
          <w:rPrChange w:id="3311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fit</w:t>
      </w:r>
      <w:r>
        <w:rPr>
          <w:spacing w:val="5"/>
          <w:rPrChange w:id="3312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5"/>
          <w:rPrChange w:id="3313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empirical</w:t>
      </w:r>
      <w:r>
        <w:rPr>
          <w:spacing w:val="5"/>
          <w:rPrChange w:id="3314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response</w:t>
      </w:r>
      <w:r>
        <w:rPr>
          <w:spacing w:val="5"/>
          <w:rPrChange w:id="3315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times</w:t>
      </w:r>
      <w:r>
        <w:rPr>
          <w:spacing w:val="5"/>
          <w:rPrChange w:id="3316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in</w:t>
      </w:r>
      <w:r>
        <w:rPr>
          <w:spacing w:val="5"/>
          <w:rPrChange w:id="3317" w:author="Hughes, Anna E" w:date="2023-06-19T12:41:00Z">
            <w:rPr>
              <w:w w:val="90"/>
            </w:rPr>
          </w:rPrChange>
        </w:rPr>
        <w:t xml:space="preserve"> </w:t>
      </w:r>
      <w:r>
        <w:rPr>
          <w:w w:val="90"/>
        </w:rPr>
        <w:t>visual</w:t>
      </w:r>
      <w:r>
        <w:rPr>
          <w:spacing w:val="5"/>
          <w:rPrChange w:id="3318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2"/>
          <w:w w:val="90"/>
          <w:rPrChange w:id="3319" w:author="Hughes, Anna E" w:date="2023-06-19T12:41:00Z">
            <w:rPr>
              <w:w w:val="90"/>
            </w:rPr>
          </w:rPrChange>
        </w:rPr>
        <w:t>search.</w:t>
      </w:r>
    </w:p>
    <w:p w:rsidR="00485016" w:rsidRDefault="00C14774">
      <w:pPr>
        <w:pStyle w:val="BodyText"/>
        <w:spacing w:before="8"/>
        <w:rPr>
          <w:ins w:id="3320" w:author="Hughes, Anna E" w:date="2023-06-19T12:41:00Z"/>
        </w:rPr>
      </w:pPr>
      <w:ins w:id="3321" w:author="Hughes, Anna E" w:date="2023-06-19T12:41:00Z">
        <w:r>
          <w:rPr>
            <w:rFonts w:ascii="Trebuchet MS"/>
            <w:spacing w:val="-4"/>
            <w:sz w:val="12"/>
          </w:rPr>
          <w:t>654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3322" w:author="Hughes, Anna E" w:date="2023-06-19T12:41:00Z">
            <w:rPr>
              <w:w w:val="90"/>
            </w:rPr>
          </w:rPrChange>
        </w:rPr>
        <w:t xml:space="preserve"> </w:t>
      </w:r>
      <w:r>
        <w:rPr>
          <w:spacing w:val="-4"/>
        </w:rPr>
        <w:t>For</w:t>
      </w:r>
      <w:r>
        <w:rPr>
          <w:spacing w:val="-4"/>
          <w:rPrChange w:id="3323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4"/>
        </w:rPr>
        <w:t>example,</w:t>
      </w:r>
      <w:r>
        <w:rPr>
          <w:spacing w:val="-2"/>
          <w:rPrChange w:id="3324" w:author="Hughes, Anna E" w:date="2023-06-19T12:41:00Z">
            <w:rPr>
              <w:spacing w:val="-9"/>
            </w:rPr>
          </w:rPrChange>
        </w:rPr>
        <w:t xml:space="preserve"> </w:t>
      </w:r>
      <w:del w:id="3325" w:author="Hughes, Anna E" w:date="2023-06-19T12:41:00Z">
        <w:r w:rsidR="00FE7979">
          <w:fldChar w:fldCharType="begin"/>
        </w:r>
        <w:r w:rsidR="00FE7979">
          <w:delInstrText xml:space="preserve"> HYPERLINK \l "_bookmark67" </w:delInstrText>
        </w:r>
        <w:r w:rsidR="00FE7979">
          <w:fldChar w:fldCharType="separate"/>
        </w:r>
        <w:r w:rsidR="00F7725C">
          <w:rPr>
            <w:spacing w:val="-4"/>
          </w:rPr>
          <w:delText>Palmer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et</w:delText>
        </w:r>
        <w:r w:rsidR="00F7725C">
          <w:rPr>
            <w:spacing w:val="-9"/>
          </w:rPr>
          <w:delText xml:space="preserve"> </w:delText>
        </w:r>
        <w:r w:rsidR="00F7725C"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 w:rsidR="00F7725C">
          <w:rPr>
            <w:spacing w:val="-10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"_bookmark67" </w:delInstrText>
        </w:r>
        <w:r w:rsidR="00FE7979">
          <w:fldChar w:fldCharType="separate"/>
        </w:r>
        <w:r w:rsidR="00F7725C">
          <w:rPr>
            <w:spacing w:val="-4"/>
          </w:rPr>
          <w:delText>(2011)</w:delText>
        </w:r>
        <w:r w:rsidR="00FE7979">
          <w:rPr>
            <w:spacing w:val="-4"/>
          </w:rPr>
          <w:fldChar w:fldCharType="end"/>
        </w:r>
      </w:del>
      <w:ins w:id="3326" w:author="Hughes, Anna E" w:date="2023-06-19T12:41:00Z">
        <w:r w:rsidR="00FE7979">
          <w:fldChar w:fldCharType="begin"/>
        </w:r>
        <w:r w:rsidR="00FE7979">
          <w:instrText xml:space="preserve"> HYPERLINK \l "_bookmark70" </w:instrText>
        </w:r>
        <w:r w:rsidR="00FE7979">
          <w:fldChar w:fldCharType="separate"/>
        </w:r>
        <w:r>
          <w:rPr>
            <w:spacing w:val="-4"/>
          </w:rPr>
          <w:t>Palmer et al.</w:t>
        </w:r>
        <w:r w:rsidR="00FE7979">
          <w:rPr>
            <w:spacing w:val="-4"/>
          </w:rPr>
          <w:fldChar w:fldCharType="end"/>
        </w:r>
        <w:r>
          <w:rPr>
            <w:spacing w:val="-3"/>
          </w:rPr>
          <w:t xml:space="preserve"> </w:t>
        </w:r>
        <w:r w:rsidR="00FE7979">
          <w:fldChar w:fldCharType="begin"/>
        </w:r>
        <w:r w:rsidR="00FE7979">
          <w:instrText xml:space="preserve"> HYPERLINK \l "_bookmark70" </w:instrText>
        </w:r>
        <w:r w:rsidR="00FE7979">
          <w:fldChar w:fldCharType="separate"/>
        </w:r>
        <w:r>
          <w:rPr>
            <w:spacing w:val="-4"/>
          </w:rPr>
          <w:t>(2011)</w:t>
        </w:r>
        <w:r w:rsidR="00FE7979">
          <w:rPr>
            <w:spacing w:val="-4"/>
          </w:rPr>
          <w:fldChar w:fldCharType="end"/>
        </w:r>
      </w:ins>
      <w:r>
        <w:rPr>
          <w:spacing w:val="-4"/>
          <w:rPrChange w:id="3327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compared</w:t>
      </w:r>
      <w:r>
        <w:rPr>
          <w:spacing w:val="-3"/>
          <w:rPrChange w:id="3328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ex-Gaussian,</w:t>
      </w:r>
      <w:r>
        <w:rPr>
          <w:spacing w:val="-3"/>
          <w:rPrChange w:id="332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ex-Wald,</w:t>
      </w:r>
      <w:r>
        <w:rPr>
          <w:spacing w:val="-3"/>
          <w:rPrChange w:id="3330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4"/>
        </w:rPr>
        <w:t>Gamma,</w:t>
      </w:r>
      <w:r>
        <w:rPr>
          <w:spacing w:val="-3"/>
          <w:rPrChange w:id="3331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5"/>
          <w:rPrChange w:id="3332" w:author="Hughes, Anna E" w:date="2023-06-19T12:41:00Z">
            <w:rPr>
              <w:spacing w:val="-4"/>
            </w:rPr>
          </w:rPrChange>
        </w:rPr>
        <w:t>and</w:t>
      </w:r>
    </w:p>
    <w:p w:rsidR="00485016" w:rsidRDefault="00C14774">
      <w:pPr>
        <w:pStyle w:val="BodyText"/>
        <w:rPr>
          <w:ins w:id="3333" w:author="Hughes, Anna E" w:date="2023-06-19T12:41:00Z"/>
        </w:rPr>
      </w:pPr>
      <w:ins w:id="3334" w:author="Hughes, Anna E" w:date="2023-06-19T12:41:00Z">
        <w:r>
          <w:rPr>
            <w:rFonts w:ascii="Trebuchet MS"/>
            <w:spacing w:val="-6"/>
            <w:sz w:val="12"/>
          </w:rPr>
          <w:t>655</w:t>
        </w:r>
        <w:r>
          <w:rPr>
            <w:rFonts w:ascii="Trebuchet MS"/>
            <w:spacing w:val="36"/>
            <w:sz w:val="12"/>
          </w:rPr>
          <w:t xml:space="preserve"> </w:t>
        </w:r>
      </w:ins>
      <w:r>
        <w:rPr>
          <w:rFonts w:ascii="Trebuchet MS"/>
          <w:spacing w:val="36"/>
          <w:sz w:val="12"/>
          <w:rPrChange w:id="3335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  <w:rPrChange w:id="3336" w:author="Hughes, Anna E" w:date="2023-06-19T12:41:00Z">
            <w:rPr>
              <w:spacing w:val="-4"/>
            </w:rPr>
          </w:rPrChange>
        </w:rPr>
        <w:t>Weibull</w:t>
      </w:r>
      <w:r>
        <w:rPr>
          <w:spacing w:val="13"/>
          <w:rPrChange w:id="3337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3338" w:author="Hughes, Anna E" w:date="2023-06-19T12:41:00Z">
            <w:rPr>
              <w:spacing w:val="-4"/>
            </w:rPr>
          </w:rPrChange>
        </w:rPr>
        <w:t>distributions</w:t>
      </w:r>
      <w:r>
        <w:rPr>
          <w:spacing w:val="12"/>
          <w:rPrChange w:id="333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40" w:author="Hughes, Anna E" w:date="2023-06-19T12:41:00Z">
            <w:rPr>
              <w:spacing w:val="-4"/>
            </w:rPr>
          </w:rPrChange>
        </w:rPr>
        <w:t>and</w:t>
      </w:r>
      <w:r>
        <w:rPr>
          <w:spacing w:val="13"/>
          <w:rPrChange w:id="334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42" w:author="Hughes, Anna E" w:date="2023-06-19T12:41:00Z">
            <w:rPr>
              <w:spacing w:val="-4"/>
            </w:rPr>
          </w:rPrChange>
        </w:rPr>
        <w:t>found</w:t>
      </w:r>
      <w:r>
        <w:rPr>
          <w:spacing w:val="13"/>
          <w:rPrChange w:id="3343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44" w:author="Hughes, Anna E" w:date="2023-06-19T12:41:00Z">
            <w:rPr>
              <w:spacing w:val="-4"/>
            </w:rPr>
          </w:rPrChange>
        </w:rPr>
        <w:t>that</w:t>
      </w:r>
      <w:r>
        <w:rPr>
          <w:spacing w:val="13"/>
          <w:rPrChange w:id="3345" w:author="Hughes, Anna E" w:date="2023-06-19T12:41:00Z">
            <w:rPr>
              <w:spacing w:val="-10"/>
            </w:rPr>
          </w:rPrChange>
        </w:rPr>
        <w:t xml:space="preserve"> </w:t>
      </w:r>
      <w:r>
        <w:rPr>
          <w:spacing w:val="-6"/>
          <w:rPrChange w:id="3346" w:author="Hughes, Anna E" w:date="2023-06-19T12:41:00Z">
            <w:rPr>
              <w:spacing w:val="-4"/>
            </w:rPr>
          </w:rPrChange>
        </w:rPr>
        <w:t>the</w:t>
      </w:r>
      <w:r>
        <w:rPr>
          <w:spacing w:val="12"/>
          <w:rPrChange w:id="3347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48" w:author="Hughes, Anna E" w:date="2023-06-19T12:41:00Z">
            <w:rPr>
              <w:spacing w:val="-4"/>
            </w:rPr>
          </w:rPrChange>
        </w:rPr>
        <w:t>distributions</w:t>
      </w:r>
      <w:r>
        <w:rPr>
          <w:spacing w:val="13"/>
          <w:rPrChange w:id="3349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50" w:author="Hughes, Anna E" w:date="2023-06-19T12:41:00Z">
            <w:rPr>
              <w:spacing w:val="-4"/>
            </w:rPr>
          </w:rPrChange>
        </w:rPr>
        <w:t>with</w:t>
      </w:r>
      <w:r>
        <w:rPr>
          <w:spacing w:val="13"/>
          <w:rPrChange w:id="3351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52" w:author="Hughes, Anna E" w:date="2023-06-19T12:41:00Z">
            <w:rPr>
              <w:spacing w:val="-4"/>
            </w:rPr>
          </w:rPrChange>
        </w:rPr>
        <w:t>exponential</w:t>
      </w:r>
      <w:r>
        <w:rPr>
          <w:spacing w:val="13"/>
          <w:rPrChange w:id="3353" w:author="Hughes, Anna E" w:date="2023-06-19T12:41:00Z">
            <w:rPr>
              <w:spacing w:val="-9"/>
            </w:rPr>
          </w:rPrChange>
        </w:rPr>
        <w:t xml:space="preserve"> </w:t>
      </w:r>
      <w:r>
        <w:rPr>
          <w:spacing w:val="-6"/>
          <w:rPrChange w:id="3354" w:author="Hughes, Anna E" w:date="2023-06-19T12:41:00Z">
            <w:rPr>
              <w:spacing w:val="-4"/>
            </w:rPr>
          </w:rPrChange>
        </w:rPr>
        <w:t>compo-</w:t>
      </w:r>
    </w:p>
    <w:p w:rsidR="00485016" w:rsidRDefault="00C14774">
      <w:pPr>
        <w:pStyle w:val="BodyText"/>
        <w:spacing w:before="8"/>
        <w:rPr>
          <w:ins w:id="3355" w:author="Hughes, Anna E" w:date="2023-06-19T12:41:00Z"/>
        </w:rPr>
      </w:pPr>
      <w:ins w:id="3356" w:author="Hughes, Anna E" w:date="2023-06-19T12:41:00Z">
        <w:r>
          <w:rPr>
            <w:rFonts w:ascii="Trebuchet MS"/>
            <w:spacing w:val="-2"/>
            <w:sz w:val="12"/>
          </w:rPr>
          <w:t>656</w:t>
        </w:r>
        <w:r>
          <w:rPr>
            <w:rFonts w:ascii="Trebuchet MS"/>
            <w:spacing w:val="34"/>
            <w:sz w:val="12"/>
          </w:rPr>
          <w:t xml:space="preserve"> </w:t>
        </w:r>
      </w:ins>
      <w:r>
        <w:rPr>
          <w:rFonts w:ascii="Trebuchet MS"/>
          <w:spacing w:val="34"/>
          <w:sz w:val="12"/>
          <w:rPrChange w:id="3357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2"/>
          <w:rPrChange w:id="3358" w:author="Hughes, Anna E" w:date="2023-06-19T12:41:00Z">
            <w:rPr/>
          </w:rPrChange>
        </w:rPr>
        <w:t>nents</w:t>
      </w:r>
      <w:r>
        <w:rPr>
          <w:spacing w:val="9"/>
          <w:rPrChange w:id="335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60" w:author="Hughes, Anna E" w:date="2023-06-19T12:41:00Z">
            <w:rPr/>
          </w:rPrChange>
        </w:rPr>
        <w:t>offer</w:t>
      </w:r>
      <w:r>
        <w:rPr>
          <w:spacing w:val="8"/>
          <w:rPrChange w:id="336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62" w:author="Hughes, Anna E" w:date="2023-06-19T12:41:00Z">
            <w:rPr/>
          </w:rPrChange>
        </w:rPr>
        <w:t>a</w:t>
      </w:r>
      <w:r>
        <w:rPr>
          <w:spacing w:val="9"/>
          <w:rPrChange w:id="336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64" w:author="Hughes, Anna E" w:date="2023-06-19T12:41:00Z">
            <w:rPr/>
          </w:rPrChange>
        </w:rPr>
        <w:t>better</w:t>
      </w:r>
      <w:r>
        <w:rPr>
          <w:spacing w:val="8"/>
          <w:rPrChange w:id="336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66" w:author="Hughes, Anna E" w:date="2023-06-19T12:41:00Z">
            <w:rPr/>
          </w:rPrChange>
        </w:rPr>
        <w:t>fit</w:t>
      </w:r>
      <w:r>
        <w:rPr>
          <w:spacing w:val="8"/>
          <w:rPrChange w:id="336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68" w:author="Hughes, Anna E" w:date="2023-06-19T12:41:00Z">
            <w:rPr/>
          </w:rPrChange>
        </w:rPr>
        <w:t>to</w:t>
      </w:r>
      <w:r>
        <w:rPr>
          <w:spacing w:val="9"/>
          <w:rPrChange w:id="336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70" w:author="Hughes, Anna E" w:date="2023-06-19T12:41:00Z">
            <w:rPr/>
          </w:rPrChange>
        </w:rPr>
        <w:t>the</w:t>
      </w:r>
      <w:r>
        <w:rPr>
          <w:spacing w:val="8"/>
          <w:rPrChange w:id="337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72" w:author="Hughes, Anna E" w:date="2023-06-19T12:41:00Z">
            <w:rPr/>
          </w:rPrChange>
        </w:rPr>
        <w:t>data.</w:t>
      </w:r>
      <w:r>
        <w:rPr>
          <w:spacing w:val="58"/>
          <w:rPrChange w:id="3373" w:author="Hughes, Anna E" w:date="2023-06-19T12:41:00Z">
            <w:rPr>
              <w:spacing w:val="32"/>
            </w:rPr>
          </w:rPrChange>
        </w:rPr>
        <w:t xml:space="preserve"> </w:t>
      </w:r>
      <w:r>
        <w:rPr>
          <w:spacing w:val="-2"/>
          <w:rPrChange w:id="3374" w:author="Hughes, Anna E" w:date="2023-06-19T12:41:00Z">
            <w:rPr/>
          </w:rPrChange>
        </w:rPr>
        <w:t>Our</w:t>
      </w:r>
      <w:r>
        <w:rPr>
          <w:spacing w:val="8"/>
          <w:rPrChange w:id="337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76" w:author="Hughes, Anna E" w:date="2023-06-19T12:41:00Z">
            <w:rPr/>
          </w:rPrChange>
        </w:rPr>
        <w:t>results</w:t>
      </w:r>
      <w:r>
        <w:rPr>
          <w:spacing w:val="8"/>
          <w:rPrChange w:id="337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78" w:author="Hughes, Anna E" w:date="2023-06-19T12:41:00Z">
            <w:rPr/>
          </w:rPrChange>
        </w:rPr>
        <w:t>are</w:t>
      </w:r>
      <w:r>
        <w:rPr>
          <w:spacing w:val="9"/>
          <w:rPrChange w:id="337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80" w:author="Hughes, Anna E" w:date="2023-06-19T12:41:00Z">
            <w:rPr/>
          </w:rPrChange>
        </w:rPr>
        <w:t>in</w:t>
      </w:r>
      <w:r>
        <w:rPr>
          <w:spacing w:val="8"/>
          <w:rPrChange w:id="338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82" w:author="Hughes, Anna E" w:date="2023-06-19T12:41:00Z">
            <w:rPr/>
          </w:rPrChange>
        </w:rPr>
        <w:t>line</w:t>
      </w:r>
      <w:r>
        <w:rPr>
          <w:spacing w:val="8"/>
          <w:rPrChange w:id="3383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84" w:author="Hughes, Anna E" w:date="2023-06-19T12:41:00Z">
            <w:rPr/>
          </w:rPrChange>
        </w:rPr>
        <w:t>with</w:t>
      </w:r>
      <w:r>
        <w:rPr>
          <w:spacing w:val="9"/>
          <w:rPrChange w:id="3385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2"/>
          <w:rPrChange w:id="3386" w:author="Hughes, Anna E" w:date="2023-06-19T12:41:00Z">
            <w:rPr/>
          </w:rPrChange>
        </w:rPr>
        <w:t>this.</w:t>
      </w:r>
      <w:r>
        <w:rPr>
          <w:spacing w:val="58"/>
          <w:rPrChange w:id="3387" w:author="Hughes, Anna E" w:date="2023-06-19T12:41:00Z">
            <w:rPr>
              <w:spacing w:val="33"/>
            </w:rPr>
          </w:rPrChange>
        </w:rPr>
        <w:t xml:space="preserve"> </w:t>
      </w:r>
      <w:r>
        <w:rPr>
          <w:spacing w:val="-2"/>
          <w:rPrChange w:id="3388" w:author="Hughes, Anna E" w:date="2023-06-19T12:41:00Z">
            <w:rPr/>
          </w:rPrChange>
        </w:rPr>
        <w:t>However,</w:t>
      </w:r>
    </w:p>
    <w:p w:rsidR="00485016" w:rsidRDefault="00C14774">
      <w:pPr>
        <w:pStyle w:val="BodyText"/>
        <w:rPr>
          <w:ins w:id="3389" w:author="Hughes, Anna E" w:date="2023-06-19T12:41:00Z"/>
        </w:rPr>
      </w:pPr>
      <w:ins w:id="3390" w:author="Hughes, Anna E" w:date="2023-06-19T12:41:00Z">
        <w:r>
          <w:rPr>
            <w:rFonts w:ascii="Trebuchet MS"/>
            <w:spacing w:val="-6"/>
            <w:sz w:val="12"/>
          </w:rPr>
          <w:t>657</w:t>
        </w:r>
        <w:r>
          <w:rPr>
            <w:rFonts w:ascii="Trebuchet MS"/>
            <w:spacing w:val="40"/>
            <w:sz w:val="12"/>
          </w:rPr>
          <w:t xml:space="preserve"> </w:t>
        </w:r>
      </w:ins>
      <w:r>
        <w:rPr>
          <w:rFonts w:ascii="Trebuchet MS"/>
          <w:spacing w:val="40"/>
          <w:sz w:val="12"/>
          <w:rPrChange w:id="3391" w:author="Hughes, Anna E" w:date="2023-06-19T12:41:00Z">
            <w:rPr/>
          </w:rPrChange>
        </w:rPr>
        <w:t xml:space="preserve"> </w:t>
      </w:r>
      <w:r>
        <w:rPr>
          <w:spacing w:val="-6"/>
          <w:rPrChange w:id="3392" w:author="Hughes, Anna E" w:date="2023-06-19T12:41:00Z">
            <w:rPr>
              <w:spacing w:val="-8"/>
            </w:rPr>
          </w:rPrChange>
        </w:rPr>
        <w:t>we</w:t>
      </w:r>
      <w:r>
        <w:rPr>
          <w:spacing w:val="-3"/>
          <w:rPrChange w:id="3393" w:author="Hughes, Anna E" w:date="2023-06-19T12:41:00Z">
            <w:rPr/>
          </w:rPrChange>
        </w:rPr>
        <w:t xml:space="preserve"> </w:t>
      </w:r>
      <w:r>
        <w:rPr>
          <w:spacing w:val="-6"/>
          <w:rPrChange w:id="3394" w:author="Hughes, Anna E" w:date="2023-06-19T12:41:00Z">
            <w:rPr>
              <w:spacing w:val="-8"/>
            </w:rPr>
          </w:rPrChange>
        </w:rPr>
        <w:t>opted</w:t>
      </w:r>
      <w:r>
        <w:rPr>
          <w:spacing w:val="-4"/>
          <w:rPrChange w:id="3395" w:author="Hughes, Anna E" w:date="2023-06-19T12:41:00Z">
            <w:rPr/>
          </w:rPrChange>
        </w:rPr>
        <w:t xml:space="preserve"> </w:t>
      </w:r>
      <w:r>
        <w:rPr>
          <w:spacing w:val="-6"/>
          <w:rPrChange w:id="3396" w:author="Hughes, Anna E" w:date="2023-06-19T12:41:00Z">
            <w:rPr>
              <w:spacing w:val="-8"/>
            </w:rPr>
          </w:rPrChange>
        </w:rPr>
        <w:t>to</w:t>
      </w:r>
      <w:r>
        <w:rPr>
          <w:spacing w:val="-3"/>
          <w:rPrChange w:id="3397" w:author="Hughes, Anna E" w:date="2023-06-19T12:41:00Z">
            <w:rPr/>
          </w:rPrChange>
        </w:rPr>
        <w:t xml:space="preserve"> </w:t>
      </w:r>
      <w:r>
        <w:rPr>
          <w:spacing w:val="-6"/>
          <w:rPrChange w:id="3398" w:author="Hughes, Anna E" w:date="2023-06-19T12:41:00Z">
            <w:rPr>
              <w:spacing w:val="-8"/>
            </w:rPr>
          </w:rPrChange>
        </w:rPr>
        <w:t>use</w:t>
      </w:r>
      <w:r>
        <w:rPr>
          <w:spacing w:val="-4"/>
          <w:rPrChange w:id="3399" w:author="Hughes, Anna E" w:date="2023-06-19T12:41:00Z">
            <w:rPr/>
          </w:rPrChange>
        </w:rPr>
        <w:t xml:space="preserve"> </w:t>
      </w:r>
      <w:r>
        <w:rPr>
          <w:spacing w:val="-6"/>
          <w:rPrChange w:id="3400" w:author="Hughes, Anna E" w:date="2023-06-19T12:41:00Z">
            <w:rPr>
              <w:spacing w:val="-8"/>
            </w:rPr>
          </w:rPrChange>
        </w:rPr>
        <w:t>a</w:t>
      </w:r>
      <w:r>
        <w:rPr>
          <w:spacing w:val="-4"/>
          <w:rPrChange w:id="3401" w:author="Hughes, Anna E" w:date="2023-06-19T12:41:00Z">
            <w:rPr/>
          </w:rPrChange>
        </w:rPr>
        <w:t xml:space="preserve"> </w:t>
      </w:r>
      <w:r>
        <w:rPr>
          <w:spacing w:val="-6"/>
          <w:rPrChange w:id="3402" w:author="Hughes, Anna E" w:date="2023-06-19T12:41:00Z">
            <w:rPr>
              <w:spacing w:val="-8"/>
            </w:rPr>
          </w:rPrChange>
        </w:rPr>
        <w:t>shifted-lognormal</w:t>
      </w:r>
      <w:r>
        <w:rPr>
          <w:spacing w:val="-3"/>
          <w:rPrChange w:id="3403" w:author="Hughes, Anna E" w:date="2023-06-19T12:41:00Z">
            <w:rPr/>
          </w:rPrChange>
        </w:rPr>
        <w:t xml:space="preserve"> </w:t>
      </w:r>
      <w:r>
        <w:rPr>
          <w:spacing w:val="-6"/>
          <w:rPrChange w:id="3404" w:author="Hughes, Anna E" w:date="2023-06-19T12:41:00Z">
            <w:rPr>
              <w:spacing w:val="-8"/>
            </w:rPr>
          </w:rPrChange>
        </w:rPr>
        <w:t>distribution</w:t>
      </w:r>
      <w:r>
        <w:rPr>
          <w:spacing w:val="-4"/>
          <w:rPrChange w:id="3405" w:author="Hughes, Anna E" w:date="2023-06-19T12:41:00Z">
            <w:rPr/>
          </w:rPrChange>
        </w:rPr>
        <w:t xml:space="preserve"> </w:t>
      </w:r>
      <w:r>
        <w:rPr>
          <w:spacing w:val="-6"/>
          <w:rPrChange w:id="3406" w:author="Hughes, Anna E" w:date="2023-06-19T12:41:00Z">
            <w:rPr>
              <w:spacing w:val="-8"/>
            </w:rPr>
          </w:rPrChange>
        </w:rPr>
        <w:t>in</w:t>
      </w:r>
      <w:r>
        <w:rPr>
          <w:spacing w:val="-3"/>
          <w:rPrChange w:id="3407" w:author="Hughes, Anna E" w:date="2023-06-19T12:41:00Z">
            <w:rPr/>
          </w:rPrChange>
        </w:rPr>
        <w:t xml:space="preserve"> </w:t>
      </w:r>
      <w:r>
        <w:rPr>
          <w:spacing w:val="-6"/>
          <w:rPrChange w:id="3408" w:author="Hughes, Anna E" w:date="2023-06-19T12:41:00Z">
            <w:rPr>
              <w:spacing w:val="-8"/>
            </w:rPr>
          </w:rPrChange>
        </w:rPr>
        <w:t>our</w:t>
      </w:r>
      <w:r>
        <w:rPr>
          <w:spacing w:val="-4"/>
          <w:rPrChange w:id="3409" w:author="Hughes, Anna E" w:date="2023-06-19T12:41:00Z">
            <w:rPr/>
          </w:rPrChange>
        </w:rPr>
        <w:t xml:space="preserve"> </w:t>
      </w:r>
      <w:r>
        <w:rPr>
          <w:spacing w:val="-6"/>
          <w:rPrChange w:id="3410" w:author="Hughes, Anna E" w:date="2023-06-19T12:41:00Z">
            <w:rPr>
              <w:spacing w:val="-8"/>
            </w:rPr>
          </w:rPrChange>
        </w:rPr>
        <w:t>analysis</w:t>
      </w:r>
      <w:r>
        <w:rPr>
          <w:spacing w:val="-3"/>
          <w:rPrChange w:id="3411" w:author="Hughes, Anna E" w:date="2023-06-19T12:41:00Z">
            <w:rPr/>
          </w:rPrChange>
        </w:rPr>
        <w:t xml:space="preserve"> </w:t>
      </w:r>
      <w:r>
        <w:rPr>
          <w:spacing w:val="-6"/>
          <w:rPrChange w:id="3412" w:author="Hughes, Anna E" w:date="2023-06-19T12:41:00Z">
            <w:rPr>
              <w:spacing w:val="-8"/>
            </w:rPr>
          </w:rPrChange>
        </w:rPr>
        <w:t>above</w:t>
      </w:r>
      <w:r>
        <w:rPr>
          <w:spacing w:val="-4"/>
          <w:rPrChange w:id="3413" w:author="Hughes, Anna E" w:date="2023-06-19T12:41:00Z">
            <w:rPr/>
          </w:rPrChange>
        </w:rPr>
        <w:t xml:space="preserve"> </w:t>
      </w:r>
      <w:r>
        <w:rPr>
          <w:spacing w:val="-6"/>
          <w:rPrChange w:id="3414" w:author="Hughes, Anna E" w:date="2023-06-19T12:41:00Z">
            <w:rPr>
              <w:spacing w:val="-8"/>
            </w:rPr>
          </w:rPrChange>
        </w:rPr>
        <w:t>for</w:t>
      </w:r>
      <w:r>
        <w:rPr>
          <w:spacing w:val="-3"/>
          <w:rPrChange w:id="3415" w:author="Hughes, Anna E" w:date="2023-06-19T12:41:00Z">
            <w:rPr/>
          </w:rPrChange>
        </w:rPr>
        <w:t xml:space="preserve"> </w:t>
      </w:r>
      <w:r>
        <w:rPr>
          <w:spacing w:val="-6"/>
          <w:rPrChange w:id="3416" w:author="Hughes, Anna E" w:date="2023-06-19T12:41:00Z">
            <w:rPr>
              <w:spacing w:val="-8"/>
            </w:rPr>
          </w:rPrChange>
        </w:rPr>
        <w:t>mostly</w:t>
      </w:r>
    </w:p>
    <w:p w:rsidR="00485016" w:rsidRDefault="00C14774">
      <w:pPr>
        <w:pStyle w:val="BodyText"/>
        <w:spacing w:before="8"/>
        <w:pPrChange w:id="3417" w:author="Hughes, Anna E" w:date="2023-06-19T12:41:00Z">
          <w:pPr>
            <w:pStyle w:val="BodyText"/>
            <w:spacing w:before="0" w:line="247" w:lineRule="auto"/>
            <w:ind w:right="530" w:firstLine="351"/>
            <w:jc w:val="both"/>
          </w:pPr>
        </w:pPrChange>
      </w:pPr>
      <w:ins w:id="3418" w:author="Hughes, Anna E" w:date="2023-06-19T12:41:00Z">
        <w:r>
          <w:rPr>
            <w:rFonts w:ascii="Trebuchet MS"/>
            <w:w w:val="90"/>
            <w:sz w:val="12"/>
          </w:rPr>
          <w:t>658</w:t>
        </w:r>
        <w:r>
          <w:rPr>
            <w:rFonts w:ascii="Trebuchet MS"/>
            <w:spacing w:val="73"/>
            <w:sz w:val="12"/>
          </w:rPr>
          <w:t xml:space="preserve"> </w:t>
        </w:r>
      </w:ins>
      <w:r>
        <w:rPr>
          <w:rFonts w:ascii="Trebuchet MS"/>
          <w:spacing w:val="73"/>
          <w:sz w:val="12"/>
          <w:rPrChange w:id="3419" w:author="Hughes, Anna E" w:date="2023-06-19T12:41:00Z">
            <w:rPr>
              <w:spacing w:val="-8"/>
            </w:rPr>
          </w:rPrChange>
        </w:rPr>
        <w:t xml:space="preserve"> </w:t>
      </w:r>
      <w:r>
        <w:rPr>
          <w:w w:val="90"/>
        </w:rPr>
        <w:t>pragmatic</w:t>
      </w:r>
      <w:r>
        <w:rPr>
          <w:spacing w:val="9"/>
          <w:rPrChange w:id="3420" w:author="Hughes, Anna E" w:date="2023-06-19T12:41:00Z">
            <w:rPr>
              <w:spacing w:val="8"/>
            </w:rPr>
          </w:rPrChange>
        </w:rPr>
        <w:t xml:space="preserve"> </w:t>
      </w:r>
      <w:r>
        <w:rPr>
          <w:w w:val="90"/>
        </w:rPr>
        <w:t>reasons,</w:t>
      </w:r>
      <w:r>
        <w:rPr>
          <w:spacing w:val="9"/>
          <w:rPrChange w:id="3421" w:author="Hughes, Anna E" w:date="2023-06-19T12:41:00Z">
            <w:rPr>
              <w:spacing w:val="11"/>
            </w:rPr>
          </w:rPrChange>
        </w:rPr>
        <w:t xml:space="preserve"> </w:t>
      </w:r>
      <w:r>
        <w:rPr>
          <w:w w:val="90"/>
        </w:rPr>
        <w:t>as</w:t>
      </w:r>
      <w:r>
        <w:rPr>
          <w:spacing w:val="9"/>
          <w:rPrChange w:id="3422" w:author="Hughes, Anna E" w:date="2023-06-19T12:41:00Z">
            <w:rPr>
              <w:spacing w:val="8"/>
            </w:rPr>
          </w:rPrChange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complex</w:t>
      </w:r>
      <w:r>
        <w:rPr>
          <w:spacing w:val="9"/>
        </w:rPr>
        <w:t xml:space="preserve"> </w:t>
      </w:r>
      <w:r>
        <w:rPr>
          <w:w w:val="90"/>
        </w:rPr>
        <w:t>distributions</w:t>
      </w:r>
      <w:r>
        <w:rPr>
          <w:spacing w:val="8"/>
          <w:rPrChange w:id="3423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often</w:t>
      </w:r>
      <w:r>
        <w:rPr>
          <w:spacing w:val="9"/>
        </w:rPr>
        <w:t xml:space="preserve"> </w:t>
      </w:r>
      <w:r>
        <w:rPr>
          <w:spacing w:val="-2"/>
          <w:w w:val="90"/>
        </w:rPr>
        <w:t>computationally</w:t>
      </w:r>
    </w:p>
    <w:p w:rsidR="00701245" w:rsidRDefault="00FE7979">
      <w:pPr>
        <w:spacing w:line="4" w:lineRule="exact"/>
        <w:ind w:left="1452"/>
        <w:rPr>
          <w:del w:id="3424" w:author="Hughes, Anna E" w:date="2023-06-19T12:41:00Z"/>
          <w:sz w:val="18"/>
        </w:rPr>
      </w:pPr>
      <w:del w:id="3425" w:author="Hughes, Anna E" w:date="2023-06-19T12:41:00Z">
        <w:r>
          <w:fldChar w:fldCharType="begin"/>
        </w:r>
        <w:r>
          <w:delInstrText xml:space="preserve"> HYPERLINK \l "_bookmark22" </w:delInstrText>
        </w:r>
        <w:r>
          <w:fldChar w:fldCharType="separate"/>
        </w:r>
        <w:r w:rsidR="00F7725C">
          <w:rPr>
            <w:w w:val="89"/>
            <w:sz w:val="18"/>
          </w:rPr>
          <w:delText>4</w:delText>
        </w:r>
        <w:r>
          <w:rPr>
            <w:w w:val="89"/>
            <w:sz w:val="18"/>
          </w:rPr>
          <w:fldChar w:fldCharType="end"/>
        </w:r>
      </w:del>
    </w:p>
    <w:p w:rsidR="00701245" w:rsidRDefault="00701245">
      <w:pPr>
        <w:spacing w:line="4" w:lineRule="exact"/>
        <w:rPr>
          <w:del w:id="3426" w:author="Hughes, Anna E" w:date="2023-06-19T12:41:00Z"/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F7725C">
      <w:pPr>
        <w:spacing w:before="97"/>
        <w:ind w:left="107"/>
        <w:rPr>
          <w:del w:id="3427" w:author="Hughes, Anna E" w:date="2023-06-19T12:41:00Z"/>
          <w:rFonts w:ascii="Trebuchet MS"/>
          <w:sz w:val="12"/>
        </w:rPr>
      </w:pPr>
      <w:del w:id="3428" w:author="Hughes, Anna E" w:date="2023-06-19T12:41:00Z">
        <w:r>
          <w:rPr>
            <w:rFonts w:ascii="Trebuchet MS"/>
            <w:spacing w:val="-5"/>
            <w:sz w:val="12"/>
          </w:rPr>
          <w:delText>646</w:delText>
        </w:r>
      </w:del>
    </w:p>
    <w:p w:rsidR="00485016" w:rsidRDefault="00F7725C">
      <w:pPr>
        <w:pStyle w:val="BodyText"/>
        <w:pPrChange w:id="3429" w:author="Hughes, Anna E" w:date="2023-06-19T12:41:00Z">
          <w:pPr>
            <w:pStyle w:val="BodyText"/>
            <w:spacing w:before="0" w:line="264" w:lineRule="exact"/>
          </w:pPr>
        </w:pPrChange>
      </w:pPr>
      <w:del w:id="3430" w:author="Hughes, Anna E" w:date="2023-06-19T12:41:00Z">
        <w:r>
          <w:br w:type="column"/>
        </w:r>
      </w:del>
      <w:ins w:id="3431" w:author="Hughes, Anna E" w:date="2023-06-19T12:41:00Z">
        <w:r w:rsidR="00C14774">
          <w:rPr>
            <w:rFonts w:ascii="Trebuchet MS" w:hAnsi="Trebuchet MS"/>
            <w:spacing w:val="-2"/>
            <w:sz w:val="12"/>
          </w:rPr>
          <w:t>659</w:t>
        </w:r>
        <w:r w:rsidR="00C14774">
          <w:rPr>
            <w:rFonts w:ascii="Trebuchet MS" w:hAnsi="Trebuchet MS"/>
            <w:spacing w:val="33"/>
            <w:sz w:val="12"/>
          </w:rPr>
          <w:t xml:space="preserve">  </w:t>
        </w:r>
      </w:ins>
      <w:r w:rsidR="00C14774">
        <w:rPr>
          <w:spacing w:val="-2"/>
        </w:rPr>
        <w:t>difficult</w:t>
      </w:r>
      <w:r w:rsidR="00C14774">
        <w:rPr>
          <w:spacing w:val="-1"/>
          <w:rPrChange w:id="3432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-1"/>
          <w:rPrChange w:id="3433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fit</w:t>
      </w:r>
      <w:del w:id="3434" w:author="Hughes, Anna E" w:date="2023-06-19T12:41:00Z">
        <w:r>
          <w:rPr>
            <w:spacing w:val="58"/>
          </w:rPr>
          <w:delText xml:space="preserve"> </w:delText>
        </w:r>
        <w:r>
          <w:rPr>
            <w:spacing w:val="-2"/>
          </w:rPr>
          <w:delText>.</w:delText>
        </w:r>
      </w:del>
      <w:ins w:id="3435" w:author="Hughes, Anna E" w:date="2023-06-19T12:41:00Z">
        <w:r w:rsidR="00FE7979">
          <w:fldChar w:fldCharType="begin"/>
        </w:r>
        <w:r w:rsidR="00FE7979">
          <w:instrText xml:space="preserve"> HYPERLINK \l "_bookmark22" </w:instrText>
        </w:r>
        <w:r w:rsidR="00FE7979">
          <w:fldChar w:fldCharType="separate"/>
        </w:r>
        <w:r w:rsidR="00C14774">
          <w:rPr>
            <w:spacing w:val="-2"/>
            <w:vertAlign w:val="superscript"/>
          </w:rPr>
          <w:t>5</w:t>
        </w:r>
        <w:r w:rsidR="00FE7979">
          <w:rPr>
            <w:spacing w:val="-2"/>
            <w:vertAlign w:val="superscript"/>
          </w:rPr>
          <w:fldChar w:fldCharType="end"/>
        </w:r>
        <w:r w:rsidR="00C14774">
          <w:rPr>
            <w:spacing w:val="-2"/>
          </w:rPr>
          <w:t>.</w:t>
        </w:r>
      </w:ins>
      <w:r w:rsidR="00C14774">
        <w:rPr>
          <w:spacing w:val="28"/>
          <w:rPrChange w:id="3436" w:author="Hughes, Anna E" w:date="2023-06-19T12:41:00Z">
            <w:rPr>
              <w:spacing w:val="15"/>
            </w:rPr>
          </w:rPrChange>
        </w:rPr>
        <w:t xml:space="preserve"> </w:t>
      </w:r>
      <w:r w:rsidR="00C14774">
        <w:rPr>
          <w:spacing w:val="-2"/>
        </w:rPr>
        <w:t>It</w:t>
      </w:r>
      <w:r w:rsidR="00C14774">
        <w:rPr>
          <w:spacing w:val="-1"/>
          <w:rPrChange w:id="3437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has</w:t>
      </w:r>
      <w:r w:rsidR="00C14774">
        <w:rPr>
          <w:spacing w:val="-1"/>
          <w:rPrChange w:id="3438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2"/>
        </w:rPr>
        <w:t>also</w:t>
      </w:r>
      <w:r w:rsidR="00C14774">
        <w:rPr>
          <w:spacing w:val="-1"/>
          <w:rPrChange w:id="3439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been</w:t>
      </w:r>
      <w:r w:rsidR="00C14774">
        <w:rPr>
          <w:spacing w:val="-1"/>
          <w:rPrChange w:id="3440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2"/>
        </w:rPr>
        <w:t>argued</w:t>
      </w:r>
      <w:r w:rsidR="00C14774">
        <w:rPr>
          <w:spacing w:val="-1"/>
          <w:rPrChange w:id="3441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that</w:t>
      </w:r>
      <w:r w:rsidR="00C14774">
        <w:rPr>
          <w:spacing w:val="-1"/>
          <w:rPrChange w:id="3442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2"/>
        </w:rPr>
        <w:t>trying</w:t>
      </w:r>
      <w:r w:rsidR="00C14774">
        <w:rPr>
          <w:spacing w:val="-2"/>
          <w:rPrChange w:id="3443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-1"/>
          <w:rPrChange w:id="3444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2"/>
        </w:rPr>
        <w:t>select</w:t>
      </w:r>
      <w:r w:rsidR="00C14774">
        <w:rPr>
          <w:spacing w:val="-1"/>
          <w:rPrChange w:id="3445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a</w:t>
      </w:r>
      <w:r w:rsidR="00C14774">
        <w:rPr>
          <w:spacing w:val="-1"/>
          <w:rPrChange w:id="3446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2"/>
        </w:rPr>
        <w:t>“correct”</w:t>
      </w:r>
      <w:r w:rsidR="00C14774">
        <w:rPr>
          <w:spacing w:val="-1"/>
          <w:rPrChange w:id="3447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2"/>
        </w:rPr>
        <w:t>distribu-</w:t>
      </w:r>
    </w:p>
    <w:p w:rsidR="00701245" w:rsidRDefault="00701245">
      <w:pPr>
        <w:spacing w:line="264" w:lineRule="exact"/>
        <w:rPr>
          <w:del w:id="3448" w:author="Hughes, Anna E" w:date="2023-06-19T12:41:00Z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485016" w:rsidRDefault="00F7725C">
      <w:pPr>
        <w:pStyle w:val="BodyText"/>
        <w:spacing w:before="8"/>
        <w:pPrChange w:id="3449" w:author="Hughes, Anna E" w:date="2023-06-19T12:41:00Z">
          <w:pPr>
            <w:pStyle w:val="BodyText"/>
          </w:pPr>
        </w:pPrChange>
      </w:pPr>
      <w:del w:id="3450" w:author="Hughes, Anna E" w:date="2023-06-19T12:41:00Z">
        <w:r>
          <w:rPr>
            <w:rFonts w:ascii="Trebuchet MS"/>
            <w:spacing w:val="-2"/>
            <w:sz w:val="12"/>
          </w:rPr>
          <w:lastRenderedPageBreak/>
          <w:delText>647</w:delText>
        </w:r>
      </w:del>
      <w:ins w:id="3451" w:author="Hughes, Anna E" w:date="2023-06-19T12:41:00Z">
        <w:r w:rsidR="00C14774">
          <w:rPr>
            <w:rFonts w:ascii="Trebuchet MS"/>
            <w:spacing w:val="-2"/>
            <w:sz w:val="12"/>
          </w:rPr>
          <w:t>660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2"/>
        </w:rPr>
        <w:t>tion</w:t>
      </w:r>
      <w:r w:rsidR="00C14774">
        <w:rPr>
          <w:spacing w:val="3"/>
        </w:rPr>
        <w:t xml:space="preserve"> </w:t>
      </w:r>
      <w:r w:rsidR="00C14774">
        <w:rPr>
          <w:spacing w:val="-2"/>
        </w:rPr>
        <w:t>is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likely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be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problematic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for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empirical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data,</w:t>
      </w:r>
      <w:r w:rsidR="00C14774">
        <w:rPr>
          <w:spacing w:val="6"/>
        </w:rPr>
        <w:t xml:space="preserve"> </w:t>
      </w:r>
      <w:r w:rsidR="00C14774">
        <w:rPr>
          <w:spacing w:val="-2"/>
        </w:rPr>
        <w:t>which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is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probably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a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mixture</w:t>
      </w:r>
    </w:p>
    <w:p w:rsidR="00485016" w:rsidRDefault="00F7725C">
      <w:pPr>
        <w:pStyle w:val="BodyText"/>
        <w:pPrChange w:id="3452" w:author="Hughes, Anna E" w:date="2023-06-19T12:41:00Z">
          <w:pPr>
            <w:pStyle w:val="BodyText"/>
            <w:spacing w:before="8"/>
          </w:pPr>
        </w:pPrChange>
      </w:pPr>
      <w:del w:id="3453" w:author="Hughes, Anna E" w:date="2023-06-19T12:41:00Z">
        <w:r>
          <w:rPr>
            <w:rFonts w:ascii="Trebuchet MS"/>
            <w:spacing w:val="-2"/>
            <w:sz w:val="12"/>
          </w:rPr>
          <w:delText>648</w:delText>
        </w:r>
      </w:del>
      <w:ins w:id="3454" w:author="Hughes, Anna E" w:date="2023-06-19T12:41:00Z">
        <w:r w:rsidR="00C14774">
          <w:rPr>
            <w:rFonts w:ascii="Trebuchet MS"/>
            <w:spacing w:val="-2"/>
            <w:sz w:val="12"/>
          </w:rPr>
          <w:t>661</w:t>
        </w:r>
      </w:ins>
      <w:r w:rsidR="00C14774">
        <w:rPr>
          <w:rFonts w:ascii="Trebuchet MS"/>
          <w:spacing w:val="75"/>
          <w:w w:val="150"/>
          <w:sz w:val="12"/>
        </w:rPr>
        <w:t xml:space="preserve"> </w:t>
      </w:r>
      <w:r w:rsidR="00C14774">
        <w:rPr>
          <w:spacing w:val="-2"/>
        </w:rPr>
        <w:t>of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multiple</w:t>
      </w:r>
      <w:r w:rsidR="00C14774">
        <w:rPr>
          <w:spacing w:val="-6"/>
        </w:rPr>
        <w:t xml:space="preserve"> </w:t>
      </w:r>
      <w:r w:rsidR="00C14774">
        <w:rPr>
          <w:spacing w:val="-2"/>
        </w:rPr>
        <w:t>components</w:t>
      </w:r>
      <w:r w:rsidR="00C14774">
        <w:rPr>
          <w:spacing w:val="-5"/>
        </w:rPr>
        <w:t xml:space="preserve"> </w:t>
      </w:r>
      <w:del w:id="3455" w:author="Hughes, Anna E" w:date="2023-06-19T12:41:00Z">
        <w:r w:rsidR="00FE7979">
          <w:fldChar w:fldCharType="begin"/>
        </w:r>
        <w:r w:rsidR="00FE7979">
          <w:delInstrText xml:space="preserve"> HYPERLINK \l "_bookmark83" </w:delInstrText>
        </w:r>
        <w:r w:rsidR="00FE7979">
          <w:fldChar w:fldCharType="separate"/>
        </w:r>
        <w:r>
          <w:rPr>
            <w:spacing w:val="-2"/>
          </w:rPr>
          <w:delText>(Wolfe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  <w:r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"_bookmark83" </w:delInstrText>
        </w:r>
        <w:r w:rsidR="00FE7979">
          <w:fldChar w:fldCharType="separate"/>
        </w:r>
        <w:r>
          <w:rPr>
            <w:spacing w:val="-2"/>
          </w:rPr>
          <w:delText>2010).</w:delText>
        </w:r>
        <w:r w:rsidR="00FE7979">
          <w:rPr>
            <w:spacing w:val="-2"/>
          </w:rPr>
          <w:fldChar w:fldCharType="end"/>
        </w:r>
      </w:del>
      <w:ins w:id="3456" w:author="Hughes, Anna E" w:date="2023-06-19T12:41:00Z">
        <w:r w:rsidR="00FE7979">
          <w:fldChar w:fldCharType="begin"/>
        </w:r>
        <w:r w:rsidR="00FE7979">
          <w:instrText xml:space="preserve"> HYPERLINK \l "_bookmark88" </w:instrText>
        </w:r>
        <w:r w:rsidR="00FE7979">
          <w:fldChar w:fldCharType="separate"/>
        </w:r>
        <w:r w:rsidR="00C14774">
          <w:rPr>
            <w:spacing w:val="-2"/>
          </w:rPr>
          <w:t>(Wolfe</w:t>
        </w:r>
        <w:r w:rsidR="00C14774">
          <w:rPr>
            <w:spacing w:val="-5"/>
          </w:rPr>
          <w:t xml:space="preserve"> </w:t>
        </w:r>
        <w:r w:rsidR="00C14774">
          <w:rPr>
            <w:spacing w:val="-2"/>
          </w:rPr>
          <w:t>et</w:t>
        </w:r>
        <w:r w:rsidR="00C14774">
          <w:rPr>
            <w:spacing w:val="-5"/>
          </w:rPr>
          <w:t xml:space="preserve"> </w:t>
        </w:r>
        <w:r w:rsidR="00C14774"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 w:rsidR="00C14774"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"_bookmark88" </w:instrText>
        </w:r>
        <w:r w:rsidR="00FE7979">
          <w:fldChar w:fldCharType="separate"/>
        </w:r>
        <w:r w:rsidR="00C14774">
          <w:rPr>
            <w:spacing w:val="-2"/>
          </w:rPr>
          <w:t>2010).</w:t>
        </w:r>
        <w:r w:rsidR="00FE7979">
          <w:rPr>
            <w:spacing w:val="-2"/>
          </w:rPr>
          <w:fldChar w:fldCharType="end"/>
        </w:r>
      </w:ins>
      <w:r w:rsidR="00C14774">
        <w:rPr>
          <w:spacing w:val="22"/>
        </w:rPr>
        <w:t xml:space="preserve"> </w:t>
      </w:r>
      <w:r w:rsidR="00C14774">
        <w:rPr>
          <w:spacing w:val="-2"/>
        </w:rPr>
        <w:t>Similarly,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some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recent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approaches</w:t>
      </w:r>
    </w:p>
    <w:p w:rsidR="00485016" w:rsidRDefault="00F7725C">
      <w:pPr>
        <w:pStyle w:val="BodyText"/>
        <w:spacing w:before="8"/>
        <w:pPrChange w:id="3457" w:author="Hughes, Anna E" w:date="2023-06-19T12:41:00Z">
          <w:pPr>
            <w:pStyle w:val="BodyText"/>
          </w:pPr>
        </w:pPrChange>
      </w:pPr>
      <w:del w:id="3458" w:author="Hughes, Anna E" w:date="2023-06-19T12:41:00Z">
        <w:r>
          <w:rPr>
            <w:rFonts w:ascii="Trebuchet MS"/>
            <w:spacing w:val="-2"/>
            <w:sz w:val="12"/>
          </w:rPr>
          <w:delText>649</w:delText>
        </w:r>
      </w:del>
      <w:ins w:id="3459" w:author="Hughes, Anna E" w:date="2023-06-19T12:41:00Z">
        <w:r w:rsidR="00C14774">
          <w:rPr>
            <w:rFonts w:ascii="Trebuchet MS"/>
            <w:spacing w:val="-2"/>
            <w:sz w:val="12"/>
          </w:rPr>
          <w:t>662</w:t>
        </w:r>
      </w:ins>
      <w:r w:rsidR="00C14774">
        <w:rPr>
          <w:rFonts w:ascii="Trebuchet MS"/>
          <w:spacing w:val="75"/>
          <w:w w:val="150"/>
          <w:sz w:val="12"/>
        </w:rPr>
        <w:t xml:space="preserve"> </w:t>
      </w:r>
      <w:r w:rsidR="00C14774">
        <w:rPr>
          <w:spacing w:val="-2"/>
        </w:rPr>
        <w:t>make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use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of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drift-diffusion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methods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(e.g.</w:t>
      </w:r>
      <w:r w:rsidR="00C14774">
        <w:rPr>
          <w:spacing w:val="26"/>
        </w:rPr>
        <w:t xml:space="preserve"> </w:t>
      </w:r>
      <w:del w:id="3460" w:author="Hughes, Anna E" w:date="2023-06-19T12:41:00Z">
        <w:r w:rsidR="00FE7979">
          <w:fldChar w:fldCharType="begin"/>
        </w:r>
        <w:r w:rsidR="00FE7979">
          <w:delInstrText xml:space="preserve"> HYPERLINK \l "_bookmark81" </w:delInstrText>
        </w:r>
        <w:r w:rsidR="00FE7979">
          <w:fldChar w:fldCharType="separate"/>
        </w:r>
        <w:r>
          <w:rPr>
            <w:spacing w:val="-2"/>
          </w:rPr>
          <w:delText>Wolfe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Van</w:delText>
        </w:r>
        <w:r>
          <w:rPr>
            <w:spacing w:val="-3"/>
          </w:rPr>
          <w:delText xml:space="preserve"> </w:delText>
        </w:r>
        <w:r>
          <w:rPr>
            <w:spacing w:val="-2"/>
          </w:rPr>
          <w:delText>Wert</w:delText>
        </w:r>
        <w:r w:rsidR="00FE7979">
          <w:rPr>
            <w:spacing w:val="-2"/>
          </w:rPr>
          <w:fldChar w:fldCharType="end"/>
        </w:r>
      </w:del>
      <w:ins w:id="3461" w:author="Hughes, Anna E" w:date="2023-06-19T12:41:00Z">
        <w:r w:rsidR="00FE7979">
          <w:fldChar w:fldCharType="begin"/>
        </w:r>
        <w:r w:rsidR="00FE7979">
          <w:instrText xml:space="preserve"> HYPERLINK \l "_bookmark86" </w:instrText>
        </w:r>
        <w:r w:rsidR="00FE7979">
          <w:fldChar w:fldCharType="separate"/>
        </w:r>
        <w:r w:rsidR="00C14774">
          <w:rPr>
            <w:spacing w:val="-2"/>
          </w:rPr>
          <w:t>Wolfe</w:t>
        </w:r>
        <w:r w:rsidR="00C14774">
          <w:rPr>
            <w:spacing w:val="-4"/>
          </w:rPr>
          <w:t xml:space="preserve"> </w:t>
        </w:r>
        <w:r w:rsidR="00C14774">
          <w:rPr>
            <w:spacing w:val="-2"/>
          </w:rPr>
          <w:t>and</w:t>
        </w:r>
        <w:r w:rsidR="00C14774">
          <w:rPr>
            <w:spacing w:val="-4"/>
          </w:rPr>
          <w:t xml:space="preserve"> </w:t>
        </w:r>
        <w:r w:rsidR="00C14774">
          <w:rPr>
            <w:spacing w:val="-2"/>
          </w:rPr>
          <w:t>Van</w:t>
        </w:r>
        <w:r w:rsidR="00C14774">
          <w:rPr>
            <w:spacing w:val="-3"/>
          </w:rPr>
          <w:t xml:space="preserve"> </w:t>
        </w:r>
        <w:r w:rsidR="00C14774">
          <w:rPr>
            <w:spacing w:val="-2"/>
          </w:rPr>
          <w:t>Wert</w:t>
        </w:r>
        <w:r w:rsidR="00FE7979">
          <w:rPr>
            <w:spacing w:val="-2"/>
          </w:rPr>
          <w:fldChar w:fldCharType="end"/>
        </w:r>
        <w:r w:rsidR="00C14774">
          <w:rPr>
            <w:spacing w:val="-4"/>
          </w:rPr>
          <w:t xml:space="preserve"> </w:t>
        </w:r>
        <w:r w:rsidR="00FE7979">
          <w:fldChar w:fldCharType="begin"/>
        </w:r>
        <w:r w:rsidR="00FE7979">
          <w:instrText xml:space="preserve"> HYPERLINK \l "_bookmark86" </w:instrText>
        </w:r>
        <w:r w:rsidR="00FE7979">
          <w:fldChar w:fldCharType="separate"/>
        </w:r>
        <w:r w:rsidR="00C14774">
          <w:rPr>
            <w:spacing w:val="-2"/>
          </w:rPr>
          <w:t>(2010);</w:t>
        </w:r>
        <w:r w:rsidR="00FE7979">
          <w:rPr>
            <w:spacing w:val="-2"/>
          </w:rPr>
          <w:fldChar w:fldCharType="end"/>
        </w:r>
      </w:ins>
      <w:r w:rsidR="00C14774">
        <w:rPr>
          <w:spacing w:val="-4"/>
        </w:rPr>
        <w:t xml:space="preserve"> </w:t>
      </w:r>
      <w:del w:id="3462" w:author="Hughes, Anna E" w:date="2023-06-19T12:41:00Z">
        <w:r w:rsidR="00FE7979">
          <w:fldChar w:fldCharType="begin"/>
        </w:r>
        <w:r w:rsidR="00FE7979">
          <w:delInstrText xml:space="preserve"> HYPERLINK \l "_bookmark81" </w:delInstrText>
        </w:r>
        <w:r w:rsidR="00FE7979">
          <w:fldChar w:fldCharType="separate"/>
        </w:r>
        <w:r>
          <w:rPr>
            <w:spacing w:val="-2"/>
          </w:rPr>
          <w:delText>(2010);</w:delText>
        </w:r>
        <w:r w:rsidR="00FE7979">
          <w:rPr>
            <w:spacing w:val="-2"/>
          </w:rPr>
          <w:fldChar w:fldCharType="end"/>
        </w:r>
        <w:r>
          <w:rPr>
            <w:spacing w:val="-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"_bookmark85" </w:delInstrText>
        </w:r>
        <w:r w:rsidR="00FE7979">
          <w:fldChar w:fldCharType="separate"/>
        </w:r>
        <w:r>
          <w:rPr>
            <w:spacing w:val="-2"/>
          </w:rPr>
          <w:delText>Yu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5"/>
          </w:rPr>
          <w:delText>al.</w:delText>
        </w:r>
        <w:r w:rsidR="00FE7979">
          <w:rPr>
            <w:spacing w:val="-5"/>
          </w:rPr>
          <w:fldChar w:fldCharType="end"/>
        </w:r>
      </w:del>
      <w:ins w:id="3463" w:author="Hughes, Anna E" w:date="2023-06-19T12:41:00Z">
        <w:r w:rsidR="00FE7979">
          <w:fldChar w:fldCharType="begin"/>
        </w:r>
        <w:r w:rsidR="00FE7979">
          <w:instrText xml:space="preserve"> HYPERLINK \l "_bookmark90" </w:instrText>
        </w:r>
        <w:r w:rsidR="00FE7979">
          <w:fldChar w:fldCharType="separate"/>
        </w:r>
        <w:r w:rsidR="00C14774">
          <w:rPr>
            <w:spacing w:val="-2"/>
          </w:rPr>
          <w:t>Yu</w:t>
        </w:r>
        <w:r w:rsidR="00C14774">
          <w:rPr>
            <w:spacing w:val="-4"/>
          </w:rPr>
          <w:t xml:space="preserve"> </w:t>
        </w:r>
        <w:r w:rsidR="00C14774">
          <w:rPr>
            <w:spacing w:val="-2"/>
          </w:rPr>
          <w:t>et</w:t>
        </w:r>
        <w:r w:rsidR="00C14774">
          <w:rPr>
            <w:spacing w:val="-3"/>
          </w:rPr>
          <w:t xml:space="preserve"> </w:t>
        </w:r>
        <w:r w:rsidR="00C14774">
          <w:rPr>
            <w:spacing w:val="-5"/>
          </w:rPr>
          <w:t>al.</w:t>
        </w:r>
        <w:r w:rsidR="00FE7979">
          <w:rPr>
            <w:spacing w:val="-5"/>
          </w:rPr>
          <w:fldChar w:fldCharType="end"/>
        </w:r>
      </w:ins>
    </w:p>
    <w:p w:rsidR="00485016" w:rsidRDefault="00F7725C">
      <w:pPr>
        <w:pStyle w:val="BodyText"/>
        <w:spacing w:before="8"/>
      </w:pPr>
      <w:del w:id="3464" w:author="Hughes, Anna E" w:date="2023-06-19T12:41:00Z">
        <w:r>
          <w:rPr>
            <w:rFonts w:ascii="Trebuchet MS"/>
            <w:w w:val="90"/>
            <w:sz w:val="12"/>
          </w:rPr>
          <w:delText>650</w:delText>
        </w:r>
        <w:r>
          <w:rPr>
            <w:rFonts w:ascii="Trebuchet MS"/>
            <w:spacing w:val="75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"_bookmark85" </w:delInstrText>
        </w:r>
        <w:r w:rsidR="00FE7979">
          <w:fldChar w:fldCharType="separate"/>
        </w:r>
        <w:r>
          <w:rPr>
            <w:w w:val="90"/>
          </w:rPr>
          <w:delText>(2022);</w:delText>
        </w:r>
        <w:r w:rsidR="00FE7979">
          <w:rPr>
            <w:w w:val="90"/>
          </w:rPr>
          <w:fldChar w:fldCharType="end"/>
        </w:r>
        <w:r>
          <w:rPr>
            <w:spacing w:val="4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"_bookmark32" </w:delInstrText>
        </w:r>
        <w:r w:rsidR="00FE7979">
          <w:fldChar w:fldCharType="separate"/>
        </w:r>
        <w:r>
          <w:rPr>
            <w:w w:val="90"/>
          </w:rPr>
          <w:delText>Corbett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Smith</w:delText>
        </w:r>
        <w:r w:rsidR="00FE7979">
          <w:rPr>
            <w:w w:val="90"/>
          </w:rPr>
          <w:fldChar w:fldCharType="end"/>
        </w:r>
        <w:r>
          <w:rPr>
            <w:spacing w:val="3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"_bookmark32" </w:delInstrText>
        </w:r>
        <w:r w:rsidR="00FE7979">
          <w:fldChar w:fldCharType="separate"/>
        </w:r>
        <w:r>
          <w:rPr>
            <w:w w:val="90"/>
          </w:rPr>
          <w:delText>(2020)),</w:delText>
        </w:r>
        <w:r w:rsidR="00FE7979">
          <w:rPr>
            <w:w w:val="90"/>
          </w:rPr>
          <w:fldChar w:fldCharType="end"/>
        </w:r>
      </w:del>
      <w:ins w:id="3465" w:author="Hughes, Anna E" w:date="2023-06-19T12:41:00Z">
        <w:r w:rsidR="00C14774">
          <w:rPr>
            <w:rFonts w:ascii="Trebuchet MS"/>
            <w:w w:val="90"/>
            <w:sz w:val="12"/>
          </w:rPr>
          <w:t>663</w:t>
        </w:r>
        <w:r w:rsidR="00C14774">
          <w:rPr>
            <w:rFonts w:ascii="Trebuchet MS"/>
            <w:spacing w:val="7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"_bookmark90" </w:instrText>
        </w:r>
        <w:r w:rsidR="00FE7979">
          <w:fldChar w:fldCharType="separate"/>
        </w:r>
        <w:r w:rsidR="00C14774">
          <w:rPr>
            <w:w w:val="90"/>
          </w:rPr>
          <w:t>(2022);</w:t>
        </w:r>
        <w:r w:rsidR="00FE7979">
          <w:rPr>
            <w:w w:val="90"/>
          </w:rPr>
          <w:fldChar w:fldCharType="end"/>
        </w:r>
        <w:r w:rsidR="00C14774">
          <w:rPr>
            <w:spacing w:val="4"/>
          </w:rPr>
          <w:t xml:space="preserve"> </w:t>
        </w:r>
        <w:r w:rsidR="00FE7979">
          <w:fldChar w:fldCharType="begin"/>
        </w:r>
        <w:r w:rsidR="00FE7979">
          <w:instrText xml:space="preserve"> HYPERLINK \l "_bookmark34" </w:instrText>
        </w:r>
        <w:r w:rsidR="00FE7979">
          <w:fldChar w:fldCharType="separate"/>
        </w:r>
        <w:r w:rsidR="00C14774">
          <w:rPr>
            <w:w w:val="90"/>
          </w:rPr>
          <w:t>Corbett</w:t>
        </w:r>
        <w:r w:rsidR="00C14774">
          <w:rPr>
            <w:spacing w:val="4"/>
          </w:rPr>
          <w:t xml:space="preserve"> </w:t>
        </w:r>
        <w:r w:rsidR="00C14774">
          <w:rPr>
            <w:w w:val="90"/>
          </w:rPr>
          <w:t>and</w:t>
        </w:r>
        <w:r w:rsidR="00C14774">
          <w:rPr>
            <w:spacing w:val="5"/>
          </w:rPr>
          <w:t xml:space="preserve"> </w:t>
        </w:r>
        <w:r w:rsidR="00C14774">
          <w:rPr>
            <w:w w:val="90"/>
          </w:rPr>
          <w:t>Smith</w:t>
        </w:r>
        <w:r w:rsidR="00FE7979">
          <w:rPr>
            <w:w w:val="90"/>
          </w:rPr>
          <w:fldChar w:fldCharType="end"/>
        </w:r>
        <w:r w:rsidR="00C14774">
          <w:rPr>
            <w:spacing w:val="3"/>
          </w:rPr>
          <w:t xml:space="preserve"> </w:t>
        </w:r>
        <w:r w:rsidR="00FE7979">
          <w:fldChar w:fldCharType="begin"/>
        </w:r>
        <w:r w:rsidR="00FE7979">
          <w:instrText xml:space="preserve"> HYPERLINK \l "_bookmark34" </w:instrText>
        </w:r>
        <w:r w:rsidR="00FE7979">
          <w:fldChar w:fldCharType="separate"/>
        </w:r>
        <w:r w:rsidR="00C14774">
          <w:rPr>
            <w:w w:val="90"/>
          </w:rPr>
          <w:t>(2020)),</w:t>
        </w:r>
        <w:r w:rsidR="00FE7979">
          <w:rPr>
            <w:w w:val="90"/>
          </w:rPr>
          <w:fldChar w:fldCharType="end"/>
        </w:r>
      </w:ins>
      <w:r w:rsidR="00C14774">
        <w:rPr>
          <w:spacing w:val="6"/>
        </w:rPr>
        <w:t xml:space="preserve"> </w:t>
      </w:r>
      <w:r w:rsidR="00C14774">
        <w:rPr>
          <w:w w:val="90"/>
        </w:rPr>
        <w:t>though</w:t>
      </w:r>
      <w:r w:rsidR="00C14774">
        <w:rPr>
          <w:spacing w:val="3"/>
        </w:rPr>
        <w:t xml:space="preserve"> </w:t>
      </w:r>
      <w:r w:rsidR="00C14774">
        <w:rPr>
          <w:w w:val="90"/>
        </w:rPr>
        <w:t>again</w:t>
      </w:r>
      <w:r w:rsidR="00C14774">
        <w:rPr>
          <w:spacing w:val="4"/>
        </w:rPr>
        <w:t xml:space="preserve"> </w:t>
      </w:r>
      <w:r w:rsidR="00C14774">
        <w:rPr>
          <w:w w:val="90"/>
        </w:rPr>
        <w:t>these</w:t>
      </w:r>
      <w:r w:rsidR="00C14774">
        <w:rPr>
          <w:spacing w:val="3"/>
        </w:rPr>
        <w:t xml:space="preserve"> </w:t>
      </w:r>
      <w:r w:rsidR="00C14774">
        <w:rPr>
          <w:w w:val="90"/>
        </w:rPr>
        <w:t>models</w:t>
      </w:r>
      <w:r w:rsidR="00C14774">
        <w:rPr>
          <w:spacing w:val="5"/>
        </w:rPr>
        <w:t xml:space="preserve"> </w:t>
      </w:r>
      <w:r w:rsidR="00C14774">
        <w:rPr>
          <w:w w:val="90"/>
        </w:rPr>
        <w:t>can</w:t>
      </w:r>
      <w:r w:rsidR="00C14774">
        <w:rPr>
          <w:spacing w:val="3"/>
        </w:rPr>
        <w:t xml:space="preserve"> </w:t>
      </w:r>
      <w:r w:rsidR="00C14774">
        <w:rPr>
          <w:w w:val="90"/>
        </w:rPr>
        <w:t>be</w:t>
      </w:r>
      <w:r w:rsidR="00C14774">
        <w:rPr>
          <w:spacing w:val="4"/>
        </w:rPr>
        <w:t xml:space="preserve"> </w:t>
      </w:r>
      <w:r w:rsidR="00C14774">
        <w:rPr>
          <w:spacing w:val="-2"/>
          <w:w w:val="90"/>
        </w:rPr>
        <w:t>challenging,</w:t>
      </w:r>
    </w:p>
    <w:p w:rsidR="00485016" w:rsidRDefault="00F7725C">
      <w:pPr>
        <w:pStyle w:val="BodyText"/>
        <w:spacing w:before="0"/>
        <w:ind w:left="0"/>
        <w:rPr>
          <w:ins w:id="3466" w:author="Hughes, Anna E" w:date="2023-06-19T12:41:00Z"/>
          <w:sz w:val="20"/>
        </w:rPr>
      </w:pPr>
      <w:del w:id="3467" w:author="Hughes, Anna E" w:date="2023-06-19T12:41:00Z">
        <w:r>
          <w:rPr>
            <w:rFonts w:ascii="Trebuchet MS"/>
            <w:w w:val="90"/>
            <w:sz w:val="12"/>
          </w:rPr>
          <w:delText>651</w:delText>
        </w:r>
      </w:del>
    </w:p>
    <w:p w:rsidR="00485016" w:rsidRDefault="00DA2490">
      <w:pPr>
        <w:pStyle w:val="BodyText"/>
        <w:spacing w:before="9"/>
        <w:ind w:left="0"/>
        <w:rPr>
          <w:ins w:id="3468" w:author="Hughes, Anna E" w:date="2023-06-19T12:41:00Z"/>
          <w:sz w:val="13"/>
        </w:rPr>
      </w:pPr>
      <w:ins w:id="3469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34432" behindDoc="1" locked="0" layoutInCell="1" allowOverlap="1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118110</wp:posOffset>
                  </wp:positionV>
                  <wp:extent cx="1974215" cy="1270"/>
                  <wp:effectExtent l="0" t="0" r="0" b="0"/>
                  <wp:wrapTopAndBottom/>
                  <wp:docPr id="6" name="docshape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3F77A3C" id="docshape418" o:spid="_x0000_s1026" style="position:absolute;margin-left:110.85pt;margin-top:9.3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YycIEdwAAAAJAQAADwAAAAAAAAAAAAAAAABgBQAAZHJzL2Rvd25yZXYu&#10;eG1sUEsFBgAAAAAEAAQA8wAAAGkGAAAAAA==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ins>
    </w:p>
    <w:p w:rsidR="00485016" w:rsidRDefault="00C14774">
      <w:pPr>
        <w:spacing w:before="21"/>
        <w:ind w:left="892"/>
        <w:rPr>
          <w:ins w:id="3470" w:author="Hughes, Anna E" w:date="2023-06-19T12:41:00Z"/>
          <w:sz w:val="20"/>
        </w:rPr>
      </w:pPr>
      <w:ins w:id="3471" w:author="Hughes, Anna E" w:date="2023-06-19T12:41:00Z">
        <w:r>
          <w:rPr>
            <w:w w:val="90"/>
            <w:position w:val="7"/>
            <w:sz w:val="14"/>
          </w:rPr>
          <w:t>5</w:t>
        </w:r>
        <w:bookmarkStart w:id="3472" w:name="_bookmark22"/>
        <w:bookmarkEnd w:id="3472"/>
        <w:r>
          <w:rPr>
            <w:w w:val="90"/>
            <w:sz w:val="20"/>
          </w:rPr>
          <w:t>See:</w:t>
        </w:r>
        <w:r>
          <w:rPr>
            <w:spacing w:val="16"/>
            <w:sz w:val="20"/>
          </w:rPr>
          <w:t xml:space="preserve"> </w:t>
        </w:r>
        <w:r>
          <w:rPr>
            <w:w w:val="90"/>
            <w:sz w:val="20"/>
          </w:rPr>
          <w:t>https://discourse.mc-stan.org/t/model-fails-to-converge-when-using-</w:t>
        </w:r>
        <w:r>
          <w:rPr>
            <w:spacing w:val="-2"/>
            <w:w w:val="90"/>
            <w:sz w:val="20"/>
          </w:rPr>
          <w:t>brms/9062</w:t>
        </w:r>
      </w:ins>
    </w:p>
    <w:p w:rsidR="00485016" w:rsidRDefault="00485016">
      <w:pPr>
        <w:rPr>
          <w:ins w:id="3473" w:author="Hughes, Anna E" w:date="2023-06-19T12:41:00Z"/>
          <w:sz w:val="20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3474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3475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3476" w:author="Hughes, Anna E" w:date="2023-06-19T12:41:00Z">
          <w:pPr>
            <w:pStyle w:val="BodyText"/>
          </w:pPr>
        </w:pPrChange>
      </w:pPr>
      <w:ins w:id="3477" w:author="Hughes, Anna E" w:date="2023-06-19T12:41:00Z">
        <w:r>
          <w:rPr>
            <w:rFonts w:ascii="Trebuchet MS"/>
            <w:w w:val="90"/>
            <w:sz w:val="12"/>
          </w:rPr>
          <w:t>664</w:t>
        </w:r>
      </w:ins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particularly</w:t>
      </w:r>
      <w:r>
        <w:rPr>
          <w:spacing w:val="4"/>
        </w:rPr>
        <w:t xml:space="preserve"> </w:t>
      </w:r>
      <w:r>
        <w:rPr>
          <w:w w:val="90"/>
        </w:rPr>
        <w:t>when</w:t>
      </w:r>
      <w:r>
        <w:rPr>
          <w:spacing w:val="3"/>
        </w:rPr>
        <w:t xml:space="preserve"> </w:t>
      </w:r>
      <w:r>
        <w:rPr>
          <w:w w:val="90"/>
        </w:rPr>
        <w:t>considering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interpret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parameters</w:t>
      </w:r>
      <w:r>
        <w:rPr>
          <w:spacing w:val="3"/>
        </w:rPr>
        <w:t xml:space="preserve"> </w:t>
      </w:r>
      <w:del w:id="3478" w:author="Hughes, Anna E" w:date="2023-06-19T12:41:00Z">
        <w:r w:rsidR="00FE7979">
          <w:fldChar w:fldCharType="begin"/>
        </w:r>
        <w:r w:rsidR="00FE7979">
          <w:delInstrText xml:space="preserve"> HYPERLINK \l "_bookmark34" </w:delInstrText>
        </w:r>
        <w:r w:rsidR="00FE7979">
          <w:fldChar w:fldCharType="separate"/>
        </w:r>
        <w:r w:rsidR="00F7725C">
          <w:rPr>
            <w:w w:val="90"/>
          </w:rPr>
          <w:delText>(Evans</w:delText>
        </w:r>
        <w:r w:rsidR="00F7725C">
          <w:rPr>
            <w:spacing w:val="3"/>
          </w:rPr>
          <w:delText xml:space="preserve"> </w:delText>
        </w:r>
        <w:r w:rsidR="00F7725C">
          <w:rPr>
            <w:w w:val="90"/>
          </w:rPr>
          <w:delText>and</w:delText>
        </w:r>
        <w:r w:rsidR="00F7725C">
          <w:rPr>
            <w:spacing w:val="3"/>
          </w:rPr>
          <w:delText xml:space="preserve"> </w:delText>
        </w:r>
        <w:r w:rsidR="00F7725C">
          <w:rPr>
            <w:spacing w:val="-2"/>
            <w:w w:val="90"/>
          </w:rPr>
          <w:delText>Wagen-</w:delText>
        </w:r>
        <w:r w:rsidR="00FE7979">
          <w:rPr>
            <w:spacing w:val="-2"/>
            <w:w w:val="90"/>
          </w:rPr>
          <w:fldChar w:fldCharType="end"/>
        </w:r>
      </w:del>
      <w:ins w:id="3479" w:author="Hughes, Anna E" w:date="2023-06-19T12:41:00Z">
        <w:r w:rsidR="00FE7979">
          <w:fldChar w:fldCharType="begin"/>
        </w:r>
        <w:r w:rsidR="00FE7979">
          <w:instrText xml:space="preserve"> HYPERLINK \l "_bookmark36" </w:instrText>
        </w:r>
        <w:r w:rsidR="00FE7979">
          <w:fldChar w:fldCharType="separate"/>
        </w:r>
        <w:r>
          <w:rPr>
            <w:w w:val="90"/>
          </w:rPr>
          <w:t>(Evans</w:t>
        </w:r>
        <w:r>
          <w:rPr>
            <w:spacing w:val="3"/>
          </w:rPr>
          <w:t xml:space="preserve"> </w:t>
        </w:r>
        <w:r>
          <w:rPr>
            <w:w w:val="90"/>
          </w:rPr>
          <w:t>and</w:t>
        </w:r>
        <w:r>
          <w:rPr>
            <w:spacing w:val="3"/>
          </w:rPr>
          <w:t xml:space="preserve"> </w:t>
        </w:r>
        <w:r>
          <w:rPr>
            <w:spacing w:val="-2"/>
            <w:w w:val="90"/>
          </w:rPr>
          <w:t>Wagen-</w:t>
        </w:r>
        <w:r w:rsidR="00FE7979">
          <w:rPr>
            <w:spacing w:val="-2"/>
            <w:w w:val="90"/>
          </w:rPr>
          <w:fldChar w:fldCharType="end"/>
        </w:r>
      </w:ins>
    </w:p>
    <w:p w:rsidR="00485016" w:rsidRDefault="00F7725C">
      <w:pPr>
        <w:pStyle w:val="BodyText"/>
        <w:pPrChange w:id="3480" w:author="Hughes, Anna E" w:date="2023-06-19T12:41:00Z">
          <w:pPr>
            <w:pStyle w:val="BodyText"/>
            <w:spacing w:before="8"/>
          </w:pPr>
        </w:pPrChange>
      </w:pPr>
      <w:del w:id="3481" w:author="Hughes, Anna E" w:date="2023-06-19T12:41:00Z">
        <w:r>
          <w:rPr>
            <w:rFonts w:ascii="Trebuchet MS"/>
            <w:spacing w:val="-4"/>
            <w:sz w:val="12"/>
          </w:rPr>
          <w:delText>652</w:delText>
        </w:r>
        <w:r>
          <w:rPr>
            <w:rFonts w:ascii="Trebuchet MS"/>
            <w:spacing w:val="32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"_bookmark34" </w:delInstrText>
        </w:r>
        <w:r w:rsidR="00FE7979">
          <w:fldChar w:fldCharType="separate"/>
        </w:r>
        <w:r>
          <w:rPr>
            <w:spacing w:val="-4"/>
          </w:rPr>
          <w:delText>makers,</w:delText>
        </w:r>
        <w:r w:rsidR="00FE7979">
          <w:rPr>
            <w:spacing w:val="-4"/>
          </w:rPr>
          <w:fldChar w:fldCharType="end"/>
        </w:r>
        <w:r>
          <w:rPr>
            <w:spacing w:val="-3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"_bookmark34" </w:delInstrText>
        </w:r>
        <w:r w:rsidR="00FE7979">
          <w:fldChar w:fldCharType="separate"/>
        </w:r>
        <w:r>
          <w:rPr>
            <w:spacing w:val="-4"/>
          </w:rPr>
          <w:delText>2019;</w:delText>
        </w:r>
        <w:r w:rsidR="00FE7979">
          <w:rPr>
            <w:spacing w:val="-4"/>
          </w:rPr>
          <w:fldChar w:fldCharType="end"/>
        </w:r>
        <w:r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"_bookmark25" </w:delInstrText>
        </w:r>
        <w:r w:rsidR="00FE7979">
          <w:fldChar w:fldCharType="separate"/>
        </w:r>
        <w:r>
          <w:rPr>
            <w:spacing w:val="-4"/>
          </w:rPr>
          <w:delText>Bompas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>
          <w:rPr>
            <w:spacing w:val="-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"_bookmark25" </w:delInstrText>
        </w:r>
        <w:r w:rsidR="00FE7979">
          <w:fldChar w:fldCharType="separate"/>
        </w:r>
        <w:r>
          <w:rPr>
            <w:spacing w:val="-4"/>
          </w:rPr>
          <w:delText>2023).</w:delText>
        </w:r>
        <w:r w:rsidR="00FE7979">
          <w:rPr>
            <w:spacing w:val="-4"/>
          </w:rPr>
          <w:fldChar w:fldCharType="end"/>
        </w:r>
      </w:del>
      <w:ins w:id="3482" w:author="Hughes, Anna E" w:date="2023-06-19T12:41:00Z">
        <w:r w:rsidR="00C14774">
          <w:rPr>
            <w:rFonts w:ascii="Trebuchet MS"/>
            <w:spacing w:val="-4"/>
            <w:sz w:val="12"/>
          </w:rPr>
          <w:t>665</w:t>
        </w:r>
        <w:r w:rsidR="00C14774">
          <w:rPr>
            <w:rFonts w:ascii="Trebuchet MS"/>
            <w:spacing w:val="32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"_bookmark36" </w:instrText>
        </w:r>
        <w:r w:rsidR="00FE7979">
          <w:fldChar w:fldCharType="separate"/>
        </w:r>
        <w:r w:rsidR="00C14774">
          <w:rPr>
            <w:spacing w:val="-4"/>
          </w:rPr>
          <w:t>makers,</w:t>
        </w:r>
        <w:r w:rsidR="00FE7979">
          <w:rPr>
            <w:spacing w:val="-4"/>
          </w:rPr>
          <w:fldChar w:fldCharType="end"/>
        </w:r>
        <w:r w:rsidR="00C14774">
          <w:rPr>
            <w:spacing w:val="-3"/>
          </w:rPr>
          <w:t xml:space="preserve"> </w:t>
        </w:r>
        <w:r w:rsidR="00FE7979">
          <w:fldChar w:fldCharType="begin"/>
        </w:r>
        <w:r w:rsidR="00FE7979">
          <w:instrText xml:space="preserve"> HYPERLINK \l "_bookmark36" </w:instrText>
        </w:r>
        <w:r w:rsidR="00FE7979">
          <w:fldChar w:fldCharType="separate"/>
        </w:r>
        <w:r w:rsidR="00C14774">
          <w:rPr>
            <w:spacing w:val="-4"/>
          </w:rPr>
          <w:t>2019;</w:t>
        </w:r>
        <w:r w:rsidR="00FE7979">
          <w:rPr>
            <w:spacing w:val="-4"/>
          </w:rPr>
          <w:fldChar w:fldCharType="end"/>
        </w:r>
        <w:r w:rsidR="00C14774">
          <w:rPr>
            <w:spacing w:val="-2"/>
          </w:rPr>
          <w:t xml:space="preserve"> </w:t>
        </w:r>
        <w:r w:rsidR="00FE7979">
          <w:fldChar w:fldCharType="begin"/>
        </w:r>
        <w:r w:rsidR="00FE7979">
          <w:instrText xml:space="preserve"> HYPERLINK \l "_bookmark27" </w:instrText>
        </w:r>
        <w:r w:rsidR="00FE7979">
          <w:fldChar w:fldCharType="separate"/>
        </w:r>
        <w:r w:rsidR="00C14774">
          <w:rPr>
            <w:spacing w:val="-4"/>
          </w:rPr>
          <w:t>Bompas</w:t>
        </w:r>
        <w:r w:rsidR="00C14774">
          <w:rPr>
            <w:spacing w:val="-3"/>
          </w:rPr>
          <w:t xml:space="preserve"> </w:t>
        </w:r>
        <w:r w:rsidR="00C14774">
          <w:rPr>
            <w:spacing w:val="-4"/>
          </w:rPr>
          <w:t>et</w:t>
        </w:r>
        <w:r w:rsidR="00C14774">
          <w:rPr>
            <w:spacing w:val="-3"/>
          </w:rPr>
          <w:t xml:space="preserve"> </w:t>
        </w:r>
        <w:r w:rsidR="00C14774"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 w:rsidR="00C14774">
          <w:rPr>
            <w:spacing w:val="-2"/>
          </w:rPr>
          <w:t xml:space="preserve"> </w:t>
        </w:r>
        <w:r w:rsidR="00FE7979">
          <w:fldChar w:fldCharType="begin"/>
        </w:r>
        <w:r w:rsidR="00FE7979">
          <w:instrText xml:space="preserve"> HYPERLINK \l "_bookmark27" </w:instrText>
        </w:r>
        <w:r w:rsidR="00FE7979">
          <w:fldChar w:fldCharType="separate"/>
        </w:r>
        <w:r w:rsidR="00C14774">
          <w:rPr>
            <w:spacing w:val="-4"/>
          </w:rPr>
          <w:t>2023).</w:t>
        </w:r>
        <w:r w:rsidR="00FE7979">
          <w:rPr>
            <w:spacing w:val="-4"/>
          </w:rPr>
          <w:fldChar w:fldCharType="end"/>
        </w:r>
      </w:ins>
      <w:r w:rsidR="00C14774">
        <w:rPr>
          <w:spacing w:val="25"/>
        </w:rPr>
        <w:t xml:space="preserve"> </w:t>
      </w:r>
      <w:r w:rsidR="00C14774">
        <w:rPr>
          <w:spacing w:val="-4"/>
        </w:rPr>
        <w:t>While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important,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debates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outside</w:t>
      </w:r>
    </w:p>
    <w:p w:rsidR="00485016" w:rsidRDefault="00F7725C">
      <w:pPr>
        <w:pStyle w:val="BodyText"/>
        <w:spacing w:before="8"/>
      </w:pPr>
      <w:del w:id="3483" w:author="Hughes, Anna E" w:date="2023-06-19T12:41:00Z">
        <w:r>
          <w:rPr>
            <w:rFonts w:ascii="Trebuchet MS"/>
            <w:spacing w:val="-6"/>
            <w:sz w:val="12"/>
          </w:rPr>
          <w:delText>653</w:delText>
        </w:r>
      </w:del>
      <w:ins w:id="3484" w:author="Hughes, Anna E" w:date="2023-06-19T12:41:00Z">
        <w:r w:rsidR="00C14774">
          <w:rPr>
            <w:rFonts w:ascii="Trebuchet MS"/>
            <w:spacing w:val="-6"/>
            <w:sz w:val="12"/>
          </w:rPr>
          <w:t>666</w:t>
        </w:r>
      </w:ins>
      <w:r w:rsidR="00C14774">
        <w:rPr>
          <w:rFonts w:ascii="Trebuchet MS"/>
          <w:spacing w:val="40"/>
          <w:sz w:val="12"/>
        </w:rPr>
        <w:t xml:space="preserve">  </w:t>
      </w:r>
      <w:r w:rsidR="00C14774">
        <w:rPr>
          <w:spacing w:val="-6"/>
        </w:rPr>
        <w:t>the scope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present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Registered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Report.</w:t>
      </w:r>
    </w:p>
    <w:p w:rsidR="00485016" w:rsidRDefault="00F7725C">
      <w:pPr>
        <w:pStyle w:val="BodyText"/>
        <w:tabs>
          <w:tab w:val="left" w:pos="968"/>
        </w:tabs>
        <w:pPrChange w:id="3485" w:author="Hughes, Anna E" w:date="2023-06-19T12:41:00Z">
          <w:pPr>
            <w:pStyle w:val="BodyText"/>
            <w:tabs>
              <w:tab w:val="left" w:pos="848"/>
            </w:tabs>
          </w:pPr>
        </w:pPrChange>
      </w:pPr>
      <w:del w:id="3486" w:author="Hughes, Anna E" w:date="2023-06-19T12:41:00Z">
        <w:r>
          <w:rPr>
            <w:rFonts w:ascii="Trebuchet MS"/>
            <w:spacing w:val="-5"/>
            <w:sz w:val="12"/>
          </w:rPr>
          <w:delText>654</w:delText>
        </w:r>
      </w:del>
      <w:ins w:id="3487" w:author="Hughes, Anna E" w:date="2023-06-19T12:41:00Z">
        <w:r w:rsidR="00C14774">
          <w:rPr>
            <w:rFonts w:ascii="Trebuchet MS"/>
            <w:spacing w:val="-5"/>
            <w:sz w:val="12"/>
          </w:rPr>
          <w:t>667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Despite</w:t>
      </w:r>
      <w:r w:rsidR="00C14774">
        <w:rPr>
          <w:spacing w:val="4"/>
        </w:rPr>
        <w:t xml:space="preserve"> </w:t>
      </w:r>
      <w:r w:rsidR="00C14774">
        <w:rPr>
          <w:w w:val="90"/>
        </w:rPr>
        <w:t>these</w:t>
      </w:r>
      <w:r w:rsidR="00C14774">
        <w:rPr>
          <w:spacing w:val="5"/>
        </w:rPr>
        <w:t xml:space="preserve"> </w:t>
      </w:r>
      <w:r w:rsidR="00C14774">
        <w:rPr>
          <w:w w:val="90"/>
        </w:rPr>
        <w:t>previous</w:t>
      </w:r>
      <w:r w:rsidR="00C14774">
        <w:rPr>
          <w:spacing w:val="4"/>
        </w:rPr>
        <w:t xml:space="preserve"> </w:t>
      </w:r>
      <w:r w:rsidR="00C14774">
        <w:rPr>
          <w:w w:val="90"/>
        </w:rPr>
        <w:t>findings,</w:t>
      </w:r>
      <w:r w:rsidR="00C14774">
        <w:rPr>
          <w:spacing w:val="7"/>
        </w:rPr>
        <w:t xml:space="preserve"> </w:t>
      </w:r>
      <w:r w:rsidR="00C14774">
        <w:rPr>
          <w:w w:val="90"/>
        </w:rPr>
        <w:t>the</w:t>
      </w:r>
      <w:r w:rsidR="00C14774">
        <w:rPr>
          <w:spacing w:val="5"/>
        </w:rPr>
        <w:t xml:space="preserve"> </w:t>
      </w:r>
      <w:r w:rsidR="00C14774">
        <w:rPr>
          <w:w w:val="90"/>
        </w:rPr>
        <w:t>use</w:t>
      </w:r>
      <w:r w:rsidR="00C14774">
        <w:rPr>
          <w:spacing w:val="4"/>
        </w:rPr>
        <w:t xml:space="preserve"> </w:t>
      </w:r>
      <w:r w:rsidR="00C14774">
        <w:rPr>
          <w:w w:val="90"/>
        </w:rPr>
        <w:t>of</w:t>
      </w:r>
      <w:r w:rsidR="00C14774">
        <w:rPr>
          <w:spacing w:val="5"/>
        </w:rPr>
        <w:t xml:space="preserve"> </w:t>
      </w:r>
      <w:r w:rsidR="00C14774">
        <w:rPr>
          <w:w w:val="90"/>
        </w:rPr>
        <w:t>linear</w:t>
      </w:r>
      <w:r w:rsidR="00C14774">
        <w:rPr>
          <w:spacing w:val="4"/>
        </w:rPr>
        <w:t xml:space="preserve"> </w:t>
      </w:r>
      <w:r w:rsidR="00C14774">
        <w:rPr>
          <w:w w:val="90"/>
        </w:rPr>
        <w:t>search</w:t>
      </w:r>
      <w:r w:rsidR="00C14774">
        <w:rPr>
          <w:spacing w:val="5"/>
        </w:rPr>
        <w:t xml:space="preserve"> </w:t>
      </w:r>
      <w:r w:rsidR="00C14774">
        <w:rPr>
          <w:w w:val="90"/>
        </w:rPr>
        <w:t>slopes</w:t>
      </w:r>
      <w:r w:rsidR="00C14774">
        <w:rPr>
          <w:spacing w:val="5"/>
        </w:rPr>
        <w:t xml:space="preserve"> </w:t>
      </w:r>
      <w:r w:rsidR="00C14774">
        <w:rPr>
          <w:w w:val="90"/>
        </w:rPr>
        <w:t>is</w:t>
      </w:r>
      <w:r w:rsidR="00C14774">
        <w:rPr>
          <w:spacing w:val="4"/>
        </w:rPr>
        <w:t xml:space="preserve"> </w:t>
      </w:r>
      <w:r w:rsidR="00C14774">
        <w:rPr>
          <w:w w:val="90"/>
        </w:rPr>
        <w:t>still</w:t>
      </w:r>
      <w:r w:rsidR="00C14774">
        <w:rPr>
          <w:spacing w:val="5"/>
        </w:rPr>
        <w:t xml:space="preserve"> </w:t>
      </w:r>
      <w:r w:rsidR="00C14774">
        <w:rPr>
          <w:spacing w:val="-2"/>
          <w:w w:val="90"/>
        </w:rPr>
        <w:t>prevalent</w:t>
      </w:r>
    </w:p>
    <w:p w:rsidR="00485016" w:rsidRDefault="00F7725C">
      <w:pPr>
        <w:pStyle w:val="BodyText"/>
        <w:spacing w:before="8"/>
      </w:pPr>
      <w:del w:id="3488" w:author="Hughes, Anna E" w:date="2023-06-19T12:41:00Z">
        <w:r>
          <w:rPr>
            <w:rFonts w:ascii="Trebuchet MS"/>
            <w:spacing w:val="-4"/>
            <w:sz w:val="12"/>
          </w:rPr>
          <w:delText>655</w:delText>
        </w:r>
      </w:del>
      <w:ins w:id="3489" w:author="Hughes, Anna E" w:date="2023-06-19T12:41:00Z">
        <w:r w:rsidR="00C14774">
          <w:rPr>
            <w:rFonts w:ascii="Trebuchet MS"/>
            <w:spacing w:val="-4"/>
            <w:sz w:val="12"/>
          </w:rPr>
          <w:t>668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in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visual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literature.</w:t>
      </w:r>
      <w:r w:rsidR="00C14774">
        <w:rPr>
          <w:spacing w:val="18"/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work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shows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choices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distribution</w:t>
      </w:r>
    </w:p>
    <w:p w:rsidR="00485016" w:rsidRDefault="00F7725C">
      <w:pPr>
        <w:pStyle w:val="BodyText"/>
        <w:spacing w:before="8"/>
        <w:pPrChange w:id="3490" w:author="Hughes, Anna E" w:date="2023-06-19T12:41:00Z">
          <w:pPr>
            <w:pStyle w:val="BodyText"/>
          </w:pPr>
        </w:pPrChange>
      </w:pPr>
      <w:del w:id="3491" w:author="Hughes, Anna E" w:date="2023-06-19T12:41:00Z">
        <w:r>
          <w:rPr>
            <w:rFonts w:ascii="Trebuchet MS"/>
            <w:spacing w:val="-4"/>
            <w:sz w:val="12"/>
          </w:rPr>
          <w:delText>656</w:delText>
        </w:r>
      </w:del>
      <w:ins w:id="3492" w:author="Hughes, Anna E" w:date="2023-06-19T12:41:00Z">
        <w:r w:rsidR="00C14774">
          <w:rPr>
            <w:rFonts w:ascii="Trebuchet MS"/>
            <w:spacing w:val="-4"/>
            <w:sz w:val="12"/>
          </w:rPr>
          <w:t>669</w:t>
        </w:r>
      </w:ins>
      <w:r w:rsidR="00C14774">
        <w:rPr>
          <w:rFonts w:ascii="Trebuchet MS"/>
          <w:spacing w:val="77"/>
          <w:w w:val="150"/>
          <w:sz w:val="12"/>
        </w:rPr>
        <w:t xml:space="preserve"> </w:t>
      </w:r>
      <w:r w:rsidR="00C14774">
        <w:rPr>
          <w:spacing w:val="-4"/>
        </w:rPr>
        <w:t>can</w:t>
      </w:r>
      <w:r w:rsidR="00C14774">
        <w:t xml:space="preserve"> </w:t>
      </w:r>
      <w:r w:rsidR="00C14774">
        <w:rPr>
          <w:spacing w:val="-4"/>
        </w:rPr>
        <w:t>influence</w:t>
      </w:r>
      <w:r w:rsidR="00C14774">
        <w:t xml:space="preserve"> </w:t>
      </w:r>
      <w:r w:rsidR="00C14774">
        <w:rPr>
          <w:spacing w:val="-4"/>
        </w:rPr>
        <w:t>results</w:t>
      </w:r>
      <w:r w:rsidR="00C14774">
        <w:t xml:space="preserve"> </w:t>
      </w:r>
      <w:r w:rsidR="00C14774">
        <w:rPr>
          <w:spacing w:val="-4"/>
        </w:rPr>
        <w:t>and</w:t>
      </w:r>
      <w:r w:rsidR="00C14774">
        <w:t xml:space="preserve"> </w:t>
      </w:r>
      <w:r w:rsidR="00C14774">
        <w:rPr>
          <w:spacing w:val="-4"/>
        </w:rPr>
        <w:t>conclusions</w:t>
      </w:r>
      <w:r w:rsidR="00C14774">
        <w:t xml:space="preserve"> </w:t>
      </w:r>
      <w:r w:rsidR="00C14774">
        <w:rPr>
          <w:spacing w:val="-4"/>
        </w:rPr>
        <w:t>(see</w:t>
      </w:r>
      <w:r w:rsidR="00C14774">
        <w:t xml:space="preserve"> </w:t>
      </w:r>
      <w:r w:rsidR="00C14774">
        <w:rPr>
          <w:spacing w:val="-4"/>
        </w:rPr>
        <w:t>section</w:t>
      </w:r>
      <w:r w:rsidR="00C14774">
        <w:t xml:space="preserve"> </w:t>
      </w:r>
      <w:del w:id="3493" w:author="Hughes, Anna E" w:date="2023-06-19T12:41:00Z">
        <w:r w:rsidR="00FE7979">
          <w:fldChar w:fldCharType="begin"/>
        </w:r>
        <w:r w:rsidR="00FE7979">
          <w:delInstrText xml:space="preserve"> HYPERLINK \l "_bookmark21" </w:delInstrText>
        </w:r>
        <w:r w:rsidR="00FE7979">
          <w:fldChar w:fldCharType="separate"/>
        </w:r>
        <w:r>
          <w:rPr>
            <w:spacing w:val="-4"/>
          </w:rPr>
          <w:delText>7.2</w:delText>
        </w:r>
        <w:r w:rsidR="00FE7979">
          <w:rPr>
            <w:spacing w:val="-4"/>
          </w:rPr>
          <w:fldChar w:fldCharType="end"/>
        </w:r>
      </w:del>
      <w:ins w:id="3494" w:author="Hughes, Anna E" w:date="2023-06-19T12:41:00Z">
        <w:r w:rsidR="00FE7979">
          <w:fldChar w:fldCharType="begin"/>
        </w:r>
        <w:r w:rsidR="00FE7979">
          <w:instrText xml:space="preserve"> HYPERLINK \l "_bookmark23" </w:instrText>
        </w:r>
        <w:r w:rsidR="00FE7979">
          <w:fldChar w:fldCharType="separate"/>
        </w:r>
        <w:r w:rsidR="00C14774">
          <w:rPr>
            <w:spacing w:val="-4"/>
          </w:rPr>
          <w:t>7.2</w:t>
        </w:r>
        <w:r w:rsidR="00FE7979">
          <w:rPr>
            <w:spacing w:val="-4"/>
          </w:rPr>
          <w:fldChar w:fldCharType="end"/>
        </w:r>
      </w:ins>
      <w:r w:rsidR="00C14774">
        <w:t xml:space="preserve"> </w:t>
      </w:r>
      <w:r w:rsidR="00C14774">
        <w:rPr>
          <w:spacing w:val="-4"/>
        </w:rPr>
        <w:t>below),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and</w:t>
      </w:r>
      <w:r w:rsidR="00C14774">
        <w:t xml:space="preserve"> </w:t>
      </w:r>
      <w:r w:rsidR="00C14774">
        <w:rPr>
          <w:spacing w:val="-4"/>
        </w:rPr>
        <w:t>therefore</w:t>
      </w:r>
      <w:r w:rsidR="00C14774">
        <w:t xml:space="preserve"> </w:t>
      </w:r>
      <w:r w:rsidR="00C14774">
        <w:rPr>
          <w:spacing w:val="-5"/>
        </w:rPr>
        <w:t>we</w:t>
      </w:r>
    </w:p>
    <w:p w:rsidR="00485016" w:rsidRDefault="00F7725C">
      <w:pPr>
        <w:pStyle w:val="BodyText"/>
        <w:pPrChange w:id="3495" w:author="Hughes, Anna E" w:date="2023-06-19T12:41:00Z">
          <w:pPr>
            <w:pStyle w:val="BodyText"/>
            <w:spacing w:before="8"/>
          </w:pPr>
        </w:pPrChange>
      </w:pPr>
      <w:del w:id="3496" w:author="Hughes, Anna E" w:date="2023-06-19T12:41:00Z">
        <w:r>
          <w:rPr>
            <w:rFonts w:ascii="Trebuchet MS"/>
            <w:w w:val="90"/>
            <w:sz w:val="12"/>
          </w:rPr>
          <w:delText>657</w:delText>
        </w:r>
      </w:del>
      <w:ins w:id="3497" w:author="Hughes, Anna E" w:date="2023-06-19T12:41:00Z">
        <w:r w:rsidR="00C14774">
          <w:rPr>
            <w:rFonts w:ascii="Trebuchet MS"/>
            <w:w w:val="90"/>
            <w:sz w:val="12"/>
          </w:rPr>
          <w:t>670</w:t>
        </w:r>
      </w:ins>
      <w:r w:rsidR="00C14774">
        <w:rPr>
          <w:rFonts w:ascii="Trebuchet MS"/>
          <w:spacing w:val="67"/>
          <w:sz w:val="12"/>
        </w:rPr>
        <w:t xml:space="preserve">  </w:t>
      </w:r>
      <w:r w:rsidR="00C14774">
        <w:rPr>
          <w:w w:val="90"/>
        </w:rPr>
        <w:t>recommend</w:t>
      </w:r>
      <w:r w:rsidR="00C14774">
        <w:t xml:space="preserve"> </w:t>
      </w:r>
      <w:r w:rsidR="00C14774">
        <w:rPr>
          <w:w w:val="90"/>
        </w:rPr>
        <w:t>that</w:t>
      </w:r>
      <w:r w:rsidR="00C14774">
        <w:rPr>
          <w:spacing w:val="1"/>
        </w:rPr>
        <w:t xml:space="preserve"> </w:t>
      </w:r>
      <w:r w:rsidR="00C14774">
        <w:rPr>
          <w:w w:val="90"/>
        </w:rPr>
        <w:t>other</w:t>
      </w:r>
      <w:r w:rsidR="00C14774">
        <w:rPr>
          <w:spacing w:val="-1"/>
        </w:rPr>
        <w:t xml:space="preserve"> </w:t>
      </w:r>
      <w:r w:rsidR="00C14774">
        <w:rPr>
          <w:w w:val="90"/>
        </w:rPr>
        <w:t>researchers</w:t>
      </w:r>
      <w:r w:rsidR="00C14774">
        <w:t xml:space="preserve"> </w:t>
      </w:r>
      <w:r w:rsidR="00C14774">
        <w:rPr>
          <w:w w:val="90"/>
        </w:rPr>
        <w:t>consider</w:t>
      </w:r>
      <w:r w:rsidR="00C14774">
        <w:t xml:space="preserve"> </w:t>
      </w:r>
      <w:r w:rsidR="00C14774">
        <w:rPr>
          <w:w w:val="90"/>
        </w:rPr>
        <w:t>carefully</w:t>
      </w:r>
      <w:r w:rsidR="00C14774">
        <w:t xml:space="preserve"> </w:t>
      </w:r>
      <w:r w:rsidR="00C14774">
        <w:rPr>
          <w:w w:val="90"/>
        </w:rPr>
        <w:t>how</w:t>
      </w:r>
      <w:r w:rsidR="00C14774">
        <w:t xml:space="preserve"> </w:t>
      </w:r>
      <w:r w:rsidR="00C14774">
        <w:rPr>
          <w:w w:val="90"/>
        </w:rPr>
        <w:t>they</w:t>
      </w:r>
      <w:r w:rsidR="00C14774">
        <w:t xml:space="preserve"> </w:t>
      </w:r>
      <w:r w:rsidR="00C14774">
        <w:rPr>
          <w:w w:val="90"/>
        </w:rPr>
        <w:t>want</w:t>
      </w:r>
      <w:r w:rsidR="00C14774">
        <w:t xml:space="preserve"> </w:t>
      </w:r>
      <w:r w:rsidR="00C14774">
        <w:rPr>
          <w:w w:val="90"/>
        </w:rPr>
        <w:t>to</w:t>
      </w:r>
      <w:r w:rsidR="00C14774">
        <w:t xml:space="preserve"> </w:t>
      </w:r>
      <w:r w:rsidR="00C14774">
        <w:rPr>
          <w:w w:val="90"/>
        </w:rPr>
        <w:t>model</w:t>
      </w:r>
      <w:r w:rsidR="00C14774">
        <w:t xml:space="preserve"> </w:t>
      </w:r>
      <w:r w:rsidR="00C14774">
        <w:rPr>
          <w:spacing w:val="-2"/>
          <w:w w:val="90"/>
        </w:rPr>
        <w:t>their</w:t>
      </w:r>
    </w:p>
    <w:p w:rsidR="00485016" w:rsidRDefault="00F7725C">
      <w:pPr>
        <w:pStyle w:val="BodyText"/>
        <w:spacing w:before="8"/>
        <w:pPrChange w:id="3498" w:author="Hughes, Anna E" w:date="2023-06-19T12:41:00Z">
          <w:pPr>
            <w:pStyle w:val="BodyText"/>
          </w:pPr>
        </w:pPrChange>
      </w:pPr>
      <w:del w:id="3499" w:author="Hughes, Anna E" w:date="2023-06-19T12:41:00Z">
        <w:r>
          <w:rPr>
            <w:rFonts w:ascii="Trebuchet MS"/>
            <w:spacing w:val="-6"/>
            <w:sz w:val="12"/>
          </w:rPr>
          <w:delText>658</w:delText>
        </w:r>
      </w:del>
      <w:ins w:id="3500" w:author="Hughes, Anna E" w:date="2023-06-19T12:41:00Z">
        <w:r w:rsidR="00C14774">
          <w:rPr>
            <w:rFonts w:ascii="Trebuchet MS"/>
            <w:spacing w:val="-6"/>
            <w:sz w:val="12"/>
          </w:rPr>
          <w:t>671</w:t>
        </w:r>
      </w:ins>
      <w:r w:rsidR="00C14774">
        <w:rPr>
          <w:rFonts w:ascii="Trebuchet MS"/>
          <w:spacing w:val="38"/>
          <w:sz w:val="12"/>
        </w:rPr>
        <w:t xml:space="preserve">  </w:t>
      </w:r>
      <w:r w:rsidR="00C14774">
        <w:rPr>
          <w:spacing w:val="-6"/>
        </w:rPr>
        <w:t>data.</w:t>
      </w:r>
      <w:r w:rsidR="00C14774">
        <w:rPr>
          <w:spacing w:val="19"/>
        </w:rPr>
        <w:t xml:space="preserve"> </w:t>
      </w:r>
      <w:r w:rsidR="00C14774">
        <w:rPr>
          <w:spacing w:val="-6"/>
        </w:rPr>
        <w:t>Even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case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where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slopes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are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primary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outcome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measure</w:t>
      </w:r>
    </w:p>
    <w:p w:rsidR="00485016" w:rsidRDefault="00F7725C">
      <w:pPr>
        <w:pStyle w:val="BodyText"/>
        <w:pPrChange w:id="3501" w:author="Hughes, Anna E" w:date="2023-06-19T12:41:00Z">
          <w:pPr>
            <w:pStyle w:val="BodyText"/>
            <w:spacing w:before="8"/>
          </w:pPr>
        </w:pPrChange>
      </w:pPr>
      <w:del w:id="3502" w:author="Hughes, Anna E" w:date="2023-06-19T12:41:00Z">
        <w:r>
          <w:rPr>
            <w:rFonts w:ascii="Trebuchet MS" w:hAnsi="Trebuchet MS"/>
            <w:spacing w:val="-6"/>
            <w:sz w:val="12"/>
          </w:rPr>
          <w:delText>659</w:delText>
        </w:r>
      </w:del>
      <w:ins w:id="3503" w:author="Hughes, Anna E" w:date="2023-06-19T12:41:00Z">
        <w:r w:rsidR="00C14774">
          <w:rPr>
            <w:rFonts w:ascii="Trebuchet MS" w:hAnsi="Trebuchet MS"/>
            <w:spacing w:val="-6"/>
            <w:sz w:val="12"/>
          </w:rPr>
          <w:t>672</w:t>
        </w:r>
      </w:ins>
      <w:r w:rsidR="00C14774">
        <w:rPr>
          <w:rFonts w:ascii="Trebuchet MS" w:hAnsi="Trebuchet MS"/>
          <w:spacing w:val="42"/>
          <w:sz w:val="12"/>
        </w:rPr>
        <w:t xml:space="preserve"> 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interest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(as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opposed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potentially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more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’cognitive’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parameters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e.g.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Wald</w:t>
      </w:r>
    </w:p>
    <w:p w:rsidR="00485016" w:rsidRDefault="00F7725C">
      <w:pPr>
        <w:pStyle w:val="BodyText"/>
        <w:spacing w:before="8"/>
        <w:pPrChange w:id="3504" w:author="Hughes, Anna E" w:date="2023-06-19T12:41:00Z">
          <w:pPr>
            <w:pStyle w:val="BodyText"/>
          </w:pPr>
        </w:pPrChange>
      </w:pPr>
      <w:del w:id="3505" w:author="Hughes, Anna E" w:date="2023-06-19T12:41:00Z">
        <w:r>
          <w:rPr>
            <w:rFonts w:ascii="Trebuchet MS"/>
            <w:w w:val="90"/>
            <w:sz w:val="12"/>
          </w:rPr>
          <w:delText>660</w:delText>
        </w:r>
      </w:del>
      <w:ins w:id="3506" w:author="Hughes, Anna E" w:date="2023-06-19T12:41:00Z">
        <w:r w:rsidR="00C14774">
          <w:rPr>
            <w:rFonts w:ascii="Trebuchet MS"/>
            <w:w w:val="90"/>
            <w:sz w:val="12"/>
          </w:rPr>
          <w:t>673</w:t>
        </w:r>
      </w:ins>
      <w:r w:rsidR="00C14774">
        <w:rPr>
          <w:rFonts w:ascii="Trebuchet MS"/>
          <w:spacing w:val="68"/>
          <w:sz w:val="12"/>
          <w:rPrChange w:id="3507" w:author="Hughes, Anna E" w:date="2023-06-19T12:41:00Z">
            <w:rPr>
              <w:rFonts w:ascii="Trebuchet MS"/>
              <w:spacing w:val="67"/>
              <w:sz w:val="12"/>
            </w:rPr>
          </w:rPrChange>
        </w:rPr>
        <w:t xml:space="preserve">  </w:t>
      </w:r>
      <w:r w:rsidR="00C14774">
        <w:rPr>
          <w:w w:val="90"/>
        </w:rPr>
        <w:t>distributions,</w:t>
      </w:r>
      <w:r w:rsidR="00C14774">
        <w:rPr>
          <w:spacing w:val="11"/>
          <w:rPrChange w:id="3508" w:author="Hughes, Anna E" w:date="2023-06-19T12:41:00Z">
            <w:rPr>
              <w:spacing w:val="12"/>
            </w:rPr>
          </w:rPrChange>
        </w:rPr>
        <w:t xml:space="preserve"> </w:t>
      </w:r>
      <w:r w:rsidR="00C14774">
        <w:rPr>
          <w:w w:val="90"/>
        </w:rPr>
        <w:t>or</w:t>
      </w:r>
      <w:r w:rsidR="00C14774">
        <w:rPr>
          <w:spacing w:val="11"/>
        </w:rPr>
        <w:t xml:space="preserve"> </w:t>
      </w:r>
      <w:r w:rsidR="00C14774">
        <w:rPr>
          <w:w w:val="90"/>
        </w:rPr>
        <w:t>drift</w:t>
      </w:r>
      <w:r w:rsidR="00C14774">
        <w:rPr>
          <w:spacing w:val="10"/>
          <w:rPrChange w:id="3509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w w:val="90"/>
        </w:rPr>
        <w:t>diffusion</w:t>
      </w:r>
      <w:r w:rsidR="00C14774">
        <w:rPr>
          <w:spacing w:val="11"/>
        </w:rPr>
        <w:t xml:space="preserve"> </w:t>
      </w:r>
      <w:r w:rsidR="00C14774">
        <w:rPr>
          <w:w w:val="90"/>
        </w:rPr>
        <w:t>models),</w:t>
      </w:r>
      <w:r w:rsidR="00C14774">
        <w:rPr>
          <w:spacing w:val="11"/>
        </w:rPr>
        <w:t xml:space="preserve"> </w:t>
      </w:r>
      <w:r w:rsidR="00C14774">
        <w:rPr>
          <w:w w:val="90"/>
        </w:rPr>
        <w:t>we</w:t>
      </w:r>
      <w:r w:rsidR="00C14774">
        <w:rPr>
          <w:spacing w:val="10"/>
        </w:rPr>
        <w:t xml:space="preserve"> </w:t>
      </w:r>
      <w:r w:rsidR="00C14774">
        <w:rPr>
          <w:w w:val="90"/>
        </w:rPr>
        <w:t>demonstrate</w:t>
      </w:r>
      <w:r w:rsidR="00C14774">
        <w:rPr>
          <w:spacing w:val="11"/>
          <w:rPrChange w:id="3510" w:author="Hughes, Anna E" w:date="2023-06-19T12:41:00Z">
            <w:rPr>
              <w:spacing w:val="12"/>
            </w:rPr>
          </w:rPrChange>
        </w:rPr>
        <w:t xml:space="preserve"> </w:t>
      </w:r>
      <w:r w:rsidR="00C14774">
        <w:rPr>
          <w:w w:val="90"/>
        </w:rPr>
        <w:t>that</w:t>
      </w:r>
      <w:r w:rsidR="00C14774">
        <w:rPr>
          <w:spacing w:val="11"/>
        </w:rPr>
        <w:t xml:space="preserve"> </w:t>
      </w:r>
      <w:r w:rsidR="00C14774">
        <w:rPr>
          <w:w w:val="90"/>
        </w:rPr>
        <w:t>approaches</w:t>
      </w:r>
      <w:r w:rsidR="00C14774">
        <w:rPr>
          <w:spacing w:val="10"/>
        </w:rPr>
        <w:t xml:space="preserve"> </w:t>
      </w:r>
      <w:r w:rsidR="00C14774">
        <w:rPr>
          <w:w w:val="90"/>
        </w:rPr>
        <w:t>that</w:t>
      </w:r>
      <w:r w:rsidR="00C14774">
        <w:rPr>
          <w:spacing w:val="11"/>
        </w:rPr>
        <w:t xml:space="preserve"> </w:t>
      </w:r>
      <w:r w:rsidR="00C14774">
        <w:rPr>
          <w:spacing w:val="-4"/>
          <w:w w:val="90"/>
        </w:rPr>
        <w:t>bet-</w:t>
      </w:r>
    </w:p>
    <w:p w:rsidR="00485016" w:rsidRDefault="00F7725C">
      <w:pPr>
        <w:pStyle w:val="BodyText"/>
        <w:pPrChange w:id="3511" w:author="Hughes, Anna E" w:date="2023-06-19T12:41:00Z">
          <w:pPr>
            <w:pStyle w:val="BodyText"/>
            <w:spacing w:before="8"/>
          </w:pPr>
        </w:pPrChange>
      </w:pPr>
      <w:del w:id="3512" w:author="Hughes, Anna E" w:date="2023-06-19T12:41:00Z">
        <w:r>
          <w:rPr>
            <w:rFonts w:ascii="Trebuchet MS"/>
            <w:w w:val="90"/>
            <w:sz w:val="12"/>
          </w:rPr>
          <w:delText>661</w:delText>
        </w:r>
      </w:del>
      <w:ins w:id="3513" w:author="Hughes, Anna E" w:date="2023-06-19T12:41:00Z">
        <w:r w:rsidR="00C14774">
          <w:rPr>
            <w:rFonts w:ascii="Trebuchet MS"/>
            <w:spacing w:val="-6"/>
            <w:sz w:val="12"/>
          </w:rPr>
          <w:t>674</w:t>
        </w:r>
      </w:ins>
      <w:r w:rsidR="00C14774">
        <w:rPr>
          <w:rFonts w:ascii="Trebuchet MS"/>
          <w:spacing w:val="38"/>
          <w:sz w:val="12"/>
          <w:rPrChange w:id="3514" w:author="Hughes, Anna E" w:date="2023-06-19T12:41:00Z">
            <w:rPr>
              <w:rFonts w:ascii="Trebuchet MS"/>
              <w:spacing w:val="62"/>
              <w:sz w:val="12"/>
            </w:rPr>
          </w:rPrChange>
        </w:rPr>
        <w:t xml:space="preserve">  </w:t>
      </w:r>
      <w:r w:rsidR="00C14774">
        <w:rPr>
          <w:spacing w:val="-6"/>
          <w:rPrChange w:id="3515" w:author="Hughes, Anna E" w:date="2023-06-19T12:41:00Z">
            <w:rPr>
              <w:w w:val="90"/>
            </w:rPr>
          </w:rPrChange>
        </w:rPr>
        <w:t>ter</w:t>
      </w:r>
      <w:r w:rsidR="00C14774">
        <w:rPr>
          <w:spacing w:val="-3"/>
          <w:rPrChange w:id="3516" w:author="Hughes, Anna E" w:date="2023-06-19T12:41:00Z">
            <w:rPr>
              <w:spacing w:val="7"/>
            </w:rPr>
          </w:rPrChange>
        </w:rPr>
        <w:t xml:space="preserve"> </w:t>
      </w:r>
      <w:r w:rsidR="00C14774">
        <w:rPr>
          <w:spacing w:val="-6"/>
          <w:rPrChange w:id="3517" w:author="Hughes, Anna E" w:date="2023-06-19T12:41:00Z">
            <w:rPr>
              <w:w w:val="90"/>
            </w:rPr>
          </w:rPrChange>
        </w:rPr>
        <w:t>account</w:t>
      </w:r>
      <w:r w:rsidR="00C14774">
        <w:rPr>
          <w:spacing w:val="-4"/>
          <w:rPrChange w:id="3518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19" w:author="Hughes, Anna E" w:date="2023-06-19T12:41:00Z">
            <w:rPr>
              <w:w w:val="90"/>
            </w:rPr>
          </w:rPrChange>
        </w:rPr>
        <w:t>for</w:t>
      </w:r>
      <w:r w:rsidR="00C14774">
        <w:rPr>
          <w:spacing w:val="-4"/>
          <w:rPrChange w:id="3520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21" w:author="Hughes, Anna E" w:date="2023-06-19T12:41:00Z">
            <w:rPr>
              <w:w w:val="90"/>
            </w:rPr>
          </w:rPrChange>
        </w:rPr>
        <w:t>the</w:t>
      </w:r>
      <w:r w:rsidR="00C14774">
        <w:rPr>
          <w:spacing w:val="-3"/>
          <w:rPrChange w:id="3522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23" w:author="Hughes, Anna E" w:date="2023-06-19T12:41:00Z">
            <w:rPr>
              <w:w w:val="90"/>
            </w:rPr>
          </w:rPrChange>
        </w:rPr>
        <w:t>data</w:t>
      </w:r>
      <w:r w:rsidR="00C14774">
        <w:rPr>
          <w:spacing w:val="-4"/>
          <w:rPrChange w:id="3524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25" w:author="Hughes, Anna E" w:date="2023-06-19T12:41:00Z">
            <w:rPr>
              <w:w w:val="90"/>
            </w:rPr>
          </w:rPrChange>
        </w:rPr>
        <w:t>distribution</w:t>
      </w:r>
      <w:r w:rsidR="00C14774">
        <w:rPr>
          <w:spacing w:val="-4"/>
          <w:rPrChange w:id="3526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27" w:author="Hughes, Anna E" w:date="2023-06-19T12:41:00Z">
            <w:rPr>
              <w:w w:val="90"/>
            </w:rPr>
          </w:rPrChange>
        </w:rPr>
        <w:t>can</w:t>
      </w:r>
      <w:r w:rsidR="00C14774">
        <w:rPr>
          <w:spacing w:val="-4"/>
          <w:rPrChange w:id="3528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29" w:author="Hughes, Anna E" w:date="2023-06-19T12:41:00Z">
            <w:rPr>
              <w:w w:val="90"/>
            </w:rPr>
          </w:rPrChange>
        </w:rPr>
        <w:t>be</w:t>
      </w:r>
      <w:r w:rsidR="00C14774">
        <w:rPr>
          <w:spacing w:val="-4"/>
          <w:rPrChange w:id="3530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31" w:author="Hughes, Anna E" w:date="2023-06-19T12:41:00Z">
            <w:rPr>
              <w:w w:val="90"/>
            </w:rPr>
          </w:rPrChange>
        </w:rPr>
        <w:t>taken</w:t>
      </w:r>
      <w:r w:rsidR="00C14774">
        <w:rPr>
          <w:spacing w:val="-4"/>
          <w:rPrChange w:id="3532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33" w:author="Hughes, Anna E" w:date="2023-06-19T12:41:00Z">
            <w:rPr>
              <w:w w:val="90"/>
            </w:rPr>
          </w:rPrChange>
        </w:rPr>
        <w:t>with</w:t>
      </w:r>
      <w:r w:rsidR="00C14774">
        <w:rPr>
          <w:spacing w:val="-4"/>
          <w:rPrChange w:id="3534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35" w:author="Hughes, Anna E" w:date="2023-06-19T12:41:00Z">
            <w:rPr>
              <w:w w:val="90"/>
            </w:rPr>
          </w:rPrChange>
        </w:rPr>
        <w:t>relative</w:t>
      </w:r>
      <w:r w:rsidR="00C14774">
        <w:rPr>
          <w:spacing w:val="-3"/>
          <w:rPrChange w:id="3536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537" w:author="Hughes, Anna E" w:date="2023-06-19T12:41:00Z">
            <w:rPr>
              <w:spacing w:val="-2"/>
              <w:w w:val="90"/>
            </w:rPr>
          </w:rPrChange>
        </w:rPr>
        <w:t>ease.</w:t>
      </w:r>
      <w:ins w:id="3538" w:author="Hughes, Anna E" w:date="2023-06-19T12:41:00Z">
        <w:r w:rsidR="00C14774">
          <w:rPr>
            <w:spacing w:val="15"/>
          </w:rPr>
          <w:t xml:space="preserve"> </w:t>
        </w:r>
        <w:r w:rsidR="00C14774">
          <w:rPr>
            <w:spacing w:val="-6"/>
          </w:rPr>
          <w:t>While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trying</w:t>
        </w:r>
      </w:ins>
    </w:p>
    <w:p w:rsidR="00485016" w:rsidRDefault="00F7725C">
      <w:pPr>
        <w:pStyle w:val="BodyText"/>
        <w:spacing w:before="8"/>
        <w:rPr>
          <w:ins w:id="3539" w:author="Hughes, Anna E" w:date="2023-06-19T12:41:00Z"/>
        </w:rPr>
      </w:pPr>
      <w:del w:id="3540" w:author="Hughes, Anna E" w:date="2023-06-19T12:41:00Z">
        <w:r>
          <w:rPr>
            <w:rFonts w:ascii="Trebuchet MS"/>
            <w:sz w:val="12"/>
          </w:rPr>
          <w:delText>662</w:delText>
        </w:r>
      </w:del>
      <w:ins w:id="3541" w:author="Hughes, Anna E" w:date="2023-06-19T12:41:00Z">
        <w:r w:rsidR="00C14774">
          <w:rPr>
            <w:rFonts w:ascii="Trebuchet MS"/>
            <w:spacing w:val="-4"/>
            <w:sz w:val="12"/>
          </w:rPr>
          <w:t>675</w:t>
        </w:r>
        <w:r w:rsidR="00C14774">
          <w:rPr>
            <w:rFonts w:ascii="Trebuchet MS"/>
            <w:spacing w:val="35"/>
            <w:sz w:val="12"/>
          </w:rPr>
          <w:t xml:space="preserve">  </w:t>
        </w:r>
        <w:r w:rsidR="00C14774">
          <w:rPr>
            <w:spacing w:val="-4"/>
          </w:rPr>
          <w:t>to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decide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on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the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best</w:t>
        </w:r>
        <w:r w:rsidR="00C14774">
          <w:rPr>
            <w:spacing w:val="-8"/>
          </w:rPr>
          <w:t xml:space="preserve"> </w:t>
        </w:r>
        <w:r w:rsidR="00C14774">
          <w:rPr>
            <w:spacing w:val="-4"/>
          </w:rPr>
          <w:t>model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may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be</w:t>
        </w:r>
        <w:r w:rsidR="00C14774">
          <w:rPr>
            <w:spacing w:val="-8"/>
          </w:rPr>
          <w:t xml:space="preserve"> </w:t>
        </w:r>
        <w:r w:rsidR="00C14774">
          <w:rPr>
            <w:spacing w:val="-4"/>
          </w:rPr>
          <w:t>a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challenging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task,</w:t>
        </w:r>
        <w:r w:rsidR="00C14774">
          <w:rPr>
            <w:spacing w:val="-8"/>
          </w:rPr>
          <w:t xml:space="preserve"> </w:t>
        </w:r>
        <w:r w:rsidR="00C14774">
          <w:rPr>
            <w:spacing w:val="-4"/>
          </w:rPr>
          <w:t>our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view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is</w:t>
        </w:r>
        <w:r w:rsidR="00C14774">
          <w:rPr>
            <w:spacing w:val="-8"/>
          </w:rPr>
          <w:t xml:space="preserve"> </w:t>
        </w:r>
        <w:r w:rsidR="00C14774">
          <w:rPr>
            <w:spacing w:val="-4"/>
          </w:rPr>
          <w:t>that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the</w:t>
        </w:r>
        <w:r w:rsidR="00C14774">
          <w:rPr>
            <w:spacing w:val="-7"/>
          </w:rPr>
          <w:t xml:space="preserve"> </w:t>
        </w:r>
        <w:r w:rsidR="00C14774">
          <w:rPr>
            <w:spacing w:val="-4"/>
          </w:rPr>
          <w:t>better</w:t>
        </w:r>
      </w:ins>
    </w:p>
    <w:p w:rsidR="00485016" w:rsidRDefault="00C14774">
      <w:pPr>
        <w:pStyle w:val="BodyText"/>
        <w:rPr>
          <w:ins w:id="3542" w:author="Hughes, Anna E" w:date="2023-06-19T12:41:00Z"/>
        </w:rPr>
      </w:pPr>
      <w:ins w:id="3543" w:author="Hughes, Anna E" w:date="2023-06-19T12:41:00Z">
        <w:r>
          <w:rPr>
            <w:rFonts w:ascii="Trebuchet MS"/>
            <w:w w:val="90"/>
            <w:sz w:val="12"/>
          </w:rPr>
          <w:t>676</w:t>
        </w:r>
        <w:r>
          <w:rPr>
            <w:rFonts w:ascii="Trebuchet MS"/>
            <w:spacing w:val="76"/>
            <w:sz w:val="12"/>
          </w:rPr>
          <w:t xml:space="preserve">  </w:t>
        </w:r>
        <w:r>
          <w:rPr>
            <w:w w:val="90"/>
          </w:rPr>
          <w:t>the</w:t>
        </w:r>
        <w:r>
          <w:rPr>
            <w:spacing w:val="4"/>
          </w:rPr>
          <w:t xml:space="preserve"> </w:t>
        </w:r>
        <w:r>
          <w:rPr>
            <w:w w:val="90"/>
          </w:rPr>
          <w:t>underlying</w:t>
        </w:r>
        <w:r>
          <w:rPr>
            <w:spacing w:val="4"/>
          </w:rPr>
          <w:t xml:space="preserve"> </w:t>
        </w:r>
        <w:r>
          <w:rPr>
            <w:w w:val="90"/>
          </w:rPr>
          <w:t>statistical</w:t>
        </w:r>
        <w:r>
          <w:rPr>
            <w:spacing w:val="4"/>
          </w:rPr>
          <w:t xml:space="preserve"> </w:t>
        </w:r>
        <w:r>
          <w:rPr>
            <w:w w:val="90"/>
          </w:rPr>
          <w:t>model</w:t>
        </w:r>
        <w:r>
          <w:rPr>
            <w:spacing w:val="4"/>
          </w:rPr>
          <w:t xml:space="preserve"> </w:t>
        </w:r>
        <w:r>
          <w:rPr>
            <w:w w:val="90"/>
          </w:rPr>
          <w:t>does</w:t>
        </w:r>
        <w:r>
          <w:rPr>
            <w:spacing w:val="4"/>
          </w:rPr>
          <w:t xml:space="preserve"> </w:t>
        </w:r>
        <w:r>
          <w:rPr>
            <w:w w:val="90"/>
          </w:rPr>
          <w:t>in</w:t>
        </w:r>
        <w:r>
          <w:rPr>
            <w:spacing w:val="4"/>
          </w:rPr>
          <w:t xml:space="preserve"> </w:t>
        </w:r>
        <w:r>
          <w:rPr>
            <w:w w:val="90"/>
          </w:rPr>
          <w:t>accounting</w:t>
        </w:r>
        <w:r>
          <w:rPr>
            <w:spacing w:val="4"/>
          </w:rPr>
          <w:t xml:space="preserve"> </w:t>
        </w:r>
        <w:r>
          <w:rPr>
            <w:w w:val="90"/>
          </w:rPr>
          <w:t>for</w:t>
        </w:r>
        <w:r>
          <w:rPr>
            <w:spacing w:val="3"/>
          </w:rPr>
          <w:t xml:space="preserve"> </w:t>
        </w:r>
        <w:r>
          <w:rPr>
            <w:w w:val="90"/>
          </w:rPr>
          <w:t>the</w:t>
        </w:r>
        <w:r>
          <w:rPr>
            <w:spacing w:val="4"/>
          </w:rPr>
          <w:t xml:space="preserve"> </w:t>
        </w:r>
        <w:r>
          <w:rPr>
            <w:w w:val="90"/>
          </w:rPr>
          <w:t>data,</w:t>
        </w:r>
        <w:r>
          <w:rPr>
            <w:spacing w:val="6"/>
          </w:rPr>
          <w:t xml:space="preserve"> </w:t>
        </w:r>
        <w:r>
          <w:rPr>
            <w:w w:val="90"/>
          </w:rPr>
          <w:t>the</w:t>
        </w:r>
        <w:r>
          <w:rPr>
            <w:spacing w:val="4"/>
          </w:rPr>
          <w:t xml:space="preserve"> </w:t>
        </w:r>
        <w:r>
          <w:rPr>
            <w:w w:val="90"/>
          </w:rPr>
          <w:t>more</w:t>
        </w:r>
        <w:r>
          <w:rPr>
            <w:spacing w:val="4"/>
          </w:rPr>
          <w:t xml:space="preserve"> </w:t>
        </w:r>
        <w:r>
          <w:rPr>
            <w:spacing w:val="-2"/>
            <w:w w:val="90"/>
          </w:rPr>
          <w:t>credence</w:t>
        </w:r>
      </w:ins>
    </w:p>
    <w:p w:rsidR="00485016" w:rsidRDefault="00C14774">
      <w:pPr>
        <w:pStyle w:val="BodyText"/>
        <w:spacing w:before="8"/>
        <w:rPr>
          <w:ins w:id="3544" w:author="Hughes, Anna E" w:date="2023-06-19T12:41:00Z"/>
        </w:rPr>
      </w:pPr>
      <w:ins w:id="3545" w:author="Hughes, Anna E" w:date="2023-06-19T12:41:00Z">
        <w:r>
          <w:rPr>
            <w:rFonts w:ascii="Trebuchet MS"/>
            <w:spacing w:val="-8"/>
            <w:sz w:val="12"/>
          </w:rPr>
          <w:t>677</w:t>
        </w:r>
        <w:r>
          <w:rPr>
            <w:rFonts w:ascii="Trebuchet MS"/>
            <w:spacing w:val="48"/>
            <w:sz w:val="12"/>
          </w:rPr>
          <w:t xml:space="preserve">  </w:t>
        </w:r>
        <w:r>
          <w:rPr>
            <w:spacing w:val="-8"/>
          </w:rPr>
          <w:t>we</w:t>
        </w:r>
        <w:r>
          <w:rPr>
            <w:spacing w:val="-2"/>
          </w:rPr>
          <w:t xml:space="preserve"> </w:t>
        </w:r>
        <w:r>
          <w:rPr>
            <w:spacing w:val="-8"/>
          </w:rPr>
          <w:t>can</w:t>
        </w:r>
        <w:r>
          <w:rPr>
            <w:spacing w:val="-2"/>
          </w:rPr>
          <w:t xml:space="preserve"> </w:t>
        </w:r>
        <w:r>
          <w:rPr>
            <w:spacing w:val="-8"/>
          </w:rPr>
          <w:t>give</w:t>
        </w:r>
        <w:r>
          <w:rPr>
            <w:spacing w:val="-3"/>
          </w:rPr>
          <w:t xml:space="preserve"> </w:t>
        </w:r>
        <w:r>
          <w:rPr>
            <w:spacing w:val="-8"/>
          </w:rPr>
          <w:t>to</w:t>
        </w:r>
        <w:r>
          <w:rPr>
            <w:spacing w:val="-2"/>
          </w:rPr>
          <w:t xml:space="preserve"> </w:t>
        </w:r>
        <w:r>
          <w:rPr>
            <w:spacing w:val="-8"/>
          </w:rPr>
          <w:t>the</w:t>
        </w:r>
        <w:r>
          <w:rPr>
            <w:spacing w:val="-3"/>
          </w:rPr>
          <w:t xml:space="preserve"> </w:t>
        </w:r>
        <w:r>
          <w:rPr>
            <w:spacing w:val="-8"/>
          </w:rPr>
          <w:t>inferences</w:t>
        </w:r>
        <w:r>
          <w:rPr>
            <w:spacing w:val="-2"/>
          </w:rPr>
          <w:t xml:space="preserve"> </w:t>
        </w:r>
        <w:r>
          <w:rPr>
            <w:spacing w:val="-8"/>
          </w:rPr>
          <w:t>we</w:t>
        </w:r>
        <w:r>
          <w:rPr>
            <w:spacing w:val="-2"/>
          </w:rPr>
          <w:t xml:space="preserve"> </w:t>
        </w:r>
        <w:r>
          <w:rPr>
            <w:spacing w:val="-8"/>
          </w:rPr>
          <w:t>draw</w:t>
        </w:r>
        <w:r>
          <w:rPr>
            <w:spacing w:val="-3"/>
          </w:rPr>
          <w:t xml:space="preserve"> </w:t>
        </w:r>
        <w:r>
          <w:rPr>
            <w:spacing w:val="-8"/>
          </w:rPr>
          <w:t>from</w:t>
        </w:r>
        <w:r>
          <w:rPr>
            <w:spacing w:val="-2"/>
          </w:rPr>
          <w:t xml:space="preserve"> </w:t>
        </w:r>
        <w:r>
          <w:rPr>
            <w:spacing w:val="-8"/>
          </w:rPr>
          <w:t>model</w:t>
        </w:r>
        <w:r>
          <w:rPr>
            <w:spacing w:val="-3"/>
          </w:rPr>
          <w:t xml:space="preserve"> </w:t>
        </w:r>
        <w:r>
          <w:rPr>
            <w:spacing w:val="-8"/>
          </w:rPr>
          <w:t>parameters</w:t>
        </w:r>
        <w:r>
          <w:rPr>
            <w:spacing w:val="-2"/>
          </w:rPr>
          <w:t xml:space="preserve"> </w:t>
        </w:r>
        <w:r>
          <w:rPr>
            <w:spacing w:val="-8"/>
          </w:rPr>
          <w:t>such</w:t>
        </w:r>
        <w:r>
          <w:rPr>
            <w:spacing w:val="-3"/>
          </w:rPr>
          <w:t xml:space="preserve"> </w:t>
        </w:r>
        <w:r>
          <w:rPr>
            <w:spacing w:val="-8"/>
          </w:rPr>
          <w:t>as</w:t>
        </w:r>
        <w:r>
          <w:rPr>
            <w:spacing w:val="-2"/>
          </w:rPr>
          <w:t xml:space="preserve"> </w:t>
        </w:r>
        <w:r>
          <w:rPr>
            <w:spacing w:val="-8"/>
          </w:rPr>
          <w:t>the</w:t>
        </w:r>
        <w:r>
          <w:rPr>
            <w:spacing w:val="-3"/>
          </w:rPr>
          <w:t xml:space="preserve"> </w:t>
        </w:r>
        <w:r>
          <w:rPr>
            <w:spacing w:val="-8"/>
          </w:rPr>
          <w:t>slope.</w:t>
        </w:r>
      </w:ins>
    </w:p>
    <w:p w:rsidR="00485016" w:rsidRDefault="00C14774">
      <w:pPr>
        <w:spacing w:before="246"/>
        <w:ind w:left="227"/>
        <w:rPr>
          <w:rFonts w:ascii="Times New Roman"/>
          <w:i/>
          <w:sz w:val="24"/>
        </w:rPr>
        <w:pPrChange w:id="3546" w:author="Hughes, Anna E" w:date="2023-06-19T12:41:00Z">
          <w:pPr>
            <w:spacing w:before="251"/>
            <w:ind w:left="107"/>
          </w:pPr>
        </w:pPrChange>
      </w:pPr>
      <w:ins w:id="3547" w:author="Hughes, Anna E" w:date="2023-06-19T12:41:00Z">
        <w:r>
          <w:rPr>
            <w:rFonts w:ascii="Trebuchet MS"/>
            <w:sz w:val="12"/>
          </w:rPr>
          <w:t>678</w:t>
        </w:r>
      </w:ins>
      <w:r>
        <w:rPr>
          <w:rFonts w:ascii="Trebuchet MS"/>
          <w:spacing w:val="146"/>
          <w:sz w:val="12"/>
        </w:rPr>
        <w:t xml:space="preserve"> </w:t>
      </w:r>
      <w:bookmarkStart w:id="3548" w:name="Discriminating_between_combination_metho"/>
      <w:bookmarkStart w:id="3549" w:name="_bookmark23"/>
      <w:bookmarkEnd w:id="3548"/>
      <w:bookmarkEnd w:id="3549"/>
      <w:r>
        <w:rPr>
          <w:rFonts w:ascii="Times New Roman"/>
          <w:i/>
          <w:sz w:val="24"/>
        </w:rPr>
        <w:t>7.2.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Discriminating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between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combination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methods</w:t>
      </w:r>
    </w:p>
    <w:p w:rsidR="00485016" w:rsidRDefault="00F7725C">
      <w:pPr>
        <w:pStyle w:val="BodyText"/>
        <w:tabs>
          <w:tab w:val="left" w:pos="968"/>
        </w:tabs>
        <w:spacing w:before="63"/>
        <w:pPrChange w:id="3550" w:author="Hughes, Anna E" w:date="2023-06-19T12:41:00Z">
          <w:pPr>
            <w:pStyle w:val="BodyText"/>
            <w:tabs>
              <w:tab w:val="left" w:pos="848"/>
            </w:tabs>
            <w:spacing w:before="68"/>
          </w:pPr>
        </w:pPrChange>
      </w:pPr>
      <w:del w:id="3551" w:author="Hughes, Anna E" w:date="2023-06-19T12:41:00Z">
        <w:r>
          <w:rPr>
            <w:rFonts w:ascii="Trebuchet MS"/>
            <w:spacing w:val="-5"/>
            <w:sz w:val="12"/>
          </w:rPr>
          <w:delText>663</w:delText>
        </w:r>
      </w:del>
      <w:ins w:id="3552" w:author="Hughes, Anna E" w:date="2023-06-19T12:41:00Z">
        <w:r w:rsidR="00C14774">
          <w:rPr>
            <w:rFonts w:ascii="Trebuchet MS"/>
            <w:spacing w:val="-5"/>
            <w:sz w:val="12"/>
          </w:rPr>
          <w:t>679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In</w:t>
      </w:r>
      <w:r w:rsidR="00C14774">
        <w:rPr>
          <w:spacing w:val="4"/>
        </w:rPr>
        <w:t xml:space="preserve"> </w:t>
      </w:r>
      <w:del w:id="3553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6"/>
          </w:rPr>
          <w:delText>Buetti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et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al.</w:delText>
        </w:r>
        <w:r w:rsidR="00FE7979">
          <w:rPr>
            <w:spacing w:val="-6"/>
          </w:rPr>
          <w:fldChar w:fldCharType="end"/>
        </w:r>
        <w:r>
          <w:rPr>
            <w:spacing w:val="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6"/>
          </w:rPr>
          <w:delText>(2019),</w:delText>
        </w:r>
        <w:r w:rsidR="00FE7979">
          <w:rPr>
            <w:spacing w:val="-6"/>
          </w:rPr>
          <w:fldChar w:fldCharType="end"/>
        </w:r>
      </w:del>
      <w:ins w:id="3554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Buetti</w:t>
        </w:r>
        <w:r w:rsidR="00C14774">
          <w:rPr>
            <w:spacing w:val="5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5"/>
          </w:rPr>
          <w:t xml:space="preserve"> </w:t>
        </w:r>
        <w:r w:rsidR="00C14774"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 w:rsidR="00C14774"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(2019),</w:t>
        </w:r>
        <w:r w:rsidR="00FE7979">
          <w:rPr>
            <w:spacing w:val="-6"/>
          </w:rPr>
          <w:fldChar w:fldCharType="end"/>
        </w:r>
      </w:ins>
      <w:r w:rsidR="00C14774">
        <w:rPr>
          <w:spacing w:val="8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collinear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contrast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integration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was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found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to</w:t>
      </w:r>
    </w:p>
    <w:p w:rsidR="00485016" w:rsidRDefault="00F7725C">
      <w:pPr>
        <w:pStyle w:val="BodyText"/>
        <w:spacing w:before="8"/>
      </w:pPr>
      <w:del w:id="3555" w:author="Hughes, Anna E" w:date="2023-06-19T12:41:00Z">
        <w:r>
          <w:rPr>
            <w:rFonts w:ascii="Trebuchet MS"/>
            <w:spacing w:val="-4"/>
            <w:sz w:val="12"/>
          </w:rPr>
          <w:delText>664</w:delText>
        </w:r>
      </w:del>
      <w:ins w:id="3556" w:author="Hughes, Anna E" w:date="2023-06-19T12:41:00Z">
        <w:r w:rsidR="00C14774">
          <w:rPr>
            <w:rFonts w:ascii="Trebuchet MS"/>
            <w:spacing w:val="-4"/>
            <w:sz w:val="12"/>
          </w:rPr>
          <w:t>680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provide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best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fit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their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data,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providing</w:t>
      </w:r>
      <w:r w:rsidR="00C14774">
        <w:rPr>
          <w:spacing w:val="5"/>
          <w:rPrChange w:id="3557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6"/>
          <w:rPrChange w:id="3558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</w:rPr>
        <w:t>more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precise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prediction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than</w:t>
      </w:r>
      <w:r w:rsidR="00C14774">
        <w:rPr>
          <w:spacing w:val="5"/>
          <w:rPrChange w:id="3559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5"/>
        </w:rPr>
        <w:t>the</w:t>
      </w:r>
    </w:p>
    <w:p w:rsidR="00701245" w:rsidRDefault="00701245">
      <w:pPr>
        <w:pStyle w:val="BodyText"/>
        <w:spacing w:before="0"/>
        <w:ind w:left="0"/>
        <w:rPr>
          <w:del w:id="3560" w:author="Hughes, Anna E" w:date="2023-06-19T12:41:00Z"/>
          <w:sz w:val="20"/>
        </w:rPr>
      </w:pPr>
    </w:p>
    <w:p w:rsidR="00701245" w:rsidRDefault="002F7126">
      <w:pPr>
        <w:pStyle w:val="BodyText"/>
        <w:spacing w:before="10"/>
        <w:ind w:left="0"/>
        <w:rPr>
          <w:del w:id="3561" w:author="Hughes, Anna E" w:date="2023-06-19T12:41:00Z"/>
          <w:sz w:val="13"/>
        </w:rPr>
      </w:pPr>
      <w:del w:id="3562" w:author="Hughes, Anna E" w:date="2023-06-19T12:41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0" distR="0" simplePos="0" relativeHeight="487687680" behindDoc="1" locked="0" layoutInCell="1" allowOverlap="1" wp14:anchorId="246C0DC3" wp14:editId="6058B02E">
                  <wp:simplePos x="0" y="0"/>
                  <wp:positionH relativeFrom="page">
                    <wp:posOffset>1407795</wp:posOffset>
                  </wp:positionH>
                  <wp:positionV relativeFrom="paragraph">
                    <wp:posOffset>118745</wp:posOffset>
                  </wp:positionV>
                  <wp:extent cx="1974215" cy="1270"/>
                  <wp:effectExtent l="0" t="0" r="0" b="0"/>
                  <wp:wrapTopAndBottom/>
                  <wp:docPr id="898" name="docshape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74215" cy="1270"/>
                          </a:xfrm>
                          <a:custGeom>
                            <a:avLst/>
                            <a:gdLst>
                              <a:gd name="T0" fmla="+- 0 2217 2217"/>
                              <a:gd name="T1" fmla="*/ T0 w 3109"/>
                              <a:gd name="T2" fmla="+- 0 5325 2217"/>
                              <a:gd name="T3" fmla="*/ T2 w 31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109">
                                <a:moveTo>
                                  <a:pt x="0" y="0"/>
                                </a:moveTo>
                                <a:lnTo>
                                  <a:pt x="3108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1435B2F" id="docshape418" o:spid="_x0000_s1026" style="position:absolute;margin-left:110.85pt;margin-top:9.35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rnOaU9wAAAAJAQAADwAAAAAAAAAAAAAAAABgBQAAZHJzL2Rvd25yZXYu&#10;eG1sUEsFBgAAAAAEAAQA8wAAAGkGAAAAAA==&#10;" path="m,l3108,e" filled="f" strokeweight=".14042mm">
                  <v:path arrowok="t" o:connecttype="custom" o:connectlocs="0,0;1973580,0" o:connectangles="0,0"/>
                  <w10:wrap type="topAndBottom" anchorx="page"/>
                </v:shape>
              </w:pict>
            </mc:Fallback>
          </mc:AlternateContent>
        </w:r>
      </w:del>
    </w:p>
    <w:p w:rsidR="00701245" w:rsidRDefault="00F7725C">
      <w:pPr>
        <w:spacing w:before="21"/>
        <w:ind w:left="772"/>
        <w:rPr>
          <w:del w:id="3563" w:author="Hughes, Anna E" w:date="2023-06-19T12:41:00Z"/>
          <w:sz w:val="20"/>
        </w:rPr>
      </w:pPr>
      <w:del w:id="3564" w:author="Hughes, Anna E" w:date="2023-06-19T12:41:00Z">
        <w:r>
          <w:rPr>
            <w:w w:val="90"/>
            <w:position w:val="7"/>
            <w:sz w:val="14"/>
          </w:rPr>
          <w:delText>4</w:delText>
        </w:r>
        <w:r>
          <w:rPr>
            <w:w w:val="90"/>
            <w:sz w:val="20"/>
          </w:rPr>
          <w:delText>See:</w:delText>
        </w:r>
        <w:r>
          <w:rPr>
            <w:spacing w:val="16"/>
            <w:sz w:val="20"/>
          </w:rPr>
          <w:delText xml:space="preserve"> </w:delText>
        </w:r>
        <w:r>
          <w:rPr>
            <w:w w:val="90"/>
            <w:sz w:val="20"/>
          </w:rPr>
          <w:delText>https://discourse.mc-stan.org/t/model-fails-to-converge-when-using-</w:delText>
        </w:r>
        <w:r>
          <w:rPr>
            <w:spacing w:val="-2"/>
            <w:w w:val="90"/>
            <w:sz w:val="20"/>
          </w:rPr>
          <w:delText>brms/9062</w:delText>
        </w:r>
      </w:del>
    </w:p>
    <w:p w:rsidR="00701245" w:rsidRDefault="00701245">
      <w:pPr>
        <w:rPr>
          <w:del w:id="3565" w:author="Hughes, Anna E" w:date="2023-06-19T12:41:00Z"/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3566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3567" w:author="Hughes, Anna E" w:date="2023-06-19T12:41:00Z"/>
          <w:sz w:val="20"/>
        </w:rPr>
      </w:pPr>
    </w:p>
    <w:p w:rsidR="00485016" w:rsidRDefault="00F7725C">
      <w:pPr>
        <w:pStyle w:val="BodyText"/>
        <w:pPrChange w:id="3568" w:author="Hughes, Anna E" w:date="2023-06-19T12:41:00Z">
          <w:pPr>
            <w:pStyle w:val="BodyText"/>
            <w:spacing w:before="238"/>
          </w:pPr>
        </w:pPrChange>
      </w:pPr>
      <w:del w:id="3569" w:author="Hughes, Anna E" w:date="2023-06-19T12:41:00Z">
        <w:r>
          <w:rPr>
            <w:rFonts w:ascii="Trebuchet MS"/>
            <w:spacing w:val="-6"/>
            <w:sz w:val="12"/>
          </w:rPr>
          <w:delText>665</w:delText>
        </w:r>
      </w:del>
      <w:ins w:id="3570" w:author="Hughes, Anna E" w:date="2023-06-19T12:41:00Z">
        <w:r w:rsidR="00C14774">
          <w:rPr>
            <w:rFonts w:ascii="Trebuchet MS"/>
            <w:spacing w:val="-6"/>
            <w:sz w:val="12"/>
          </w:rPr>
          <w:t>681</w:t>
        </w:r>
      </w:ins>
      <w:r w:rsidR="00C14774">
        <w:rPr>
          <w:rFonts w:ascii="Trebuchet MS"/>
          <w:spacing w:val="38"/>
          <w:sz w:val="12"/>
        </w:rPr>
        <w:t xml:space="preserve">  </w:t>
      </w:r>
      <w:r w:rsidR="00C14774">
        <w:rPr>
          <w:spacing w:val="-6"/>
        </w:rPr>
        <w:t>orthogonal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contrast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combination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(as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measured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by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both</w:t>
      </w:r>
      <w:r w:rsidR="00C14774">
        <w:rPr>
          <w:spacing w:val="1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closeness</w:t>
      </w:r>
      <w:r w:rsidR="00C14774">
        <w:rPr>
          <w:spacing w:val="16"/>
        </w:rPr>
        <w:t xml:space="preserve"> </w:t>
      </w:r>
      <w:r w:rsidR="00C14774">
        <w:rPr>
          <w:spacing w:val="-6"/>
        </w:rPr>
        <w:t>of</w:t>
      </w:r>
    </w:p>
    <w:p w:rsidR="00485016" w:rsidRDefault="00F7725C">
      <w:pPr>
        <w:pStyle w:val="BodyText"/>
        <w:spacing w:before="8"/>
        <w:pPrChange w:id="3571" w:author="Hughes, Anna E" w:date="2023-06-19T12:41:00Z">
          <w:pPr>
            <w:pStyle w:val="BodyText"/>
          </w:pPr>
        </w:pPrChange>
      </w:pPr>
      <w:del w:id="3572" w:author="Hughes, Anna E" w:date="2023-06-19T12:41:00Z">
        <w:r>
          <w:rPr>
            <w:rFonts w:ascii="Trebuchet MS"/>
            <w:spacing w:val="-4"/>
            <w:sz w:val="12"/>
          </w:rPr>
          <w:delText>666</w:delText>
        </w:r>
      </w:del>
      <w:ins w:id="3573" w:author="Hughes, Anna E" w:date="2023-06-19T12:41:00Z">
        <w:r w:rsidR="00C14774">
          <w:rPr>
            <w:rFonts w:ascii="Trebuchet MS"/>
            <w:spacing w:val="-4"/>
            <w:sz w:val="12"/>
          </w:rPr>
          <w:t>682</w:t>
        </w:r>
      </w:ins>
      <w:r w:rsidR="00C14774">
        <w:rPr>
          <w:rFonts w:ascii="Trebuchet MS"/>
          <w:spacing w:val="33"/>
          <w:sz w:val="12"/>
        </w:rPr>
        <w:t xml:space="preserve">  </w:t>
      </w:r>
      <w:r w:rsidR="00C14774">
        <w:rPr>
          <w:spacing w:val="-4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slope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regression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line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one,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mean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average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prediction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error).</w:t>
      </w:r>
    </w:p>
    <w:p w:rsidR="00485016" w:rsidRDefault="00F7725C">
      <w:pPr>
        <w:pStyle w:val="BodyText"/>
        <w:spacing w:before="8"/>
      </w:pPr>
      <w:del w:id="3574" w:author="Hughes, Anna E" w:date="2023-06-19T12:41:00Z">
        <w:r>
          <w:rPr>
            <w:rFonts w:ascii="Trebuchet MS"/>
            <w:spacing w:val="-4"/>
            <w:sz w:val="12"/>
          </w:rPr>
          <w:delText>667</w:delText>
        </w:r>
        <w:r>
          <w:rPr>
            <w:rFonts w:ascii="Trebuchet MS"/>
            <w:spacing w:val="32"/>
            <w:sz w:val="12"/>
          </w:rPr>
          <w:delText xml:space="preserve"> </w:delText>
        </w:r>
      </w:del>
      <w:ins w:id="3575" w:author="Hughes, Anna E" w:date="2023-06-19T12:41:00Z">
        <w:r w:rsidR="00C14774">
          <w:rPr>
            <w:rFonts w:ascii="Trebuchet MS"/>
            <w:spacing w:val="-4"/>
            <w:sz w:val="12"/>
          </w:rPr>
          <w:t>683</w:t>
        </w:r>
      </w:ins>
      <w:r w:rsidR="00C14774">
        <w:rPr>
          <w:rFonts w:ascii="Trebuchet MS"/>
          <w:spacing w:val="78"/>
          <w:w w:val="150"/>
          <w:sz w:val="12"/>
          <w:rPrChange w:id="3576" w:author="Hughes, Anna E" w:date="2023-06-19T12:41:00Z">
            <w:rPr>
              <w:rFonts w:ascii="Trebuchet MS"/>
              <w:spacing w:val="32"/>
              <w:sz w:val="12"/>
            </w:rPr>
          </w:rPrChange>
        </w:rPr>
        <w:t xml:space="preserve"> </w:t>
      </w:r>
      <w:r w:rsidR="00C14774">
        <w:rPr>
          <w:spacing w:val="-4"/>
        </w:rPr>
        <w:t>Accepting</w:t>
      </w:r>
      <w:r w:rsidR="00C14774">
        <w:rPr>
          <w:spacing w:val="-4"/>
          <w:rPrChange w:id="3577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this</w:t>
      </w:r>
      <w:r w:rsidR="00C14774">
        <w:rPr>
          <w:spacing w:val="-5"/>
          <w:rPrChange w:id="3578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model</w:t>
      </w:r>
      <w:r w:rsidR="00C14774">
        <w:rPr>
          <w:spacing w:val="-5"/>
          <w:rPrChange w:id="357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4"/>
          <w:rPrChange w:id="3580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how</w:t>
      </w:r>
      <w:r w:rsidR="00C14774">
        <w:rPr>
          <w:spacing w:val="-5"/>
          <w:rPrChange w:id="3581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4"/>
          <w:rPrChange w:id="3582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combination</w:t>
      </w:r>
      <w:r w:rsidR="00C14774">
        <w:rPr>
          <w:spacing w:val="-5"/>
          <w:rPrChange w:id="3583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process</w:t>
      </w:r>
      <w:r w:rsidR="00C14774">
        <w:rPr>
          <w:spacing w:val="-5"/>
          <w:rPrChange w:id="3584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works</w:t>
      </w:r>
      <w:r w:rsidR="00C14774">
        <w:rPr>
          <w:spacing w:val="-4"/>
          <w:rPrChange w:id="358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</w:rPr>
        <w:t>has</w:t>
      </w:r>
      <w:r w:rsidR="00C14774">
        <w:rPr>
          <w:spacing w:val="-5"/>
          <w:rPrChange w:id="3586" w:author="Hughes, Anna E" w:date="2023-06-19T12:41:00Z">
            <w:rPr/>
          </w:rPrChange>
        </w:rPr>
        <w:t xml:space="preserve"> </w:t>
      </w:r>
      <w:r w:rsidR="00C14774">
        <w:rPr>
          <w:spacing w:val="-4"/>
        </w:rPr>
        <w:t>theoretical</w:t>
      </w:r>
      <w:r w:rsidR="00C14774">
        <w:rPr>
          <w:spacing w:val="-5"/>
          <w:rPrChange w:id="3587" w:author="Hughes, Anna E" w:date="2023-06-19T12:41:00Z">
            <w:rPr/>
          </w:rPrChange>
        </w:rPr>
        <w:t xml:space="preserve"> </w:t>
      </w:r>
      <w:del w:id="3588" w:author="Hughes, Anna E" w:date="2023-06-19T12:41:00Z">
        <w:r>
          <w:rPr>
            <w:spacing w:val="-5"/>
          </w:rPr>
          <w:delText>as</w:delText>
        </w:r>
      </w:del>
      <w:ins w:id="3589" w:author="Hughes, Anna E" w:date="2023-06-19T12:41:00Z">
        <w:r w:rsidR="00C14774">
          <w:rPr>
            <w:spacing w:val="-5"/>
          </w:rPr>
          <w:t>im</w:t>
        </w:r>
      </w:ins>
      <w:r w:rsidR="00C14774">
        <w:rPr>
          <w:spacing w:val="-5"/>
        </w:rPr>
        <w:t>-</w:t>
      </w:r>
    </w:p>
    <w:p w:rsidR="00485016" w:rsidRDefault="00F7725C">
      <w:pPr>
        <w:pStyle w:val="BodyText"/>
      </w:pPr>
      <w:del w:id="3590" w:author="Hughes, Anna E" w:date="2023-06-19T12:41:00Z">
        <w:r>
          <w:rPr>
            <w:rFonts w:ascii="Trebuchet MS"/>
            <w:w w:val="90"/>
            <w:sz w:val="12"/>
          </w:rPr>
          <w:delText>668</w:delText>
        </w:r>
        <w:r>
          <w:rPr>
            <w:rFonts w:ascii="Trebuchet MS"/>
            <w:spacing w:val="73"/>
            <w:sz w:val="12"/>
          </w:rPr>
          <w:delText xml:space="preserve">  </w:delText>
        </w:r>
        <w:r>
          <w:rPr>
            <w:w w:val="90"/>
          </w:rPr>
          <w:delText>sumptions</w:delText>
        </w:r>
      </w:del>
      <w:ins w:id="3591" w:author="Hughes, Anna E" w:date="2023-06-19T12:41:00Z">
        <w:r w:rsidR="00C14774">
          <w:rPr>
            <w:rFonts w:ascii="Trebuchet MS"/>
            <w:spacing w:val="-6"/>
            <w:sz w:val="12"/>
          </w:rPr>
          <w:t>684</w:t>
        </w:r>
        <w:r w:rsidR="00C14774">
          <w:rPr>
            <w:rFonts w:ascii="Trebuchet MS"/>
            <w:spacing w:val="40"/>
            <w:sz w:val="12"/>
          </w:rPr>
          <w:t xml:space="preserve">  </w:t>
        </w:r>
        <w:r w:rsidR="00C14774">
          <w:rPr>
            <w:spacing w:val="-6"/>
          </w:rPr>
          <w:t>plications</w:t>
        </w:r>
      </w:ins>
      <w:r w:rsidR="00C14774">
        <w:rPr>
          <w:spacing w:val="-6"/>
          <w:rPrChange w:id="3592" w:author="Hughes, Anna E" w:date="2023-06-19T12:41:00Z">
            <w:rPr>
              <w:spacing w:val="10"/>
            </w:rPr>
          </w:rPrChange>
        </w:rPr>
        <w:t xml:space="preserve"> </w:t>
      </w:r>
      <w:r w:rsidR="00C14774">
        <w:rPr>
          <w:spacing w:val="-6"/>
          <w:rPrChange w:id="3593" w:author="Hughes, Anna E" w:date="2023-06-19T12:41:00Z">
            <w:rPr>
              <w:w w:val="90"/>
            </w:rPr>
          </w:rPrChange>
        </w:rPr>
        <w:t>e.g.</w:t>
      </w:r>
      <w:r w:rsidR="00C14774">
        <w:rPr>
          <w:spacing w:val="7"/>
          <w:rPrChange w:id="3594" w:author="Hughes, Anna E" w:date="2023-06-19T12:41:00Z">
            <w:rPr>
              <w:spacing w:val="29"/>
            </w:rPr>
          </w:rPrChange>
        </w:rPr>
        <w:t xml:space="preserve"> </w:t>
      </w:r>
      <w:r w:rsidR="00C14774">
        <w:rPr>
          <w:spacing w:val="-6"/>
          <w:rPrChange w:id="3595" w:author="Hughes, Anna E" w:date="2023-06-19T12:41:00Z">
            <w:rPr>
              <w:w w:val="90"/>
            </w:rPr>
          </w:rPrChange>
        </w:rPr>
        <w:t>it</w:t>
      </w:r>
      <w:r w:rsidR="00C14774">
        <w:rPr>
          <w:spacing w:val="-7"/>
          <w:rPrChange w:id="3596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597" w:author="Hughes, Anna E" w:date="2023-06-19T12:41:00Z">
            <w:rPr>
              <w:w w:val="90"/>
            </w:rPr>
          </w:rPrChange>
        </w:rPr>
        <w:t>implies</w:t>
      </w:r>
      <w:r w:rsidR="00C14774">
        <w:rPr>
          <w:spacing w:val="-6"/>
          <w:rPrChange w:id="3598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599" w:author="Hughes, Anna E" w:date="2023-06-19T12:41:00Z">
            <w:rPr>
              <w:w w:val="90"/>
            </w:rPr>
          </w:rPrChange>
        </w:rPr>
        <w:t>that</w:t>
      </w:r>
      <w:r w:rsidR="00C14774">
        <w:rPr>
          <w:spacing w:val="-6"/>
          <w:rPrChange w:id="3600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601" w:author="Hughes, Anna E" w:date="2023-06-19T12:41:00Z">
            <w:rPr>
              <w:w w:val="90"/>
            </w:rPr>
          </w:rPrChange>
        </w:rPr>
        <w:t>colour</w:t>
      </w:r>
      <w:r w:rsidR="00C14774">
        <w:rPr>
          <w:spacing w:val="-6"/>
          <w:rPrChange w:id="3602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603" w:author="Hughes, Anna E" w:date="2023-06-19T12:41:00Z">
            <w:rPr>
              <w:w w:val="90"/>
            </w:rPr>
          </w:rPrChange>
        </w:rPr>
        <w:t>and</w:t>
      </w:r>
      <w:r w:rsidR="00C14774">
        <w:rPr>
          <w:spacing w:val="-6"/>
          <w:rPrChange w:id="3604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605" w:author="Hughes, Anna E" w:date="2023-06-19T12:41:00Z">
            <w:rPr>
              <w:w w:val="90"/>
            </w:rPr>
          </w:rPrChange>
        </w:rPr>
        <w:t>shape</w:t>
      </w:r>
      <w:r w:rsidR="00C14774">
        <w:rPr>
          <w:spacing w:val="-6"/>
          <w:rPrChange w:id="3606" w:author="Hughes, Anna E" w:date="2023-06-19T12:41:00Z">
            <w:rPr>
              <w:spacing w:val="10"/>
            </w:rPr>
          </w:rPrChange>
        </w:rPr>
        <w:t xml:space="preserve"> </w:t>
      </w:r>
      <w:r w:rsidR="00C14774">
        <w:rPr>
          <w:spacing w:val="-6"/>
          <w:rPrChange w:id="3607" w:author="Hughes, Anna E" w:date="2023-06-19T12:41:00Z">
            <w:rPr>
              <w:w w:val="90"/>
            </w:rPr>
          </w:rPrChange>
        </w:rPr>
        <w:t>contrasts</w:t>
      </w:r>
      <w:r w:rsidR="00C14774">
        <w:rPr>
          <w:spacing w:val="-6"/>
          <w:rPrChange w:id="3608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609" w:author="Hughes, Anna E" w:date="2023-06-19T12:41:00Z">
            <w:rPr>
              <w:w w:val="90"/>
            </w:rPr>
          </w:rPrChange>
        </w:rPr>
        <w:t>independently</w:t>
      </w:r>
      <w:r w:rsidR="00C14774">
        <w:rPr>
          <w:spacing w:val="-6"/>
          <w:rPrChange w:id="3610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6"/>
          <w:rPrChange w:id="3611" w:author="Hughes, Anna E" w:date="2023-06-19T12:41:00Z">
            <w:rPr>
              <w:spacing w:val="-2"/>
              <w:w w:val="90"/>
            </w:rPr>
          </w:rPrChange>
        </w:rPr>
        <w:t>contribute</w:t>
      </w:r>
    </w:p>
    <w:p w:rsidR="00485016" w:rsidRDefault="00F7725C">
      <w:pPr>
        <w:pStyle w:val="BodyText"/>
        <w:spacing w:before="8"/>
      </w:pPr>
      <w:del w:id="3612" w:author="Hughes, Anna E" w:date="2023-06-19T12:41:00Z">
        <w:r>
          <w:rPr>
            <w:rFonts w:ascii="Trebuchet MS"/>
            <w:spacing w:val="-4"/>
            <w:sz w:val="12"/>
          </w:rPr>
          <w:delText>669</w:delText>
        </w:r>
      </w:del>
      <w:ins w:id="3613" w:author="Hughes, Anna E" w:date="2023-06-19T12:41:00Z">
        <w:r w:rsidR="00C14774">
          <w:rPr>
            <w:rFonts w:ascii="Trebuchet MS"/>
            <w:spacing w:val="-4"/>
            <w:sz w:val="12"/>
          </w:rPr>
          <w:t>685</w:t>
        </w:r>
      </w:ins>
      <w:r w:rsidR="00C14774">
        <w:rPr>
          <w:rFonts w:ascii="Trebuchet MS"/>
          <w:spacing w:val="75"/>
          <w:w w:val="150"/>
          <w:sz w:val="12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attentional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guidance.</w:t>
      </w:r>
      <w:r w:rsidR="00C14774">
        <w:rPr>
          <w:spacing w:val="15"/>
        </w:rPr>
        <w:t xml:space="preserve"> </w:t>
      </w:r>
      <w:r w:rsidR="00C14774">
        <w:rPr>
          <w:spacing w:val="-4"/>
        </w:rPr>
        <w:t>However,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did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not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find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strong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support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this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model,</w:t>
      </w:r>
    </w:p>
    <w:p w:rsidR="00485016" w:rsidRDefault="00F7725C">
      <w:pPr>
        <w:pStyle w:val="BodyText"/>
        <w:pPrChange w:id="3614" w:author="Hughes, Anna E" w:date="2023-06-19T12:41:00Z">
          <w:pPr>
            <w:pStyle w:val="BodyText"/>
            <w:spacing w:before="8"/>
          </w:pPr>
        </w:pPrChange>
      </w:pPr>
      <w:del w:id="3615" w:author="Hughes, Anna E" w:date="2023-06-19T12:41:00Z">
        <w:r>
          <w:rPr>
            <w:rFonts w:ascii="Trebuchet MS"/>
            <w:spacing w:val="-6"/>
            <w:sz w:val="12"/>
          </w:rPr>
          <w:delText>670</w:delText>
        </w:r>
      </w:del>
      <w:ins w:id="3616" w:author="Hughes, Anna E" w:date="2023-06-19T12:41:00Z">
        <w:r w:rsidR="00C14774">
          <w:rPr>
            <w:rFonts w:ascii="Trebuchet MS"/>
            <w:spacing w:val="-6"/>
            <w:sz w:val="12"/>
          </w:rPr>
          <w:t>686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6"/>
        </w:rPr>
        <w:t>instead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finding that the orthogonal contrast combination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model provides the best</w:t>
      </w:r>
    </w:p>
    <w:p w:rsidR="00485016" w:rsidRDefault="00F7725C">
      <w:pPr>
        <w:spacing w:before="8"/>
        <w:ind w:left="227"/>
        <w:rPr>
          <w:sz w:val="24"/>
        </w:rPr>
        <w:pPrChange w:id="3617" w:author="Hughes, Anna E" w:date="2023-06-19T12:41:00Z">
          <w:pPr>
            <w:spacing w:before="7"/>
            <w:ind w:left="107"/>
          </w:pPr>
        </w:pPrChange>
      </w:pPr>
      <w:del w:id="3618" w:author="Hughes, Anna E" w:date="2023-06-19T12:41:00Z">
        <w:r>
          <w:rPr>
            <w:rFonts w:ascii="Trebuchet MS"/>
            <w:sz w:val="12"/>
          </w:rPr>
          <w:delText>671</w:delText>
        </w:r>
      </w:del>
      <w:ins w:id="3619" w:author="Hughes, Anna E" w:date="2023-06-19T12:41:00Z">
        <w:r w:rsidR="00C14774">
          <w:rPr>
            <w:rFonts w:ascii="Trebuchet MS"/>
            <w:sz w:val="12"/>
          </w:rPr>
          <w:t>687</w:t>
        </w:r>
      </w:ins>
      <w:r w:rsidR="00C14774">
        <w:rPr>
          <w:rFonts w:ascii="Trebuchet MS"/>
          <w:spacing w:val="35"/>
          <w:sz w:val="12"/>
        </w:rPr>
        <w:t xml:space="preserve">  </w:t>
      </w:r>
      <w:r w:rsidR="00C14774">
        <w:rPr>
          <w:sz w:val="24"/>
        </w:rPr>
        <w:t>fit</w:t>
      </w:r>
      <w:r w:rsidR="00C14774">
        <w:rPr>
          <w:spacing w:val="-10"/>
          <w:sz w:val="24"/>
        </w:rPr>
        <w:t xml:space="preserve"> </w:t>
      </w:r>
      <w:r w:rsidR="00C14774">
        <w:rPr>
          <w:sz w:val="24"/>
        </w:rPr>
        <w:t>with</w:t>
      </w:r>
      <w:r w:rsidR="00C14774">
        <w:rPr>
          <w:spacing w:val="-10"/>
          <w:sz w:val="24"/>
        </w:rPr>
        <w:t xml:space="preserve"> </w:t>
      </w:r>
      <w:r w:rsidR="00C14774">
        <w:rPr>
          <w:sz w:val="24"/>
        </w:rPr>
        <w:t>the</w:t>
      </w:r>
      <w:r w:rsidR="00C14774">
        <w:rPr>
          <w:spacing w:val="-10"/>
          <w:sz w:val="24"/>
        </w:rPr>
        <w:t xml:space="preserve"> </w:t>
      </w:r>
      <w:r w:rsidR="00C14774">
        <w:rPr>
          <w:spacing w:val="-2"/>
          <w:sz w:val="24"/>
        </w:rPr>
        <w:t>data.</w:t>
      </w:r>
    </w:p>
    <w:p w:rsidR="00485016" w:rsidRDefault="00F7725C">
      <w:pPr>
        <w:pStyle w:val="BodyText"/>
        <w:tabs>
          <w:tab w:val="left" w:pos="968"/>
        </w:tabs>
        <w:pPrChange w:id="3620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del w:id="3621" w:author="Hughes, Anna E" w:date="2023-06-19T12:41:00Z">
        <w:r>
          <w:rPr>
            <w:rFonts w:ascii="Trebuchet MS"/>
            <w:spacing w:val="-5"/>
            <w:sz w:val="12"/>
          </w:rPr>
          <w:delText>672</w:delText>
        </w:r>
      </w:del>
      <w:ins w:id="3622" w:author="Hughes, Anna E" w:date="2023-06-19T12:41:00Z">
        <w:r w:rsidR="00C14774">
          <w:rPr>
            <w:rFonts w:ascii="Trebuchet MS"/>
            <w:spacing w:val="-5"/>
            <w:sz w:val="12"/>
          </w:rPr>
          <w:t>688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One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possibility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small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modifications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experimental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stimuli</w:t>
      </w:r>
    </w:p>
    <w:p w:rsidR="00485016" w:rsidRDefault="00F7725C">
      <w:pPr>
        <w:pStyle w:val="BodyText"/>
        <w:spacing w:before="8"/>
        <w:pPrChange w:id="3623" w:author="Hughes, Anna E" w:date="2023-06-19T12:41:00Z">
          <w:pPr>
            <w:pStyle w:val="BodyText"/>
          </w:pPr>
        </w:pPrChange>
      </w:pPr>
      <w:del w:id="3624" w:author="Hughes, Anna E" w:date="2023-06-19T12:41:00Z">
        <w:r>
          <w:rPr>
            <w:rFonts w:ascii="Trebuchet MS"/>
            <w:spacing w:val="-6"/>
            <w:sz w:val="12"/>
          </w:rPr>
          <w:delText>673</w:delText>
        </w:r>
      </w:del>
      <w:ins w:id="3625" w:author="Hughes, Anna E" w:date="2023-06-19T12:41:00Z">
        <w:r w:rsidR="00C14774">
          <w:rPr>
            <w:rFonts w:ascii="Trebuchet MS"/>
            <w:spacing w:val="-6"/>
            <w:sz w:val="12"/>
          </w:rPr>
          <w:t>689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6"/>
        </w:rPr>
        <w:t>changed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strategy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participants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used.</w:t>
      </w:r>
      <w:r w:rsidR="00C14774">
        <w:rPr>
          <w:spacing w:val="41"/>
        </w:rPr>
        <w:t xml:space="preserve"> </w:t>
      </w:r>
      <w:r w:rsidR="00C14774">
        <w:rPr>
          <w:spacing w:val="-6"/>
        </w:rPr>
        <w:t>However,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this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seems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unlikely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given</w:t>
      </w:r>
    </w:p>
    <w:p w:rsidR="00485016" w:rsidRDefault="00F7725C">
      <w:pPr>
        <w:pStyle w:val="BodyText"/>
        <w:pPrChange w:id="3626" w:author="Hughes, Anna E" w:date="2023-06-19T12:41:00Z">
          <w:pPr>
            <w:pStyle w:val="BodyText"/>
            <w:spacing w:before="8"/>
          </w:pPr>
        </w:pPrChange>
      </w:pPr>
      <w:del w:id="3627" w:author="Hughes, Anna E" w:date="2023-06-19T12:41:00Z">
        <w:r>
          <w:rPr>
            <w:rFonts w:ascii="Trebuchet MS"/>
            <w:spacing w:val="-6"/>
            <w:sz w:val="12"/>
          </w:rPr>
          <w:delText>674</w:delText>
        </w:r>
      </w:del>
      <w:ins w:id="3628" w:author="Hughes, Anna E" w:date="2023-06-19T12:41:00Z">
        <w:r w:rsidR="00C14774">
          <w:rPr>
            <w:rFonts w:ascii="Trebuchet MS"/>
            <w:spacing w:val="-6"/>
            <w:sz w:val="12"/>
          </w:rPr>
          <w:t>690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6"/>
        </w:rPr>
        <w:t>that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only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made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changes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colour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stimuli,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manipulation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-7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3629" w:author="Hughes, Anna E" w:date="2023-06-19T12:41:00Z">
        <w:r w:rsidR="00FE7979">
          <w:delInstrText>bookmark27</w:delInstrText>
        </w:r>
      </w:del>
      <w:ins w:id="3630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 w:rsidR="00C14774">
        <w:rPr>
          <w:spacing w:val="-6"/>
        </w:rPr>
        <w:t>Buetti</w:t>
      </w:r>
      <w:r w:rsidR="00FE7979">
        <w:rPr>
          <w:spacing w:val="-6"/>
        </w:rPr>
        <w:fldChar w:fldCharType="end"/>
      </w:r>
    </w:p>
    <w:p w:rsidR="00485016" w:rsidRDefault="00F7725C">
      <w:pPr>
        <w:pStyle w:val="BodyText"/>
        <w:spacing w:before="8"/>
        <w:pPrChange w:id="3631" w:author="Hughes, Anna E" w:date="2023-06-19T12:41:00Z">
          <w:pPr>
            <w:pStyle w:val="BodyText"/>
          </w:pPr>
        </w:pPrChange>
      </w:pPr>
      <w:del w:id="3632" w:author="Hughes, Anna E" w:date="2023-06-19T12:41:00Z">
        <w:r>
          <w:rPr>
            <w:rFonts w:ascii="Trebuchet MS"/>
            <w:spacing w:val="-4"/>
            <w:sz w:val="12"/>
          </w:rPr>
          <w:delText>675</w:delText>
        </w:r>
        <w:r>
          <w:rPr>
            <w:rFonts w:ascii="Trebuchet MS"/>
            <w:spacing w:val="37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et</w:delText>
        </w:r>
        <w:r>
          <w:rPr>
            <w:spacing w:val="-3"/>
          </w:rPr>
          <w:delText xml:space="preserve"> </w:delText>
        </w:r>
        <w:r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</w:del>
      <w:ins w:id="3633" w:author="Hughes, Anna E" w:date="2023-06-19T12:41:00Z">
        <w:r w:rsidR="00C14774">
          <w:rPr>
            <w:rFonts w:ascii="Trebuchet MS"/>
            <w:spacing w:val="-4"/>
            <w:sz w:val="12"/>
          </w:rPr>
          <w:t>691</w:t>
        </w:r>
        <w:r w:rsidR="00C14774">
          <w:rPr>
            <w:rFonts w:ascii="Trebuchet MS"/>
            <w:spacing w:val="37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rPr>
            <w:spacing w:val="-3"/>
          </w:rPr>
          <w:t xml:space="preserve"> </w:t>
        </w:r>
        <w:r w:rsidR="00C14774"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</w:ins>
      <w:r w:rsidR="00C14774">
        <w:rPr>
          <w:spacing w:val="-3"/>
        </w:rPr>
        <w:t xml:space="preserve"> </w:t>
      </w:r>
      <w:del w:id="3634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(2019)</w:delText>
        </w:r>
        <w:r w:rsidR="00FE7979">
          <w:rPr>
            <w:spacing w:val="-4"/>
          </w:rPr>
          <w:fldChar w:fldCharType="end"/>
        </w:r>
      </w:del>
      <w:ins w:id="3635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</w:ins>
      <w:r w:rsidR="00C14774">
        <w:rPr>
          <w:spacing w:val="-4"/>
        </w:rPr>
        <w:t xml:space="preserve"> also used,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with no changes to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their overall conclusions.</w:t>
      </w:r>
      <w:r w:rsidR="00C14774">
        <w:rPr>
          <w:spacing w:val="17"/>
        </w:rPr>
        <w:t xml:space="preserve"> </w:t>
      </w:r>
      <w:r w:rsidR="00C14774">
        <w:rPr>
          <w:spacing w:val="-4"/>
        </w:rPr>
        <w:t>In addition,</w:t>
      </w:r>
    </w:p>
    <w:p w:rsidR="00701245" w:rsidRDefault="00F7725C">
      <w:pPr>
        <w:pStyle w:val="BodyText"/>
        <w:spacing w:before="8"/>
        <w:rPr>
          <w:del w:id="3636" w:author="Hughes, Anna E" w:date="2023-06-19T12:41:00Z"/>
        </w:rPr>
      </w:pPr>
      <w:del w:id="3637" w:author="Hughes, Anna E" w:date="2023-06-19T12:41:00Z">
        <w:r>
          <w:rPr>
            <w:rFonts w:ascii="Trebuchet MS"/>
            <w:spacing w:val="-2"/>
            <w:sz w:val="12"/>
          </w:rPr>
          <w:delText>676</w:delText>
        </w:r>
      </w:del>
      <w:ins w:id="3638" w:author="Hughes, Anna E" w:date="2023-06-19T12:41:00Z">
        <w:r w:rsidR="00C14774">
          <w:rPr>
            <w:rFonts w:ascii="Trebuchet MS"/>
            <w:spacing w:val="-8"/>
            <w:sz w:val="12"/>
          </w:rPr>
          <w:t>692</w:t>
        </w:r>
        <w:r w:rsidR="00C14774">
          <w:rPr>
            <w:rFonts w:ascii="Trebuchet MS"/>
            <w:spacing w:val="51"/>
            <w:sz w:val="12"/>
          </w:rPr>
          <w:t xml:space="preserve"> </w:t>
        </w:r>
      </w:ins>
      <w:r w:rsidR="00C14774">
        <w:rPr>
          <w:rFonts w:ascii="Trebuchet MS"/>
          <w:spacing w:val="51"/>
          <w:sz w:val="12"/>
          <w:rPrChange w:id="3639" w:author="Hughes, Anna E" w:date="2023-06-19T12:41:00Z">
            <w:rPr>
              <w:rFonts w:ascii="Trebuchet MS"/>
              <w:spacing w:val="77"/>
              <w:w w:val="150"/>
              <w:sz w:val="12"/>
            </w:rPr>
          </w:rPrChange>
        </w:rPr>
        <w:t xml:space="preserve"> </w:t>
      </w:r>
      <w:r w:rsidR="00C14774">
        <w:rPr>
          <w:spacing w:val="-8"/>
          <w:rPrChange w:id="3640" w:author="Hughes, Anna E" w:date="2023-06-19T12:41:00Z">
            <w:rPr>
              <w:spacing w:val="-2"/>
            </w:rPr>
          </w:rPrChange>
        </w:rPr>
        <w:t>our</w:t>
      </w:r>
      <w:r w:rsidR="00C14774">
        <w:rPr>
          <w:rPrChange w:id="3641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8"/>
          <w:rPrChange w:id="3642" w:author="Hughes, Anna E" w:date="2023-06-19T12:41:00Z">
            <w:rPr>
              <w:spacing w:val="-2"/>
            </w:rPr>
          </w:rPrChange>
        </w:rPr>
        <w:t>reanalysis</w:t>
      </w:r>
      <w:r w:rsidR="00C14774">
        <w:rPr>
          <w:spacing w:val="-2"/>
          <w:rPrChange w:id="3643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3644" w:author="Hughes, Anna E" w:date="2023-06-19T12:41:00Z">
            <w:rPr>
              <w:spacing w:val="-2"/>
            </w:rPr>
          </w:rPrChange>
        </w:rPr>
        <w:t>of</w:t>
      </w:r>
      <w:r w:rsidR="00C14774">
        <w:rPr>
          <w:spacing w:val="-1"/>
          <w:rPrChange w:id="3645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8"/>
          <w:rPrChange w:id="3646" w:author="Hughes, Anna E" w:date="2023-06-19T12:41:00Z">
            <w:rPr>
              <w:spacing w:val="-2"/>
            </w:rPr>
          </w:rPrChange>
        </w:rPr>
        <w:t>the</w:t>
      </w:r>
      <w:r w:rsidR="00C14774">
        <w:rPr>
          <w:spacing w:val="-1"/>
          <w:rPrChange w:id="3647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3648" w:author="Hughes, Anna E" w:date="2023-06-19T12:41:00Z">
            <w:rPr>
              <w:spacing w:val="-2"/>
            </w:rPr>
          </w:rPrChange>
        </w:rPr>
        <w:t>original</w:t>
      </w:r>
      <w:r w:rsidR="00C14774">
        <w:rPr>
          <w:spacing w:val="-2"/>
          <w:rPrChange w:id="3649" w:author="Hughes, Anna E" w:date="2023-06-19T12:41:00Z">
            <w:rPr>
              <w:spacing w:val="5"/>
            </w:rPr>
          </w:rPrChange>
        </w:rPr>
        <w:t xml:space="preserve"> </w:t>
      </w:r>
      <w:del w:id="3650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2"/>
          </w:rPr>
          <w:delText>(Buetti</w:delText>
        </w:r>
        <w:r>
          <w:rPr>
            <w:spacing w:val="4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4"/>
          </w:rPr>
          <w:delText xml:space="preserve"> </w:delText>
        </w:r>
        <w:r>
          <w:rPr>
            <w:spacing w:val="-2"/>
          </w:rPr>
          <w:delText>al.,</w:delText>
        </w:r>
        <w:r w:rsidR="00FE7979">
          <w:rPr>
            <w:spacing w:val="-2"/>
          </w:rPr>
          <w:fldChar w:fldCharType="end"/>
        </w:r>
      </w:del>
      <w:ins w:id="3651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8"/>
          </w:rPr>
          <w:t>Buetti</w:t>
        </w:r>
        <w:r w:rsidR="00C14774">
          <w:rPr>
            <w:spacing w:val="-1"/>
          </w:rPr>
          <w:t xml:space="preserve"> </w:t>
        </w:r>
        <w:r w:rsidR="00C14774">
          <w:rPr>
            <w:spacing w:val="-8"/>
          </w:rPr>
          <w:t>et</w:t>
        </w:r>
        <w:r w:rsidR="00C14774">
          <w:rPr>
            <w:spacing w:val="-2"/>
          </w:rPr>
          <w:t xml:space="preserve"> </w:t>
        </w:r>
        <w:r w:rsidR="00C14774">
          <w:rPr>
            <w:spacing w:val="-8"/>
          </w:rPr>
          <w:t>al.</w:t>
        </w:r>
        <w:r w:rsidR="00FE7979">
          <w:rPr>
            <w:spacing w:val="-8"/>
          </w:rPr>
          <w:fldChar w:fldCharType="end"/>
        </w:r>
      </w:ins>
      <w:r w:rsidR="00C14774">
        <w:rPr>
          <w:spacing w:val="-1"/>
          <w:rPrChange w:id="3652" w:author="Hughes, Anna E" w:date="2023-06-19T12:41:00Z">
            <w:rPr>
              <w:spacing w:val="5"/>
            </w:rPr>
          </w:rPrChange>
        </w:rPr>
        <w:t xml:space="preserve"> </w:t>
      </w:r>
      <w:del w:id="3653" w:author="Hughes, Anna E" w:date="2023-06-19T12:41:00Z"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2"/>
          </w:rPr>
          <w:delText>2019)</w:delText>
        </w:r>
        <w:r w:rsidR="00FE7979">
          <w:rPr>
            <w:spacing w:val="-2"/>
          </w:rPr>
          <w:fldChar w:fldCharType="end"/>
        </w:r>
      </w:del>
      <w:ins w:id="3654" w:author="Hughes, Anna E" w:date="2023-06-19T12:41:00Z"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8"/>
          </w:rPr>
          <w:t>(2019)</w:t>
        </w:r>
        <w:r w:rsidR="00FE7979">
          <w:rPr>
            <w:spacing w:val="-8"/>
          </w:rPr>
          <w:fldChar w:fldCharType="end"/>
        </w:r>
      </w:ins>
      <w:r w:rsidR="00C14774">
        <w:rPr>
          <w:spacing w:val="-2"/>
          <w:rPrChange w:id="3655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3656" w:author="Hughes, Anna E" w:date="2023-06-19T12:41:00Z">
            <w:rPr>
              <w:spacing w:val="-2"/>
            </w:rPr>
          </w:rPrChange>
        </w:rPr>
        <w:t>data</w:t>
      </w:r>
      <w:r w:rsidR="00C14774">
        <w:rPr>
          <w:spacing w:val="-1"/>
          <w:rPrChange w:id="3657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8"/>
          <w:rPrChange w:id="3658" w:author="Hughes, Anna E" w:date="2023-06-19T12:41:00Z">
            <w:rPr>
              <w:spacing w:val="-2"/>
            </w:rPr>
          </w:rPrChange>
        </w:rPr>
        <w:t>using</w:t>
      </w:r>
      <w:r w:rsidR="00C14774">
        <w:rPr>
          <w:spacing w:val="-2"/>
          <w:rPrChange w:id="3659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3660" w:author="Hughes, Anna E" w:date="2023-06-19T12:41:00Z">
            <w:rPr>
              <w:spacing w:val="-2"/>
            </w:rPr>
          </w:rPrChange>
        </w:rPr>
        <w:t>our</w:t>
      </w:r>
      <w:r w:rsidR="00C14774">
        <w:rPr>
          <w:spacing w:val="-1"/>
          <w:rPrChange w:id="3661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8"/>
          <w:rPrChange w:id="3662" w:author="Hughes, Anna E" w:date="2023-06-19T12:41:00Z">
            <w:rPr>
              <w:spacing w:val="-2"/>
            </w:rPr>
          </w:rPrChange>
        </w:rPr>
        <w:t>new</w:t>
      </w:r>
      <w:r w:rsidR="00C14774">
        <w:rPr>
          <w:spacing w:val="-1"/>
          <w:rPrChange w:id="3663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8"/>
          <w:rPrChange w:id="3664" w:author="Hughes, Anna E" w:date="2023-06-19T12:41:00Z">
            <w:rPr>
              <w:spacing w:val="-2"/>
            </w:rPr>
          </w:rPrChange>
        </w:rPr>
        <w:t>methods</w:t>
      </w:r>
    </w:p>
    <w:p w:rsidR="00485016" w:rsidRDefault="00F7725C">
      <w:pPr>
        <w:pStyle w:val="BodyText"/>
        <w:rPr>
          <w:ins w:id="3665" w:author="Hughes, Anna E" w:date="2023-06-19T12:41:00Z"/>
        </w:rPr>
      </w:pPr>
      <w:del w:id="3666" w:author="Hughes, Anna E" w:date="2023-06-19T12:41:00Z">
        <w:r>
          <w:rPr>
            <w:rFonts w:ascii="Trebuchet MS"/>
            <w:spacing w:val="-6"/>
            <w:sz w:val="12"/>
          </w:rPr>
          <w:delText>677</w:delText>
        </w:r>
        <w:r>
          <w:rPr>
            <w:rFonts w:ascii="Trebuchet MS"/>
            <w:spacing w:val="37"/>
            <w:sz w:val="12"/>
          </w:rPr>
          <w:delText xml:space="preserve"> </w:delText>
        </w:r>
      </w:del>
      <w:r w:rsidR="00C14774">
        <w:rPr>
          <w:spacing w:val="-2"/>
          <w:rPrChange w:id="3667" w:author="Hughes, Anna E" w:date="2023-06-19T12:41:00Z">
            <w:rPr>
              <w:rFonts w:ascii="Trebuchet MS"/>
              <w:spacing w:val="37"/>
              <w:sz w:val="12"/>
            </w:rPr>
          </w:rPrChange>
        </w:rPr>
        <w:t xml:space="preserve"> </w:t>
      </w:r>
      <w:r w:rsidR="00C14774">
        <w:rPr>
          <w:spacing w:val="-8"/>
          <w:rPrChange w:id="3668" w:author="Hughes, Anna E" w:date="2023-06-19T12:41:00Z">
            <w:rPr>
              <w:spacing w:val="-6"/>
            </w:rPr>
          </w:rPrChange>
        </w:rPr>
        <w:t>also</w:t>
      </w:r>
    </w:p>
    <w:p w:rsidR="00485016" w:rsidRDefault="00C14774">
      <w:pPr>
        <w:pStyle w:val="BodyText"/>
        <w:spacing w:before="8"/>
        <w:pPrChange w:id="3669" w:author="Hughes, Anna E" w:date="2023-06-19T12:41:00Z">
          <w:pPr>
            <w:pStyle w:val="BodyText"/>
          </w:pPr>
        </w:pPrChange>
      </w:pPr>
      <w:ins w:id="3670" w:author="Hughes, Anna E" w:date="2023-06-19T12:41:00Z">
        <w:r>
          <w:rPr>
            <w:rFonts w:ascii="Trebuchet MS"/>
            <w:spacing w:val="-6"/>
            <w:sz w:val="12"/>
          </w:rPr>
          <w:t>693</w:t>
        </w:r>
        <w:r>
          <w:rPr>
            <w:rFonts w:ascii="Trebuchet MS"/>
            <w:spacing w:val="36"/>
            <w:sz w:val="12"/>
          </w:rPr>
          <w:t xml:space="preserve"> </w:t>
        </w:r>
      </w:ins>
      <w:r>
        <w:rPr>
          <w:rFonts w:ascii="Trebuchet MS"/>
          <w:spacing w:val="36"/>
          <w:sz w:val="12"/>
          <w:rPrChange w:id="3671" w:author="Hughes, Anna E" w:date="2023-06-19T12:41:00Z">
            <w:rPr/>
          </w:rPrChange>
        </w:rPr>
        <w:t xml:space="preserve"> </w:t>
      </w:r>
      <w:r>
        <w:rPr>
          <w:spacing w:val="-6"/>
        </w:rPr>
        <w:t>suggested</w:t>
      </w:r>
      <w:r>
        <w:rPr>
          <w:spacing w:val="-2"/>
          <w:rPrChange w:id="3672" w:author="Hughes, Anna E" w:date="2023-06-19T12:41:00Z">
            <w:rPr/>
          </w:rPrChange>
        </w:rPr>
        <w:t xml:space="preserve"> </w:t>
      </w:r>
      <w:r>
        <w:rPr>
          <w:spacing w:val="-6"/>
        </w:rPr>
        <w:t>that</w:t>
      </w:r>
      <w:r>
        <w:rPr>
          <w:spacing w:val="-2"/>
          <w:rPrChange w:id="3673" w:author="Hughes, Anna E" w:date="2023-06-19T12:41:00Z">
            <w:rPr/>
          </w:rPrChange>
        </w:rPr>
        <w:t xml:space="preserve"> </w:t>
      </w:r>
      <w:r>
        <w:rPr>
          <w:spacing w:val="-6"/>
        </w:rPr>
        <w:t>the</w:t>
      </w:r>
      <w:r>
        <w:rPr>
          <w:spacing w:val="-3"/>
          <w:rPrChange w:id="3674" w:author="Hughes, Anna E" w:date="2023-06-19T12:41:00Z">
            <w:rPr/>
          </w:rPrChange>
        </w:rPr>
        <w:t xml:space="preserve"> </w:t>
      </w:r>
      <w:r>
        <w:rPr>
          <w:spacing w:val="-6"/>
        </w:rPr>
        <w:t>orthogonal</w:t>
      </w:r>
      <w:r>
        <w:rPr>
          <w:spacing w:val="-2"/>
          <w:rPrChange w:id="3675" w:author="Hughes, Anna E" w:date="2023-06-19T12:41:00Z">
            <w:rPr/>
          </w:rPrChange>
        </w:rPr>
        <w:t xml:space="preserve"> </w:t>
      </w:r>
      <w:r>
        <w:rPr>
          <w:spacing w:val="-6"/>
        </w:rPr>
        <w:t>contrast</w:t>
      </w:r>
      <w:r>
        <w:rPr>
          <w:spacing w:val="-2"/>
          <w:rPrChange w:id="3676" w:author="Hughes, Anna E" w:date="2023-06-19T12:41:00Z">
            <w:rPr>
              <w:spacing w:val="-1"/>
            </w:rPr>
          </w:rPrChange>
        </w:rPr>
        <w:t xml:space="preserve"> </w:t>
      </w:r>
      <w:r>
        <w:rPr>
          <w:spacing w:val="-6"/>
        </w:rPr>
        <w:t>model</w:t>
      </w:r>
      <w:r>
        <w:rPr>
          <w:spacing w:val="-3"/>
          <w:rPrChange w:id="3677" w:author="Hughes, Anna E" w:date="2023-06-19T12:41:00Z">
            <w:rPr/>
          </w:rPrChange>
        </w:rPr>
        <w:t xml:space="preserve"> </w:t>
      </w:r>
      <w:r>
        <w:rPr>
          <w:spacing w:val="-6"/>
        </w:rPr>
        <w:t>was</w:t>
      </w:r>
      <w:r>
        <w:rPr>
          <w:spacing w:val="-2"/>
          <w:rPrChange w:id="3678" w:author="Hughes, Anna E" w:date="2023-06-19T12:41:00Z">
            <w:rPr/>
          </w:rPrChange>
        </w:rPr>
        <w:t xml:space="preserve"> </w:t>
      </w:r>
      <w:r>
        <w:rPr>
          <w:spacing w:val="-6"/>
        </w:rPr>
        <w:t>best</w:t>
      </w:r>
      <w:r>
        <w:rPr>
          <w:spacing w:val="-3"/>
          <w:rPrChange w:id="3679" w:author="Hughes, Anna E" w:date="2023-06-19T12:41:00Z">
            <w:rPr/>
          </w:rPrChange>
        </w:rPr>
        <w:t xml:space="preserve"> </w:t>
      </w:r>
      <w:r>
        <w:rPr>
          <w:spacing w:val="-6"/>
        </w:rPr>
        <w:t>supported.</w:t>
      </w:r>
      <w:r>
        <w:rPr>
          <w:spacing w:val="22"/>
          <w:rPrChange w:id="3680" w:author="Hughes, Anna E" w:date="2023-06-19T12:41:00Z">
            <w:rPr>
              <w:spacing w:val="27"/>
            </w:rPr>
          </w:rPrChange>
        </w:rPr>
        <w:t xml:space="preserve"> </w:t>
      </w:r>
      <w:r>
        <w:rPr>
          <w:spacing w:val="-6"/>
        </w:rPr>
        <w:t>Thus,</w:t>
      </w:r>
      <w:r>
        <w:rPr>
          <w:spacing w:val="-1"/>
          <w:rPrChange w:id="3681" w:author="Hughes, Anna E" w:date="2023-06-19T12:41:00Z">
            <w:rPr>
              <w:spacing w:val="2"/>
            </w:rPr>
          </w:rPrChange>
        </w:rPr>
        <w:t xml:space="preserve"> </w:t>
      </w:r>
      <w:r>
        <w:rPr>
          <w:spacing w:val="-6"/>
        </w:rPr>
        <w:t>we</w:t>
      </w:r>
      <w:ins w:id="3682" w:author="Hughes, Anna E" w:date="2023-06-19T12:41:00Z">
        <w:r>
          <w:rPr>
            <w:spacing w:val="-2"/>
          </w:rPr>
          <w:t xml:space="preserve"> </w:t>
        </w:r>
        <w:r>
          <w:rPr>
            <w:spacing w:val="-6"/>
          </w:rPr>
          <w:t>sug-</w:t>
        </w:r>
      </w:ins>
    </w:p>
    <w:p w:rsidR="00485016" w:rsidRDefault="00F7725C">
      <w:pPr>
        <w:pStyle w:val="BodyText"/>
        <w:spacing w:before="8"/>
      </w:pPr>
      <w:del w:id="3683" w:author="Hughes, Anna E" w:date="2023-06-19T12:41:00Z">
        <w:r>
          <w:rPr>
            <w:rFonts w:ascii="Trebuchet MS"/>
            <w:spacing w:val="-4"/>
            <w:sz w:val="12"/>
          </w:rPr>
          <w:delText>678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4"/>
          </w:rPr>
          <w:delText>suggest</w:delText>
        </w:r>
      </w:del>
      <w:ins w:id="3684" w:author="Hughes, Anna E" w:date="2023-06-19T12:41:00Z">
        <w:r w:rsidR="00C14774">
          <w:rPr>
            <w:rFonts w:ascii="Trebuchet MS"/>
            <w:spacing w:val="-4"/>
            <w:sz w:val="12"/>
          </w:rPr>
          <w:t>694</w:t>
        </w:r>
        <w:r w:rsidR="00C14774">
          <w:rPr>
            <w:rFonts w:ascii="Trebuchet MS"/>
            <w:spacing w:val="37"/>
            <w:sz w:val="12"/>
          </w:rPr>
          <w:t xml:space="preserve">  </w:t>
        </w:r>
        <w:r w:rsidR="00C14774">
          <w:rPr>
            <w:spacing w:val="-4"/>
          </w:rPr>
          <w:t>gest</w:t>
        </w:r>
      </w:ins>
      <w:r w:rsidR="00C14774">
        <w:rPr>
          <w:spacing w:val="-5"/>
          <w:rPrChange w:id="3685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-5"/>
          <w:rPrChange w:id="3686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6"/>
          <w:rPrChange w:id="3687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choice</w:t>
      </w:r>
      <w:r w:rsidR="00C14774">
        <w:rPr>
          <w:spacing w:val="-5"/>
          <w:rPrChange w:id="3688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6"/>
          <w:rPrChange w:id="3689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modelling</w:t>
      </w:r>
      <w:r w:rsidR="00C14774">
        <w:rPr>
          <w:spacing w:val="-5"/>
          <w:rPrChange w:id="3690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4"/>
        </w:rPr>
        <w:t>distribution</w:t>
      </w:r>
      <w:r w:rsidR="00C14774">
        <w:rPr>
          <w:spacing w:val="-5"/>
          <w:rPrChange w:id="369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(e.g.</w:t>
      </w:r>
      <w:r w:rsidR="00C14774">
        <w:rPr>
          <w:spacing w:val="11"/>
          <w:rPrChange w:id="3692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4"/>
        </w:rPr>
        <w:t>shifted-lognormal</w:t>
      </w:r>
      <w:r w:rsidR="00C14774">
        <w:rPr>
          <w:spacing w:val="-5"/>
          <w:rPrChange w:id="369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</w:rPr>
        <w:t>v.s.</w:t>
      </w:r>
      <w:r w:rsidR="00C14774">
        <w:rPr>
          <w:spacing w:val="11"/>
          <w:rPrChange w:id="3694" w:author="Hughes, Anna E" w:date="2023-06-19T12:41:00Z">
            <w:rPr>
              <w:spacing w:val="6"/>
            </w:rPr>
          </w:rPrChange>
        </w:rPr>
        <w:t xml:space="preserve"> </w:t>
      </w:r>
      <w:del w:id="3695" w:author="Hughes, Anna E" w:date="2023-06-19T12:41:00Z">
        <w:r>
          <w:rPr>
            <w:spacing w:val="-4"/>
          </w:rPr>
          <w:delText>log</w:delText>
        </w:r>
      </w:del>
      <w:ins w:id="3696" w:author="Hughes, Anna E" w:date="2023-06-19T12:41:00Z">
        <w:r w:rsidR="00C14774">
          <w:rPr>
            <w:spacing w:val="-4"/>
          </w:rPr>
          <w:t>lognor</w:t>
        </w:r>
      </w:ins>
      <w:r w:rsidR="00C14774">
        <w:rPr>
          <w:spacing w:val="-4"/>
        </w:rPr>
        <w:t>-</w:t>
      </w:r>
    </w:p>
    <w:p w:rsidR="00701245" w:rsidRDefault="00F7725C">
      <w:pPr>
        <w:pStyle w:val="BodyText"/>
        <w:rPr>
          <w:del w:id="3697" w:author="Hughes, Anna E" w:date="2023-06-19T12:41:00Z"/>
        </w:rPr>
      </w:pPr>
      <w:del w:id="3698" w:author="Hughes, Anna E" w:date="2023-06-19T12:41:00Z">
        <w:r>
          <w:rPr>
            <w:rFonts w:ascii="Trebuchet MS"/>
            <w:spacing w:val="-6"/>
            <w:sz w:val="12"/>
          </w:rPr>
          <w:delText>679</w:delText>
        </w:r>
        <w:r>
          <w:rPr>
            <w:rFonts w:ascii="Trebuchet MS"/>
            <w:spacing w:val="38"/>
            <w:sz w:val="12"/>
          </w:rPr>
          <w:delText xml:space="preserve">  </w:delText>
        </w:r>
        <w:r>
          <w:rPr>
            <w:spacing w:val="-6"/>
          </w:rPr>
          <w:delText>normal</w:delText>
        </w:r>
      </w:del>
      <w:ins w:id="3699" w:author="Hughes, Anna E" w:date="2023-06-19T12:41:00Z">
        <w:r w:rsidR="00C14774">
          <w:rPr>
            <w:rFonts w:ascii="Trebuchet MS"/>
            <w:spacing w:val="-8"/>
            <w:sz w:val="12"/>
          </w:rPr>
          <w:t>695</w:t>
        </w:r>
        <w:r w:rsidR="00C14774">
          <w:rPr>
            <w:rFonts w:ascii="Trebuchet MS"/>
            <w:spacing w:val="51"/>
            <w:sz w:val="12"/>
          </w:rPr>
          <w:t xml:space="preserve">  </w:t>
        </w:r>
        <w:r w:rsidR="00C14774">
          <w:rPr>
            <w:spacing w:val="-8"/>
          </w:rPr>
          <w:t>mal</w:t>
        </w:r>
      </w:ins>
      <w:r w:rsidR="00C14774">
        <w:rPr>
          <w:spacing w:val="-8"/>
          <w:rPrChange w:id="3700" w:author="Hughes, Anna E" w:date="2023-06-19T12:41:00Z">
            <w:rPr>
              <w:spacing w:val="-6"/>
            </w:rPr>
          </w:rPrChange>
        </w:rPr>
        <w:t>)</w:t>
      </w:r>
      <w:r w:rsidR="00C14774">
        <w:rPr>
          <w:spacing w:val="-5"/>
          <w:rPrChange w:id="370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02" w:author="Hughes, Anna E" w:date="2023-06-19T12:41:00Z">
            <w:rPr>
              <w:spacing w:val="-6"/>
            </w:rPr>
          </w:rPrChange>
        </w:rPr>
        <w:t>affects</w:t>
      </w:r>
      <w:r w:rsidR="00C14774">
        <w:rPr>
          <w:spacing w:val="-5"/>
          <w:rPrChange w:id="370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04" w:author="Hughes, Anna E" w:date="2023-06-19T12:41:00Z">
            <w:rPr>
              <w:spacing w:val="-6"/>
            </w:rPr>
          </w:rPrChange>
        </w:rPr>
        <w:t>the</w:t>
      </w:r>
      <w:r w:rsidR="00C14774">
        <w:rPr>
          <w:spacing w:val="-5"/>
          <w:rPrChange w:id="370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06" w:author="Hughes, Anna E" w:date="2023-06-19T12:41:00Z">
            <w:rPr>
              <w:spacing w:val="-6"/>
            </w:rPr>
          </w:rPrChange>
        </w:rPr>
        <w:t>conclusions</w:t>
      </w:r>
      <w:r w:rsidR="00C14774">
        <w:rPr>
          <w:spacing w:val="-5"/>
          <w:rPrChange w:id="370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08" w:author="Hughes, Anna E" w:date="2023-06-19T12:41:00Z">
            <w:rPr>
              <w:spacing w:val="-6"/>
            </w:rPr>
          </w:rPrChange>
        </w:rPr>
        <w:t>drawn,</w:t>
      </w:r>
      <w:r w:rsidR="00C14774">
        <w:rPr>
          <w:spacing w:val="-4"/>
          <w:rPrChange w:id="3709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8"/>
          <w:rPrChange w:id="3710" w:author="Hughes, Anna E" w:date="2023-06-19T12:41:00Z">
            <w:rPr>
              <w:spacing w:val="-6"/>
            </w:rPr>
          </w:rPrChange>
        </w:rPr>
        <w:t>and</w:t>
      </w:r>
      <w:r w:rsidR="00C14774">
        <w:rPr>
          <w:spacing w:val="-6"/>
          <w:rPrChange w:id="3711" w:author="Hughes, Anna E" w:date="2023-06-19T12:41:00Z">
            <w:rPr>
              <w:spacing w:val="-8"/>
            </w:rPr>
          </w:rPrChange>
        </w:rPr>
        <w:t xml:space="preserve"> </w:t>
      </w:r>
      <w:r w:rsidR="00C14774">
        <w:rPr>
          <w:spacing w:val="-8"/>
          <w:rPrChange w:id="3712" w:author="Hughes, Anna E" w:date="2023-06-19T12:41:00Z">
            <w:rPr>
              <w:spacing w:val="-6"/>
            </w:rPr>
          </w:rPrChange>
        </w:rPr>
        <w:t>thus</w:t>
      </w:r>
      <w:r w:rsidR="00C14774">
        <w:rPr>
          <w:spacing w:val="-5"/>
          <w:rPrChange w:id="371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14" w:author="Hughes, Anna E" w:date="2023-06-19T12:41:00Z">
            <w:rPr>
              <w:spacing w:val="-6"/>
            </w:rPr>
          </w:rPrChange>
        </w:rPr>
        <w:t>we</w:t>
      </w:r>
      <w:r w:rsidR="00C14774">
        <w:rPr>
          <w:spacing w:val="-5"/>
          <w:rPrChange w:id="371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16" w:author="Hughes, Anna E" w:date="2023-06-19T12:41:00Z">
            <w:rPr>
              <w:spacing w:val="-6"/>
            </w:rPr>
          </w:rPrChange>
        </w:rPr>
        <w:t>should</w:t>
      </w:r>
      <w:r w:rsidR="00C14774">
        <w:rPr>
          <w:spacing w:val="-5"/>
          <w:rPrChange w:id="371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18" w:author="Hughes, Anna E" w:date="2023-06-19T12:41:00Z">
            <w:rPr>
              <w:spacing w:val="-6"/>
            </w:rPr>
          </w:rPrChange>
        </w:rPr>
        <w:t>aim</w:t>
      </w:r>
      <w:r w:rsidR="00C14774">
        <w:rPr>
          <w:spacing w:val="-5"/>
          <w:rPrChange w:id="371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20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6"/>
          <w:rPrChange w:id="372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22" w:author="Hughes, Anna E" w:date="2023-06-19T12:41:00Z">
            <w:rPr>
              <w:spacing w:val="-6"/>
            </w:rPr>
          </w:rPrChange>
        </w:rPr>
        <w:t>use</w:t>
      </w:r>
      <w:r w:rsidR="00C14774">
        <w:rPr>
          <w:spacing w:val="-5"/>
          <w:rPrChange w:id="372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24" w:author="Hughes, Anna E" w:date="2023-06-19T12:41:00Z">
            <w:rPr>
              <w:spacing w:val="-6"/>
            </w:rPr>
          </w:rPrChange>
        </w:rPr>
        <w:t>the</w:t>
      </w:r>
      <w:r w:rsidR="00C14774">
        <w:rPr>
          <w:spacing w:val="-5"/>
          <w:rPrChange w:id="372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8"/>
          <w:rPrChange w:id="3726" w:author="Hughes, Anna E" w:date="2023-06-19T12:41:00Z">
            <w:rPr>
              <w:spacing w:val="-6"/>
            </w:rPr>
          </w:rPrChange>
        </w:rPr>
        <w:t>models</w:t>
      </w:r>
    </w:p>
    <w:p w:rsidR="00485016" w:rsidRDefault="00F7725C">
      <w:pPr>
        <w:pStyle w:val="BodyText"/>
        <w:rPr>
          <w:ins w:id="3727" w:author="Hughes, Anna E" w:date="2023-06-19T12:41:00Z"/>
        </w:rPr>
      </w:pPr>
      <w:del w:id="3728" w:author="Hughes, Anna E" w:date="2023-06-19T12:41:00Z">
        <w:r>
          <w:rPr>
            <w:rFonts w:ascii="Trebuchet MS"/>
            <w:w w:val="90"/>
            <w:sz w:val="12"/>
          </w:rPr>
          <w:delText>680</w:delText>
        </w:r>
        <w:r>
          <w:rPr>
            <w:rFonts w:ascii="Trebuchet MS"/>
            <w:spacing w:val="57"/>
            <w:sz w:val="12"/>
          </w:rPr>
          <w:delText xml:space="preserve"> </w:delText>
        </w:r>
      </w:del>
      <w:r w:rsidR="00C14774">
        <w:rPr>
          <w:spacing w:val="-5"/>
          <w:rPrChange w:id="3729" w:author="Hughes, Anna E" w:date="2023-06-19T12:41:00Z">
            <w:rPr>
              <w:rFonts w:ascii="Trebuchet MS"/>
              <w:spacing w:val="57"/>
              <w:sz w:val="12"/>
            </w:rPr>
          </w:rPrChange>
        </w:rPr>
        <w:t xml:space="preserve"> </w:t>
      </w:r>
      <w:r w:rsidR="00C14774">
        <w:rPr>
          <w:spacing w:val="-8"/>
          <w:rPrChange w:id="3730" w:author="Hughes, Anna E" w:date="2023-06-19T12:41:00Z">
            <w:rPr>
              <w:w w:val="90"/>
            </w:rPr>
          </w:rPrChange>
        </w:rPr>
        <w:t>that</w:t>
      </w:r>
    </w:p>
    <w:p w:rsidR="00485016" w:rsidRDefault="00C14774">
      <w:pPr>
        <w:pStyle w:val="BodyText"/>
        <w:spacing w:before="8"/>
      </w:pPr>
      <w:ins w:id="3731" w:author="Hughes, Anna E" w:date="2023-06-19T12:41:00Z">
        <w:r>
          <w:rPr>
            <w:rFonts w:ascii="Trebuchet MS"/>
            <w:w w:val="90"/>
            <w:sz w:val="12"/>
          </w:rPr>
          <w:t>696</w:t>
        </w:r>
        <w:r>
          <w:rPr>
            <w:rFonts w:ascii="Trebuchet MS"/>
            <w:spacing w:val="58"/>
            <w:sz w:val="12"/>
          </w:rPr>
          <w:t xml:space="preserve"> </w:t>
        </w:r>
      </w:ins>
      <w:r>
        <w:rPr>
          <w:rFonts w:ascii="Trebuchet MS"/>
          <w:spacing w:val="58"/>
          <w:sz w:val="12"/>
          <w:rPrChange w:id="3732" w:author="Hughes, Anna E" w:date="2023-06-19T12:41:00Z">
            <w:rPr>
              <w:spacing w:val="11"/>
            </w:rPr>
          </w:rPrChange>
        </w:rPr>
        <w:t xml:space="preserve"> </w:t>
      </w:r>
      <w:r>
        <w:rPr>
          <w:w w:val="90"/>
        </w:rPr>
        <w:t>best</w:t>
      </w:r>
      <w:r>
        <w:rPr>
          <w:spacing w:val="14"/>
          <w:rPrChange w:id="3733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align</w:t>
      </w:r>
      <w:r>
        <w:rPr>
          <w:spacing w:val="14"/>
          <w:rPrChange w:id="3734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with</w:t>
      </w:r>
      <w:r>
        <w:rPr>
          <w:spacing w:val="13"/>
          <w:rPrChange w:id="3735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13"/>
          <w:rPrChange w:id="3736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data</w:t>
      </w:r>
      <w:r>
        <w:rPr>
          <w:spacing w:val="13"/>
          <w:rPrChange w:id="3737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in</w:t>
      </w:r>
      <w:r>
        <w:rPr>
          <w:spacing w:val="13"/>
          <w:rPrChange w:id="3738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order</w:t>
      </w:r>
      <w:r>
        <w:rPr>
          <w:spacing w:val="13"/>
          <w:rPrChange w:id="3739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to</w:t>
      </w:r>
      <w:r>
        <w:rPr>
          <w:spacing w:val="14"/>
          <w:rPrChange w:id="3740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better</w:t>
      </w:r>
      <w:r>
        <w:rPr>
          <w:spacing w:val="13"/>
          <w:rPrChange w:id="3741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understand</w:t>
      </w:r>
      <w:r>
        <w:rPr>
          <w:spacing w:val="13"/>
          <w:rPrChange w:id="3742" w:author="Hughes, Anna E" w:date="2023-06-19T12:41:00Z">
            <w:rPr>
              <w:spacing w:val="10"/>
            </w:rPr>
          </w:rPrChange>
        </w:rPr>
        <w:t xml:space="preserve"> </w:t>
      </w:r>
      <w:r>
        <w:rPr>
          <w:w w:val="90"/>
        </w:rPr>
        <w:t>the</w:t>
      </w:r>
      <w:r>
        <w:rPr>
          <w:spacing w:val="13"/>
          <w:rPrChange w:id="3743" w:author="Hughes, Anna E" w:date="2023-06-19T12:41:00Z">
            <w:rPr>
              <w:spacing w:val="9"/>
            </w:rPr>
          </w:rPrChange>
        </w:rPr>
        <w:t xml:space="preserve"> </w:t>
      </w:r>
      <w:r>
        <w:rPr>
          <w:w w:val="90"/>
        </w:rPr>
        <w:t>theoretical</w:t>
      </w:r>
      <w:r>
        <w:rPr>
          <w:spacing w:val="13"/>
          <w:rPrChange w:id="3744" w:author="Hughes, Anna E" w:date="2023-06-19T12:41:00Z">
            <w:rPr>
              <w:spacing w:val="10"/>
            </w:rPr>
          </w:rPrChange>
        </w:rPr>
        <w:t xml:space="preserve"> </w:t>
      </w:r>
      <w:del w:id="3745" w:author="Hughes, Anna E" w:date="2023-06-19T12:41:00Z">
        <w:r w:rsidR="00F7725C">
          <w:rPr>
            <w:spacing w:val="-2"/>
            <w:w w:val="90"/>
          </w:rPr>
          <w:delText>implica-</w:delText>
        </w:r>
      </w:del>
      <w:ins w:id="3746" w:author="Hughes, Anna E" w:date="2023-06-19T12:41:00Z">
        <w:r>
          <w:rPr>
            <w:spacing w:val="-2"/>
            <w:w w:val="90"/>
          </w:rPr>
          <w:t>implications</w:t>
        </w:r>
      </w:ins>
    </w:p>
    <w:p w:rsidR="00485016" w:rsidRPr="00076C8C" w:rsidRDefault="00F7725C">
      <w:pPr>
        <w:spacing w:before="7"/>
        <w:ind w:left="227"/>
        <w:pPrChange w:id="3747" w:author="Hughes, Anna E" w:date="2023-06-19T12:41:00Z">
          <w:pPr>
            <w:pStyle w:val="BodyText"/>
            <w:spacing w:before="8"/>
          </w:pPr>
        </w:pPrChange>
      </w:pPr>
      <w:del w:id="3748" w:author="Hughes, Anna E" w:date="2023-06-19T12:41:00Z">
        <w:r>
          <w:rPr>
            <w:rFonts w:ascii="Trebuchet MS"/>
            <w:sz w:val="12"/>
          </w:rPr>
          <w:delText>681</w:delText>
        </w:r>
        <w:r>
          <w:rPr>
            <w:rFonts w:ascii="Trebuchet MS"/>
            <w:spacing w:val="37"/>
            <w:sz w:val="12"/>
          </w:rPr>
          <w:delText xml:space="preserve">  </w:delText>
        </w:r>
        <w:r>
          <w:delText>tions</w:delText>
        </w:r>
      </w:del>
      <w:ins w:id="3749" w:author="Hughes, Anna E" w:date="2023-06-19T12:41:00Z">
        <w:r w:rsidR="00C14774">
          <w:rPr>
            <w:rFonts w:ascii="Trebuchet MS"/>
            <w:sz w:val="12"/>
          </w:rPr>
          <w:t>697</w:t>
        </w:r>
        <w:r w:rsidR="00C14774">
          <w:rPr>
            <w:rFonts w:ascii="Trebuchet MS"/>
            <w:spacing w:val="48"/>
            <w:sz w:val="12"/>
          </w:rPr>
          <w:t xml:space="preserve"> </w:t>
        </w:r>
      </w:ins>
      <w:r w:rsidR="00C14774">
        <w:rPr>
          <w:rFonts w:ascii="Trebuchet MS"/>
          <w:spacing w:val="48"/>
          <w:sz w:val="12"/>
          <w:rPrChange w:id="3750" w:author="Hughes, Anna E" w:date="2023-06-19T12:41:00Z">
            <w:rPr>
              <w:spacing w:val="-9"/>
            </w:rPr>
          </w:rPrChange>
        </w:rPr>
        <w:t xml:space="preserve"> </w:t>
      </w:r>
      <w:r w:rsidR="00C14774">
        <w:rPr>
          <w:sz w:val="24"/>
          <w:rPrChange w:id="3751" w:author="Hughes, Anna E" w:date="2023-06-19T12:41:00Z">
            <w:rPr/>
          </w:rPrChange>
        </w:rPr>
        <w:t>of</w:t>
      </w:r>
      <w:r w:rsidR="00C14774">
        <w:rPr>
          <w:spacing w:val="-1"/>
          <w:sz w:val="24"/>
          <w:rPrChange w:id="3752" w:author="Hughes, Anna E" w:date="2023-06-19T12:41:00Z">
            <w:rPr>
              <w:spacing w:val="-9"/>
            </w:rPr>
          </w:rPrChange>
        </w:rPr>
        <w:t xml:space="preserve"> </w:t>
      </w:r>
      <w:r w:rsidR="00C14774">
        <w:rPr>
          <w:sz w:val="24"/>
          <w:rPrChange w:id="3753" w:author="Hughes, Anna E" w:date="2023-06-19T12:41:00Z">
            <w:rPr/>
          </w:rPrChange>
        </w:rPr>
        <w:t>our</w:t>
      </w:r>
      <w:r w:rsidR="00C14774">
        <w:rPr>
          <w:spacing w:val="-3"/>
          <w:sz w:val="24"/>
          <w:rPrChange w:id="3754" w:author="Hughes, Anna E" w:date="2023-06-19T12:41:00Z">
            <w:rPr>
              <w:spacing w:val="-9"/>
            </w:rPr>
          </w:rPrChange>
        </w:rPr>
        <w:t xml:space="preserve"> </w:t>
      </w:r>
      <w:r w:rsidR="00C14774">
        <w:rPr>
          <w:spacing w:val="-2"/>
          <w:sz w:val="24"/>
          <w:rPrChange w:id="3755" w:author="Hughes, Anna E" w:date="2023-06-19T12:41:00Z">
            <w:rPr>
              <w:spacing w:val="-2"/>
            </w:rPr>
          </w:rPrChange>
        </w:rPr>
        <w:t>findings.</w:t>
      </w:r>
    </w:p>
    <w:p w:rsidR="00485016" w:rsidRDefault="00F7725C">
      <w:pPr>
        <w:pStyle w:val="BodyText"/>
        <w:tabs>
          <w:tab w:val="left" w:pos="968"/>
        </w:tabs>
        <w:spacing w:before="8"/>
        <w:rPr>
          <w:ins w:id="3756" w:author="Hughes, Anna E" w:date="2023-06-19T12:41:00Z"/>
        </w:rPr>
      </w:pPr>
      <w:del w:id="3757" w:author="Hughes, Anna E" w:date="2023-06-19T12:41:00Z">
        <w:r>
          <w:rPr>
            <w:rFonts w:ascii="Trebuchet MS"/>
            <w:spacing w:val="-5"/>
            <w:sz w:val="12"/>
          </w:rPr>
          <w:delText>682</w:delText>
        </w:r>
      </w:del>
      <w:ins w:id="3758" w:author="Hughes, Anna E" w:date="2023-06-19T12:41:00Z">
        <w:r w:rsidR="00C14774">
          <w:rPr>
            <w:rFonts w:ascii="Trebuchet MS"/>
            <w:spacing w:val="-5"/>
            <w:sz w:val="12"/>
          </w:rPr>
          <w:t>698</w:t>
        </w:r>
        <w:r w:rsidR="00C14774">
          <w:rPr>
            <w:rFonts w:ascii="Trebuchet MS"/>
            <w:sz w:val="12"/>
          </w:rPr>
          <w:tab/>
        </w:r>
        <w:r w:rsidR="00C14774">
          <w:rPr>
            <w:spacing w:val="-6"/>
          </w:rPr>
          <w:t>We</w:t>
        </w:r>
        <w:r w:rsidR="00C14774">
          <w:rPr>
            <w:spacing w:val="16"/>
          </w:rPr>
          <w:t xml:space="preserve"> </w:t>
        </w:r>
        <w:r w:rsidR="00C14774">
          <w:rPr>
            <w:spacing w:val="-6"/>
          </w:rPr>
          <w:t>also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modified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the</w:t>
        </w:r>
        <w:r w:rsidR="00C14774">
          <w:rPr>
            <w:spacing w:val="16"/>
          </w:rPr>
          <w:t xml:space="preserve"> </w:t>
        </w:r>
        <w:r w:rsidR="00C14774">
          <w:rPr>
            <w:spacing w:val="-6"/>
          </w:rPr>
          <w:t>way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stimuli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were</w:t>
        </w:r>
        <w:r w:rsidR="00C14774">
          <w:rPr>
            <w:spacing w:val="16"/>
          </w:rPr>
          <w:t xml:space="preserve"> </w:t>
        </w:r>
        <w:r w:rsidR="00C14774">
          <w:rPr>
            <w:spacing w:val="-6"/>
          </w:rPr>
          <w:t>presented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in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our</w:t>
        </w:r>
        <w:r w:rsidR="00C14774">
          <w:rPr>
            <w:spacing w:val="16"/>
          </w:rPr>
          <w:t xml:space="preserve"> </w:t>
        </w:r>
        <w:r w:rsidR="00C14774">
          <w:rPr>
            <w:spacing w:val="-6"/>
          </w:rPr>
          <w:t>experiment</w:t>
        </w:r>
        <w:r w:rsidR="00C14774">
          <w:rPr>
            <w:spacing w:val="17"/>
          </w:rPr>
          <w:t xml:space="preserve"> </w:t>
        </w:r>
        <w:r w:rsidR="00C14774">
          <w:rPr>
            <w:spacing w:val="-6"/>
          </w:rPr>
          <w:t>com-</w:t>
        </w:r>
      </w:ins>
    </w:p>
    <w:p w:rsidR="00485016" w:rsidRDefault="00C14774">
      <w:pPr>
        <w:pStyle w:val="BodyText"/>
        <w:rPr>
          <w:ins w:id="3759" w:author="Hughes, Anna E" w:date="2023-06-19T12:41:00Z"/>
        </w:rPr>
      </w:pPr>
      <w:ins w:id="3760" w:author="Hughes, Anna E" w:date="2023-06-19T12:41:00Z">
        <w:r>
          <w:rPr>
            <w:rFonts w:ascii="Trebuchet MS"/>
            <w:spacing w:val="-6"/>
            <w:sz w:val="12"/>
          </w:rPr>
          <w:t>699</w:t>
        </w:r>
        <w:r>
          <w:rPr>
            <w:rFonts w:ascii="Trebuchet MS"/>
            <w:spacing w:val="32"/>
            <w:sz w:val="12"/>
          </w:rPr>
          <w:t xml:space="preserve">  </w:t>
        </w:r>
        <w:r>
          <w:rPr>
            <w:spacing w:val="-6"/>
          </w:rPr>
          <w:t>pared</w:t>
        </w:r>
        <w:r>
          <w:rPr>
            <w:spacing w:val="-4"/>
          </w:rPr>
          <w:t xml:space="preserve"> </w:t>
        </w:r>
        <w:r>
          <w:rPr>
            <w:spacing w:val="-6"/>
          </w:rPr>
          <w:t xml:space="preserve">to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Buetti</w:t>
        </w:r>
        <w:r>
          <w:rPr>
            <w:spacing w:val="-5"/>
          </w:rPr>
          <w:t xml:space="preserve"> </w:t>
        </w:r>
        <w:r>
          <w:rPr>
            <w:spacing w:val="-6"/>
          </w:rPr>
          <w:t>et al.</w:t>
        </w:r>
        <w:r w:rsidR="00FE7979">
          <w:rPr>
            <w:spacing w:val="-6"/>
          </w:rPr>
          <w:fldChar w:fldCharType="end"/>
        </w:r>
        <w:r>
          <w:rPr>
            <w:spacing w:val="-6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6"/>
          </w:rPr>
          <w:t>(2019):</w:t>
        </w:r>
        <w:r w:rsidR="00FE7979">
          <w:rPr>
            <w:spacing w:val="-6"/>
          </w:rPr>
          <w:fldChar w:fldCharType="end"/>
        </w:r>
        <w:r>
          <w:rPr>
            <w:spacing w:val="10"/>
          </w:rPr>
          <w:t xml:space="preserve"> </w:t>
        </w:r>
        <w:r>
          <w:rPr>
            <w:spacing w:val="-6"/>
          </w:rPr>
          <w:t>rather</w:t>
        </w:r>
        <w:r>
          <w:rPr>
            <w:spacing w:val="-5"/>
          </w:rPr>
          <w:t xml:space="preserve"> </w:t>
        </w:r>
        <w:r>
          <w:rPr>
            <w:spacing w:val="-6"/>
          </w:rPr>
          <w:t>than running each</w:t>
        </w:r>
        <w:r>
          <w:rPr>
            <w:spacing w:val="-5"/>
          </w:rPr>
          <w:t xml:space="preserve"> </w:t>
        </w:r>
        <w:r>
          <w:rPr>
            <w:spacing w:val="-6"/>
          </w:rPr>
          <w:t>experiment separately,</w:t>
        </w:r>
        <w:r>
          <w:rPr>
            <w:spacing w:val="-4"/>
          </w:rPr>
          <w:t xml:space="preserve"> </w:t>
        </w:r>
        <w:r>
          <w:rPr>
            <w:spacing w:val="-6"/>
          </w:rPr>
          <w:t>we</w:t>
        </w:r>
      </w:ins>
    </w:p>
    <w:p w:rsidR="00485016" w:rsidRDefault="00C14774">
      <w:pPr>
        <w:pStyle w:val="BodyText"/>
        <w:spacing w:before="8"/>
        <w:rPr>
          <w:ins w:id="3761" w:author="Hughes, Anna E" w:date="2023-06-19T12:41:00Z"/>
        </w:rPr>
      </w:pPr>
      <w:ins w:id="3762" w:author="Hughes, Anna E" w:date="2023-06-19T12:41:00Z">
        <w:r>
          <w:rPr>
            <w:rFonts w:ascii="Trebuchet MS"/>
            <w:w w:val="90"/>
            <w:sz w:val="12"/>
          </w:rPr>
          <w:t>700</w:t>
        </w:r>
        <w:r>
          <w:rPr>
            <w:rFonts w:ascii="Trebuchet MS"/>
            <w:spacing w:val="78"/>
            <w:sz w:val="12"/>
          </w:rPr>
          <w:t xml:space="preserve">  </w:t>
        </w:r>
        <w:r>
          <w:rPr>
            <w:w w:val="90"/>
          </w:rPr>
          <w:t>(mostly)</w:t>
        </w:r>
        <w:r>
          <w:rPr>
            <w:spacing w:val="9"/>
          </w:rPr>
          <w:t xml:space="preserve"> </w:t>
        </w:r>
        <w:r>
          <w:rPr>
            <w:w w:val="90"/>
          </w:rPr>
          <w:t>intermixed</w:t>
        </w:r>
        <w:r>
          <w:rPr>
            <w:spacing w:val="9"/>
          </w:rPr>
          <w:t xml:space="preserve"> </w:t>
        </w:r>
        <w:r>
          <w:rPr>
            <w:w w:val="90"/>
          </w:rPr>
          <w:t>conditions.</w:t>
        </w:r>
        <w:r>
          <w:rPr>
            <w:spacing w:val="30"/>
          </w:rPr>
          <w:t xml:space="preserve"> </w:t>
        </w:r>
        <w:r>
          <w:rPr>
            <w:w w:val="90"/>
          </w:rPr>
          <w:t>Models</w:t>
        </w:r>
        <w:r>
          <w:rPr>
            <w:spacing w:val="9"/>
          </w:rPr>
          <w:t xml:space="preserve"> </w:t>
        </w:r>
        <w:r>
          <w:rPr>
            <w:w w:val="90"/>
          </w:rPr>
          <w:t>of</w:t>
        </w:r>
        <w:r>
          <w:rPr>
            <w:spacing w:val="7"/>
          </w:rPr>
          <w:t xml:space="preserve"> </w:t>
        </w:r>
        <w:r>
          <w:rPr>
            <w:w w:val="90"/>
          </w:rPr>
          <w:t>attention</w:t>
        </w:r>
        <w:r>
          <w:rPr>
            <w:spacing w:val="8"/>
          </w:rPr>
          <w:t xml:space="preserve"> </w:t>
        </w:r>
        <w:r>
          <w:rPr>
            <w:w w:val="90"/>
          </w:rPr>
          <w:t>presume</w:t>
        </w:r>
        <w:r>
          <w:rPr>
            <w:spacing w:val="9"/>
          </w:rPr>
          <w:t xml:space="preserve"> </w:t>
        </w:r>
        <w:r>
          <w:rPr>
            <w:w w:val="90"/>
          </w:rPr>
          <w:t>that</w:t>
        </w:r>
        <w:r>
          <w:rPr>
            <w:spacing w:val="8"/>
          </w:rPr>
          <w:t xml:space="preserve"> </w:t>
        </w:r>
        <w:r>
          <w:rPr>
            <w:w w:val="90"/>
          </w:rPr>
          <w:t>we</w:t>
        </w:r>
        <w:r>
          <w:rPr>
            <w:spacing w:val="7"/>
          </w:rPr>
          <w:t xml:space="preserve"> </w:t>
        </w:r>
        <w:r>
          <w:rPr>
            <w:w w:val="90"/>
          </w:rPr>
          <w:t>hold</w:t>
        </w:r>
        <w:r>
          <w:rPr>
            <w:spacing w:val="9"/>
          </w:rPr>
          <w:t xml:space="preserve"> </w:t>
        </w:r>
        <w:r>
          <w:rPr>
            <w:w w:val="90"/>
          </w:rPr>
          <w:t>a</w:t>
        </w:r>
        <w:r>
          <w:rPr>
            <w:spacing w:val="8"/>
          </w:rPr>
          <w:t xml:space="preserve"> </w:t>
        </w:r>
        <w:r>
          <w:rPr>
            <w:spacing w:val="-2"/>
            <w:w w:val="90"/>
          </w:rPr>
          <w:t>target</w:t>
        </w:r>
      </w:ins>
    </w:p>
    <w:p w:rsidR="00485016" w:rsidRDefault="00485016">
      <w:pPr>
        <w:rPr>
          <w:ins w:id="3763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3764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3765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rPr>
          <w:ins w:id="3766" w:author="Hughes, Anna E" w:date="2023-06-19T12:41:00Z"/>
        </w:rPr>
      </w:pPr>
      <w:ins w:id="3767" w:author="Hughes, Anna E" w:date="2023-06-19T12:41:00Z">
        <w:r>
          <w:rPr>
            <w:rFonts w:ascii="Trebuchet MS"/>
            <w:w w:val="90"/>
            <w:sz w:val="12"/>
          </w:rPr>
          <w:t>701</w:t>
        </w:r>
        <w:r>
          <w:rPr>
            <w:rFonts w:ascii="Trebuchet MS"/>
            <w:spacing w:val="74"/>
            <w:sz w:val="12"/>
          </w:rPr>
          <w:t xml:space="preserve">  </w:t>
        </w:r>
        <w:r>
          <w:rPr>
            <w:w w:val="90"/>
          </w:rPr>
          <w:t>template</w:t>
        </w:r>
        <w:r>
          <w:rPr>
            <w:spacing w:val="-2"/>
          </w:rPr>
          <w:t xml:space="preserve"> </w:t>
        </w:r>
        <w:r>
          <w:rPr>
            <w:w w:val="90"/>
          </w:rPr>
          <w:t>in</w:t>
        </w:r>
        <w:r>
          <w:rPr>
            <w:spacing w:val="-1"/>
          </w:rPr>
          <w:t xml:space="preserve"> </w:t>
        </w:r>
        <w:r>
          <w:rPr>
            <w:w w:val="90"/>
          </w:rPr>
          <w:t>our</w:t>
        </w:r>
        <w:r>
          <w:rPr>
            <w:spacing w:val="-1"/>
          </w:rPr>
          <w:t xml:space="preserve"> </w:t>
        </w:r>
        <w:r>
          <w:rPr>
            <w:w w:val="90"/>
          </w:rPr>
          <w:t>memory</w:t>
        </w:r>
        <w:r>
          <w:rPr>
            <w:spacing w:val="-2"/>
          </w:rPr>
          <w:t xml:space="preserve"> </w:t>
        </w:r>
        <w:r w:rsidR="00FE7979">
          <w:fldChar w:fldCharType="begin"/>
        </w:r>
        <w:r w:rsidR="00FE7979">
          <w:instrText xml:space="preserve"> HYPERLINK \l "_bookmark35" </w:instrText>
        </w:r>
        <w:r w:rsidR="00FE7979">
          <w:fldChar w:fldCharType="separate"/>
        </w:r>
        <w:r>
          <w:rPr>
            <w:w w:val="90"/>
          </w:rPr>
          <w:t>(Duncan</w:t>
        </w:r>
        <w:r>
          <w:rPr>
            <w:spacing w:val="-2"/>
          </w:rPr>
          <w:t xml:space="preserve"> </w:t>
        </w:r>
        <w:r>
          <w:rPr>
            <w:w w:val="90"/>
          </w:rPr>
          <w:t>and</w:t>
        </w:r>
        <w:r>
          <w:t xml:space="preserve"> </w:t>
        </w:r>
        <w:r>
          <w:rPr>
            <w:w w:val="90"/>
          </w:rPr>
          <w:t>Humphreys,</w:t>
        </w:r>
        <w:r w:rsidR="00FE7979">
          <w:rPr>
            <w:w w:val="90"/>
          </w:rPr>
          <w:fldChar w:fldCharType="end"/>
        </w:r>
        <w:r>
          <w:rPr>
            <w:spacing w:val="-1"/>
          </w:rPr>
          <w:t xml:space="preserve"> </w:t>
        </w:r>
        <w:r w:rsidR="00FE7979">
          <w:fldChar w:fldCharType="begin"/>
        </w:r>
        <w:r w:rsidR="00FE7979">
          <w:instrText xml:space="preserve"> HYPERLINK \l "_bookmark35" </w:instrText>
        </w:r>
        <w:r w:rsidR="00FE7979">
          <w:fldChar w:fldCharType="separate"/>
        </w:r>
        <w:r>
          <w:rPr>
            <w:w w:val="90"/>
          </w:rPr>
          <w:t>1989),</w:t>
        </w:r>
        <w:r w:rsidR="00FE7979">
          <w:rPr>
            <w:w w:val="90"/>
          </w:rPr>
          <w:fldChar w:fldCharType="end"/>
        </w:r>
        <w:r>
          <w:rPr>
            <w:spacing w:val="2"/>
          </w:rPr>
          <w:t xml:space="preserve"> </w:t>
        </w:r>
        <w:r>
          <w:rPr>
            <w:w w:val="90"/>
          </w:rPr>
          <w:t>and</w:t>
        </w:r>
        <w:r>
          <w:rPr>
            <w:spacing w:val="-2"/>
          </w:rPr>
          <w:t xml:space="preserve"> </w:t>
        </w:r>
        <w:r>
          <w:rPr>
            <w:w w:val="90"/>
          </w:rPr>
          <w:t>thus</w:t>
        </w:r>
        <w:r>
          <w:rPr>
            <w:spacing w:val="-2"/>
          </w:rPr>
          <w:t xml:space="preserve"> </w:t>
        </w:r>
        <w:r>
          <w:rPr>
            <w:w w:val="90"/>
          </w:rPr>
          <w:t>we</w:t>
        </w:r>
        <w:r>
          <w:t xml:space="preserve"> </w:t>
        </w:r>
        <w:r>
          <w:rPr>
            <w:w w:val="90"/>
          </w:rPr>
          <w:t>ensured</w:t>
        </w:r>
        <w:r>
          <w:rPr>
            <w:spacing w:val="-2"/>
          </w:rPr>
          <w:t xml:space="preserve"> </w:t>
        </w:r>
        <w:r>
          <w:rPr>
            <w:spacing w:val="-4"/>
            <w:w w:val="90"/>
          </w:rPr>
          <w:t>that</w:t>
        </w:r>
      </w:ins>
    </w:p>
    <w:p w:rsidR="00485016" w:rsidRDefault="00C14774">
      <w:pPr>
        <w:pStyle w:val="BodyText"/>
        <w:rPr>
          <w:ins w:id="3768" w:author="Hughes, Anna E" w:date="2023-06-19T12:41:00Z"/>
        </w:rPr>
      </w:pPr>
      <w:ins w:id="3769" w:author="Hughes, Anna E" w:date="2023-06-19T12:41:00Z">
        <w:r>
          <w:rPr>
            <w:rFonts w:ascii="Trebuchet MS"/>
            <w:spacing w:val="-8"/>
            <w:sz w:val="12"/>
          </w:rPr>
          <w:t>702</w:t>
        </w:r>
        <w:r>
          <w:rPr>
            <w:rFonts w:ascii="Trebuchet MS"/>
            <w:spacing w:val="45"/>
            <w:sz w:val="12"/>
          </w:rPr>
          <w:t xml:space="preserve">  </w:t>
        </w:r>
        <w:r>
          <w:rPr>
            <w:spacing w:val="-8"/>
          </w:rPr>
          <w:t>the</w:t>
        </w:r>
        <w:r>
          <w:rPr>
            <w:spacing w:val="-1"/>
          </w:rPr>
          <w:t xml:space="preserve"> </w:t>
        </w:r>
        <w:r>
          <w:rPr>
            <w:spacing w:val="-8"/>
          </w:rPr>
          <w:t>trials</w:t>
        </w:r>
        <w:r>
          <w:rPr>
            <w:spacing w:val="-1"/>
          </w:rPr>
          <w:t xml:space="preserve"> </w:t>
        </w:r>
        <w:r>
          <w:rPr>
            <w:spacing w:val="-8"/>
          </w:rPr>
          <w:t>where</w:t>
        </w:r>
        <w:r>
          <w:rPr>
            <w:spacing w:val="-1"/>
          </w:rPr>
          <w:t xml:space="preserve"> </w:t>
        </w:r>
        <w:r>
          <w:rPr>
            <w:spacing w:val="-8"/>
          </w:rPr>
          <w:t>the</w:t>
        </w:r>
        <w:r>
          <w:rPr>
            <w:spacing w:val="-1"/>
          </w:rPr>
          <w:t xml:space="preserve"> </w:t>
        </w:r>
        <w:r>
          <w:rPr>
            <w:spacing w:val="-8"/>
          </w:rPr>
          <w:t>target</w:t>
        </w:r>
        <w:r>
          <w:rPr>
            <w:spacing w:val="-2"/>
          </w:rPr>
          <w:t xml:space="preserve"> </w:t>
        </w:r>
        <w:r>
          <w:rPr>
            <w:spacing w:val="-8"/>
          </w:rPr>
          <w:t>was</w:t>
        </w:r>
        <w:r>
          <w:rPr>
            <w:spacing w:val="-1"/>
          </w:rPr>
          <w:t xml:space="preserve"> </w:t>
        </w:r>
        <w:r>
          <w:rPr>
            <w:spacing w:val="-8"/>
          </w:rPr>
          <w:t>the</w:t>
        </w:r>
        <w:r>
          <w:rPr>
            <w:spacing w:val="-1"/>
          </w:rPr>
          <w:t xml:space="preserve"> </w:t>
        </w:r>
        <w:r>
          <w:rPr>
            <w:spacing w:val="-8"/>
          </w:rPr>
          <w:t>white</w:t>
        </w:r>
        <w:r>
          <w:rPr>
            <w:spacing w:val="-1"/>
          </w:rPr>
          <w:t xml:space="preserve"> </w:t>
        </w:r>
        <w:r>
          <w:rPr>
            <w:spacing w:val="-8"/>
          </w:rPr>
          <w:t>semicircle</w:t>
        </w:r>
        <w:r>
          <w:rPr>
            <w:spacing w:val="-1"/>
          </w:rPr>
          <w:t xml:space="preserve"> </w:t>
        </w:r>
        <w:r>
          <w:rPr>
            <w:spacing w:val="-8"/>
          </w:rPr>
          <w:t>were</w:t>
        </w:r>
        <w:r>
          <w:rPr>
            <w:spacing w:val="-1"/>
          </w:rPr>
          <w:t xml:space="preserve"> </w:t>
        </w:r>
        <w:r>
          <w:rPr>
            <w:spacing w:val="-8"/>
          </w:rPr>
          <w:t>blocked</w:t>
        </w:r>
        <w:r>
          <w:rPr>
            <w:spacing w:val="-2"/>
          </w:rPr>
          <w:t xml:space="preserve"> </w:t>
        </w:r>
        <w:r>
          <w:rPr>
            <w:spacing w:val="-8"/>
          </w:rPr>
          <w:t>separately</w:t>
        </w:r>
        <w:r>
          <w:rPr>
            <w:spacing w:val="-1"/>
          </w:rPr>
          <w:t xml:space="preserve"> </w:t>
        </w:r>
        <w:r>
          <w:rPr>
            <w:spacing w:val="-8"/>
          </w:rPr>
          <w:t>from</w:t>
        </w:r>
      </w:ins>
    </w:p>
    <w:p w:rsidR="00485016" w:rsidRDefault="00C14774">
      <w:pPr>
        <w:pStyle w:val="BodyText"/>
        <w:spacing w:before="8"/>
        <w:rPr>
          <w:ins w:id="3770" w:author="Hughes, Anna E" w:date="2023-06-19T12:41:00Z"/>
        </w:rPr>
      </w:pPr>
      <w:ins w:id="3771" w:author="Hughes, Anna E" w:date="2023-06-19T12:41:00Z">
        <w:r>
          <w:rPr>
            <w:rFonts w:ascii="Trebuchet MS"/>
            <w:spacing w:val="-6"/>
            <w:sz w:val="12"/>
          </w:rPr>
          <w:t>703</w:t>
        </w:r>
        <w:r>
          <w:rPr>
            <w:rFonts w:ascii="Trebuchet MS"/>
            <w:spacing w:val="40"/>
            <w:sz w:val="12"/>
          </w:rPr>
          <w:t xml:space="preserve">  </w:t>
        </w:r>
        <w:r>
          <w:rPr>
            <w:spacing w:val="-6"/>
          </w:rPr>
          <w:t>the</w:t>
        </w:r>
        <w:r>
          <w:rPr>
            <w:spacing w:val="-3"/>
          </w:rPr>
          <w:t xml:space="preserve"> </w:t>
        </w:r>
        <w:r>
          <w:rPr>
            <w:spacing w:val="-6"/>
          </w:rPr>
          <w:t>trials</w:t>
        </w:r>
        <w:r>
          <w:rPr>
            <w:spacing w:val="-3"/>
          </w:rPr>
          <w:t xml:space="preserve"> </w:t>
        </w:r>
        <w:r>
          <w:rPr>
            <w:spacing w:val="-6"/>
          </w:rPr>
          <w:t>where</w:t>
        </w:r>
        <w:r>
          <w:rPr>
            <w:spacing w:val="-3"/>
          </w:rPr>
          <w:t xml:space="preserve"> </w:t>
        </w:r>
        <w:r>
          <w:rPr>
            <w:spacing w:val="-6"/>
          </w:rPr>
          <w:t>the</w:t>
        </w:r>
        <w:r>
          <w:rPr>
            <w:spacing w:val="-4"/>
          </w:rPr>
          <w:t xml:space="preserve"> </w:t>
        </w:r>
        <w:r>
          <w:rPr>
            <w:spacing w:val="-6"/>
          </w:rPr>
          <w:t>target</w:t>
        </w:r>
        <w:r>
          <w:rPr>
            <w:spacing w:val="-3"/>
          </w:rPr>
          <w:t xml:space="preserve"> </w:t>
        </w:r>
        <w:r>
          <w:rPr>
            <w:spacing w:val="-6"/>
          </w:rPr>
          <w:t>was</w:t>
        </w:r>
        <w:r>
          <w:rPr>
            <w:spacing w:val="-3"/>
          </w:rPr>
          <w:t xml:space="preserve"> </w:t>
        </w:r>
        <w:r>
          <w:rPr>
            <w:spacing w:val="-6"/>
          </w:rPr>
          <w:t>the</w:t>
        </w:r>
        <w:r>
          <w:rPr>
            <w:spacing w:val="-4"/>
          </w:rPr>
          <w:t xml:space="preserve"> </w:t>
        </w:r>
        <w:r>
          <w:rPr>
            <w:spacing w:val="-6"/>
          </w:rPr>
          <w:t>red</w:t>
        </w:r>
        <w:r>
          <w:rPr>
            <w:spacing w:val="-3"/>
          </w:rPr>
          <w:t xml:space="preserve"> </w:t>
        </w:r>
        <w:r>
          <w:rPr>
            <w:spacing w:val="-6"/>
          </w:rPr>
          <w:t>semicircle,</w:t>
        </w:r>
        <w:r>
          <w:rPr>
            <w:spacing w:val="-3"/>
          </w:rPr>
          <w:t xml:space="preserve"> </w:t>
        </w:r>
        <w:r>
          <w:rPr>
            <w:spacing w:val="-6"/>
          </w:rPr>
          <w:t>to</w:t>
        </w:r>
        <w:r>
          <w:rPr>
            <w:spacing w:val="-3"/>
          </w:rPr>
          <w:t xml:space="preserve"> </w:t>
        </w:r>
        <w:r>
          <w:rPr>
            <w:spacing w:val="-6"/>
          </w:rPr>
          <w:t>try</w:t>
        </w:r>
        <w:r>
          <w:rPr>
            <w:spacing w:val="-4"/>
          </w:rPr>
          <w:t xml:space="preserve"> </w:t>
        </w:r>
        <w:r>
          <w:rPr>
            <w:spacing w:val="-6"/>
          </w:rPr>
          <w:t>to</w:t>
        </w:r>
        <w:r>
          <w:rPr>
            <w:spacing w:val="-3"/>
          </w:rPr>
          <w:t xml:space="preserve"> </w:t>
        </w:r>
        <w:r>
          <w:rPr>
            <w:spacing w:val="-6"/>
          </w:rPr>
          <w:t>avoid</w:t>
        </w:r>
        <w:r>
          <w:rPr>
            <w:spacing w:val="-3"/>
          </w:rPr>
          <w:t xml:space="preserve"> </w:t>
        </w:r>
        <w:r>
          <w:rPr>
            <w:spacing w:val="-6"/>
          </w:rPr>
          <w:t>conflict</w:t>
        </w:r>
        <w:r>
          <w:rPr>
            <w:spacing w:val="-4"/>
          </w:rPr>
          <w:t xml:space="preserve"> </w:t>
        </w:r>
        <w:r>
          <w:rPr>
            <w:spacing w:val="-6"/>
          </w:rPr>
          <w:t>between</w:t>
        </w:r>
      </w:ins>
    </w:p>
    <w:p w:rsidR="00485016" w:rsidRDefault="00C14774">
      <w:pPr>
        <w:pStyle w:val="BodyText"/>
        <w:rPr>
          <w:ins w:id="3772" w:author="Hughes, Anna E" w:date="2023-06-19T12:41:00Z"/>
        </w:rPr>
      </w:pPr>
      <w:ins w:id="3773" w:author="Hughes, Anna E" w:date="2023-06-19T12:41:00Z">
        <w:r>
          <w:rPr>
            <w:rFonts w:ascii="Trebuchet MS"/>
            <w:spacing w:val="-8"/>
            <w:sz w:val="12"/>
          </w:rPr>
          <w:t>704</w:t>
        </w:r>
        <w:r>
          <w:rPr>
            <w:rFonts w:ascii="Trebuchet MS"/>
            <w:spacing w:val="46"/>
            <w:sz w:val="12"/>
          </w:rPr>
          <w:t xml:space="preserve">  </w:t>
        </w:r>
        <w:r>
          <w:rPr>
            <w:spacing w:val="-8"/>
          </w:rPr>
          <w:t>maintaining</w:t>
        </w:r>
        <w:r>
          <w:rPr>
            <w:spacing w:val="3"/>
          </w:rPr>
          <w:t xml:space="preserve"> </w:t>
        </w:r>
        <w:r>
          <w:rPr>
            <w:spacing w:val="-8"/>
          </w:rPr>
          <w:t>multiple</w:t>
        </w:r>
        <w:r>
          <w:rPr>
            <w:spacing w:val="1"/>
          </w:rPr>
          <w:t xml:space="preserve"> </w:t>
        </w:r>
        <w:r>
          <w:rPr>
            <w:spacing w:val="-8"/>
          </w:rPr>
          <w:t>target</w:t>
        </w:r>
        <w:r>
          <w:rPr>
            <w:spacing w:val="2"/>
          </w:rPr>
          <w:t xml:space="preserve"> </w:t>
        </w:r>
        <w:r>
          <w:rPr>
            <w:spacing w:val="-8"/>
          </w:rPr>
          <w:t>templates</w:t>
        </w:r>
        <w:r>
          <w:rPr>
            <w:spacing w:val="1"/>
          </w:rPr>
          <w:t xml:space="preserve"> </w:t>
        </w:r>
        <w:r>
          <w:rPr>
            <w:spacing w:val="-8"/>
          </w:rPr>
          <w:t>in</w:t>
        </w:r>
        <w:r>
          <w:rPr>
            <w:spacing w:val="1"/>
          </w:rPr>
          <w:t xml:space="preserve"> </w:t>
        </w:r>
        <w:r>
          <w:rPr>
            <w:spacing w:val="-8"/>
          </w:rPr>
          <w:t>memory.</w:t>
        </w:r>
        <w:r>
          <w:rPr>
            <w:spacing w:val="23"/>
          </w:rPr>
          <w:t xml:space="preserve"> </w:t>
        </w:r>
        <w:r>
          <w:rPr>
            <w:spacing w:val="-8"/>
          </w:rPr>
          <w:t>However,</w:t>
        </w:r>
        <w:r>
          <w:rPr>
            <w:spacing w:val="3"/>
          </w:rPr>
          <w:t xml:space="preserve"> </w:t>
        </w:r>
        <w:r>
          <w:rPr>
            <w:spacing w:val="-8"/>
          </w:rPr>
          <w:t>the</w:t>
        </w:r>
        <w:r>
          <w:rPr>
            <w:spacing w:val="1"/>
          </w:rPr>
          <w:t xml:space="preserve"> </w:t>
        </w:r>
        <w:r>
          <w:rPr>
            <w:spacing w:val="-8"/>
          </w:rPr>
          <w:t>distractors</w:t>
        </w:r>
        <w:r>
          <w:rPr>
            <w:spacing w:val="2"/>
          </w:rPr>
          <w:t xml:space="preserve"> </w:t>
        </w:r>
        <w:r>
          <w:rPr>
            <w:spacing w:val="-8"/>
          </w:rPr>
          <w:t>could</w:t>
        </w:r>
      </w:ins>
    </w:p>
    <w:p w:rsidR="00485016" w:rsidRDefault="00C14774">
      <w:pPr>
        <w:pStyle w:val="BodyText"/>
        <w:spacing w:before="8"/>
        <w:rPr>
          <w:ins w:id="3774" w:author="Hughes, Anna E" w:date="2023-06-19T12:41:00Z"/>
        </w:rPr>
      </w:pPr>
      <w:ins w:id="3775" w:author="Hughes, Anna E" w:date="2023-06-19T12:41:00Z">
        <w:r>
          <w:rPr>
            <w:rFonts w:ascii="Trebuchet MS"/>
            <w:spacing w:val="-4"/>
            <w:sz w:val="12"/>
          </w:rPr>
          <w:t>705</w:t>
        </w:r>
        <w:r>
          <w:rPr>
            <w:rFonts w:ascii="Trebuchet MS"/>
            <w:spacing w:val="40"/>
            <w:sz w:val="12"/>
          </w:rPr>
          <w:t xml:space="preserve">  </w:t>
        </w:r>
        <w:r>
          <w:rPr>
            <w:spacing w:val="-4"/>
          </w:rPr>
          <w:t>change</w:t>
        </w:r>
        <w:r>
          <w:rPr>
            <w:spacing w:val="-7"/>
          </w:rPr>
          <w:t xml:space="preserve"> </w:t>
        </w:r>
        <w:r>
          <w:rPr>
            <w:spacing w:val="-4"/>
          </w:rPr>
          <w:t>from</w:t>
        </w:r>
        <w:r>
          <w:rPr>
            <w:spacing w:val="-7"/>
          </w:rPr>
          <w:t xml:space="preserve"> </w:t>
        </w:r>
        <w:r>
          <w:rPr>
            <w:spacing w:val="-4"/>
          </w:rPr>
          <w:t>trial</w:t>
        </w:r>
        <w:r>
          <w:rPr>
            <w:spacing w:val="-8"/>
          </w:rPr>
          <w:t xml:space="preserve"> </w:t>
        </w:r>
        <w:r>
          <w:rPr>
            <w:spacing w:val="-4"/>
          </w:rPr>
          <w:t>to</w:t>
        </w:r>
        <w:r>
          <w:rPr>
            <w:spacing w:val="-7"/>
          </w:rPr>
          <w:t xml:space="preserve"> </w:t>
        </w:r>
        <w:r>
          <w:rPr>
            <w:spacing w:val="-4"/>
          </w:rPr>
          <w:t>trial</w:t>
        </w:r>
        <w:r>
          <w:rPr>
            <w:spacing w:val="-7"/>
          </w:rPr>
          <w:t xml:space="preserve"> </w:t>
        </w:r>
        <w:r>
          <w:rPr>
            <w:spacing w:val="-4"/>
          </w:rPr>
          <w:t>in</w:t>
        </w:r>
        <w:r>
          <w:rPr>
            <w:spacing w:val="-8"/>
          </w:rPr>
          <w:t xml:space="preserve"> </w:t>
        </w:r>
        <w:r>
          <w:rPr>
            <w:spacing w:val="-4"/>
          </w:rPr>
          <w:t>all</w:t>
        </w:r>
        <w:r>
          <w:rPr>
            <w:spacing w:val="-7"/>
          </w:rPr>
          <w:t xml:space="preserve"> </w:t>
        </w:r>
        <w:r>
          <w:rPr>
            <w:spacing w:val="-4"/>
          </w:rPr>
          <w:t>other</w:t>
        </w:r>
        <w:r>
          <w:rPr>
            <w:spacing w:val="-7"/>
          </w:rPr>
          <w:t xml:space="preserve"> </w:t>
        </w:r>
        <w:r>
          <w:rPr>
            <w:spacing w:val="-4"/>
          </w:rPr>
          <w:t>blocks,</w:t>
        </w:r>
        <w:r>
          <w:rPr>
            <w:spacing w:val="-8"/>
          </w:rPr>
          <w:t xml:space="preserve"> </w:t>
        </w:r>
        <w:r>
          <w:rPr>
            <w:spacing w:val="-4"/>
          </w:rPr>
          <w:t>unlike</w:t>
        </w:r>
        <w:r>
          <w:rPr>
            <w:spacing w:val="-7"/>
          </w:rPr>
          <w:t xml:space="preserve"> </w:t>
        </w:r>
        <w:r>
          <w:rPr>
            <w:spacing w:val="-4"/>
          </w:rPr>
          <w:t>in</w:t>
        </w:r>
        <w:r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(2019).</w:t>
        </w:r>
        <w:r w:rsidR="00FE7979">
          <w:rPr>
            <w:spacing w:val="-4"/>
          </w:rPr>
          <w:fldChar w:fldCharType="end"/>
        </w:r>
        <w:r>
          <w:rPr>
            <w:spacing w:val="5"/>
          </w:rPr>
          <w:t xml:space="preserve"> </w:t>
        </w:r>
        <w:r>
          <w:rPr>
            <w:spacing w:val="-4"/>
          </w:rPr>
          <w:t>In</w:t>
        </w:r>
        <w:r>
          <w:rPr>
            <w:spacing w:val="-8"/>
          </w:rPr>
          <w:t xml:space="preserve"> </w:t>
        </w:r>
        <w:r>
          <w:rPr>
            <w:spacing w:val="-4"/>
          </w:rPr>
          <w:t>their</w:t>
        </w:r>
      </w:ins>
    </w:p>
    <w:p w:rsidR="00485016" w:rsidRDefault="00C14774">
      <w:pPr>
        <w:pStyle w:val="BodyText"/>
        <w:spacing w:before="8"/>
        <w:rPr>
          <w:ins w:id="3776" w:author="Hughes, Anna E" w:date="2023-06-19T12:41:00Z"/>
        </w:rPr>
      </w:pPr>
      <w:ins w:id="3777" w:author="Hughes, Anna E" w:date="2023-06-19T12:41:00Z">
        <w:r>
          <w:rPr>
            <w:rFonts w:ascii="Trebuchet MS"/>
            <w:spacing w:val="-6"/>
            <w:sz w:val="12"/>
          </w:rPr>
          <w:t>706</w:t>
        </w:r>
        <w:r>
          <w:rPr>
            <w:rFonts w:ascii="Trebuchet MS"/>
            <w:spacing w:val="41"/>
            <w:sz w:val="12"/>
          </w:rPr>
          <w:t xml:space="preserve">  </w:t>
        </w:r>
        <w:r>
          <w:rPr>
            <w:spacing w:val="-6"/>
          </w:rPr>
          <w:t>experiments,</w:t>
        </w:r>
        <w:r>
          <w:rPr>
            <w:spacing w:val="9"/>
          </w:rPr>
          <w:t xml:space="preserve"> </w:t>
        </w:r>
        <w:r>
          <w:rPr>
            <w:spacing w:val="-6"/>
          </w:rPr>
          <w:t>it</w:t>
        </w:r>
        <w:r>
          <w:rPr>
            <w:spacing w:val="4"/>
          </w:rPr>
          <w:t xml:space="preserve"> </w:t>
        </w:r>
        <w:r>
          <w:rPr>
            <w:spacing w:val="-6"/>
          </w:rPr>
          <w:t>is</w:t>
        </w:r>
        <w:r>
          <w:rPr>
            <w:spacing w:val="5"/>
          </w:rPr>
          <w:t xml:space="preserve"> </w:t>
        </w:r>
        <w:r>
          <w:rPr>
            <w:spacing w:val="-6"/>
          </w:rPr>
          <w:t>possible</w:t>
        </w:r>
        <w:r>
          <w:rPr>
            <w:spacing w:val="6"/>
          </w:rPr>
          <w:t xml:space="preserve"> </w:t>
        </w:r>
        <w:r>
          <w:rPr>
            <w:spacing w:val="-6"/>
          </w:rPr>
          <w:t>participants</w:t>
        </w:r>
        <w:r>
          <w:rPr>
            <w:spacing w:val="5"/>
          </w:rPr>
          <w:t xml:space="preserve"> </w:t>
        </w:r>
        <w:r>
          <w:rPr>
            <w:spacing w:val="-6"/>
          </w:rPr>
          <w:t>used</w:t>
        </w:r>
        <w:r>
          <w:rPr>
            <w:spacing w:val="5"/>
          </w:rPr>
          <w:t xml:space="preserve"> </w:t>
        </w:r>
        <w:r>
          <w:rPr>
            <w:spacing w:val="-6"/>
          </w:rPr>
          <w:t>strategies</w:t>
        </w:r>
        <w:r>
          <w:rPr>
            <w:spacing w:val="5"/>
          </w:rPr>
          <w:t xml:space="preserve"> </w:t>
        </w:r>
        <w:r>
          <w:rPr>
            <w:spacing w:val="-6"/>
          </w:rPr>
          <w:t>such</w:t>
        </w:r>
        <w:r>
          <w:rPr>
            <w:spacing w:val="5"/>
          </w:rPr>
          <w:t xml:space="preserve"> </w:t>
        </w:r>
        <w:r>
          <w:rPr>
            <w:spacing w:val="-6"/>
          </w:rPr>
          <w:t>as</w:t>
        </w:r>
        <w:r>
          <w:rPr>
            <w:spacing w:val="5"/>
          </w:rPr>
          <w:t xml:space="preserve"> </w:t>
        </w:r>
        <w:r>
          <w:rPr>
            <w:spacing w:val="-6"/>
          </w:rPr>
          <w:t>shifting</w:t>
        </w:r>
        <w:r>
          <w:rPr>
            <w:spacing w:val="5"/>
          </w:rPr>
          <w:t xml:space="preserve"> </w:t>
        </w:r>
        <w:r>
          <w:rPr>
            <w:spacing w:val="-6"/>
          </w:rPr>
          <w:t>the</w:t>
        </w:r>
        <w:r>
          <w:rPr>
            <w:spacing w:val="6"/>
          </w:rPr>
          <w:t xml:space="preserve"> </w:t>
        </w:r>
        <w:r>
          <w:rPr>
            <w:spacing w:val="-6"/>
          </w:rPr>
          <w:t>target</w:t>
        </w:r>
      </w:ins>
    </w:p>
    <w:p w:rsidR="00485016" w:rsidRDefault="00C14774">
      <w:pPr>
        <w:pStyle w:val="BodyText"/>
        <w:rPr>
          <w:ins w:id="3778" w:author="Hughes, Anna E" w:date="2023-06-19T12:41:00Z"/>
        </w:rPr>
      </w:pPr>
      <w:ins w:id="3779" w:author="Hughes, Anna E" w:date="2023-06-19T12:41:00Z">
        <w:r>
          <w:rPr>
            <w:rFonts w:ascii="Trebuchet MS"/>
            <w:spacing w:val="-6"/>
            <w:sz w:val="12"/>
          </w:rPr>
          <w:t>707</w:t>
        </w:r>
        <w:r>
          <w:rPr>
            <w:rFonts w:ascii="Trebuchet MS"/>
            <w:spacing w:val="34"/>
            <w:sz w:val="12"/>
          </w:rPr>
          <w:t xml:space="preserve">  </w:t>
        </w:r>
        <w:r>
          <w:rPr>
            <w:spacing w:val="-6"/>
          </w:rPr>
          <w:t>representation</w:t>
        </w:r>
        <w:r>
          <w:rPr>
            <w:spacing w:val="3"/>
          </w:rPr>
          <w:t xml:space="preserve"> </w:t>
        </w:r>
        <w:r>
          <w:rPr>
            <w:spacing w:val="-6"/>
          </w:rPr>
          <w:t>away</w:t>
        </w:r>
        <w:r>
          <w:rPr>
            <w:spacing w:val="1"/>
          </w:rPr>
          <w:t xml:space="preserve"> </w:t>
        </w:r>
        <w:r>
          <w:rPr>
            <w:spacing w:val="-6"/>
          </w:rPr>
          <w:t>from</w:t>
        </w:r>
        <w:r>
          <w:rPr>
            <w:spacing w:val="2"/>
          </w:rPr>
          <w:t xml:space="preserve"> </w:t>
        </w:r>
        <w:r>
          <w:rPr>
            <w:spacing w:val="-6"/>
          </w:rPr>
          <w:t>the</w:t>
        </w:r>
        <w:r>
          <w:rPr>
            <w:spacing w:val="2"/>
          </w:rPr>
          <w:t xml:space="preserve"> </w:t>
        </w:r>
        <w:r>
          <w:rPr>
            <w:spacing w:val="-6"/>
          </w:rPr>
          <w:t>distractors,</w:t>
        </w:r>
        <w:r>
          <w:rPr>
            <w:spacing w:val="5"/>
          </w:rPr>
          <w:t xml:space="preserve"> </w:t>
        </w:r>
        <w:r>
          <w:rPr>
            <w:spacing w:val="-6"/>
          </w:rPr>
          <w:t>or</w:t>
        </w:r>
        <w:r>
          <w:rPr>
            <w:spacing w:val="2"/>
          </w:rPr>
          <w:t xml:space="preserve"> </w:t>
        </w:r>
        <w:r>
          <w:rPr>
            <w:spacing w:val="-6"/>
          </w:rPr>
          <w:t>generally</w:t>
        </w:r>
        <w:r>
          <w:rPr>
            <w:spacing w:val="2"/>
          </w:rPr>
          <w:t xml:space="preserve"> </w:t>
        </w:r>
        <w:r>
          <w:rPr>
            <w:spacing w:val="-6"/>
          </w:rPr>
          <w:t>using</w:t>
        </w:r>
        <w:r>
          <w:rPr>
            <w:spacing w:val="1"/>
          </w:rPr>
          <w:t xml:space="preserve"> </w:t>
        </w:r>
        <w:r>
          <w:rPr>
            <w:spacing w:val="-6"/>
          </w:rPr>
          <w:t>relational</w:t>
        </w:r>
        <w:r>
          <w:rPr>
            <w:spacing w:val="2"/>
          </w:rPr>
          <w:t xml:space="preserve"> </w:t>
        </w:r>
        <w:r>
          <w:rPr>
            <w:spacing w:val="-6"/>
          </w:rPr>
          <w:t>strategies</w:t>
        </w:r>
      </w:ins>
    </w:p>
    <w:p w:rsidR="00485016" w:rsidRDefault="00C14774">
      <w:pPr>
        <w:pStyle w:val="BodyText"/>
        <w:spacing w:before="8"/>
        <w:rPr>
          <w:ins w:id="3780" w:author="Hughes, Anna E" w:date="2023-06-19T12:41:00Z"/>
        </w:rPr>
      </w:pPr>
      <w:ins w:id="3781" w:author="Hughes, Anna E" w:date="2023-06-19T12:41:00Z">
        <w:r>
          <w:rPr>
            <w:rFonts w:ascii="Trebuchet MS"/>
            <w:spacing w:val="-2"/>
            <w:sz w:val="12"/>
          </w:rPr>
          <w:t>708</w:t>
        </w:r>
        <w:r>
          <w:rPr>
            <w:rFonts w:ascii="Trebuchet MS"/>
            <w:spacing w:val="3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"_bookmark64" </w:instrText>
        </w:r>
        <w:r w:rsidR="00FE7979">
          <w:fldChar w:fldCharType="separate"/>
        </w:r>
        <w:r>
          <w:rPr>
            <w:spacing w:val="-2"/>
          </w:rPr>
          <w:t>(Navalpakkam</w:t>
        </w:r>
        <w:r>
          <w:rPr>
            <w:spacing w:val="14"/>
          </w:rPr>
          <w:t xml:space="preserve"> </w:t>
        </w:r>
        <w:r>
          <w:rPr>
            <w:spacing w:val="-2"/>
          </w:rPr>
          <w:t>and</w:t>
        </w:r>
        <w:r>
          <w:rPr>
            <w:spacing w:val="13"/>
          </w:rPr>
          <w:t xml:space="preserve"> </w:t>
        </w:r>
        <w:r>
          <w:rPr>
            <w:spacing w:val="-2"/>
          </w:rPr>
          <w:t>Itti,</w:t>
        </w:r>
        <w:r w:rsidR="00FE7979">
          <w:rPr>
            <w:spacing w:val="-2"/>
          </w:rPr>
          <w:fldChar w:fldCharType="end"/>
        </w:r>
        <w:r>
          <w:rPr>
            <w:spacing w:val="14"/>
          </w:rPr>
          <w:t xml:space="preserve"> </w:t>
        </w:r>
        <w:r w:rsidR="00FE7979">
          <w:fldChar w:fldCharType="begin"/>
        </w:r>
        <w:r w:rsidR="00FE7979">
          <w:instrText xml:space="preserve"> HYPERLINK \l "_bookmark64" </w:instrText>
        </w:r>
        <w:r w:rsidR="00FE7979">
          <w:fldChar w:fldCharType="separate"/>
        </w:r>
        <w:r>
          <w:rPr>
            <w:spacing w:val="-2"/>
          </w:rPr>
          <w:t>2007;</w:t>
        </w:r>
        <w:r w:rsidR="00FE7979">
          <w:rPr>
            <w:spacing w:val="-2"/>
          </w:rPr>
          <w:fldChar w:fldCharType="end"/>
        </w:r>
        <w:r>
          <w:rPr>
            <w:spacing w:val="13"/>
          </w:rPr>
          <w:t xml:space="preserve"> </w:t>
        </w:r>
        <w:r w:rsidR="00FE7979">
          <w:fldChar w:fldCharType="begin"/>
        </w:r>
        <w:r w:rsidR="00FE7979">
          <w:instrText xml:space="preserve"> HYPERLINK \l "_bookmark25" </w:instrText>
        </w:r>
        <w:r w:rsidR="00FE7979">
          <w:fldChar w:fldCharType="separate"/>
        </w:r>
        <w:r>
          <w:rPr>
            <w:spacing w:val="-2"/>
          </w:rPr>
          <w:t>Becker,</w:t>
        </w:r>
        <w:r w:rsidR="00FE7979">
          <w:rPr>
            <w:spacing w:val="-2"/>
          </w:rPr>
          <w:fldChar w:fldCharType="end"/>
        </w:r>
        <w:r>
          <w:rPr>
            <w:spacing w:val="13"/>
          </w:rPr>
          <w:t xml:space="preserve"> </w:t>
        </w:r>
        <w:r w:rsidR="00FE7979">
          <w:fldChar w:fldCharType="begin"/>
        </w:r>
        <w:r w:rsidR="00FE7979">
          <w:instrText xml:space="preserve"> HYPERLINK \l "_bookmark25" </w:instrText>
        </w:r>
        <w:r w:rsidR="00FE7979">
          <w:fldChar w:fldCharType="separate"/>
        </w:r>
        <w:r>
          <w:rPr>
            <w:spacing w:val="-2"/>
          </w:rPr>
          <w:t>2010;</w:t>
        </w:r>
        <w:r w:rsidR="00FE7979">
          <w:rPr>
            <w:spacing w:val="-2"/>
          </w:rPr>
          <w:fldChar w:fldCharType="end"/>
        </w:r>
        <w:r>
          <w:rPr>
            <w:spacing w:val="13"/>
          </w:rPr>
          <w:t xml:space="preserve"> </w:t>
        </w:r>
        <w:r w:rsidR="00FE7979">
          <w:fldChar w:fldCharType="begin"/>
        </w:r>
        <w:r w:rsidR="00FE7979">
          <w:instrText xml:space="preserve"> HYPERLINK \l "_bookmark91" </w:instrText>
        </w:r>
        <w:r w:rsidR="00FE7979">
          <w:fldChar w:fldCharType="separate"/>
        </w:r>
        <w:r>
          <w:rPr>
            <w:spacing w:val="-2"/>
          </w:rPr>
          <w:t>Yu</w:t>
        </w:r>
        <w:r>
          <w:rPr>
            <w:spacing w:val="13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>
          <w:rPr>
            <w:spacing w:val="13"/>
          </w:rPr>
          <w:t xml:space="preserve"> </w:t>
        </w:r>
        <w:r w:rsidR="00FE7979">
          <w:fldChar w:fldCharType="begin"/>
        </w:r>
        <w:r w:rsidR="00FE7979">
          <w:instrText xml:space="preserve"> HYPERLINK \l "_bookmark91" </w:instrText>
        </w:r>
        <w:r w:rsidR="00FE7979">
          <w:fldChar w:fldCharType="separate"/>
        </w:r>
        <w:r>
          <w:rPr>
            <w:spacing w:val="-2"/>
          </w:rPr>
          <w:t>2023),</w:t>
        </w:r>
        <w:r w:rsidR="00FE7979">
          <w:rPr>
            <w:spacing w:val="-2"/>
          </w:rPr>
          <w:fldChar w:fldCharType="end"/>
        </w:r>
        <w:r>
          <w:rPr>
            <w:spacing w:val="19"/>
          </w:rPr>
          <w:t xml:space="preserve"> </w:t>
        </w:r>
        <w:r>
          <w:rPr>
            <w:spacing w:val="-2"/>
          </w:rPr>
          <w:t>which</w:t>
        </w:r>
        <w:r>
          <w:rPr>
            <w:spacing w:val="14"/>
          </w:rPr>
          <w:t xml:space="preserve"> </w:t>
        </w:r>
        <w:r>
          <w:rPr>
            <w:spacing w:val="-2"/>
          </w:rPr>
          <w:t>would</w:t>
        </w:r>
        <w:r>
          <w:rPr>
            <w:spacing w:val="13"/>
          </w:rPr>
          <w:t xml:space="preserve"> </w:t>
        </w:r>
        <w:r>
          <w:rPr>
            <w:spacing w:val="-5"/>
          </w:rPr>
          <w:t>be</w:t>
        </w:r>
      </w:ins>
    </w:p>
    <w:p w:rsidR="00485016" w:rsidRDefault="00C14774">
      <w:pPr>
        <w:pStyle w:val="BodyText"/>
        <w:rPr>
          <w:ins w:id="3782" w:author="Hughes, Anna E" w:date="2023-06-19T12:41:00Z"/>
        </w:rPr>
      </w:pPr>
      <w:ins w:id="3783" w:author="Hughes, Anna E" w:date="2023-06-19T12:41:00Z">
        <w:r>
          <w:rPr>
            <w:rFonts w:ascii="Trebuchet MS"/>
            <w:spacing w:val="-4"/>
            <w:sz w:val="12"/>
          </w:rPr>
          <w:t>709</w:t>
        </w:r>
        <w:r>
          <w:rPr>
            <w:rFonts w:ascii="Trebuchet MS"/>
            <w:spacing w:val="32"/>
            <w:sz w:val="12"/>
          </w:rPr>
          <w:t xml:space="preserve">  </w:t>
        </w:r>
        <w:r>
          <w:rPr>
            <w:spacing w:val="-4"/>
          </w:rPr>
          <w:t>more challenging</w:t>
        </w:r>
        <w:r>
          <w:rPr>
            <w:spacing w:val="-5"/>
          </w:rPr>
          <w:t xml:space="preserve"> </w:t>
        </w:r>
        <w:r>
          <w:rPr>
            <w:spacing w:val="-4"/>
          </w:rPr>
          <w:t>in</w:t>
        </w:r>
        <w:r>
          <w:rPr>
            <w:spacing w:val="-5"/>
          </w:rPr>
          <w:t xml:space="preserve"> </w:t>
        </w:r>
        <w:r>
          <w:rPr>
            <w:spacing w:val="-4"/>
          </w:rPr>
          <w:t>our</w:t>
        </w:r>
        <w:r>
          <w:rPr>
            <w:spacing w:val="-6"/>
          </w:rPr>
          <w:t xml:space="preserve"> </w:t>
        </w:r>
        <w:r>
          <w:rPr>
            <w:spacing w:val="-4"/>
          </w:rPr>
          <w:t>experimental</w:t>
        </w:r>
        <w:r>
          <w:rPr>
            <w:spacing w:val="-5"/>
          </w:rPr>
          <w:t xml:space="preserve"> </w:t>
        </w:r>
        <w:r>
          <w:rPr>
            <w:spacing w:val="-4"/>
          </w:rPr>
          <w:t>set</w:t>
        </w:r>
        <w:r>
          <w:rPr>
            <w:spacing w:val="-5"/>
          </w:rPr>
          <w:t xml:space="preserve"> </w:t>
        </w:r>
        <w:r>
          <w:rPr>
            <w:spacing w:val="-4"/>
          </w:rPr>
          <w:t>up.</w:t>
        </w:r>
        <w:r>
          <w:rPr>
            <w:spacing w:val="17"/>
          </w:rPr>
          <w:t xml:space="preserve"> </w:t>
        </w:r>
        <w:r>
          <w:rPr>
            <w:spacing w:val="-4"/>
          </w:rPr>
          <w:t>In</w:t>
        </w:r>
        <w:r>
          <w:rPr>
            <w:spacing w:val="-5"/>
          </w:rPr>
          <w:t xml:space="preserve"> </w:t>
        </w:r>
        <w:r>
          <w:rPr>
            <w:spacing w:val="-4"/>
          </w:rPr>
          <w:t>relation</w:t>
        </w:r>
        <w:r>
          <w:rPr>
            <w:spacing w:val="-5"/>
          </w:rPr>
          <w:t xml:space="preserve"> </w:t>
        </w:r>
        <w:r>
          <w:rPr>
            <w:spacing w:val="-4"/>
          </w:rPr>
          <w:t>to</w:t>
        </w:r>
        <w:r>
          <w:rPr>
            <w:spacing w:val="-5"/>
          </w:rPr>
          <w:t xml:space="preserve"> </w:t>
        </w:r>
        <w:r>
          <w:rPr>
            <w:spacing w:val="-4"/>
          </w:rPr>
          <w:t>the</w:t>
        </w:r>
        <w:r>
          <w:rPr>
            <w:spacing w:val="-5"/>
          </w:rPr>
          <w:t xml:space="preserve"> </w:t>
        </w:r>
        <w:r>
          <w:rPr>
            <w:spacing w:val="-4"/>
          </w:rPr>
          <w:t>models, this</w:t>
        </w:r>
        <w:r>
          <w:rPr>
            <w:spacing w:val="-5"/>
          </w:rPr>
          <w:t xml:space="preserve"> </w:t>
        </w:r>
        <w:r>
          <w:rPr>
            <w:spacing w:val="-4"/>
          </w:rPr>
          <w:t>type</w:t>
        </w:r>
      </w:ins>
    </w:p>
    <w:p w:rsidR="00485016" w:rsidRDefault="00C14774">
      <w:pPr>
        <w:pStyle w:val="BodyText"/>
        <w:spacing w:before="8"/>
        <w:rPr>
          <w:ins w:id="3784" w:author="Hughes, Anna E" w:date="2023-06-19T12:41:00Z"/>
        </w:rPr>
      </w:pPr>
      <w:ins w:id="3785" w:author="Hughes, Anna E" w:date="2023-06-19T12:41:00Z">
        <w:r>
          <w:rPr>
            <w:rFonts w:ascii="Trebuchet MS"/>
            <w:w w:val="90"/>
            <w:sz w:val="12"/>
          </w:rPr>
          <w:t>710</w:t>
        </w:r>
        <w:r>
          <w:rPr>
            <w:rFonts w:ascii="Trebuchet MS"/>
            <w:spacing w:val="71"/>
            <w:sz w:val="12"/>
          </w:rPr>
          <w:t xml:space="preserve">  </w:t>
        </w:r>
        <w:r>
          <w:rPr>
            <w:w w:val="90"/>
          </w:rPr>
          <w:t>of</w:t>
        </w:r>
        <w:r>
          <w:rPr>
            <w:spacing w:val="10"/>
          </w:rPr>
          <w:t xml:space="preserve"> </w:t>
        </w:r>
        <w:r>
          <w:rPr>
            <w:w w:val="90"/>
          </w:rPr>
          <w:t>target</w:t>
        </w:r>
        <w:r>
          <w:rPr>
            <w:spacing w:val="9"/>
          </w:rPr>
          <w:t xml:space="preserve"> </w:t>
        </w:r>
        <w:r>
          <w:rPr>
            <w:w w:val="90"/>
          </w:rPr>
          <w:t>representation</w:t>
        </w:r>
        <w:r>
          <w:rPr>
            <w:spacing w:val="9"/>
          </w:rPr>
          <w:t xml:space="preserve"> </w:t>
        </w:r>
        <w:r>
          <w:rPr>
            <w:w w:val="90"/>
          </w:rPr>
          <w:t>shift</w:t>
        </w:r>
        <w:r>
          <w:rPr>
            <w:spacing w:val="9"/>
          </w:rPr>
          <w:t xml:space="preserve"> </w:t>
        </w:r>
        <w:r>
          <w:rPr>
            <w:w w:val="90"/>
          </w:rPr>
          <w:t>could</w:t>
        </w:r>
        <w:r>
          <w:rPr>
            <w:spacing w:val="9"/>
          </w:rPr>
          <w:t xml:space="preserve"> </w:t>
        </w:r>
        <w:r>
          <w:rPr>
            <w:w w:val="90"/>
          </w:rPr>
          <w:t>occur</w:t>
        </w:r>
        <w:r>
          <w:rPr>
            <w:spacing w:val="9"/>
          </w:rPr>
          <w:t xml:space="preserve"> </w:t>
        </w:r>
        <w:r>
          <w:rPr>
            <w:w w:val="90"/>
          </w:rPr>
          <w:t>more</w:t>
        </w:r>
        <w:r>
          <w:rPr>
            <w:spacing w:val="9"/>
          </w:rPr>
          <w:t xml:space="preserve"> </w:t>
        </w:r>
        <w:r>
          <w:rPr>
            <w:w w:val="90"/>
          </w:rPr>
          <w:t>strongly</w:t>
        </w:r>
        <w:r>
          <w:rPr>
            <w:spacing w:val="9"/>
          </w:rPr>
          <w:t xml:space="preserve"> </w:t>
        </w:r>
        <w:r>
          <w:rPr>
            <w:w w:val="90"/>
          </w:rPr>
          <w:t>for</w:t>
        </w:r>
        <w:r>
          <w:rPr>
            <w:spacing w:val="9"/>
          </w:rPr>
          <w:t xml:space="preserve"> </w:t>
        </w:r>
        <w:r>
          <w:rPr>
            <w:w w:val="90"/>
          </w:rPr>
          <w:t>one</w:t>
        </w:r>
        <w:r>
          <w:rPr>
            <w:spacing w:val="9"/>
          </w:rPr>
          <w:t xml:space="preserve"> </w:t>
        </w:r>
        <w:r>
          <w:rPr>
            <w:w w:val="90"/>
          </w:rPr>
          <w:t>feature</w:t>
        </w:r>
        <w:r>
          <w:rPr>
            <w:spacing w:val="9"/>
          </w:rPr>
          <w:t xml:space="preserve"> </w:t>
        </w:r>
        <w:r>
          <w:rPr>
            <w:spacing w:val="-2"/>
            <w:w w:val="90"/>
          </w:rPr>
          <w:t>dimension</w:t>
        </w:r>
      </w:ins>
    </w:p>
    <w:p w:rsidR="00485016" w:rsidRDefault="00C14774">
      <w:pPr>
        <w:pStyle w:val="BodyText"/>
        <w:rPr>
          <w:ins w:id="3786" w:author="Hughes, Anna E" w:date="2023-06-19T12:41:00Z"/>
        </w:rPr>
      </w:pPr>
      <w:ins w:id="3787" w:author="Hughes, Anna E" w:date="2023-06-19T12:41:00Z">
        <w:r>
          <w:rPr>
            <w:rFonts w:ascii="Trebuchet MS"/>
            <w:spacing w:val="-6"/>
            <w:sz w:val="12"/>
          </w:rPr>
          <w:t>711</w:t>
        </w:r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6"/>
          </w:rPr>
          <w:t>(e.g.</w:t>
        </w:r>
        <w:r>
          <w:rPr>
            <w:spacing w:val="32"/>
          </w:rPr>
          <w:t xml:space="preserve"> </w:t>
        </w:r>
        <w:r>
          <w:rPr>
            <w:spacing w:val="-6"/>
          </w:rPr>
          <w:t>colour)</w:t>
        </w:r>
        <w:r>
          <w:rPr>
            <w:spacing w:val="1"/>
          </w:rPr>
          <w:t xml:space="preserve"> </w:t>
        </w:r>
        <w:r>
          <w:rPr>
            <w:spacing w:val="-6"/>
          </w:rPr>
          <w:t>than</w:t>
        </w:r>
        <w:r>
          <w:rPr>
            <w:spacing w:val="2"/>
          </w:rPr>
          <w:t xml:space="preserve"> </w:t>
        </w:r>
        <w:r>
          <w:rPr>
            <w:spacing w:val="-6"/>
          </w:rPr>
          <w:t>the</w:t>
        </w:r>
        <w:r>
          <w:rPr>
            <w:spacing w:val="1"/>
          </w:rPr>
          <w:t xml:space="preserve"> </w:t>
        </w:r>
        <w:r>
          <w:rPr>
            <w:spacing w:val="-6"/>
          </w:rPr>
          <w:t>other,</w:t>
        </w:r>
        <w:r>
          <w:rPr>
            <w:spacing w:val="4"/>
          </w:rPr>
          <w:t xml:space="preserve"> </w:t>
        </w:r>
        <w:r>
          <w:rPr>
            <w:spacing w:val="-6"/>
          </w:rPr>
          <w:t>perhaps</w:t>
        </w:r>
        <w:r>
          <w:rPr>
            <w:spacing w:val="1"/>
          </w:rPr>
          <w:t xml:space="preserve"> </w:t>
        </w:r>
        <w:r>
          <w:rPr>
            <w:spacing w:val="-6"/>
          </w:rPr>
          <w:t>changing</w:t>
        </w:r>
        <w:r>
          <w:rPr>
            <w:spacing w:val="2"/>
          </w:rPr>
          <w:t xml:space="preserve"> </w:t>
        </w:r>
        <w:r>
          <w:rPr>
            <w:spacing w:val="-6"/>
          </w:rPr>
          <w:t>the</w:t>
        </w:r>
        <w:r>
          <w:rPr>
            <w:spacing w:val="1"/>
          </w:rPr>
          <w:t xml:space="preserve"> </w:t>
        </w:r>
        <w:r>
          <w:rPr>
            <w:spacing w:val="-6"/>
          </w:rPr>
          <w:t>relationship</w:t>
        </w:r>
        <w:r>
          <w:rPr>
            <w:spacing w:val="1"/>
          </w:rPr>
          <w:t xml:space="preserve"> </w:t>
        </w:r>
        <w:r>
          <w:rPr>
            <w:spacing w:val="-6"/>
          </w:rPr>
          <w:t>between</w:t>
        </w:r>
        <w:r>
          <w:rPr>
            <w:spacing w:val="2"/>
          </w:rPr>
          <w:t xml:space="preserve"> </w:t>
        </w:r>
        <w:r>
          <w:rPr>
            <w:spacing w:val="-6"/>
          </w:rPr>
          <w:t>the</w:t>
        </w:r>
        <w:r>
          <w:rPr>
            <w:spacing w:val="1"/>
          </w:rPr>
          <w:t xml:space="preserve"> </w:t>
        </w:r>
        <w:r>
          <w:rPr>
            <w:spacing w:val="-6"/>
          </w:rPr>
          <w:t>con-</w:t>
        </w:r>
      </w:ins>
    </w:p>
    <w:p w:rsidR="00485016" w:rsidRDefault="00C14774">
      <w:pPr>
        <w:pStyle w:val="BodyText"/>
        <w:spacing w:before="8"/>
        <w:rPr>
          <w:ins w:id="3788" w:author="Hughes, Anna E" w:date="2023-06-19T12:41:00Z"/>
        </w:rPr>
      </w:pPr>
      <w:ins w:id="3789" w:author="Hughes, Anna E" w:date="2023-06-19T12:41:00Z">
        <w:r>
          <w:rPr>
            <w:rFonts w:ascii="Trebuchet MS"/>
            <w:w w:val="90"/>
            <w:sz w:val="12"/>
          </w:rPr>
          <w:t>712</w:t>
        </w:r>
        <w:r>
          <w:rPr>
            <w:rFonts w:ascii="Trebuchet MS"/>
            <w:spacing w:val="67"/>
            <w:sz w:val="12"/>
          </w:rPr>
          <w:t xml:space="preserve">  </w:t>
        </w:r>
        <w:r>
          <w:rPr>
            <w:w w:val="90"/>
          </w:rPr>
          <w:t>trasts</w:t>
        </w:r>
        <w:r>
          <w:rPr>
            <w:spacing w:val="9"/>
          </w:rPr>
          <w:t xml:space="preserve"> </w:t>
        </w:r>
        <w:r>
          <w:rPr>
            <w:w w:val="90"/>
          </w:rPr>
          <w:t>for</w:t>
        </w:r>
        <w:r>
          <w:rPr>
            <w:spacing w:val="7"/>
          </w:rPr>
          <w:t xml:space="preserve"> </w:t>
        </w:r>
        <w:r>
          <w:rPr>
            <w:w w:val="90"/>
          </w:rPr>
          <w:t>different</w:t>
        </w:r>
        <w:r>
          <w:rPr>
            <w:spacing w:val="8"/>
          </w:rPr>
          <w:t xml:space="preserve"> </w:t>
        </w:r>
        <w:r>
          <w:rPr>
            <w:w w:val="90"/>
          </w:rPr>
          <w:t>feature</w:t>
        </w:r>
        <w:r>
          <w:rPr>
            <w:spacing w:val="8"/>
          </w:rPr>
          <w:t xml:space="preserve"> </w:t>
        </w:r>
        <w:r>
          <w:rPr>
            <w:w w:val="90"/>
          </w:rPr>
          <w:t>dimensions</w:t>
        </w:r>
        <w:r>
          <w:rPr>
            <w:spacing w:val="8"/>
          </w:rPr>
          <w:t xml:space="preserve"> </w:t>
        </w:r>
        <w:r>
          <w:rPr>
            <w:w w:val="90"/>
          </w:rPr>
          <w:t>and</w:t>
        </w:r>
        <w:r>
          <w:rPr>
            <w:spacing w:val="7"/>
          </w:rPr>
          <w:t xml:space="preserve"> </w:t>
        </w:r>
        <w:r>
          <w:rPr>
            <w:w w:val="90"/>
          </w:rPr>
          <w:t>therefore</w:t>
        </w:r>
        <w:r>
          <w:rPr>
            <w:spacing w:val="8"/>
          </w:rPr>
          <w:t xml:space="preserve"> </w:t>
        </w:r>
        <w:r>
          <w:rPr>
            <w:w w:val="90"/>
          </w:rPr>
          <w:t>the</w:t>
        </w:r>
        <w:r>
          <w:rPr>
            <w:spacing w:val="8"/>
          </w:rPr>
          <w:t xml:space="preserve"> </w:t>
        </w:r>
        <w:r>
          <w:rPr>
            <w:w w:val="90"/>
          </w:rPr>
          <w:t>preferred</w:t>
        </w:r>
        <w:r>
          <w:rPr>
            <w:spacing w:val="8"/>
          </w:rPr>
          <w:t xml:space="preserve"> </w:t>
        </w:r>
        <w:r>
          <w:rPr>
            <w:w w:val="90"/>
          </w:rPr>
          <w:t>model.</w:t>
        </w:r>
        <w:r>
          <w:rPr>
            <w:spacing w:val="23"/>
          </w:rPr>
          <w:t xml:space="preserve"> </w:t>
        </w:r>
        <w:r>
          <w:rPr>
            <w:w w:val="90"/>
          </w:rPr>
          <w:t>If</w:t>
        </w:r>
        <w:r>
          <w:rPr>
            <w:spacing w:val="8"/>
          </w:rPr>
          <w:t xml:space="preserve"> </w:t>
        </w:r>
        <w:r>
          <w:rPr>
            <w:spacing w:val="-2"/>
            <w:w w:val="90"/>
          </w:rPr>
          <w:t>future</w:t>
        </w:r>
      </w:ins>
    </w:p>
    <w:p w:rsidR="00485016" w:rsidRDefault="00C14774">
      <w:pPr>
        <w:pStyle w:val="BodyText"/>
        <w:rPr>
          <w:ins w:id="3790" w:author="Hughes, Anna E" w:date="2023-06-19T12:41:00Z"/>
        </w:rPr>
      </w:pPr>
      <w:ins w:id="3791" w:author="Hughes, Anna E" w:date="2023-06-19T12:41:00Z">
        <w:r>
          <w:rPr>
            <w:rFonts w:ascii="Trebuchet MS"/>
            <w:spacing w:val="-6"/>
            <w:sz w:val="12"/>
          </w:rPr>
          <w:t>713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6"/>
          </w:rPr>
          <w:t>work</w:t>
        </w:r>
        <w:r>
          <w:rPr>
            <w:spacing w:val="-4"/>
          </w:rPr>
          <w:t xml:space="preserve"> </w:t>
        </w:r>
        <w:r>
          <w:rPr>
            <w:spacing w:val="-6"/>
          </w:rPr>
          <w:t>were</w:t>
        </w:r>
        <w:r>
          <w:rPr>
            <w:spacing w:val="-5"/>
          </w:rPr>
          <w:t xml:space="preserve"> </w:t>
        </w:r>
        <w:r>
          <w:rPr>
            <w:spacing w:val="-6"/>
          </w:rPr>
          <w:t>to</w:t>
        </w:r>
        <w:r>
          <w:rPr>
            <w:spacing w:val="-4"/>
          </w:rPr>
          <w:t xml:space="preserve"> </w:t>
        </w:r>
        <w:r>
          <w:rPr>
            <w:spacing w:val="-6"/>
          </w:rPr>
          <w:t>confirm</w:t>
        </w:r>
        <w:r>
          <w:rPr>
            <w:spacing w:val="-5"/>
          </w:rPr>
          <w:t xml:space="preserve"> </w:t>
        </w:r>
        <w:r>
          <w:rPr>
            <w:spacing w:val="-6"/>
          </w:rPr>
          <w:t>this</w:t>
        </w:r>
        <w:r>
          <w:rPr>
            <w:spacing w:val="-5"/>
          </w:rPr>
          <w:t xml:space="preserve"> </w:t>
        </w:r>
        <w:r>
          <w:rPr>
            <w:spacing w:val="-6"/>
          </w:rPr>
          <w:t>hypothesis,</w:t>
        </w:r>
        <w:r>
          <w:rPr>
            <w:spacing w:val="-3"/>
          </w:rPr>
          <w:t xml:space="preserve"> </w:t>
        </w:r>
        <w:r>
          <w:rPr>
            <w:spacing w:val="-6"/>
          </w:rPr>
          <w:t>it</w:t>
        </w:r>
        <w:r>
          <w:rPr>
            <w:spacing w:val="-4"/>
          </w:rPr>
          <w:t xml:space="preserve"> </w:t>
        </w:r>
        <w:r>
          <w:rPr>
            <w:spacing w:val="-6"/>
          </w:rPr>
          <w:t>would</w:t>
        </w:r>
        <w:r>
          <w:rPr>
            <w:spacing w:val="-5"/>
          </w:rPr>
          <w:t xml:space="preserve"> </w:t>
        </w:r>
        <w:r>
          <w:rPr>
            <w:spacing w:val="-6"/>
          </w:rPr>
          <w:t>suggest</w:t>
        </w:r>
        <w:r>
          <w:rPr>
            <w:spacing w:val="-4"/>
          </w:rPr>
          <w:t xml:space="preserve"> </w:t>
        </w:r>
        <w:r>
          <w:rPr>
            <w:spacing w:val="-6"/>
          </w:rPr>
          <w:t>that</w:t>
        </w:r>
        <w:r>
          <w:rPr>
            <w:spacing w:val="-5"/>
          </w:rPr>
          <w:t xml:space="preserve"> </w:t>
        </w:r>
        <w:r>
          <w:rPr>
            <w:spacing w:val="-6"/>
          </w:rPr>
          <w:t>observers</w:t>
        </w:r>
        <w:r>
          <w:rPr>
            <w:spacing w:val="-5"/>
          </w:rPr>
          <w:t xml:space="preserve"> </w:t>
        </w:r>
        <w:r>
          <w:rPr>
            <w:spacing w:val="-6"/>
          </w:rPr>
          <w:t>are</w:t>
        </w:r>
        <w:r>
          <w:rPr>
            <w:spacing w:val="-4"/>
          </w:rPr>
          <w:t xml:space="preserve"> </w:t>
        </w:r>
        <w:r>
          <w:rPr>
            <w:spacing w:val="-6"/>
          </w:rPr>
          <w:t>able</w:t>
        </w:r>
        <w:r>
          <w:rPr>
            <w:spacing w:val="-5"/>
          </w:rPr>
          <w:t xml:space="preserve"> </w:t>
        </w:r>
        <w:r>
          <w:rPr>
            <w:spacing w:val="-6"/>
          </w:rPr>
          <w:t>to</w:t>
        </w:r>
      </w:ins>
    </w:p>
    <w:p w:rsidR="00485016" w:rsidRDefault="00C14774">
      <w:pPr>
        <w:pStyle w:val="BodyText"/>
        <w:spacing w:before="8"/>
        <w:rPr>
          <w:ins w:id="3792" w:author="Hughes, Anna E" w:date="2023-06-19T12:41:00Z"/>
        </w:rPr>
      </w:pPr>
      <w:ins w:id="3793" w:author="Hughes, Anna E" w:date="2023-06-19T12:41:00Z">
        <w:r>
          <w:rPr>
            <w:rFonts w:ascii="Trebuchet MS"/>
            <w:spacing w:val="-6"/>
            <w:sz w:val="12"/>
          </w:rPr>
          <w:t>714</w:t>
        </w:r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6"/>
          </w:rPr>
          <w:t>cognitively</w:t>
        </w:r>
        <w:r>
          <w:rPr>
            <w:spacing w:val="-7"/>
          </w:rPr>
          <w:t xml:space="preserve"> </w:t>
        </w:r>
        <w:r>
          <w:rPr>
            <w:spacing w:val="-6"/>
          </w:rPr>
          <w:t>shift</w:t>
        </w:r>
        <w:r>
          <w:rPr>
            <w:spacing w:val="-7"/>
          </w:rPr>
          <w:t xml:space="preserve"> </w:t>
        </w:r>
        <w:r>
          <w:rPr>
            <w:spacing w:val="-6"/>
          </w:rPr>
          <w:t>their</w:t>
        </w:r>
        <w:r>
          <w:rPr>
            <w:spacing w:val="-7"/>
          </w:rPr>
          <w:t xml:space="preserve"> </w:t>
        </w:r>
        <w:r>
          <w:rPr>
            <w:spacing w:val="-6"/>
          </w:rPr>
          <w:t>strategy</w:t>
        </w:r>
        <w:r>
          <w:rPr>
            <w:spacing w:val="-7"/>
          </w:rPr>
          <w:t xml:space="preserve"> </w:t>
        </w:r>
        <w:r>
          <w:rPr>
            <w:spacing w:val="-6"/>
          </w:rPr>
          <w:t>based</w:t>
        </w:r>
        <w:r>
          <w:rPr>
            <w:spacing w:val="-8"/>
          </w:rPr>
          <w:t xml:space="preserve"> </w:t>
        </w:r>
        <w:r>
          <w:rPr>
            <w:spacing w:val="-6"/>
          </w:rPr>
          <w:t>on</w:t>
        </w:r>
        <w:r>
          <w:rPr>
            <w:spacing w:val="-7"/>
          </w:rPr>
          <w:t xml:space="preserve"> </w:t>
        </w:r>
        <w:r>
          <w:rPr>
            <w:spacing w:val="-6"/>
          </w:rPr>
          <w:t>the</w:t>
        </w:r>
        <w:r>
          <w:rPr>
            <w:spacing w:val="-7"/>
          </w:rPr>
          <w:t xml:space="preserve"> </w:t>
        </w:r>
        <w:r>
          <w:rPr>
            <w:spacing w:val="-6"/>
          </w:rPr>
          <w:t>information</w:t>
        </w:r>
        <w:r>
          <w:rPr>
            <w:spacing w:val="-7"/>
          </w:rPr>
          <w:t xml:space="preserve"> </w:t>
        </w:r>
        <w:r>
          <w:rPr>
            <w:spacing w:val="-6"/>
          </w:rPr>
          <w:t>available</w:t>
        </w:r>
        <w:r>
          <w:rPr>
            <w:spacing w:val="-7"/>
          </w:rPr>
          <w:t xml:space="preserve"> </w:t>
        </w:r>
        <w:r>
          <w:rPr>
            <w:spacing w:val="-6"/>
          </w:rPr>
          <w:t>in</w:t>
        </w:r>
        <w:r>
          <w:rPr>
            <w:spacing w:val="-8"/>
          </w:rPr>
          <w:t xml:space="preserve"> </w:t>
        </w:r>
        <w:r>
          <w:rPr>
            <w:spacing w:val="-6"/>
          </w:rPr>
          <w:t>the</w:t>
        </w:r>
        <w:r>
          <w:rPr>
            <w:spacing w:val="-7"/>
          </w:rPr>
          <w:t xml:space="preserve"> </w:t>
        </w:r>
        <w:r>
          <w:rPr>
            <w:spacing w:val="-6"/>
          </w:rPr>
          <w:t>task.</w:t>
        </w:r>
      </w:ins>
    </w:p>
    <w:p w:rsidR="00485016" w:rsidRDefault="00C14774">
      <w:pPr>
        <w:pStyle w:val="BodyText"/>
        <w:tabs>
          <w:tab w:val="left" w:pos="968"/>
        </w:tabs>
        <w:pPrChange w:id="3794" w:author="Hughes, Anna E" w:date="2023-06-19T12:41:00Z">
          <w:pPr>
            <w:pStyle w:val="BodyText"/>
            <w:tabs>
              <w:tab w:val="left" w:pos="848"/>
            </w:tabs>
          </w:pPr>
        </w:pPrChange>
      </w:pPr>
      <w:ins w:id="3795" w:author="Hughes, Anna E" w:date="2023-06-19T12:41:00Z">
        <w:r>
          <w:rPr>
            <w:rFonts w:ascii="Trebuchet MS"/>
            <w:spacing w:val="-5"/>
            <w:sz w:val="12"/>
          </w:rPr>
          <w:t>715</w:t>
        </w:r>
      </w:ins>
      <w:r>
        <w:rPr>
          <w:rFonts w:ascii="Trebuchet MS"/>
          <w:sz w:val="12"/>
        </w:rPr>
        <w:tab/>
      </w:r>
      <w:r>
        <w:rPr>
          <w:w w:val="90"/>
        </w:rPr>
        <w:t>Another</w:t>
      </w:r>
      <w:r>
        <w:rPr>
          <w:spacing w:val="-1"/>
        </w:rPr>
        <w:t xml:space="preserve"> </w:t>
      </w:r>
      <w:r>
        <w:rPr>
          <w:w w:val="90"/>
        </w:rPr>
        <w:t>possibility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because</w:t>
      </w:r>
      <w:r>
        <w:t xml:space="preserve"> </w:t>
      </w:r>
      <w:r>
        <w:rPr>
          <w:w w:val="90"/>
        </w:rPr>
        <w:t>some</w:t>
      </w:r>
      <w:r>
        <w:rPr>
          <w:spacing w:val="-1"/>
        </w:rPr>
        <w:t xml:space="preserve"> </w:t>
      </w:r>
      <w:r>
        <w:rPr>
          <w:w w:val="90"/>
        </w:rPr>
        <w:t>participants</w:t>
      </w:r>
      <w:r>
        <w:rPr>
          <w:spacing w:val="-1"/>
        </w:rPr>
        <w:t xml:space="preserve"> </w:t>
      </w:r>
      <w:r>
        <w:rPr>
          <w:w w:val="90"/>
        </w:rPr>
        <w:t>had</w:t>
      </w:r>
      <w:r>
        <w:rPr>
          <w:spacing w:val="-1"/>
        </w:rPr>
        <w:t xml:space="preserve"> </w:t>
      </w:r>
      <w:r>
        <w:rPr>
          <w:w w:val="90"/>
        </w:rPr>
        <w:t>negative</w:t>
      </w:r>
      <w:r>
        <w:rPr>
          <w:spacing w:val="-1"/>
        </w:rPr>
        <w:t xml:space="preserve"> </w:t>
      </w:r>
      <w:r>
        <w:rPr>
          <w:w w:val="90"/>
        </w:rPr>
        <w:t>search</w:t>
      </w:r>
      <w:r>
        <w:t xml:space="preserve"> </w:t>
      </w:r>
      <w:r>
        <w:rPr>
          <w:spacing w:val="-2"/>
          <w:w w:val="90"/>
        </w:rPr>
        <w:t>slopes,</w:t>
      </w:r>
    </w:p>
    <w:p w:rsidR="00485016" w:rsidRDefault="00F7725C">
      <w:pPr>
        <w:pStyle w:val="BodyText"/>
        <w:spacing w:before="8"/>
      </w:pPr>
      <w:del w:id="3796" w:author="Hughes, Anna E" w:date="2023-06-19T12:41:00Z">
        <w:r>
          <w:rPr>
            <w:rFonts w:ascii="Trebuchet MS"/>
            <w:spacing w:val="-6"/>
            <w:sz w:val="12"/>
          </w:rPr>
          <w:delText>683</w:delText>
        </w:r>
      </w:del>
      <w:ins w:id="3797" w:author="Hughes, Anna E" w:date="2023-06-19T12:41:00Z">
        <w:r w:rsidR="00C14774">
          <w:rPr>
            <w:rFonts w:ascii="Trebuchet MS"/>
            <w:spacing w:val="-6"/>
            <w:sz w:val="12"/>
          </w:rPr>
          <w:t>716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6"/>
        </w:rPr>
        <w:t>the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collinear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contrast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predicts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implausibly</w:t>
      </w:r>
      <w:r w:rsidR="00C14774">
        <w:t xml:space="preserve"> </w:t>
      </w:r>
      <w:r w:rsidR="00C14774">
        <w:rPr>
          <w:spacing w:val="-6"/>
        </w:rPr>
        <w:t>large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reaction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times,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due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the</w:t>
      </w:r>
    </w:p>
    <w:p w:rsidR="00485016" w:rsidRDefault="00F7725C">
      <w:pPr>
        <w:pStyle w:val="BodyText"/>
        <w:spacing w:before="8"/>
        <w:pPrChange w:id="3798" w:author="Hughes, Anna E" w:date="2023-06-19T12:41:00Z">
          <w:pPr>
            <w:pStyle w:val="BodyText"/>
          </w:pPr>
        </w:pPrChange>
      </w:pPr>
      <w:del w:id="3799" w:author="Hughes, Anna E" w:date="2023-06-19T12:41:00Z">
        <w:r>
          <w:rPr>
            <w:rFonts w:ascii="Trebuchet MS"/>
            <w:spacing w:val="-6"/>
            <w:sz w:val="12"/>
          </w:rPr>
          <w:delText>684</w:delText>
        </w:r>
      </w:del>
      <w:ins w:id="3800" w:author="Hughes, Anna E" w:date="2023-06-19T12:41:00Z">
        <w:r w:rsidR="00C14774">
          <w:rPr>
            <w:rFonts w:ascii="Trebuchet MS"/>
            <w:spacing w:val="-8"/>
            <w:sz w:val="12"/>
          </w:rPr>
          <w:t>717</w:t>
        </w:r>
      </w:ins>
      <w:r w:rsidR="00C14774">
        <w:rPr>
          <w:rFonts w:ascii="Trebuchet MS"/>
          <w:spacing w:val="59"/>
          <w:sz w:val="12"/>
          <w:rPrChange w:id="3801" w:author="Hughes, Anna E" w:date="2023-06-19T12:41:00Z">
            <w:rPr>
              <w:rFonts w:ascii="Trebuchet MS"/>
              <w:spacing w:val="46"/>
              <w:sz w:val="12"/>
            </w:rPr>
          </w:rPrChange>
        </w:rPr>
        <w:t xml:space="preserve">  </w:t>
      </w:r>
      <w:r w:rsidR="00C14774">
        <w:rPr>
          <w:spacing w:val="-8"/>
          <w:rPrChange w:id="3802" w:author="Hughes, Anna E" w:date="2023-06-19T12:41:00Z">
            <w:rPr>
              <w:spacing w:val="-6"/>
            </w:rPr>
          </w:rPrChange>
        </w:rPr>
        <w:t>mathematical</w:t>
      </w:r>
      <w:r w:rsidR="00C14774">
        <w:rPr>
          <w:spacing w:val="-2"/>
          <w:rPrChange w:id="3803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8"/>
          <w:rPrChange w:id="3804" w:author="Hughes, Anna E" w:date="2023-06-19T12:41:00Z">
            <w:rPr>
              <w:spacing w:val="-6"/>
            </w:rPr>
          </w:rPrChange>
        </w:rPr>
        <w:t>formulation</w:t>
      </w:r>
      <w:r w:rsidR="00C14774">
        <w:rPr>
          <w:spacing w:val="-2"/>
          <w:rPrChange w:id="380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8"/>
          <w:rPrChange w:id="3806" w:author="Hughes, Anna E" w:date="2023-06-19T12:41:00Z">
            <w:rPr>
              <w:spacing w:val="-6"/>
            </w:rPr>
          </w:rPrChange>
        </w:rPr>
        <w:t>of</w:t>
      </w:r>
      <w:r w:rsidR="00C14774">
        <w:rPr>
          <w:spacing w:val="-2"/>
          <w:rPrChange w:id="3807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8"/>
          <w:rPrChange w:id="3808" w:author="Hughes, Anna E" w:date="2023-06-19T12:41:00Z">
            <w:rPr>
              <w:spacing w:val="-6"/>
            </w:rPr>
          </w:rPrChange>
        </w:rPr>
        <w:t>this</w:t>
      </w:r>
      <w:r w:rsidR="00C14774">
        <w:rPr>
          <w:spacing w:val="-3"/>
          <w:rPrChange w:id="380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8"/>
          <w:rPrChange w:id="3810" w:author="Hughes, Anna E" w:date="2023-06-19T12:41:00Z">
            <w:rPr>
              <w:spacing w:val="-6"/>
            </w:rPr>
          </w:rPrChange>
        </w:rPr>
        <w:t>model,</w:t>
      </w:r>
      <w:r w:rsidR="00C14774">
        <w:rPr>
          <w:spacing w:val="-1"/>
          <w:rPrChange w:id="3811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8"/>
          <w:rPrChange w:id="3812" w:author="Hughes, Anna E" w:date="2023-06-19T12:41:00Z">
            <w:rPr>
              <w:spacing w:val="-6"/>
            </w:rPr>
          </w:rPrChange>
        </w:rPr>
        <w:t>leading</w:t>
      </w:r>
      <w:r w:rsidR="00C14774">
        <w:rPr>
          <w:spacing w:val="-3"/>
          <w:rPrChange w:id="381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8"/>
          <w:rPrChange w:id="3814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2"/>
        </w:rPr>
        <w:t xml:space="preserve"> </w:t>
      </w:r>
      <w:r w:rsidR="00C14774">
        <w:rPr>
          <w:spacing w:val="-8"/>
          <w:rPrChange w:id="3815" w:author="Hughes, Anna E" w:date="2023-06-19T12:41:00Z">
            <w:rPr>
              <w:spacing w:val="-6"/>
            </w:rPr>
          </w:rPrChange>
        </w:rPr>
        <w:t>worse</w:t>
      </w:r>
      <w:r w:rsidR="00C14774">
        <w:rPr>
          <w:spacing w:val="-3"/>
          <w:rPrChange w:id="3816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8"/>
          <w:rPrChange w:id="3817" w:author="Hughes, Anna E" w:date="2023-06-19T12:41:00Z">
            <w:rPr>
              <w:spacing w:val="-6"/>
            </w:rPr>
          </w:rPrChange>
        </w:rPr>
        <w:t>predictions.</w:t>
      </w:r>
      <w:r w:rsidR="00C14774">
        <w:rPr>
          <w:spacing w:val="15"/>
          <w:rPrChange w:id="3818" w:author="Hughes, Anna E" w:date="2023-06-19T12:41:00Z">
            <w:rPr>
              <w:spacing w:val="12"/>
            </w:rPr>
          </w:rPrChange>
        </w:rPr>
        <w:t xml:space="preserve"> </w:t>
      </w:r>
      <w:del w:id="3819" w:author="Hughes, Anna E" w:date="2023-06-19T12:41:00Z">
        <w:r>
          <w:rPr>
            <w:spacing w:val="-6"/>
          </w:rPr>
          <w:delText>Given</w:delText>
        </w:r>
        <w:r>
          <w:rPr>
            <w:spacing w:val="-1"/>
          </w:rPr>
          <w:delText xml:space="preserve"> </w:delText>
        </w:r>
        <w:r>
          <w:rPr>
            <w:spacing w:val="-6"/>
          </w:rPr>
          <w:delText>that</w:delText>
        </w:r>
      </w:del>
      <w:ins w:id="3820" w:author="Hughes, Anna E" w:date="2023-06-19T12:41:00Z">
        <w:r w:rsidR="00C14774">
          <w:rPr>
            <w:spacing w:val="-8"/>
          </w:rPr>
          <w:t>Despite</w:t>
        </w:r>
        <w:r w:rsidR="00C14774">
          <w:rPr>
            <w:spacing w:val="-2"/>
          </w:rPr>
          <w:t xml:space="preserve"> </w:t>
        </w:r>
        <w:r w:rsidR="00C14774">
          <w:rPr>
            <w:spacing w:val="-8"/>
          </w:rPr>
          <w:t>the</w:t>
        </w:r>
      </w:ins>
    </w:p>
    <w:p w:rsidR="00485016" w:rsidRDefault="00F7725C">
      <w:pPr>
        <w:pStyle w:val="BodyText"/>
        <w:rPr>
          <w:ins w:id="3821" w:author="Hughes, Anna E" w:date="2023-06-19T12:41:00Z"/>
        </w:rPr>
      </w:pPr>
      <w:del w:id="3822" w:author="Hughes, Anna E" w:date="2023-06-19T12:41:00Z">
        <w:r>
          <w:rPr>
            <w:rFonts w:ascii="Trebuchet MS"/>
            <w:spacing w:val="-4"/>
            <w:sz w:val="12"/>
          </w:rPr>
          <w:delText>685</w:delText>
        </w:r>
        <w:r>
          <w:rPr>
            <w:rFonts w:ascii="Trebuchet MS"/>
            <w:spacing w:val="31"/>
            <w:sz w:val="12"/>
          </w:rPr>
          <w:delText xml:space="preserve"> </w:delText>
        </w:r>
      </w:del>
      <w:ins w:id="3823" w:author="Hughes, Anna E" w:date="2023-06-19T12:41:00Z">
        <w:r w:rsidR="00C14774">
          <w:rPr>
            <w:rFonts w:ascii="Trebuchet MS"/>
            <w:spacing w:val="-6"/>
            <w:sz w:val="12"/>
          </w:rPr>
          <w:t>718</w:t>
        </w:r>
        <w:r w:rsidR="00C14774">
          <w:rPr>
            <w:rFonts w:ascii="Trebuchet MS"/>
            <w:spacing w:val="35"/>
            <w:sz w:val="12"/>
          </w:rPr>
          <w:t xml:space="preserve">  </w:t>
        </w:r>
        <w:r w:rsidR="00C14774">
          <w:rPr>
            <w:spacing w:val="-6"/>
          </w:rPr>
          <w:t>fact</w:t>
        </w:r>
        <w:r w:rsidR="00C14774">
          <w:t xml:space="preserve"> </w:t>
        </w:r>
        <w:r w:rsidR="00C14774">
          <w:rPr>
            <w:spacing w:val="-6"/>
          </w:rPr>
          <w:t>that</w:t>
        </w:r>
        <w:r w:rsidR="00C14774">
          <w:rPr>
            <w:spacing w:val="-1"/>
          </w:rPr>
          <w:t xml:space="preserve"> </w:t>
        </w:r>
        <w:r w:rsidR="00C14774">
          <w:rPr>
            <w:spacing w:val="-6"/>
          </w:rPr>
          <w:t>our</w:t>
        </w:r>
        <w:r w:rsidR="00C14774">
          <w:t xml:space="preserve"> </w:t>
        </w:r>
        <w:r w:rsidR="00C14774">
          <w:rPr>
            <w:spacing w:val="-6"/>
          </w:rPr>
          <w:t>exploratory</w:t>
        </w:r>
        <w:r w:rsidR="00C14774">
          <w:t xml:space="preserve"> </w:t>
        </w:r>
        <w:r w:rsidR="00C14774">
          <w:rPr>
            <w:spacing w:val="-6"/>
          </w:rPr>
          <w:t>analyses</w:t>
        </w:r>
        <w:r w:rsidR="00C14774">
          <w:rPr>
            <w:spacing w:val="-1"/>
          </w:rPr>
          <w:t xml:space="preserve"> </w:t>
        </w:r>
        <w:r w:rsidR="00C14774">
          <w:rPr>
            <w:spacing w:val="-6"/>
          </w:rPr>
          <w:t>suggested</w:t>
        </w:r>
        <w:r w:rsidR="00C14774">
          <w:t xml:space="preserve"> </w:t>
        </w:r>
        <w:r w:rsidR="00C14774">
          <w:rPr>
            <w:spacing w:val="-6"/>
          </w:rPr>
          <w:t>that</w:t>
        </w:r>
        <w:r w:rsidR="00C14774">
          <w:t xml:space="preserve"> </w:t>
        </w:r>
        <w:r w:rsidR="00C14774">
          <w:rPr>
            <w:spacing w:val="-6"/>
          </w:rPr>
          <w:t>removing</w:t>
        </w:r>
        <w:r w:rsidR="00C14774">
          <w:rPr>
            <w:spacing w:val="-1"/>
          </w:rPr>
          <w:t xml:space="preserve"> </w:t>
        </w:r>
        <w:r w:rsidR="00C14774">
          <w:rPr>
            <w:spacing w:val="-6"/>
          </w:rPr>
          <w:t>these</w:t>
        </w:r>
      </w:ins>
      <w:r w:rsidR="00C14774">
        <w:rPr>
          <w:rPrChange w:id="3824" w:author="Hughes, Anna E" w:date="2023-06-19T12:41:00Z">
            <w:rPr>
              <w:rFonts w:ascii="Trebuchet MS"/>
              <w:spacing w:val="31"/>
              <w:sz w:val="12"/>
            </w:rPr>
          </w:rPrChange>
        </w:rPr>
        <w:t xml:space="preserve"> </w:t>
      </w:r>
      <w:r w:rsidR="00C14774">
        <w:rPr>
          <w:spacing w:val="-6"/>
          <w:rPrChange w:id="3825" w:author="Hughes, Anna E" w:date="2023-06-19T12:41:00Z">
            <w:rPr>
              <w:spacing w:val="-4"/>
            </w:rPr>
          </w:rPrChange>
        </w:rPr>
        <w:t>negative</w:t>
      </w:r>
      <w:r w:rsidR="00C14774">
        <w:rPr>
          <w:rPrChange w:id="3826" w:author="Hughes, Anna E" w:date="2023-06-19T12:41:00Z">
            <w:rPr>
              <w:spacing w:val="-8"/>
            </w:rPr>
          </w:rPrChange>
        </w:rPr>
        <w:t xml:space="preserve"> </w:t>
      </w:r>
      <w:del w:id="3827" w:author="Hughes, Anna E" w:date="2023-06-19T12:41:00Z">
        <w:r>
          <w:rPr>
            <w:spacing w:val="-4"/>
          </w:rPr>
          <w:delText>search</w:delText>
        </w:r>
        <w:r>
          <w:rPr>
            <w:spacing w:val="-7"/>
          </w:rPr>
          <w:delText xml:space="preserve"> </w:delText>
        </w:r>
      </w:del>
      <w:r w:rsidR="00C14774">
        <w:rPr>
          <w:spacing w:val="-6"/>
          <w:rPrChange w:id="3828" w:author="Hughes, Anna E" w:date="2023-06-19T12:41:00Z">
            <w:rPr>
              <w:spacing w:val="-4"/>
            </w:rPr>
          </w:rPrChange>
        </w:rPr>
        <w:t>slopes</w:t>
      </w:r>
      <w:del w:id="3829" w:author="Hughes, Anna E" w:date="2023-06-19T12:41:00Z">
        <w:r>
          <w:rPr>
            <w:spacing w:val="-7"/>
          </w:rPr>
          <w:delText xml:space="preserve"> </w:delText>
        </w:r>
        <w:r>
          <w:rPr>
            <w:spacing w:val="-4"/>
          </w:rPr>
          <w:delText>do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occur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some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situations</w:delText>
        </w:r>
        <w:r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"_bookmark77" </w:delInstrText>
        </w:r>
        <w:r w:rsidR="00FE7979">
          <w:fldChar w:fldCharType="separate"/>
        </w:r>
        <w:r>
          <w:rPr>
            <w:spacing w:val="-4"/>
          </w:rPr>
          <w:delText>(Utochkin,</w:delText>
        </w:r>
        <w:r w:rsidR="00FE7979">
          <w:rPr>
            <w:spacing w:val="-4"/>
          </w:rPr>
          <w:fldChar w:fldCharType="end"/>
        </w:r>
        <w:r>
          <w:rPr>
            <w:spacing w:val="-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"_bookmark77" </w:delInstrText>
        </w:r>
        <w:r w:rsidR="00FE7979">
          <w:fldChar w:fldCharType="separate"/>
        </w:r>
        <w:r>
          <w:rPr>
            <w:spacing w:val="-4"/>
          </w:rPr>
          <w:delText>2013),</w:delText>
        </w:r>
        <w:r w:rsidR="00FE7979">
          <w:rPr>
            <w:spacing w:val="-4"/>
          </w:rPr>
          <w:fldChar w:fldCharType="end"/>
        </w:r>
      </w:del>
    </w:p>
    <w:p w:rsidR="00701245" w:rsidRDefault="00C14774">
      <w:pPr>
        <w:pStyle w:val="BodyText"/>
        <w:spacing w:before="8"/>
        <w:rPr>
          <w:del w:id="3830" w:author="Hughes, Anna E" w:date="2023-06-19T12:41:00Z"/>
        </w:rPr>
      </w:pPr>
      <w:ins w:id="3831" w:author="Hughes, Anna E" w:date="2023-06-19T12:41:00Z">
        <w:r>
          <w:rPr>
            <w:rFonts w:ascii="Trebuchet MS"/>
            <w:spacing w:val="-6"/>
            <w:sz w:val="12"/>
          </w:rPr>
          <w:t>719</w:t>
        </w:r>
        <w:r>
          <w:rPr>
            <w:rFonts w:ascii="Trebuchet MS"/>
            <w:spacing w:val="39"/>
            <w:sz w:val="12"/>
          </w:rPr>
          <w:t xml:space="preserve">  </w:t>
        </w:r>
        <w:r>
          <w:rPr>
            <w:spacing w:val="-6"/>
          </w:rPr>
          <w:t>would</w:t>
        </w:r>
        <w:r>
          <w:rPr>
            <w:spacing w:val="-2"/>
          </w:rPr>
          <w:t xml:space="preserve"> </w:t>
        </w:r>
        <w:r>
          <w:rPr>
            <w:spacing w:val="-6"/>
          </w:rPr>
          <w:t>not</w:t>
        </w:r>
        <w:r>
          <w:rPr>
            <w:spacing w:val="-2"/>
          </w:rPr>
          <w:t xml:space="preserve"> </w:t>
        </w:r>
        <w:r>
          <w:rPr>
            <w:spacing w:val="-6"/>
          </w:rPr>
          <w:t>change</w:t>
        </w:r>
        <w:r>
          <w:rPr>
            <w:spacing w:val="-2"/>
          </w:rPr>
          <w:t xml:space="preserve"> </w:t>
        </w:r>
        <w:r>
          <w:rPr>
            <w:spacing w:val="-6"/>
          </w:rPr>
          <w:t>our</w:t>
        </w:r>
        <w:r>
          <w:rPr>
            <w:spacing w:val="-1"/>
          </w:rPr>
          <w:t xml:space="preserve"> </w:t>
        </w:r>
        <w:r>
          <w:rPr>
            <w:spacing w:val="-6"/>
          </w:rPr>
          <w:t>conclusions,</w:t>
        </w:r>
      </w:ins>
      <w:r>
        <w:rPr>
          <w:rPrChange w:id="3832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  <w:rPrChange w:id="3833" w:author="Hughes, Anna E" w:date="2023-06-19T12:41:00Z">
            <w:rPr>
              <w:spacing w:val="-4"/>
            </w:rPr>
          </w:rPrChange>
        </w:rPr>
        <w:t>we</w:t>
      </w:r>
      <w:r>
        <w:rPr>
          <w:spacing w:val="-2"/>
          <w:rPrChange w:id="3834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  <w:rPrChange w:id="3835" w:author="Hughes, Anna E" w:date="2023-06-19T12:41:00Z">
            <w:rPr>
              <w:spacing w:val="-4"/>
            </w:rPr>
          </w:rPrChange>
        </w:rPr>
        <w:t>suggest</w:t>
      </w:r>
    </w:p>
    <w:p w:rsidR="00485016" w:rsidRDefault="00F7725C">
      <w:pPr>
        <w:pStyle w:val="BodyText"/>
        <w:spacing w:before="8"/>
        <w:rPr>
          <w:ins w:id="3836" w:author="Hughes, Anna E" w:date="2023-06-19T12:41:00Z"/>
        </w:rPr>
      </w:pPr>
      <w:del w:id="3837" w:author="Hughes, Anna E" w:date="2023-06-19T12:41:00Z">
        <w:r>
          <w:rPr>
            <w:rFonts w:ascii="Trebuchet MS"/>
            <w:w w:val="90"/>
            <w:sz w:val="12"/>
          </w:rPr>
          <w:delText>686</w:delText>
        </w:r>
        <w:r>
          <w:rPr>
            <w:rFonts w:ascii="Trebuchet MS"/>
            <w:spacing w:val="69"/>
            <w:sz w:val="12"/>
          </w:rPr>
          <w:delText xml:space="preserve"> </w:delText>
        </w:r>
      </w:del>
      <w:r w:rsidR="00C14774">
        <w:rPr>
          <w:spacing w:val="-2"/>
          <w:rPrChange w:id="3838" w:author="Hughes, Anna E" w:date="2023-06-19T12:41:00Z">
            <w:rPr>
              <w:rFonts w:ascii="Trebuchet MS"/>
              <w:spacing w:val="69"/>
              <w:sz w:val="12"/>
            </w:rPr>
          </w:rPrChange>
        </w:rPr>
        <w:t xml:space="preserve"> </w:t>
      </w:r>
      <w:r w:rsidR="00C14774">
        <w:rPr>
          <w:spacing w:val="-6"/>
          <w:rPrChange w:id="3839" w:author="Hughes, Anna E" w:date="2023-06-19T12:41:00Z">
            <w:rPr>
              <w:w w:val="90"/>
            </w:rPr>
          </w:rPrChange>
        </w:rPr>
        <w:t>that</w:t>
      </w:r>
      <w:r w:rsidR="00C14774">
        <w:rPr>
          <w:spacing w:val="-2"/>
          <w:rPrChange w:id="3840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841" w:author="Hughes, Anna E" w:date="2023-06-19T12:41:00Z">
            <w:rPr>
              <w:w w:val="90"/>
            </w:rPr>
          </w:rPrChange>
        </w:rPr>
        <w:t>a</w:t>
      </w:r>
      <w:r w:rsidR="00C14774">
        <w:rPr>
          <w:spacing w:val="-1"/>
          <w:rPrChange w:id="3842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843" w:author="Hughes, Anna E" w:date="2023-06-19T12:41:00Z">
            <w:rPr>
              <w:w w:val="90"/>
            </w:rPr>
          </w:rPrChange>
        </w:rPr>
        <w:t>future</w:t>
      </w:r>
      <w:r w:rsidR="00C14774">
        <w:rPr>
          <w:spacing w:val="-2"/>
          <w:rPrChange w:id="3844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845" w:author="Hughes, Anna E" w:date="2023-06-19T12:41:00Z">
            <w:rPr>
              <w:w w:val="90"/>
            </w:rPr>
          </w:rPrChange>
        </w:rPr>
        <w:t>improvement</w:t>
      </w:r>
      <w:r w:rsidR="00C14774">
        <w:rPr>
          <w:spacing w:val="-2"/>
          <w:rPrChange w:id="3846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6"/>
          <w:rPrChange w:id="3847" w:author="Hughes, Anna E" w:date="2023-06-19T12:41:00Z">
            <w:rPr>
              <w:w w:val="90"/>
            </w:rPr>
          </w:rPrChange>
        </w:rPr>
        <w:t>for</w:t>
      </w:r>
      <w:r w:rsidR="00C14774">
        <w:rPr>
          <w:spacing w:val="-2"/>
          <w:rPrChange w:id="3848" w:author="Hughes, Anna E" w:date="2023-06-19T12:41:00Z">
            <w:rPr>
              <w:spacing w:val="6"/>
            </w:rPr>
          </w:rPrChange>
        </w:rPr>
        <w:t xml:space="preserve"> </w:t>
      </w:r>
      <w:r w:rsidR="00C14774">
        <w:rPr>
          <w:spacing w:val="-6"/>
          <w:rPrChange w:id="3849" w:author="Hughes, Anna E" w:date="2023-06-19T12:41:00Z">
            <w:rPr>
              <w:w w:val="90"/>
            </w:rPr>
          </w:rPrChange>
        </w:rPr>
        <w:t>the</w:t>
      </w:r>
    </w:p>
    <w:p w:rsidR="00701245" w:rsidRDefault="00C14774">
      <w:pPr>
        <w:pStyle w:val="BodyText"/>
        <w:rPr>
          <w:del w:id="3850" w:author="Hughes, Anna E" w:date="2023-06-19T12:41:00Z"/>
        </w:rPr>
      </w:pPr>
      <w:ins w:id="3851" w:author="Hughes, Anna E" w:date="2023-06-19T12:41:00Z">
        <w:r>
          <w:rPr>
            <w:rFonts w:ascii="Trebuchet MS"/>
            <w:spacing w:val="-4"/>
            <w:sz w:val="12"/>
          </w:rPr>
          <w:t>720</w:t>
        </w:r>
        <w:r>
          <w:rPr>
            <w:rFonts w:ascii="Trebuchet MS"/>
            <w:spacing w:val="33"/>
            <w:sz w:val="12"/>
          </w:rPr>
          <w:t xml:space="preserve"> </w:t>
        </w:r>
      </w:ins>
      <w:r>
        <w:rPr>
          <w:rFonts w:ascii="Trebuchet MS"/>
          <w:spacing w:val="33"/>
          <w:sz w:val="12"/>
          <w:rPrChange w:id="3852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  <w:rPrChange w:id="3853" w:author="Hughes, Anna E" w:date="2023-06-19T12:41:00Z">
            <w:rPr>
              <w:w w:val="90"/>
            </w:rPr>
          </w:rPrChange>
        </w:rPr>
        <w:t>collinear</w:t>
      </w:r>
      <w:r>
        <w:rPr>
          <w:spacing w:val="-8"/>
          <w:rPrChange w:id="3854" w:author="Hughes, Anna E" w:date="2023-06-19T12:41:00Z">
            <w:rPr>
              <w:spacing w:val="5"/>
            </w:rPr>
          </w:rPrChange>
        </w:rPr>
        <w:t xml:space="preserve"> </w:t>
      </w:r>
      <w:r>
        <w:rPr>
          <w:spacing w:val="-4"/>
          <w:rPrChange w:id="3855" w:author="Hughes, Anna E" w:date="2023-06-19T12:41:00Z">
            <w:rPr>
              <w:w w:val="90"/>
            </w:rPr>
          </w:rPrChange>
        </w:rPr>
        <w:t>contrast</w:t>
      </w:r>
      <w:r>
        <w:rPr>
          <w:spacing w:val="-7"/>
          <w:rPrChange w:id="3856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  <w:rPrChange w:id="3857" w:author="Hughes, Anna E" w:date="2023-06-19T12:41:00Z">
            <w:rPr>
              <w:w w:val="90"/>
            </w:rPr>
          </w:rPrChange>
        </w:rPr>
        <w:t>integration</w:t>
      </w:r>
      <w:r>
        <w:rPr>
          <w:spacing w:val="-8"/>
          <w:rPrChange w:id="3858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  <w:rPrChange w:id="3859" w:author="Hughes, Anna E" w:date="2023-06-19T12:41:00Z">
            <w:rPr>
              <w:w w:val="90"/>
            </w:rPr>
          </w:rPrChange>
        </w:rPr>
        <w:t>model</w:t>
      </w:r>
      <w:r>
        <w:rPr>
          <w:spacing w:val="-7"/>
          <w:rPrChange w:id="3860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  <w:rPrChange w:id="3861" w:author="Hughes, Anna E" w:date="2023-06-19T12:41:00Z">
            <w:rPr>
              <w:w w:val="90"/>
            </w:rPr>
          </w:rPrChange>
        </w:rPr>
        <w:t>would</w:t>
      </w:r>
      <w:r>
        <w:rPr>
          <w:spacing w:val="-7"/>
          <w:rPrChange w:id="3862" w:author="Hughes, Anna E" w:date="2023-06-19T12:41:00Z">
            <w:rPr>
              <w:spacing w:val="5"/>
            </w:rPr>
          </w:rPrChange>
        </w:rPr>
        <w:t xml:space="preserve"> </w:t>
      </w:r>
      <w:r>
        <w:rPr>
          <w:spacing w:val="-4"/>
          <w:rPrChange w:id="3863" w:author="Hughes, Anna E" w:date="2023-06-19T12:41:00Z">
            <w:rPr>
              <w:w w:val="90"/>
            </w:rPr>
          </w:rPrChange>
        </w:rPr>
        <w:t>be</w:t>
      </w:r>
      <w:r>
        <w:rPr>
          <w:spacing w:val="-8"/>
          <w:rPrChange w:id="3864" w:author="Hughes, Anna E" w:date="2023-06-19T12:41:00Z">
            <w:rPr>
              <w:spacing w:val="6"/>
            </w:rPr>
          </w:rPrChange>
        </w:rPr>
        <w:t xml:space="preserve"> </w:t>
      </w:r>
      <w:r>
        <w:rPr>
          <w:spacing w:val="-4"/>
          <w:rPrChange w:id="3865" w:author="Hughes, Anna E" w:date="2023-06-19T12:41:00Z">
            <w:rPr>
              <w:spacing w:val="-5"/>
              <w:w w:val="90"/>
            </w:rPr>
          </w:rPrChange>
        </w:rPr>
        <w:t>to</w:t>
      </w:r>
    </w:p>
    <w:p w:rsidR="00485016" w:rsidRDefault="00F7725C">
      <w:pPr>
        <w:pStyle w:val="BodyText"/>
        <w:rPr>
          <w:ins w:id="3866" w:author="Hughes, Anna E" w:date="2023-06-19T12:41:00Z"/>
        </w:rPr>
      </w:pPr>
      <w:del w:id="3867" w:author="Hughes, Anna E" w:date="2023-06-19T12:41:00Z">
        <w:r>
          <w:rPr>
            <w:rFonts w:ascii="Trebuchet MS"/>
            <w:spacing w:val="-6"/>
            <w:sz w:val="12"/>
          </w:rPr>
          <w:delText>687</w:delText>
        </w:r>
        <w:r>
          <w:rPr>
            <w:rFonts w:ascii="Trebuchet MS"/>
            <w:spacing w:val="46"/>
            <w:sz w:val="12"/>
          </w:rPr>
          <w:delText xml:space="preserve"> </w:delText>
        </w:r>
      </w:del>
      <w:r w:rsidR="00C14774">
        <w:rPr>
          <w:spacing w:val="-7"/>
          <w:rPrChange w:id="3868" w:author="Hughes, Anna E" w:date="2023-06-19T12:41:00Z">
            <w:rPr>
              <w:rFonts w:ascii="Trebuchet MS"/>
              <w:spacing w:val="46"/>
              <w:sz w:val="12"/>
            </w:rPr>
          </w:rPrChange>
        </w:rPr>
        <w:t xml:space="preserve"> </w:t>
      </w:r>
      <w:r w:rsidR="00C14774">
        <w:rPr>
          <w:spacing w:val="-4"/>
          <w:rPrChange w:id="3869" w:author="Hughes, Anna E" w:date="2023-06-19T12:41:00Z">
            <w:rPr>
              <w:spacing w:val="-6"/>
            </w:rPr>
          </w:rPrChange>
        </w:rPr>
        <w:t>modify</w:t>
      </w:r>
      <w:r w:rsidR="00C14774">
        <w:rPr>
          <w:spacing w:val="-8"/>
          <w:rPrChange w:id="3870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4"/>
          <w:rPrChange w:id="3871" w:author="Hughes, Anna E" w:date="2023-06-19T12:41:00Z">
            <w:rPr>
              <w:spacing w:val="-6"/>
            </w:rPr>
          </w:rPrChange>
        </w:rPr>
        <w:t>it</w:t>
      </w:r>
      <w:r w:rsidR="00C14774">
        <w:rPr>
          <w:spacing w:val="-7"/>
          <w:rPrChange w:id="3872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  <w:rPrChange w:id="3873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8"/>
          <w:rPrChange w:id="3874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  <w:rPrChange w:id="3875" w:author="Hughes, Anna E" w:date="2023-06-19T12:41:00Z">
            <w:rPr>
              <w:spacing w:val="-6"/>
            </w:rPr>
          </w:rPrChange>
        </w:rPr>
        <w:t>be</w:t>
      </w:r>
      <w:r w:rsidR="00C14774">
        <w:rPr>
          <w:spacing w:val="-7"/>
          <w:rPrChange w:id="3876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  <w:rPrChange w:id="3877" w:author="Hughes, Anna E" w:date="2023-06-19T12:41:00Z">
            <w:rPr>
              <w:spacing w:val="-6"/>
            </w:rPr>
          </w:rPrChange>
        </w:rPr>
        <w:t>able</w:t>
      </w:r>
      <w:r w:rsidR="00C14774">
        <w:rPr>
          <w:spacing w:val="-8"/>
          <w:rPrChange w:id="3878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  <w:rPrChange w:id="3879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7"/>
          <w:rPrChange w:id="3880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  <w:rPrChange w:id="3881" w:author="Hughes, Anna E" w:date="2023-06-19T12:41:00Z">
            <w:rPr>
              <w:spacing w:val="-6"/>
            </w:rPr>
          </w:rPrChange>
        </w:rPr>
        <w:t>give</w:t>
      </w:r>
      <w:r w:rsidR="00C14774">
        <w:rPr>
          <w:spacing w:val="-8"/>
          <w:rPrChange w:id="3882" w:author="Hughes, Anna E" w:date="2023-06-19T12:41:00Z">
            <w:rPr>
              <w:spacing w:val="-4"/>
            </w:rPr>
          </w:rPrChange>
        </w:rPr>
        <w:t xml:space="preserve"> </w:t>
      </w:r>
      <w:del w:id="3883" w:author="Hughes, Anna E" w:date="2023-06-19T12:41:00Z">
        <w:r>
          <w:rPr>
            <w:spacing w:val="-6"/>
          </w:rPr>
          <w:delText>sensible</w:delText>
        </w:r>
      </w:del>
      <w:ins w:id="3884" w:author="Hughes, Anna E" w:date="2023-06-19T12:41:00Z">
        <w:r w:rsidR="00C14774">
          <w:rPr>
            <w:spacing w:val="-4"/>
          </w:rPr>
          <w:t>sen-</w:t>
        </w:r>
      </w:ins>
    </w:p>
    <w:p w:rsidR="00485016" w:rsidRDefault="00C14774">
      <w:pPr>
        <w:pStyle w:val="BodyText"/>
        <w:spacing w:before="8"/>
      </w:pPr>
      <w:ins w:id="3885" w:author="Hughes, Anna E" w:date="2023-06-19T12:41:00Z">
        <w:r>
          <w:rPr>
            <w:rFonts w:ascii="Trebuchet MS"/>
            <w:spacing w:val="-6"/>
            <w:sz w:val="12"/>
          </w:rPr>
          <w:t>721</w:t>
        </w:r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6"/>
          </w:rPr>
          <w:t>sible</w:t>
        </w:r>
      </w:ins>
      <w:r>
        <w:rPr>
          <w:spacing w:val="-6"/>
          <w:rPrChange w:id="3886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</w:rPr>
        <w:t>predictions</w:t>
      </w:r>
      <w:r>
        <w:rPr>
          <w:spacing w:val="-6"/>
          <w:rPrChange w:id="3887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</w:rPr>
        <w:t>in</w:t>
      </w:r>
      <w:r>
        <w:rPr>
          <w:spacing w:val="-6"/>
          <w:rPrChange w:id="3888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</w:rPr>
        <w:t>these</w:t>
      </w:r>
      <w:r>
        <w:rPr>
          <w:spacing w:val="-7"/>
          <w:rPrChange w:id="3889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6"/>
        </w:rPr>
        <w:t>situations</w:t>
      </w:r>
      <w:del w:id="3890" w:author="Hughes, Anna E" w:date="2023-06-19T12:41:00Z">
        <w:r w:rsidR="00F7725C">
          <w:rPr>
            <w:spacing w:val="-6"/>
          </w:rPr>
          <w:delText>.</w:delText>
        </w:r>
      </w:del>
      <w:ins w:id="3891" w:author="Hughes, Anna E" w:date="2023-06-19T12:41:00Z">
        <w:r>
          <w:rPr>
            <w:spacing w:val="-6"/>
          </w:rPr>
          <w:t>,</w:t>
        </w:r>
        <w:r>
          <w:rPr>
            <w:spacing w:val="-5"/>
          </w:rPr>
          <w:t xml:space="preserve"> </w:t>
        </w:r>
        <w:r>
          <w:rPr>
            <w:spacing w:val="-6"/>
          </w:rPr>
          <w:t>given that negative</w:t>
        </w:r>
        <w:r>
          <w:rPr>
            <w:spacing w:val="-7"/>
          </w:rPr>
          <w:t xml:space="preserve"> </w:t>
        </w:r>
        <w:r>
          <w:rPr>
            <w:spacing w:val="-6"/>
          </w:rPr>
          <w:t>search slopes do occur</w:t>
        </w:r>
        <w:r>
          <w:rPr>
            <w:spacing w:val="-7"/>
          </w:rPr>
          <w:t xml:space="preserve"> </w:t>
        </w:r>
        <w:r>
          <w:rPr>
            <w:spacing w:val="-6"/>
          </w:rPr>
          <w:t>in</w:t>
        </w:r>
      </w:ins>
    </w:p>
    <w:p w:rsidR="00485016" w:rsidRDefault="00F7725C">
      <w:pPr>
        <w:pStyle w:val="BodyText"/>
        <w:rPr>
          <w:ins w:id="3892" w:author="Hughes, Anna E" w:date="2023-06-19T12:41:00Z"/>
        </w:rPr>
      </w:pPr>
      <w:del w:id="3893" w:author="Hughes, Anna E" w:date="2023-06-19T12:41:00Z">
        <w:r>
          <w:rPr>
            <w:rFonts w:ascii="Trebuchet MS"/>
            <w:spacing w:val="-5"/>
            <w:sz w:val="12"/>
          </w:rPr>
          <w:delText>688</w:delText>
        </w:r>
      </w:del>
      <w:ins w:id="3894" w:author="Hughes, Anna E" w:date="2023-06-19T12:41:00Z">
        <w:r w:rsidR="00C14774">
          <w:rPr>
            <w:rFonts w:ascii="Trebuchet MS"/>
            <w:spacing w:val="-4"/>
            <w:sz w:val="12"/>
          </w:rPr>
          <w:t>722</w:t>
        </w:r>
        <w:r w:rsidR="00C14774">
          <w:rPr>
            <w:rFonts w:ascii="Trebuchet MS"/>
            <w:spacing w:val="41"/>
            <w:sz w:val="12"/>
          </w:rPr>
          <w:t xml:space="preserve">  </w:t>
        </w:r>
        <w:r w:rsidR="00C14774">
          <w:rPr>
            <w:spacing w:val="-4"/>
          </w:rPr>
          <w:t>some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situations</w:t>
        </w:r>
        <w:r w:rsidR="00C14774">
          <w:rPr>
            <w:spacing w:val="-7"/>
          </w:rPr>
          <w:t xml:space="preserve"> </w:t>
        </w:r>
        <w:r w:rsidR="00FE7979">
          <w:fldChar w:fldCharType="begin"/>
        </w:r>
        <w:r w:rsidR="00FE7979">
          <w:instrText xml:space="preserve"> HYPERLINK \l "_bookmark80" </w:instrText>
        </w:r>
        <w:r w:rsidR="00FE7979">
          <w:fldChar w:fldCharType="separate"/>
        </w:r>
        <w:r w:rsidR="00C14774">
          <w:rPr>
            <w:spacing w:val="-4"/>
          </w:rPr>
          <w:t>(Utochkin,</w:t>
        </w:r>
        <w:r w:rsidR="00FE7979">
          <w:rPr>
            <w:spacing w:val="-4"/>
          </w:rPr>
          <w:fldChar w:fldCharType="end"/>
        </w:r>
        <w:r w:rsidR="00C14774">
          <w:rPr>
            <w:spacing w:val="-7"/>
          </w:rPr>
          <w:t xml:space="preserve"> </w:t>
        </w:r>
        <w:r w:rsidR="00FE7979">
          <w:fldChar w:fldCharType="begin"/>
        </w:r>
        <w:r w:rsidR="00FE7979">
          <w:instrText xml:space="preserve"> HYPERLINK \l "_bookmark80" </w:instrText>
        </w:r>
        <w:r w:rsidR="00FE7979">
          <w:fldChar w:fldCharType="separate"/>
        </w:r>
        <w:r w:rsidR="00C14774">
          <w:rPr>
            <w:spacing w:val="-4"/>
          </w:rPr>
          <w:t>2013).</w:t>
        </w:r>
        <w:r w:rsidR="00FE7979">
          <w:rPr>
            <w:spacing w:val="-4"/>
          </w:rPr>
          <w:fldChar w:fldCharType="end"/>
        </w:r>
      </w:ins>
    </w:p>
    <w:p w:rsidR="00485016" w:rsidRDefault="00C14774">
      <w:pPr>
        <w:pStyle w:val="BodyText"/>
        <w:tabs>
          <w:tab w:val="left" w:pos="968"/>
        </w:tabs>
        <w:spacing w:before="8"/>
        <w:pPrChange w:id="3895" w:author="Hughes, Anna E" w:date="2023-06-19T12:41:00Z">
          <w:pPr>
            <w:pStyle w:val="BodyText"/>
            <w:tabs>
              <w:tab w:val="left" w:pos="848"/>
            </w:tabs>
          </w:pPr>
        </w:pPrChange>
      </w:pPr>
      <w:ins w:id="3896" w:author="Hughes, Anna E" w:date="2023-06-19T12:41:00Z">
        <w:r>
          <w:rPr>
            <w:rFonts w:ascii="Trebuchet MS"/>
            <w:spacing w:val="-5"/>
            <w:sz w:val="12"/>
          </w:rPr>
          <w:t>723</w:t>
        </w:r>
      </w:ins>
      <w:r>
        <w:rPr>
          <w:rFonts w:ascii="Trebuchet MS"/>
          <w:sz w:val="12"/>
        </w:rPr>
        <w:tab/>
      </w:r>
      <w:r>
        <w:rPr>
          <w:spacing w:val="-4"/>
        </w:rPr>
        <w:t>Finally,</w:t>
      </w:r>
      <w:r>
        <w:rPr>
          <w:spacing w:val="13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argue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it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difficult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10"/>
        </w:rPr>
        <w:t xml:space="preserve"> </w:t>
      </w:r>
      <w:r>
        <w:rPr>
          <w:spacing w:val="-4"/>
        </w:rPr>
        <w:t>results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definitively</w:t>
      </w:r>
    </w:p>
    <w:p w:rsidR="00485016" w:rsidRDefault="00F7725C">
      <w:pPr>
        <w:pStyle w:val="BodyText"/>
        <w:pPrChange w:id="3897" w:author="Hughes, Anna E" w:date="2023-06-19T12:41:00Z">
          <w:pPr>
            <w:pStyle w:val="BodyText"/>
            <w:spacing w:before="8"/>
          </w:pPr>
        </w:pPrChange>
      </w:pPr>
      <w:del w:id="3898" w:author="Hughes, Anna E" w:date="2023-06-19T12:41:00Z">
        <w:r>
          <w:rPr>
            <w:rFonts w:ascii="Trebuchet MS"/>
            <w:spacing w:val="-2"/>
            <w:sz w:val="12"/>
          </w:rPr>
          <w:delText>689</w:delText>
        </w:r>
      </w:del>
      <w:ins w:id="3899" w:author="Hughes, Anna E" w:date="2023-06-19T12:41:00Z">
        <w:r w:rsidR="00C14774">
          <w:rPr>
            <w:rFonts w:ascii="Trebuchet MS"/>
            <w:spacing w:val="-2"/>
            <w:sz w:val="12"/>
          </w:rPr>
          <w:t>724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2"/>
        </w:rPr>
        <w:t>make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a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decision</w:t>
      </w:r>
      <w:r w:rsidR="00C14774">
        <w:rPr>
          <w:spacing w:val="5"/>
        </w:rPr>
        <w:t xml:space="preserve"> </w:t>
      </w:r>
      <w:r w:rsidR="00C14774">
        <w:rPr>
          <w:spacing w:val="-2"/>
        </w:rPr>
        <w:t>about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which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model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is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best:</w:t>
      </w:r>
      <w:r w:rsidR="00C14774">
        <w:rPr>
          <w:spacing w:val="31"/>
        </w:rPr>
        <w:t xml:space="preserve"> </w:t>
      </w:r>
      <w:r w:rsidR="00C14774">
        <w:rPr>
          <w:spacing w:val="-2"/>
        </w:rPr>
        <w:t>all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three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models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give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very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similar</w:t>
      </w:r>
    </w:p>
    <w:p w:rsidR="00485016" w:rsidRDefault="00F7725C">
      <w:pPr>
        <w:pStyle w:val="BodyText"/>
        <w:spacing w:before="8"/>
      </w:pPr>
      <w:del w:id="3900" w:author="Hughes, Anna E" w:date="2023-06-19T12:41:00Z">
        <w:r>
          <w:rPr>
            <w:rFonts w:ascii="Trebuchet MS"/>
            <w:spacing w:val="-4"/>
            <w:sz w:val="12"/>
          </w:rPr>
          <w:delText>690</w:delText>
        </w:r>
      </w:del>
      <w:ins w:id="3901" w:author="Hughes, Anna E" w:date="2023-06-19T12:41:00Z">
        <w:r w:rsidR="00C14774">
          <w:rPr>
            <w:rFonts w:ascii="Trebuchet MS"/>
            <w:spacing w:val="-4"/>
            <w:sz w:val="12"/>
          </w:rPr>
          <w:t>725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predictive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weights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during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model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evaluation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process.</w:t>
      </w:r>
      <w:r w:rsidR="00C14774">
        <w:rPr>
          <w:spacing w:val="61"/>
        </w:rPr>
        <w:t xml:space="preserve"> </w:t>
      </w:r>
      <w:r w:rsidR="00C14774">
        <w:rPr>
          <w:spacing w:val="-4"/>
        </w:rPr>
        <w:t>One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challenge</w:t>
      </w:r>
      <w:r w:rsidR="00C14774">
        <w:rPr>
          <w:spacing w:val="11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that</w:t>
      </w:r>
    </w:p>
    <w:p w:rsidR="00485016" w:rsidRDefault="00F7725C">
      <w:pPr>
        <w:pStyle w:val="BodyText"/>
        <w:spacing w:before="8"/>
        <w:pPrChange w:id="3902" w:author="Hughes, Anna E" w:date="2023-06-19T12:41:00Z">
          <w:pPr>
            <w:pStyle w:val="BodyText"/>
          </w:pPr>
        </w:pPrChange>
      </w:pPr>
      <w:del w:id="3903" w:author="Hughes, Anna E" w:date="2023-06-19T12:41:00Z">
        <w:r>
          <w:rPr>
            <w:rFonts w:ascii="Trebuchet MS"/>
            <w:spacing w:val="-6"/>
            <w:sz w:val="12"/>
          </w:rPr>
          <w:delText>691</w:delText>
        </w:r>
      </w:del>
      <w:ins w:id="3904" w:author="Hughes, Anna E" w:date="2023-06-19T12:41:00Z">
        <w:r w:rsidR="00C14774">
          <w:rPr>
            <w:rFonts w:ascii="Trebuchet MS"/>
            <w:spacing w:val="-6"/>
            <w:sz w:val="12"/>
          </w:rPr>
          <w:t>726</w:t>
        </w:r>
      </w:ins>
      <w:r w:rsidR="00C14774">
        <w:rPr>
          <w:rFonts w:ascii="Trebuchet MS"/>
          <w:spacing w:val="38"/>
          <w:sz w:val="12"/>
        </w:rPr>
        <w:t xml:space="preserve">  </w:t>
      </w:r>
      <w:r w:rsidR="00C14774">
        <w:rPr>
          <w:spacing w:val="-6"/>
        </w:rPr>
        <w:t>in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general,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double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feature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searches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are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easy,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therefore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slopes</w:t>
      </w:r>
    </w:p>
    <w:p w:rsidR="00485016" w:rsidRDefault="00F7725C">
      <w:pPr>
        <w:pStyle w:val="BodyText"/>
        <w:pPrChange w:id="3905" w:author="Hughes, Anna E" w:date="2023-06-19T12:41:00Z">
          <w:pPr>
            <w:pStyle w:val="BodyText"/>
            <w:spacing w:before="8"/>
          </w:pPr>
        </w:pPrChange>
      </w:pPr>
      <w:del w:id="3906" w:author="Hughes, Anna E" w:date="2023-06-19T12:41:00Z">
        <w:r>
          <w:rPr>
            <w:rFonts w:ascii="Trebuchet MS"/>
            <w:spacing w:val="-4"/>
            <w:sz w:val="12"/>
          </w:rPr>
          <w:delText>692</w:delText>
        </w:r>
      </w:del>
      <w:ins w:id="3907" w:author="Hughes, Anna E" w:date="2023-06-19T12:41:00Z">
        <w:r w:rsidR="00C14774">
          <w:rPr>
            <w:rFonts w:ascii="Trebuchet MS"/>
            <w:spacing w:val="-4"/>
            <w:sz w:val="12"/>
          </w:rPr>
          <w:t>727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are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fairly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flat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there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is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not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much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variability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allow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different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models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make</w:t>
      </w:r>
    </w:p>
    <w:p w:rsidR="00485016" w:rsidRDefault="00F7725C">
      <w:pPr>
        <w:pStyle w:val="BodyText"/>
        <w:spacing w:before="8"/>
        <w:pPrChange w:id="3908" w:author="Hughes, Anna E" w:date="2023-06-19T12:41:00Z">
          <w:pPr>
            <w:pStyle w:val="BodyText"/>
          </w:pPr>
        </w:pPrChange>
      </w:pPr>
      <w:del w:id="3909" w:author="Hughes, Anna E" w:date="2023-06-19T12:41:00Z">
        <w:r>
          <w:rPr>
            <w:rFonts w:ascii="Trebuchet MS"/>
            <w:spacing w:val="-6"/>
            <w:sz w:val="12"/>
          </w:rPr>
          <w:delText>693</w:delText>
        </w:r>
      </w:del>
      <w:ins w:id="3910" w:author="Hughes, Anna E" w:date="2023-06-19T12:41:00Z">
        <w:r w:rsidR="00C14774">
          <w:rPr>
            <w:rFonts w:ascii="Trebuchet MS"/>
            <w:spacing w:val="-6"/>
            <w:sz w:val="12"/>
          </w:rPr>
          <w:t>728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6"/>
        </w:rPr>
        <w:t>different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predictions.</w:t>
      </w:r>
      <w:r w:rsidR="00C14774">
        <w:rPr>
          <w:spacing w:val="24"/>
        </w:rPr>
        <w:t xml:space="preserve"> </w:t>
      </w:r>
      <w:r w:rsidR="00C14774">
        <w:rPr>
          <w:spacing w:val="-6"/>
        </w:rPr>
        <w:t>For</w:t>
      </w:r>
      <w:r w:rsidR="00C14774">
        <w:t xml:space="preserve"> </w:t>
      </w:r>
      <w:r w:rsidR="00C14774">
        <w:rPr>
          <w:spacing w:val="-6"/>
        </w:rPr>
        <w:t>the</w:t>
      </w:r>
      <w:r w:rsidR="00C14774">
        <w:t xml:space="preserve"> </w:t>
      </w:r>
      <w:r w:rsidR="00C14774">
        <w:rPr>
          <w:spacing w:val="-6"/>
        </w:rPr>
        <w:t>current</w:t>
      </w:r>
      <w:r w:rsidR="00C14774">
        <w:t xml:space="preserve"> </w:t>
      </w:r>
      <w:r w:rsidR="00C14774">
        <w:rPr>
          <w:spacing w:val="-6"/>
        </w:rPr>
        <w:t>paradigm,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a</w:t>
      </w:r>
      <w:r w:rsidR="00C14774">
        <w:t xml:space="preserve"> </w:t>
      </w:r>
      <w:r w:rsidR="00C14774">
        <w:rPr>
          <w:spacing w:val="-6"/>
        </w:rPr>
        <w:t>fruitful</w:t>
      </w:r>
      <w:r w:rsidR="00C14774">
        <w:t xml:space="preserve"> </w:t>
      </w:r>
      <w:r w:rsidR="00C14774">
        <w:rPr>
          <w:spacing w:val="-6"/>
        </w:rPr>
        <w:t>approach</w:t>
      </w:r>
      <w:r w:rsidR="00C14774">
        <w:t xml:space="preserve"> </w:t>
      </w:r>
      <w:r w:rsidR="00C14774">
        <w:rPr>
          <w:spacing w:val="-6"/>
        </w:rPr>
        <w:t>for</w:t>
      </w:r>
      <w:r w:rsidR="00C14774">
        <w:t xml:space="preserve"> </w:t>
      </w:r>
      <w:r w:rsidR="00C14774">
        <w:rPr>
          <w:spacing w:val="-6"/>
        </w:rPr>
        <w:t>future</w:t>
      </w:r>
      <w:r w:rsidR="00C14774">
        <w:t xml:space="preserve"> </w:t>
      </w:r>
      <w:r w:rsidR="00C14774">
        <w:rPr>
          <w:spacing w:val="-6"/>
        </w:rPr>
        <w:t>re-</w:t>
      </w:r>
    </w:p>
    <w:p w:rsidR="00485016" w:rsidRDefault="00F7725C">
      <w:pPr>
        <w:pStyle w:val="BodyText"/>
        <w:pPrChange w:id="3911" w:author="Hughes, Anna E" w:date="2023-06-19T12:41:00Z">
          <w:pPr>
            <w:pStyle w:val="BodyText"/>
            <w:spacing w:before="8"/>
          </w:pPr>
        </w:pPrChange>
      </w:pPr>
      <w:del w:id="3912" w:author="Hughes, Anna E" w:date="2023-06-19T12:41:00Z">
        <w:r>
          <w:rPr>
            <w:rFonts w:ascii="Trebuchet MS"/>
            <w:spacing w:val="-4"/>
            <w:sz w:val="12"/>
          </w:rPr>
          <w:delText>694</w:delText>
        </w:r>
      </w:del>
      <w:ins w:id="3913" w:author="Hughes, Anna E" w:date="2023-06-19T12:41:00Z">
        <w:r w:rsidR="00C14774">
          <w:rPr>
            <w:rFonts w:ascii="Trebuchet MS"/>
            <w:spacing w:val="-6"/>
            <w:sz w:val="12"/>
          </w:rPr>
          <w:t>729</w:t>
        </w:r>
      </w:ins>
      <w:r w:rsidR="00C14774">
        <w:rPr>
          <w:rFonts w:ascii="Trebuchet MS"/>
          <w:spacing w:val="40"/>
          <w:sz w:val="12"/>
          <w:rPrChange w:id="3914" w:author="Hughes, Anna E" w:date="2023-06-19T12:41:00Z">
            <w:rPr>
              <w:rFonts w:ascii="Trebuchet MS"/>
              <w:spacing w:val="34"/>
              <w:sz w:val="12"/>
            </w:rPr>
          </w:rPrChange>
        </w:rPr>
        <w:t xml:space="preserve">  </w:t>
      </w:r>
      <w:r w:rsidR="00C14774">
        <w:rPr>
          <w:spacing w:val="-6"/>
          <w:rPrChange w:id="3915" w:author="Hughes, Anna E" w:date="2023-06-19T12:41:00Z">
            <w:rPr>
              <w:spacing w:val="-4"/>
            </w:rPr>
          </w:rPrChange>
        </w:rPr>
        <w:t>search</w:t>
      </w:r>
      <w:r w:rsidR="00C14774">
        <w:rPr>
          <w:spacing w:val="-3"/>
          <w:rPrChange w:id="3916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3917" w:author="Hughes, Anna E" w:date="2023-06-19T12:41:00Z">
            <w:rPr>
              <w:spacing w:val="-4"/>
            </w:rPr>
          </w:rPrChange>
        </w:rPr>
        <w:t>could</w:t>
      </w:r>
      <w:r w:rsidR="00C14774">
        <w:rPr>
          <w:spacing w:val="-4"/>
          <w:rPrChange w:id="3918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  <w:rPrChange w:id="3919" w:author="Hughes, Anna E" w:date="2023-06-19T12:41:00Z">
            <w:rPr>
              <w:spacing w:val="-4"/>
            </w:rPr>
          </w:rPrChange>
        </w:rPr>
        <w:t>be</w:t>
      </w:r>
      <w:r w:rsidR="00C14774">
        <w:rPr>
          <w:spacing w:val="-4"/>
          <w:rPrChange w:id="3920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3921" w:author="Hughes, Anna E" w:date="2023-06-19T12:41:00Z">
            <w:rPr>
              <w:spacing w:val="-4"/>
            </w:rPr>
          </w:rPrChange>
        </w:rPr>
        <w:t>to</w:t>
      </w:r>
      <w:r w:rsidR="00C14774">
        <w:rPr>
          <w:spacing w:val="-4"/>
          <w:rPrChange w:id="3922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3923" w:author="Hughes, Anna E" w:date="2023-06-19T12:41:00Z">
            <w:rPr>
              <w:spacing w:val="-4"/>
            </w:rPr>
          </w:rPrChange>
        </w:rPr>
        <w:t>consider</w:t>
      </w:r>
      <w:r w:rsidR="00C14774">
        <w:rPr>
          <w:spacing w:val="-4"/>
          <w:rPrChange w:id="3924" w:author="Hughes, Anna E" w:date="2023-06-19T12:41:00Z">
            <w:rPr>
              <w:spacing w:val="-1"/>
            </w:rPr>
          </w:rPrChange>
        </w:rPr>
        <w:t xml:space="preserve"> </w:t>
      </w:r>
      <w:del w:id="3925" w:author="Hughes, Anna E" w:date="2023-06-19T12:41:00Z">
        <w:r>
          <w:rPr>
            <w:spacing w:val="-4"/>
          </w:rPr>
          <w:delText>only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trials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which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there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are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a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large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number</w:delText>
        </w:r>
        <w:r>
          <w:rPr>
            <w:spacing w:val="-1"/>
          </w:rPr>
          <w:delText xml:space="preserve"> </w:delText>
        </w:r>
        <w:r>
          <w:rPr>
            <w:spacing w:val="-4"/>
          </w:rPr>
          <w:delText>of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dis-</w:delText>
        </w:r>
      </w:del>
      <w:ins w:id="3926" w:author="Hughes, Anna E" w:date="2023-06-19T12:41:00Z">
        <w:r w:rsidR="00C14774">
          <w:rPr>
            <w:spacing w:val="-6"/>
          </w:rPr>
          <w:t>using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different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feature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sets,</w:t>
        </w:r>
        <w:r w:rsidR="00C14774">
          <w:rPr>
            <w:spacing w:val="-3"/>
          </w:rPr>
          <w:t xml:space="preserve"> </w:t>
        </w:r>
        <w:r w:rsidR="00C14774">
          <w:rPr>
            <w:spacing w:val="-6"/>
          </w:rPr>
          <w:t>and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in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particular,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moving</w:t>
        </w:r>
      </w:ins>
    </w:p>
    <w:p w:rsidR="00701245" w:rsidRDefault="00F7725C">
      <w:pPr>
        <w:pStyle w:val="BodyText"/>
        <w:rPr>
          <w:del w:id="3927" w:author="Hughes, Anna E" w:date="2023-06-19T12:41:00Z"/>
        </w:rPr>
      </w:pPr>
      <w:del w:id="3928" w:author="Hughes, Anna E" w:date="2023-06-19T12:41:00Z">
        <w:r>
          <w:rPr>
            <w:rFonts w:ascii="Trebuchet MS"/>
            <w:spacing w:val="-4"/>
            <w:sz w:val="12"/>
          </w:rPr>
          <w:delText>695</w:delText>
        </w:r>
        <w:r>
          <w:rPr>
            <w:rFonts w:ascii="Trebuchet MS"/>
            <w:spacing w:val="31"/>
            <w:sz w:val="12"/>
          </w:rPr>
          <w:delText xml:space="preserve">  </w:delText>
        </w:r>
        <w:r>
          <w:rPr>
            <w:spacing w:val="-4"/>
          </w:rPr>
          <w:delText>tractors: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the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small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differences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in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predicted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search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slope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diverge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as</w:delText>
        </w:r>
        <w:r>
          <w:rPr>
            <w:spacing w:val="-6"/>
          </w:rPr>
          <w:delText xml:space="preserve"> </w:delText>
        </w:r>
        <w:r>
          <w:rPr>
            <w:rFonts w:ascii="Times New Roman"/>
            <w:i/>
            <w:spacing w:val="-4"/>
          </w:rPr>
          <w:delText>D</w:delText>
        </w:r>
        <w:r>
          <w:rPr>
            <w:rFonts w:ascii="Times New Roman"/>
            <w:i/>
            <w:spacing w:val="-4"/>
            <w:vertAlign w:val="subscript"/>
          </w:rPr>
          <w:delText>T</w:delText>
        </w:r>
        <w:r>
          <w:rPr>
            <w:rFonts w:ascii="Times New Roman"/>
            <w:i/>
            <w:spacing w:val="9"/>
          </w:rPr>
          <w:delText xml:space="preserve"> </w:delText>
        </w:r>
        <w:r>
          <w:rPr>
            <w:spacing w:val="-4"/>
          </w:rPr>
          <w:delText>increases,</w:delText>
        </w:r>
      </w:del>
    </w:p>
    <w:p w:rsidR="00701245" w:rsidRDefault="00F7725C">
      <w:pPr>
        <w:pStyle w:val="BodyText"/>
        <w:spacing w:before="8"/>
        <w:rPr>
          <w:del w:id="3929" w:author="Hughes, Anna E" w:date="2023-06-19T12:41:00Z"/>
        </w:rPr>
      </w:pPr>
      <w:del w:id="3930" w:author="Hughes, Anna E" w:date="2023-06-19T12:41:00Z">
        <w:r>
          <w:rPr>
            <w:rFonts w:ascii="Trebuchet MS"/>
            <w:spacing w:val="-6"/>
            <w:sz w:val="12"/>
          </w:rPr>
          <w:delText>696</w:delText>
        </w:r>
        <w:r>
          <w:rPr>
            <w:rFonts w:ascii="Trebuchet MS"/>
            <w:spacing w:val="36"/>
            <w:sz w:val="12"/>
          </w:rPr>
          <w:delText xml:space="preserve">  </w:delText>
        </w:r>
        <w:r>
          <w:rPr>
            <w:spacing w:val="-6"/>
          </w:rPr>
          <w:delText>leading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to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larger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differences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in</w:delText>
        </w:r>
        <w:r>
          <w:rPr>
            <w:spacing w:val="-8"/>
          </w:rPr>
          <w:delText xml:space="preserve"> </w:delText>
        </w:r>
        <w:r>
          <w:rPr>
            <w:spacing w:val="-6"/>
          </w:rPr>
          <w:delText>predicted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reaction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times.</w:delText>
        </w:r>
      </w:del>
    </w:p>
    <w:p w:rsidR="00485016" w:rsidRDefault="00F7725C">
      <w:pPr>
        <w:pStyle w:val="BodyText"/>
        <w:spacing w:before="8"/>
        <w:rPr>
          <w:ins w:id="3931" w:author="Hughes, Anna E" w:date="2023-06-19T12:41:00Z"/>
        </w:rPr>
      </w:pPr>
      <w:del w:id="3932" w:author="Hughes, Anna E" w:date="2023-06-19T12:41:00Z">
        <w:r>
          <w:rPr>
            <w:rFonts w:ascii="Trebuchet MS"/>
            <w:sz w:val="12"/>
          </w:rPr>
          <w:delText>697</w:delText>
        </w:r>
      </w:del>
      <w:ins w:id="3933" w:author="Hughes, Anna E" w:date="2023-06-19T12:41:00Z">
        <w:r w:rsidR="00C14774">
          <w:rPr>
            <w:rFonts w:ascii="Trebuchet MS"/>
            <w:spacing w:val="-6"/>
            <w:sz w:val="12"/>
          </w:rPr>
          <w:t>730</w:t>
        </w:r>
        <w:r w:rsidR="00C14774">
          <w:rPr>
            <w:rFonts w:ascii="Trebuchet MS"/>
            <w:spacing w:val="42"/>
            <w:sz w:val="12"/>
          </w:rPr>
          <w:t xml:space="preserve">  </w:t>
        </w:r>
        <w:r w:rsidR="00C14774">
          <w:rPr>
            <w:spacing w:val="-6"/>
          </w:rPr>
          <w:t>away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from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colour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as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feature,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which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may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be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a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particularly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salient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cue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(see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Section</w:t>
        </w:r>
      </w:ins>
    </w:p>
    <w:p w:rsidR="00485016" w:rsidRDefault="00C14774">
      <w:pPr>
        <w:spacing w:before="7"/>
        <w:ind w:left="227"/>
        <w:rPr>
          <w:ins w:id="3934" w:author="Hughes, Anna E" w:date="2023-06-19T12:41:00Z"/>
          <w:sz w:val="24"/>
        </w:rPr>
      </w:pPr>
      <w:ins w:id="3935" w:author="Hughes, Anna E" w:date="2023-06-19T12:41:00Z">
        <w:r>
          <w:rPr>
            <w:rFonts w:ascii="Trebuchet MS"/>
            <w:sz w:val="12"/>
          </w:rPr>
          <w:t>731</w:t>
        </w:r>
        <w:r>
          <w:rPr>
            <w:rFonts w:ascii="Trebuchet MS"/>
            <w:spacing w:val="5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"_bookmark24" </w:instrText>
        </w:r>
        <w:r w:rsidR="00FE7979">
          <w:fldChar w:fldCharType="separate"/>
        </w:r>
        <w:r>
          <w:rPr>
            <w:sz w:val="24"/>
          </w:rPr>
          <w:t>7.2.3</w:t>
        </w:r>
        <w:r w:rsidR="00FE7979">
          <w:rPr>
            <w:sz w:val="24"/>
          </w:rPr>
          <w:fldChar w:fldCharType="end"/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below).</w:t>
        </w:r>
      </w:ins>
    </w:p>
    <w:p w:rsidR="00485016" w:rsidRDefault="00C14774">
      <w:pPr>
        <w:spacing w:before="251"/>
        <w:ind w:left="227"/>
        <w:rPr>
          <w:rFonts w:ascii="Times New Roman"/>
          <w:i/>
          <w:sz w:val="24"/>
        </w:rPr>
        <w:pPrChange w:id="3936" w:author="Hughes, Anna E" w:date="2023-06-19T12:41:00Z">
          <w:pPr>
            <w:spacing w:before="250"/>
            <w:ind w:left="107"/>
          </w:pPr>
        </w:pPrChange>
      </w:pPr>
      <w:ins w:id="3937" w:author="Hughes, Anna E" w:date="2023-06-19T12:41:00Z">
        <w:r>
          <w:rPr>
            <w:rFonts w:ascii="Trebuchet MS"/>
            <w:sz w:val="12"/>
          </w:rPr>
          <w:lastRenderedPageBreak/>
          <w:t>732</w:t>
        </w:r>
      </w:ins>
      <w:r>
        <w:rPr>
          <w:rFonts w:ascii="Trebuchet MS"/>
          <w:spacing w:val="153"/>
          <w:sz w:val="12"/>
        </w:rPr>
        <w:t xml:space="preserve"> </w:t>
      </w:r>
      <w:bookmarkStart w:id="3938" w:name="Individual_differences"/>
      <w:bookmarkEnd w:id="3938"/>
      <w:r>
        <w:rPr>
          <w:rFonts w:ascii="Times New Roman"/>
          <w:i/>
          <w:sz w:val="24"/>
        </w:rPr>
        <w:t>7.2.1.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485016" w:rsidRDefault="00F7725C">
      <w:pPr>
        <w:pStyle w:val="BodyText"/>
        <w:tabs>
          <w:tab w:val="left" w:pos="968"/>
        </w:tabs>
        <w:spacing w:before="29"/>
        <w:pPrChange w:id="3939" w:author="Hughes, Anna E" w:date="2023-06-19T12:41:00Z">
          <w:pPr>
            <w:pStyle w:val="BodyText"/>
            <w:tabs>
              <w:tab w:val="left" w:pos="848"/>
            </w:tabs>
            <w:spacing w:before="29"/>
          </w:pPr>
        </w:pPrChange>
      </w:pPr>
      <w:del w:id="3940" w:author="Hughes, Anna E" w:date="2023-06-19T12:41:00Z">
        <w:r>
          <w:rPr>
            <w:rFonts w:ascii="Trebuchet MS"/>
            <w:spacing w:val="-5"/>
            <w:sz w:val="12"/>
          </w:rPr>
          <w:delText>698</w:delText>
        </w:r>
      </w:del>
      <w:ins w:id="3941" w:author="Hughes, Anna E" w:date="2023-06-19T12:41:00Z">
        <w:r w:rsidR="00C14774">
          <w:rPr>
            <w:rFonts w:ascii="Trebuchet MS"/>
            <w:spacing w:val="-5"/>
            <w:sz w:val="12"/>
          </w:rPr>
          <w:t>733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Our</w:t>
      </w:r>
      <w:r w:rsidR="00C14774">
        <w:rPr>
          <w:spacing w:val="3"/>
        </w:rPr>
        <w:t xml:space="preserve"> </w:t>
      </w:r>
      <w:r w:rsidR="00C14774">
        <w:rPr>
          <w:w w:val="90"/>
        </w:rPr>
        <w:t>(planned)</w:t>
      </w:r>
      <w:r w:rsidR="00C14774">
        <w:rPr>
          <w:spacing w:val="4"/>
        </w:rPr>
        <w:t xml:space="preserve"> </w:t>
      </w:r>
      <w:r w:rsidR="00C14774">
        <w:rPr>
          <w:w w:val="90"/>
        </w:rPr>
        <w:t>exploratory</w:t>
      </w:r>
      <w:r w:rsidR="00C14774">
        <w:rPr>
          <w:spacing w:val="3"/>
        </w:rPr>
        <w:t xml:space="preserve"> </w:t>
      </w:r>
      <w:r w:rsidR="00C14774">
        <w:rPr>
          <w:w w:val="90"/>
        </w:rPr>
        <w:t>analysis</w:t>
      </w:r>
      <w:r w:rsidR="00C14774">
        <w:rPr>
          <w:spacing w:val="4"/>
        </w:rPr>
        <w:t xml:space="preserve"> </w:t>
      </w:r>
      <w:r w:rsidR="00C14774">
        <w:rPr>
          <w:w w:val="90"/>
        </w:rPr>
        <w:t>of</w:t>
      </w:r>
      <w:r w:rsidR="00C14774">
        <w:rPr>
          <w:spacing w:val="3"/>
        </w:rPr>
        <w:t xml:space="preserve"> </w:t>
      </w:r>
      <w:r w:rsidR="00C14774">
        <w:rPr>
          <w:w w:val="90"/>
        </w:rPr>
        <w:t>the</w:t>
      </w:r>
      <w:r w:rsidR="00C14774">
        <w:rPr>
          <w:spacing w:val="4"/>
        </w:rPr>
        <w:t xml:space="preserve"> </w:t>
      </w:r>
      <w:r w:rsidR="00C14774">
        <w:rPr>
          <w:w w:val="90"/>
        </w:rPr>
        <w:t>individual</w:t>
      </w:r>
      <w:r w:rsidR="00C14774">
        <w:rPr>
          <w:spacing w:val="3"/>
        </w:rPr>
        <w:t xml:space="preserve"> </w:t>
      </w:r>
      <w:r w:rsidR="00C14774">
        <w:rPr>
          <w:w w:val="90"/>
        </w:rPr>
        <w:t>differences</w:t>
      </w:r>
      <w:r w:rsidR="00C14774">
        <w:rPr>
          <w:spacing w:val="4"/>
        </w:rPr>
        <w:t xml:space="preserve"> </w:t>
      </w:r>
      <w:r w:rsidR="00C14774">
        <w:rPr>
          <w:w w:val="90"/>
        </w:rPr>
        <w:t>in</w:t>
      </w:r>
      <w:r w:rsidR="00C14774">
        <w:rPr>
          <w:spacing w:val="4"/>
        </w:rPr>
        <w:t xml:space="preserve"> </w:t>
      </w:r>
      <w:r w:rsidR="00C14774">
        <w:rPr>
          <w:w w:val="90"/>
        </w:rPr>
        <w:t>search</w:t>
      </w:r>
      <w:r w:rsidR="00C14774">
        <w:rPr>
          <w:spacing w:val="3"/>
        </w:rPr>
        <w:t xml:space="preserve"> </w:t>
      </w:r>
      <w:r w:rsidR="00C14774">
        <w:rPr>
          <w:spacing w:val="-2"/>
          <w:w w:val="90"/>
        </w:rPr>
        <w:t>slopes</w:t>
      </w:r>
    </w:p>
    <w:p w:rsidR="00485016" w:rsidRDefault="00F7725C">
      <w:pPr>
        <w:pStyle w:val="BodyText"/>
        <w:pPrChange w:id="3942" w:author="Hughes, Anna E" w:date="2023-06-19T12:41:00Z">
          <w:pPr>
            <w:pStyle w:val="BodyText"/>
            <w:spacing w:before="8"/>
          </w:pPr>
        </w:pPrChange>
      </w:pPr>
      <w:del w:id="3943" w:author="Hughes, Anna E" w:date="2023-06-19T12:41:00Z">
        <w:r>
          <w:rPr>
            <w:rFonts w:ascii="Trebuchet MS"/>
            <w:spacing w:val="-4"/>
            <w:sz w:val="12"/>
          </w:rPr>
          <w:delText>699</w:delText>
        </w:r>
      </w:del>
      <w:ins w:id="3944" w:author="Hughes, Anna E" w:date="2023-06-19T12:41:00Z">
        <w:r w:rsidR="00C14774">
          <w:rPr>
            <w:rFonts w:ascii="Trebuchet MS"/>
            <w:spacing w:val="-4"/>
            <w:sz w:val="12"/>
          </w:rPr>
          <w:t>734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suggests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there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are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large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differences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one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observer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next.</w:t>
      </w:r>
      <w:r w:rsidR="00C14774">
        <w:rPr>
          <w:spacing w:val="49"/>
        </w:rPr>
        <w:t xml:space="preserve"> </w:t>
      </w:r>
      <w:r w:rsidR="00C14774">
        <w:rPr>
          <w:spacing w:val="-4"/>
        </w:rPr>
        <w:t>Indeed</w:t>
      </w:r>
    </w:p>
    <w:p w:rsidR="00485016" w:rsidRDefault="00F7725C">
      <w:pPr>
        <w:pStyle w:val="BodyText"/>
        <w:spacing w:before="8"/>
        <w:pPrChange w:id="3945" w:author="Hughes, Anna E" w:date="2023-06-19T12:41:00Z">
          <w:pPr>
            <w:pStyle w:val="BodyText"/>
          </w:pPr>
        </w:pPrChange>
      </w:pPr>
      <w:del w:id="3946" w:author="Hughes, Anna E" w:date="2023-06-19T12:41:00Z">
        <w:r>
          <w:rPr>
            <w:rFonts w:ascii="Trebuchet MS"/>
            <w:spacing w:val="-4"/>
            <w:sz w:val="12"/>
          </w:rPr>
          <w:delText>700</w:delText>
        </w:r>
      </w:del>
      <w:ins w:id="3947" w:author="Hughes, Anna E" w:date="2023-06-19T12:41:00Z">
        <w:r w:rsidR="00C14774">
          <w:rPr>
            <w:rFonts w:ascii="Trebuchet MS"/>
            <w:spacing w:val="-4"/>
            <w:sz w:val="12"/>
          </w:rPr>
          <w:t>735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4"/>
        </w:rPr>
        <w:t>in</w:t>
      </w:r>
      <w:r w:rsidR="00C14774">
        <w:t xml:space="preserve"> </w:t>
      </w:r>
      <w:r w:rsidR="00C14774">
        <w:rPr>
          <w:spacing w:val="-4"/>
        </w:rPr>
        <w:t>some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cases,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are</w:t>
      </w:r>
      <w:r w:rsidR="00C14774">
        <w:t xml:space="preserve"> </w:t>
      </w:r>
      <w:r w:rsidR="00C14774">
        <w:rPr>
          <w:spacing w:val="-4"/>
        </w:rPr>
        <w:t>larger</w:t>
      </w:r>
      <w:r w:rsidR="00C14774">
        <w:t xml:space="preserve"> </w:t>
      </w:r>
      <w:r w:rsidR="00C14774">
        <w:rPr>
          <w:spacing w:val="-4"/>
        </w:rPr>
        <w:t>than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the</w:t>
      </w:r>
      <w:r w:rsidR="00C14774">
        <w:t xml:space="preserve"> </w:t>
      </w:r>
      <w:r w:rsidR="00C14774">
        <w:rPr>
          <w:spacing w:val="-4"/>
        </w:rPr>
        <w:t>differences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from</w:t>
      </w:r>
      <w:r w:rsidR="00C14774">
        <w:t xml:space="preserve"> </w:t>
      </w:r>
      <w:r w:rsidR="00C14774">
        <w:rPr>
          <w:spacing w:val="-4"/>
        </w:rPr>
        <w:t>one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feature</w:t>
      </w:r>
      <w:r w:rsidR="00C14774">
        <w:t xml:space="preserve"> </w:t>
      </w:r>
      <w:r w:rsidR="00C14774">
        <w:rPr>
          <w:spacing w:val="-4"/>
        </w:rPr>
        <w:t>to</w:t>
      </w:r>
      <w:r w:rsidR="00C14774">
        <w:t xml:space="preserve"> </w:t>
      </w:r>
      <w:r w:rsidR="00C14774">
        <w:rPr>
          <w:spacing w:val="-4"/>
        </w:rPr>
        <w:t>another.</w:t>
      </w:r>
    </w:p>
    <w:p w:rsidR="00485016" w:rsidRDefault="00F7725C">
      <w:pPr>
        <w:pStyle w:val="BodyText"/>
        <w:spacing w:line="279" w:lineRule="exact"/>
        <w:pPrChange w:id="3948" w:author="Hughes, Anna E" w:date="2023-06-19T12:41:00Z">
          <w:pPr>
            <w:pStyle w:val="BodyText"/>
            <w:spacing w:before="8"/>
          </w:pPr>
        </w:pPrChange>
      </w:pPr>
      <w:del w:id="3949" w:author="Hughes, Anna E" w:date="2023-06-19T12:41:00Z">
        <w:r>
          <w:rPr>
            <w:rFonts w:ascii="Trebuchet MS"/>
            <w:w w:val="90"/>
            <w:sz w:val="12"/>
          </w:rPr>
          <w:delText>701</w:delText>
        </w:r>
      </w:del>
      <w:ins w:id="3950" w:author="Hughes, Anna E" w:date="2023-06-19T12:41:00Z">
        <w:r w:rsidR="00C14774">
          <w:rPr>
            <w:rFonts w:ascii="Trebuchet MS"/>
            <w:w w:val="90"/>
            <w:sz w:val="12"/>
          </w:rPr>
          <w:t>736</w:t>
        </w:r>
      </w:ins>
      <w:r w:rsidR="00C14774">
        <w:rPr>
          <w:rFonts w:ascii="Trebuchet MS"/>
          <w:spacing w:val="73"/>
          <w:sz w:val="12"/>
        </w:rPr>
        <w:t xml:space="preserve">  </w:t>
      </w:r>
      <w:r w:rsidR="00C14774">
        <w:rPr>
          <w:w w:val="90"/>
        </w:rPr>
        <w:t>The</w:t>
      </w:r>
      <w:r w:rsidR="00C14774">
        <w:rPr>
          <w:spacing w:val="9"/>
        </w:rPr>
        <w:t xml:space="preserve"> </w:t>
      </w:r>
      <w:r w:rsidR="00C14774">
        <w:rPr>
          <w:w w:val="90"/>
        </w:rPr>
        <w:t>difference</w:t>
      </w:r>
      <w:r w:rsidR="00C14774">
        <w:rPr>
          <w:spacing w:val="8"/>
        </w:rPr>
        <w:t xml:space="preserve"> </w:t>
      </w:r>
      <w:r w:rsidR="00C14774">
        <w:rPr>
          <w:w w:val="90"/>
        </w:rPr>
        <w:t>between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</w:t>
      </w:r>
      <w:r w:rsidR="00C14774">
        <w:rPr>
          <w:spacing w:val="8"/>
        </w:rPr>
        <w:t xml:space="preserve"> </w:t>
      </w:r>
      <w:r w:rsidR="00C14774">
        <w:rPr>
          <w:w w:val="90"/>
        </w:rPr>
        <w:t>steepest</w:t>
      </w:r>
      <w:r w:rsidR="00C14774">
        <w:rPr>
          <w:spacing w:val="8"/>
        </w:rPr>
        <w:t xml:space="preserve"> </w:t>
      </w:r>
      <w:r w:rsidR="00C14774">
        <w:rPr>
          <w:w w:val="90"/>
        </w:rPr>
        <w:t>and</w:t>
      </w:r>
      <w:r w:rsidR="00C14774">
        <w:rPr>
          <w:spacing w:val="8"/>
        </w:rPr>
        <w:t xml:space="preserve"> </w:t>
      </w:r>
      <w:r w:rsidR="00C14774">
        <w:rPr>
          <w:w w:val="90"/>
        </w:rPr>
        <w:t>shallowest</w:t>
      </w:r>
      <w:r w:rsidR="00C14774">
        <w:rPr>
          <w:spacing w:val="8"/>
        </w:rPr>
        <w:t xml:space="preserve"> </w:t>
      </w:r>
      <w:r w:rsidR="00C14774">
        <w:rPr>
          <w:w w:val="90"/>
        </w:rPr>
        <w:t>search</w:t>
      </w:r>
      <w:r w:rsidR="00C14774">
        <w:rPr>
          <w:spacing w:val="8"/>
        </w:rPr>
        <w:t xml:space="preserve"> </w:t>
      </w:r>
      <w:r w:rsidR="00C14774">
        <w:rPr>
          <w:w w:val="90"/>
        </w:rPr>
        <w:t>slopes</w:t>
      </w:r>
      <w:r w:rsidR="00C14774">
        <w:rPr>
          <w:spacing w:val="8"/>
        </w:rPr>
        <w:t xml:space="preserve"> </w:t>
      </w:r>
      <w:r w:rsidR="00C14774">
        <w:rPr>
          <w:w w:val="90"/>
        </w:rPr>
        <w:t>(fixed</w:t>
      </w:r>
      <w:r w:rsidR="00C14774">
        <w:rPr>
          <w:spacing w:val="8"/>
        </w:rPr>
        <w:t xml:space="preserve"> </w:t>
      </w:r>
      <w:r w:rsidR="00C14774">
        <w:rPr>
          <w:w w:val="90"/>
        </w:rPr>
        <w:t>effects)</w:t>
      </w:r>
      <w:r w:rsidR="00C14774">
        <w:rPr>
          <w:spacing w:val="8"/>
        </w:rPr>
        <w:t xml:space="preserve"> </w:t>
      </w:r>
      <w:r w:rsidR="00C14774">
        <w:rPr>
          <w:spacing w:val="-5"/>
          <w:w w:val="90"/>
        </w:rPr>
        <w:t>is</w:t>
      </w:r>
    </w:p>
    <w:p w:rsidR="00701245" w:rsidRDefault="00701245">
      <w:pPr>
        <w:rPr>
          <w:del w:id="3951" w:author="Hughes, Anna E" w:date="2023-06-19T12:41:00Z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3952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3953" w:author="Hughes, Anna E" w:date="2023-06-19T12:41:00Z"/>
          <w:sz w:val="20"/>
        </w:rPr>
      </w:pPr>
    </w:p>
    <w:p w:rsidR="00485016" w:rsidRDefault="00F7725C">
      <w:pPr>
        <w:spacing w:line="292" w:lineRule="exact"/>
        <w:ind w:left="227"/>
        <w:rPr>
          <w:sz w:val="24"/>
        </w:rPr>
        <w:pPrChange w:id="3954" w:author="Hughes, Anna E" w:date="2023-06-19T12:41:00Z">
          <w:pPr>
            <w:spacing w:before="225"/>
            <w:ind w:left="107"/>
          </w:pPr>
        </w:pPrChange>
      </w:pPr>
      <w:del w:id="3955" w:author="Hughes, Anna E" w:date="2023-06-19T12:41:00Z">
        <w:r>
          <w:rPr>
            <w:rFonts w:ascii="Trebuchet MS"/>
            <w:spacing w:val="-2"/>
            <w:sz w:val="12"/>
          </w:rPr>
          <w:delText>702</w:delText>
        </w:r>
        <w:r>
          <w:rPr>
            <w:rFonts w:ascii="Trebuchet MS"/>
            <w:spacing w:val="39"/>
            <w:sz w:val="12"/>
          </w:rPr>
          <w:delText xml:space="preserve"> </w:delText>
        </w:r>
      </w:del>
      <w:ins w:id="3956" w:author="Hughes, Anna E" w:date="2023-06-19T12:41:00Z">
        <w:r w:rsidR="00C14774">
          <w:rPr>
            <w:rFonts w:ascii="Trebuchet MS"/>
            <w:sz w:val="12"/>
          </w:rPr>
          <w:t>737</w:t>
        </w:r>
      </w:ins>
      <w:r w:rsidR="00C14774">
        <w:rPr>
          <w:rFonts w:ascii="Trebuchet MS"/>
          <w:spacing w:val="74"/>
          <w:w w:val="150"/>
          <w:sz w:val="12"/>
          <w:rPrChange w:id="3957" w:author="Hughes, Anna E" w:date="2023-06-19T12:41:00Z">
            <w:rPr>
              <w:rFonts w:ascii="Trebuchet MS"/>
              <w:spacing w:val="39"/>
              <w:sz w:val="12"/>
            </w:rPr>
          </w:rPrChange>
        </w:rPr>
        <w:t xml:space="preserve"> </w:t>
      </w:r>
      <w:r w:rsidR="00C14774">
        <w:rPr>
          <w:sz w:val="24"/>
          <w:rPrChange w:id="3958" w:author="Hughes, Anna E" w:date="2023-06-19T12:41:00Z">
            <w:rPr>
              <w:spacing w:val="-2"/>
              <w:sz w:val="24"/>
            </w:rPr>
          </w:rPrChange>
        </w:rPr>
        <w:t>0.238</w:t>
      </w:r>
      <w:r w:rsidR="00C14774">
        <w:rPr>
          <w:spacing w:val="-12"/>
          <w:sz w:val="24"/>
          <w:rPrChange w:id="3959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60" w:author="Hughes, Anna E" w:date="2023-06-19T12:41:00Z">
            <w:rPr>
              <w:spacing w:val="-2"/>
              <w:sz w:val="24"/>
            </w:rPr>
          </w:rPrChange>
        </w:rPr>
        <w:t>(</w:t>
      </w:r>
      <w:r w:rsidR="00C14774">
        <w:rPr>
          <w:rFonts w:ascii="Times New Roman"/>
          <w:i/>
          <w:sz w:val="24"/>
          <w:rPrChange w:id="3961" w:author="Hughes, Anna E" w:date="2023-06-19T12:41:00Z">
            <w:rPr>
              <w:rFonts w:ascii="Times New Roman"/>
              <w:i/>
              <w:spacing w:val="-2"/>
              <w:sz w:val="24"/>
            </w:rPr>
          </w:rPrChange>
        </w:rPr>
        <w:t>D</w:t>
      </w:r>
      <w:r w:rsidR="00C14774">
        <w:rPr>
          <w:rFonts w:ascii="Times New Roman"/>
          <w:i/>
          <w:sz w:val="24"/>
          <w:vertAlign w:val="subscript"/>
          <w:rPrChange w:id="3962" w:author="Hughes, Anna E" w:date="2023-06-19T12:41:00Z">
            <w:rPr>
              <w:rFonts w:ascii="Times New Roman"/>
              <w:i/>
              <w:spacing w:val="-2"/>
              <w:sz w:val="24"/>
              <w:vertAlign w:val="subscript"/>
            </w:rPr>
          </w:rPrChange>
        </w:rPr>
        <w:t>triangle</w:t>
      </w:r>
      <w:r w:rsidR="00C14774">
        <w:rPr>
          <w:rFonts w:ascii="Times New Roman"/>
          <w:i/>
          <w:spacing w:val="-11"/>
          <w:sz w:val="24"/>
          <w:rPrChange w:id="3963" w:author="Hughes, Anna E" w:date="2023-06-19T12:41:00Z">
            <w:rPr>
              <w:rFonts w:ascii="Times New Roman"/>
              <w:i/>
              <w:spacing w:val="-10"/>
              <w:sz w:val="24"/>
            </w:rPr>
          </w:rPrChange>
        </w:rPr>
        <w:t xml:space="preserve"> </w:t>
      </w:r>
      <w:r w:rsidR="00C14774">
        <w:rPr>
          <w:rFonts w:ascii="Tahoma"/>
          <w:sz w:val="24"/>
          <w:rPrChange w:id="3964" w:author="Hughes, Anna E" w:date="2023-06-19T12:41:00Z">
            <w:rPr>
              <w:rFonts w:ascii="Tahoma"/>
              <w:spacing w:val="-2"/>
              <w:sz w:val="24"/>
            </w:rPr>
          </w:rPrChange>
        </w:rPr>
        <w:t>=</w:t>
      </w:r>
      <w:r w:rsidR="00C14774">
        <w:rPr>
          <w:rFonts w:ascii="Tahoma"/>
          <w:spacing w:val="-20"/>
          <w:sz w:val="24"/>
          <w:rPrChange w:id="3965" w:author="Hughes, Anna E" w:date="2023-06-19T12:41:00Z">
            <w:rPr>
              <w:rFonts w:ascii="Tahoma"/>
              <w:spacing w:val="-26"/>
              <w:sz w:val="24"/>
            </w:rPr>
          </w:rPrChange>
        </w:rPr>
        <w:t xml:space="preserve"> </w:t>
      </w:r>
      <w:r w:rsidR="00C14774">
        <w:rPr>
          <w:sz w:val="24"/>
          <w:rPrChange w:id="3966" w:author="Hughes, Anna E" w:date="2023-06-19T12:41:00Z">
            <w:rPr>
              <w:spacing w:val="-2"/>
              <w:sz w:val="24"/>
            </w:rPr>
          </w:rPrChange>
        </w:rPr>
        <w:t>0</w:t>
      </w:r>
      <w:r w:rsidR="00C14774">
        <w:rPr>
          <w:rFonts w:ascii="Verdana"/>
          <w:i/>
          <w:sz w:val="24"/>
          <w:rPrChange w:id="3967" w:author="Hughes, Anna E" w:date="2023-06-19T12:41:00Z">
            <w:rPr>
              <w:rFonts w:ascii="Verdana"/>
              <w:i/>
              <w:spacing w:val="-2"/>
              <w:sz w:val="24"/>
            </w:rPr>
          </w:rPrChange>
        </w:rPr>
        <w:t>.</w:t>
      </w:r>
      <w:r w:rsidR="00C14774">
        <w:rPr>
          <w:sz w:val="24"/>
          <w:rPrChange w:id="3968" w:author="Hughes, Anna E" w:date="2023-06-19T12:41:00Z">
            <w:rPr>
              <w:spacing w:val="-2"/>
              <w:sz w:val="24"/>
            </w:rPr>
          </w:rPrChange>
        </w:rPr>
        <w:t>253</w:t>
      </w:r>
      <w:del w:id="3969" w:author="Hughes, Anna E" w:date="2023-06-19T12:41:00Z">
        <w:r>
          <w:rPr>
            <w:spacing w:val="-7"/>
            <w:sz w:val="24"/>
          </w:rPr>
          <w:delText xml:space="preserve"> </w:delText>
        </w:r>
        <w:r>
          <w:rPr>
            <w:spacing w:val="-2"/>
            <w:sz w:val="24"/>
          </w:rPr>
          <w:delText>3</w:delText>
        </w:r>
      </w:del>
      <w:ins w:id="3970" w:author="Hughes, Anna E" w:date="2023-06-19T12:41:00Z">
        <w:r w:rsidR="00C14774">
          <w:rPr>
            <w:sz w:val="24"/>
          </w:rPr>
          <w:t>,</w:t>
        </w:r>
      </w:ins>
      <w:r w:rsidR="00C14774">
        <w:rPr>
          <w:spacing w:val="-5"/>
          <w:sz w:val="24"/>
          <w:rPrChange w:id="3971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72" w:author="Hughes, Anna E" w:date="2023-06-19T12:41:00Z">
            <w:rPr>
              <w:spacing w:val="-2"/>
              <w:sz w:val="24"/>
            </w:rPr>
          </w:rPrChange>
        </w:rPr>
        <w:t>while</w:t>
      </w:r>
      <w:r w:rsidR="00C14774">
        <w:rPr>
          <w:spacing w:val="-4"/>
          <w:sz w:val="24"/>
          <w:rPrChange w:id="3973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rFonts w:ascii="Times New Roman"/>
          <w:i/>
          <w:sz w:val="24"/>
          <w:rPrChange w:id="3974" w:author="Hughes, Anna E" w:date="2023-06-19T12:41:00Z">
            <w:rPr>
              <w:rFonts w:ascii="Times New Roman"/>
              <w:i/>
              <w:spacing w:val="-2"/>
              <w:sz w:val="24"/>
            </w:rPr>
          </w:rPrChange>
        </w:rPr>
        <w:t>D</w:t>
      </w:r>
      <w:r w:rsidR="00C14774">
        <w:rPr>
          <w:rFonts w:ascii="Times New Roman"/>
          <w:i/>
          <w:sz w:val="24"/>
          <w:vertAlign w:val="subscript"/>
          <w:rPrChange w:id="3975" w:author="Hughes, Anna E" w:date="2023-06-19T12:41:00Z">
            <w:rPr>
              <w:rFonts w:ascii="Times New Roman"/>
              <w:i/>
              <w:spacing w:val="-2"/>
              <w:sz w:val="24"/>
              <w:vertAlign w:val="subscript"/>
            </w:rPr>
          </w:rPrChange>
        </w:rPr>
        <w:t>purple</w:t>
      </w:r>
      <w:r w:rsidR="00C14774">
        <w:rPr>
          <w:rFonts w:ascii="Times New Roman"/>
          <w:i/>
          <w:spacing w:val="-11"/>
          <w:sz w:val="24"/>
          <w:rPrChange w:id="3976" w:author="Hughes, Anna E" w:date="2023-06-19T12:41:00Z">
            <w:rPr>
              <w:rFonts w:ascii="Times New Roman"/>
              <w:i/>
              <w:spacing w:val="-10"/>
              <w:sz w:val="24"/>
            </w:rPr>
          </w:rPrChange>
        </w:rPr>
        <w:t xml:space="preserve"> </w:t>
      </w:r>
      <w:r w:rsidR="00C14774">
        <w:rPr>
          <w:rFonts w:ascii="Tahoma"/>
          <w:sz w:val="24"/>
          <w:rPrChange w:id="3977" w:author="Hughes, Anna E" w:date="2023-06-19T12:41:00Z">
            <w:rPr>
              <w:rFonts w:ascii="Tahoma"/>
              <w:spacing w:val="-2"/>
              <w:sz w:val="24"/>
            </w:rPr>
          </w:rPrChange>
        </w:rPr>
        <w:t>=</w:t>
      </w:r>
      <w:r w:rsidR="00C14774">
        <w:rPr>
          <w:rFonts w:ascii="Tahoma"/>
          <w:spacing w:val="-20"/>
          <w:sz w:val="24"/>
          <w:rPrChange w:id="3978" w:author="Hughes, Anna E" w:date="2023-06-19T12:41:00Z">
            <w:rPr>
              <w:rFonts w:ascii="Tahoma"/>
              <w:spacing w:val="-26"/>
              <w:sz w:val="24"/>
            </w:rPr>
          </w:rPrChange>
        </w:rPr>
        <w:t xml:space="preserve"> </w:t>
      </w:r>
      <w:r w:rsidR="00C14774">
        <w:rPr>
          <w:sz w:val="24"/>
          <w:rPrChange w:id="3979" w:author="Hughes, Anna E" w:date="2023-06-19T12:41:00Z">
            <w:rPr>
              <w:spacing w:val="-2"/>
              <w:sz w:val="24"/>
            </w:rPr>
          </w:rPrChange>
        </w:rPr>
        <w:t>0</w:t>
      </w:r>
      <w:r w:rsidR="00C14774">
        <w:rPr>
          <w:rFonts w:ascii="Verdana"/>
          <w:i/>
          <w:sz w:val="24"/>
          <w:rPrChange w:id="3980" w:author="Hughes, Anna E" w:date="2023-06-19T12:41:00Z">
            <w:rPr>
              <w:rFonts w:ascii="Verdana"/>
              <w:i/>
              <w:spacing w:val="-2"/>
              <w:sz w:val="24"/>
            </w:rPr>
          </w:rPrChange>
        </w:rPr>
        <w:t>.</w:t>
      </w:r>
      <w:r w:rsidR="00C14774">
        <w:rPr>
          <w:sz w:val="24"/>
          <w:rPrChange w:id="3981" w:author="Hughes, Anna E" w:date="2023-06-19T12:41:00Z">
            <w:rPr>
              <w:spacing w:val="-2"/>
              <w:sz w:val="24"/>
            </w:rPr>
          </w:rPrChange>
        </w:rPr>
        <w:t>015).</w:t>
      </w:r>
      <w:r w:rsidR="00C14774">
        <w:rPr>
          <w:spacing w:val="11"/>
          <w:sz w:val="24"/>
          <w:rPrChange w:id="3982" w:author="Hughes, Anna E" w:date="2023-06-19T12:41:00Z">
            <w:rPr>
              <w:spacing w:val="7"/>
              <w:sz w:val="24"/>
            </w:rPr>
          </w:rPrChange>
        </w:rPr>
        <w:t xml:space="preserve"> </w:t>
      </w:r>
      <w:r w:rsidR="00C14774">
        <w:rPr>
          <w:sz w:val="24"/>
          <w:rPrChange w:id="3983" w:author="Hughes, Anna E" w:date="2023-06-19T12:41:00Z">
            <w:rPr>
              <w:spacing w:val="-2"/>
              <w:sz w:val="24"/>
            </w:rPr>
          </w:rPrChange>
        </w:rPr>
        <w:t>If</w:t>
      </w:r>
      <w:r w:rsidR="00C14774">
        <w:rPr>
          <w:spacing w:val="-6"/>
          <w:sz w:val="24"/>
          <w:rPrChange w:id="3984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85" w:author="Hughes, Anna E" w:date="2023-06-19T12:41:00Z">
            <w:rPr>
              <w:spacing w:val="-2"/>
              <w:sz w:val="24"/>
            </w:rPr>
          </w:rPrChange>
        </w:rPr>
        <w:t>we</w:t>
      </w:r>
      <w:r w:rsidR="00C14774">
        <w:rPr>
          <w:spacing w:val="-5"/>
          <w:sz w:val="24"/>
          <w:rPrChange w:id="3986" w:author="Hughes, Anna E" w:date="2023-06-19T12:41:00Z">
            <w:rPr>
              <w:spacing w:val="-6"/>
              <w:sz w:val="24"/>
            </w:rPr>
          </w:rPrChange>
        </w:rPr>
        <w:t xml:space="preserve"> </w:t>
      </w:r>
      <w:r w:rsidR="00C14774">
        <w:rPr>
          <w:sz w:val="24"/>
          <w:rPrChange w:id="3987" w:author="Hughes, Anna E" w:date="2023-06-19T12:41:00Z">
            <w:rPr>
              <w:spacing w:val="-2"/>
              <w:sz w:val="24"/>
            </w:rPr>
          </w:rPrChange>
        </w:rPr>
        <w:t>compare</w:t>
      </w:r>
      <w:r w:rsidR="00C14774">
        <w:rPr>
          <w:spacing w:val="-5"/>
          <w:sz w:val="24"/>
          <w:rPrChange w:id="3988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89" w:author="Hughes, Anna E" w:date="2023-06-19T12:41:00Z">
            <w:rPr>
              <w:spacing w:val="-2"/>
              <w:sz w:val="24"/>
            </w:rPr>
          </w:rPrChange>
        </w:rPr>
        <w:t>this</w:t>
      </w:r>
      <w:r w:rsidR="00C14774">
        <w:rPr>
          <w:spacing w:val="-6"/>
          <w:sz w:val="24"/>
          <w:rPrChange w:id="3990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91" w:author="Hughes, Anna E" w:date="2023-06-19T12:41:00Z">
            <w:rPr>
              <w:spacing w:val="-2"/>
              <w:sz w:val="24"/>
            </w:rPr>
          </w:rPrChange>
        </w:rPr>
        <w:t>to</w:t>
      </w:r>
      <w:r w:rsidR="00C14774">
        <w:rPr>
          <w:spacing w:val="-5"/>
          <w:sz w:val="24"/>
          <w:rPrChange w:id="3992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3993" w:author="Hughes, Anna E" w:date="2023-06-19T12:41:00Z">
            <w:rPr>
              <w:spacing w:val="-2"/>
              <w:sz w:val="24"/>
            </w:rPr>
          </w:rPrChange>
        </w:rPr>
        <w:t>the</w:t>
      </w:r>
      <w:r w:rsidR="00C14774">
        <w:rPr>
          <w:spacing w:val="-5"/>
          <w:sz w:val="24"/>
          <w:rPrChange w:id="3994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pacing w:val="-2"/>
          <w:sz w:val="24"/>
        </w:rPr>
        <w:t>range</w:t>
      </w:r>
    </w:p>
    <w:p w:rsidR="00485016" w:rsidRDefault="00485016">
      <w:pPr>
        <w:spacing w:line="292" w:lineRule="exact"/>
        <w:rPr>
          <w:ins w:id="3995" w:author="Hughes, Anna E" w:date="2023-06-19T12:41:00Z"/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3996" w:author="Hughes, Anna E" w:date="2023-06-19T12:41:00Z"/>
          <w:sz w:val="20"/>
        </w:rPr>
      </w:pPr>
    </w:p>
    <w:p w:rsidR="00485016" w:rsidRDefault="00485016" w:rsidP="002A2A73">
      <w:pPr>
        <w:pStyle w:val="BodyText"/>
        <w:spacing w:before="0"/>
        <w:ind w:left="0"/>
        <w:rPr>
          <w:moveTo w:id="3997" w:author="Hughes, Anna E" w:date="2023-06-19T12:41:00Z"/>
          <w:sz w:val="20"/>
          <w:rPrChange w:id="3998" w:author="Hughes, Anna E" w:date="2023-06-19T12:41:00Z">
            <w:rPr>
              <w:moveTo w:id="3999" w:author="Hughes, Anna E" w:date="2023-06-19T12:41:00Z"/>
            </w:rPr>
          </w:rPrChange>
        </w:rPr>
      </w:pPr>
      <w:moveToRangeStart w:id="4000" w:author="Hughes, Anna E" w:date="2023-06-19T12:41:00Z" w:name="move138070913"/>
    </w:p>
    <w:p w:rsidR="00485016" w:rsidRDefault="00C14774">
      <w:pPr>
        <w:pStyle w:val="BodyText"/>
        <w:spacing w:before="238"/>
        <w:rPr>
          <w:rFonts w:ascii="Times New Roman"/>
          <w:i/>
        </w:rPr>
        <w:pPrChange w:id="4001" w:author="Hughes, Anna E" w:date="2023-06-19T12:41:00Z">
          <w:pPr>
            <w:pStyle w:val="BodyText"/>
          </w:pPr>
        </w:pPrChange>
      </w:pPr>
      <w:moveTo w:id="4002" w:author="Hughes, Anna E" w:date="2023-06-19T12:41:00Z">
        <w:r>
          <w:rPr>
            <w:rFonts w:ascii="Trebuchet MS"/>
            <w:w w:val="90"/>
            <w:sz w:val="12"/>
            <w:rPrChange w:id="4003" w:author="Hughes, Anna E" w:date="2023-06-19T12:41:00Z">
              <w:rPr>
                <w:rFonts w:ascii="Trebuchet MS"/>
                <w:spacing w:val="-6"/>
                <w:sz w:val="12"/>
              </w:rPr>
            </w:rPrChange>
          </w:rPr>
          <w:t>738</w:t>
        </w:r>
      </w:moveTo>
      <w:moveToRangeEnd w:id="4000"/>
      <w:del w:id="4004" w:author="Hughes, Anna E" w:date="2023-06-19T12:41:00Z">
        <w:r w:rsidR="00F7725C">
          <w:rPr>
            <w:rFonts w:ascii="Trebuchet MS"/>
            <w:w w:val="90"/>
            <w:sz w:val="12"/>
          </w:rPr>
          <w:delText>703</w:delText>
        </w:r>
      </w:del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observer</w:t>
      </w:r>
      <w:r>
        <w:rPr>
          <w:spacing w:val="6"/>
        </w:rPr>
        <w:t xml:space="preserve"> </w:t>
      </w:r>
      <w:r>
        <w:rPr>
          <w:w w:val="90"/>
        </w:rPr>
        <w:t>search</w:t>
      </w:r>
      <w:r>
        <w:rPr>
          <w:spacing w:val="6"/>
        </w:rPr>
        <w:t xml:space="preserve"> </w:t>
      </w:r>
      <w:r>
        <w:rPr>
          <w:w w:val="90"/>
        </w:rPr>
        <w:t>slopes</w:t>
      </w:r>
      <w:r>
        <w:rPr>
          <w:spacing w:val="6"/>
        </w:rPr>
        <w:t xml:space="preserve"> </w:t>
      </w:r>
      <w:r>
        <w:rPr>
          <w:w w:val="90"/>
        </w:rPr>
        <w:t>within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varies</w:t>
      </w:r>
      <w:r>
        <w:rPr>
          <w:spacing w:val="5"/>
        </w:rPr>
        <w:t xml:space="preserve">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0.242</w:t>
      </w:r>
      <w:r>
        <w:rPr>
          <w:spacing w:val="5"/>
        </w:rPr>
        <w:t xml:space="preserve"> </w:t>
      </w:r>
      <w:r>
        <w:rPr>
          <w:spacing w:val="-2"/>
          <w:w w:val="90"/>
        </w:rPr>
        <w:t>(</w:t>
      </w:r>
      <w:r>
        <w:rPr>
          <w:rFonts w:ascii="Times New Roman"/>
          <w:i/>
          <w:spacing w:val="-2"/>
          <w:w w:val="90"/>
        </w:rPr>
        <w:t>D</w:t>
      </w:r>
      <w:r>
        <w:rPr>
          <w:rFonts w:ascii="Times New Roman"/>
          <w:i/>
          <w:spacing w:val="-2"/>
          <w:w w:val="90"/>
          <w:vertAlign w:val="subscript"/>
        </w:rPr>
        <w:t>triangle</w:t>
      </w:r>
    </w:p>
    <w:p w:rsidR="00485016" w:rsidRDefault="00F7725C">
      <w:pPr>
        <w:pStyle w:val="BodyText"/>
        <w:pPrChange w:id="4005" w:author="Hughes, Anna E" w:date="2023-06-19T12:41:00Z">
          <w:pPr>
            <w:pStyle w:val="BodyText"/>
            <w:spacing w:before="8"/>
          </w:pPr>
        </w:pPrChange>
      </w:pPr>
      <w:del w:id="4006" w:author="Hughes, Anna E" w:date="2023-06-19T12:41:00Z">
        <w:r>
          <w:rPr>
            <w:rFonts w:ascii="Trebuchet MS"/>
            <w:spacing w:val="-4"/>
            <w:sz w:val="12"/>
          </w:rPr>
          <w:delText>704</w:delText>
        </w:r>
      </w:del>
      <w:ins w:id="4007" w:author="Hughes, Anna E" w:date="2023-06-19T12:41:00Z">
        <w:r w:rsidR="00C14774">
          <w:rPr>
            <w:rFonts w:ascii="Trebuchet MS"/>
            <w:spacing w:val="-4"/>
            <w:sz w:val="12"/>
          </w:rPr>
          <w:t>739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per-observer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ranges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0.395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0.152)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0.149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(</w:t>
      </w:r>
      <w:r w:rsidR="00C14774">
        <w:rPr>
          <w:rFonts w:ascii="Times New Roman"/>
          <w:i/>
          <w:spacing w:val="-4"/>
        </w:rPr>
        <w:t>D</w:t>
      </w:r>
      <w:r w:rsidR="00C14774">
        <w:rPr>
          <w:rFonts w:ascii="Times New Roman"/>
          <w:i/>
          <w:spacing w:val="-4"/>
          <w:vertAlign w:val="subscript"/>
        </w:rPr>
        <w:t>pink</w:t>
      </w:r>
      <w:r w:rsidR="00C14774">
        <w:rPr>
          <w:rFonts w:ascii="Times New Roman"/>
          <w:i/>
          <w:spacing w:val="7"/>
        </w:rPr>
        <w:t xml:space="preserve"> </w:t>
      </w:r>
      <w:r w:rsidR="00C14774">
        <w:rPr>
          <w:spacing w:val="-4"/>
        </w:rPr>
        <w:t>ranges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from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-0.065</w:t>
      </w:r>
      <w:r w:rsidR="00C14774">
        <w:rPr>
          <w:spacing w:val="5"/>
        </w:rPr>
        <w:t xml:space="preserve"> </w:t>
      </w:r>
      <w:r w:rsidR="00C14774">
        <w:rPr>
          <w:spacing w:val="-5"/>
        </w:rPr>
        <w:t>to</w:t>
      </w:r>
    </w:p>
    <w:p w:rsidR="00485016" w:rsidRDefault="00F7725C">
      <w:pPr>
        <w:pStyle w:val="BodyText"/>
        <w:spacing w:before="8"/>
        <w:pPrChange w:id="4008" w:author="Hughes, Anna E" w:date="2023-06-19T12:41:00Z">
          <w:pPr>
            <w:pStyle w:val="BodyText"/>
          </w:pPr>
        </w:pPrChange>
      </w:pPr>
      <w:del w:id="4009" w:author="Hughes, Anna E" w:date="2023-06-19T12:41:00Z">
        <w:r>
          <w:rPr>
            <w:rFonts w:ascii="Trebuchet MS"/>
            <w:spacing w:val="-2"/>
            <w:sz w:val="12"/>
          </w:rPr>
          <w:delText>705</w:delText>
        </w:r>
      </w:del>
      <w:ins w:id="4010" w:author="Hughes, Anna E" w:date="2023-06-19T12:41:00Z">
        <w:r w:rsidR="00C14774">
          <w:rPr>
            <w:rFonts w:ascii="Trebuchet MS"/>
            <w:spacing w:val="-2"/>
            <w:sz w:val="12"/>
          </w:rPr>
          <w:t>740</w:t>
        </w:r>
      </w:ins>
      <w:r w:rsidR="00C14774">
        <w:rPr>
          <w:rFonts w:ascii="Trebuchet MS"/>
          <w:spacing w:val="74"/>
          <w:w w:val="150"/>
          <w:sz w:val="12"/>
        </w:rPr>
        <w:t xml:space="preserve"> </w:t>
      </w:r>
      <w:r w:rsidR="00C14774">
        <w:rPr>
          <w:spacing w:val="-2"/>
        </w:rPr>
        <w:t>0.092).</w:t>
      </w:r>
      <w:r w:rsidR="00C14774">
        <w:rPr>
          <w:spacing w:val="24"/>
        </w:rPr>
        <w:t xml:space="preserve"> </w:t>
      </w:r>
      <w:r w:rsidR="00C14774">
        <w:rPr>
          <w:spacing w:val="-2"/>
        </w:rPr>
        <w:t>This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suggests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a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challenge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for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modelling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based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on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average</w:t>
      </w:r>
      <w:r w:rsidR="00C14774">
        <w:rPr>
          <w:spacing w:val="-5"/>
        </w:rPr>
        <w:t xml:space="preserve"> </w:t>
      </w:r>
      <w:r w:rsidR="00C14774">
        <w:rPr>
          <w:spacing w:val="-2"/>
        </w:rPr>
        <w:t>performance:</w:t>
      </w:r>
    </w:p>
    <w:p w:rsidR="00485016" w:rsidRDefault="00F7725C">
      <w:pPr>
        <w:pStyle w:val="BodyText"/>
        <w:pPrChange w:id="4011" w:author="Hughes, Anna E" w:date="2023-06-19T12:41:00Z">
          <w:pPr>
            <w:pStyle w:val="BodyText"/>
            <w:spacing w:before="8"/>
          </w:pPr>
        </w:pPrChange>
      </w:pPr>
      <w:del w:id="4012" w:author="Hughes, Anna E" w:date="2023-06-19T12:41:00Z">
        <w:r>
          <w:rPr>
            <w:rFonts w:ascii="Trebuchet MS"/>
            <w:spacing w:val="-6"/>
            <w:sz w:val="12"/>
          </w:rPr>
          <w:delText>706</w:delText>
        </w:r>
      </w:del>
      <w:ins w:id="4013" w:author="Hughes, Anna E" w:date="2023-06-19T12:41:00Z">
        <w:r w:rsidR="00C14774">
          <w:rPr>
            <w:rFonts w:ascii="Trebuchet MS"/>
            <w:spacing w:val="-6"/>
            <w:sz w:val="12"/>
          </w:rPr>
          <w:t>741</w:t>
        </w:r>
      </w:ins>
      <w:r w:rsidR="00C14774">
        <w:rPr>
          <w:rFonts w:ascii="Trebuchet MS"/>
          <w:spacing w:val="38"/>
          <w:sz w:val="12"/>
        </w:rPr>
        <w:t xml:space="preserve">  </w:t>
      </w:r>
      <w:r w:rsidR="00C14774">
        <w:rPr>
          <w:spacing w:val="-6"/>
        </w:rPr>
        <w:t>can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we</w:t>
      </w:r>
      <w:r w:rsidR="00C14774">
        <w:t xml:space="preserve"> </w:t>
      </w:r>
      <w:r w:rsidR="00C14774">
        <w:rPr>
          <w:spacing w:val="-6"/>
        </w:rPr>
        <w:t>be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sure</w:t>
      </w:r>
      <w:r w:rsidR="00C14774">
        <w:t xml:space="preserve"> </w:t>
      </w:r>
      <w:r w:rsidR="00C14774">
        <w:rPr>
          <w:spacing w:val="-6"/>
        </w:rPr>
        <w:t>that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averages</w:t>
      </w:r>
      <w:r w:rsidR="00C14774">
        <w:t xml:space="preserve"> </w:t>
      </w:r>
      <w:r w:rsidR="00C14774">
        <w:rPr>
          <w:spacing w:val="-6"/>
        </w:rPr>
        <w:t>represent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a</w:t>
      </w:r>
      <w:r w:rsidR="00C14774">
        <w:t xml:space="preserve"> </w:t>
      </w:r>
      <w:r w:rsidR="00C14774">
        <w:rPr>
          <w:spacing w:val="-6"/>
        </w:rPr>
        <w:t>meaningful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summary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of</w:t>
      </w:r>
      <w:r w:rsidR="00C14774">
        <w:t xml:space="preserve"> </w:t>
      </w:r>
      <w:r w:rsidR="00C14774">
        <w:rPr>
          <w:spacing w:val="-6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data,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given</w:t>
      </w:r>
    </w:p>
    <w:p w:rsidR="00485016" w:rsidRDefault="00F7725C">
      <w:pPr>
        <w:pStyle w:val="BodyText"/>
        <w:spacing w:before="8"/>
        <w:pPrChange w:id="4014" w:author="Hughes, Anna E" w:date="2023-06-19T12:41:00Z">
          <w:pPr>
            <w:pStyle w:val="BodyText"/>
          </w:pPr>
        </w:pPrChange>
      </w:pPr>
      <w:del w:id="4015" w:author="Hughes, Anna E" w:date="2023-06-19T12:41:00Z">
        <w:r>
          <w:rPr>
            <w:rFonts w:ascii="Trebuchet MS"/>
            <w:spacing w:val="-6"/>
            <w:sz w:val="12"/>
          </w:rPr>
          <w:delText>707</w:delText>
        </w:r>
      </w:del>
      <w:ins w:id="4016" w:author="Hughes, Anna E" w:date="2023-06-19T12:41:00Z">
        <w:r w:rsidR="00C14774">
          <w:rPr>
            <w:rFonts w:ascii="Trebuchet MS"/>
            <w:spacing w:val="-6"/>
            <w:sz w:val="12"/>
          </w:rPr>
          <w:t>742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we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see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very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clear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individual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differences?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It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could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certainly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be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argued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that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ob-</w:t>
      </w:r>
    </w:p>
    <w:p w:rsidR="00485016" w:rsidRDefault="00F7725C">
      <w:pPr>
        <w:pStyle w:val="BodyText"/>
        <w:spacing w:before="8"/>
      </w:pPr>
      <w:del w:id="4017" w:author="Hughes, Anna E" w:date="2023-06-19T12:41:00Z">
        <w:r>
          <w:rPr>
            <w:rFonts w:ascii="Trebuchet MS"/>
            <w:spacing w:val="-8"/>
            <w:sz w:val="12"/>
          </w:rPr>
          <w:delText>708</w:delText>
        </w:r>
      </w:del>
      <w:ins w:id="4018" w:author="Hughes, Anna E" w:date="2023-06-19T12:41:00Z">
        <w:r w:rsidR="00C14774">
          <w:rPr>
            <w:rFonts w:ascii="Trebuchet MS"/>
            <w:spacing w:val="-8"/>
            <w:sz w:val="12"/>
          </w:rPr>
          <w:t>743</w:t>
        </w:r>
      </w:ins>
      <w:r w:rsidR="00C14774">
        <w:rPr>
          <w:rFonts w:ascii="Trebuchet MS"/>
          <w:spacing w:val="48"/>
          <w:sz w:val="12"/>
        </w:rPr>
        <w:t xml:space="preserve">  </w:t>
      </w:r>
      <w:r w:rsidR="00C14774">
        <w:rPr>
          <w:spacing w:val="-8"/>
        </w:rPr>
        <w:t>servers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might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be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using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different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strategies,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and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thus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some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members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of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the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sample</w:t>
      </w:r>
    </w:p>
    <w:p w:rsidR="00485016" w:rsidRDefault="00F7725C">
      <w:pPr>
        <w:pStyle w:val="BodyText"/>
      </w:pPr>
      <w:del w:id="4019" w:author="Hughes, Anna E" w:date="2023-06-19T12:41:00Z">
        <w:r>
          <w:rPr>
            <w:rFonts w:ascii="Trebuchet MS"/>
            <w:spacing w:val="-8"/>
            <w:sz w:val="12"/>
          </w:rPr>
          <w:delText>709</w:delText>
        </w:r>
        <w:r>
          <w:rPr>
            <w:rFonts w:ascii="Trebuchet MS"/>
            <w:spacing w:val="55"/>
            <w:sz w:val="12"/>
          </w:rPr>
          <w:delText xml:space="preserve"> </w:delText>
        </w:r>
      </w:del>
      <w:ins w:id="4020" w:author="Hughes, Anna E" w:date="2023-06-19T12:41:00Z">
        <w:r w:rsidR="00C14774">
          <w:rPr>
            <w:rFonts w:ascii="Trebuchet MS"/>
            <w:spacing w:val="-4"/>
            <w:sz w:val="12"/>
          </w:rPr>
          <w:t>744</w:t>
        </w:r>
      </w:ins>
      <w:r w:rsidR="00C14774">
        <w:rPr>
          <w:rFonts w:ascii="Trebuchet MS"/>
          <w:spacing w:val="76"/>
          <w:w w:val="150"/>
          <w:sz w:val="12"/>
          <w:rPrChange w:id="4021" w:author="Hughes, Anna E" w:date="2023-06-19T12:41:00Z">
            <w:rPr>
              <w:rFonts w:ascii="Trebuchet MS"/>
              <w:spacing w:val="55"/>
              <w:sz w:val="12"/>
            </w:rPr>
          </w:rPrChange>
        </w:rPr>
        <w:t xml:space="preserve"> </w:t>
      </w:r>
      <w:r w:rsidR="00C14774">
        <w:rPr>
          <w:spacing w:val="-4"/>
          <w:rPrChange w:id="4022" w:author="Hughes, Anna E" w:date="2023-06-19T12:41:00Z">
            <w:rPr>
              <w:spacing w:val="-8"/>
            </w:rPr>
          </w:rPrChange>
        </w:rPr>
        <w:t>population</w:t>
      </w:r>
      <w:r w:rsidR="00C14774">
        <w:rPr>
          <w:spacing w:val="-2"/>
          <w:rPrChange w:id="4023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24" w:author="Hughes, Anna E" w:date="2023-06-19T12:41:00Z">
            <w:rPr>
              <w:spacing w:val="-8"/>
            </w:rPr>
          </w:rPrChange>
        </w:rPr>
        <w:t>might</w:t>
      </w:r>
      <w:r w:rsidR="00C14774">
        <w:rPr>
          <w:spacing w:val="-2"/>
          <w:rPrChange w:id="4025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26" w:author="Hughes, Anna E" w:date="2023-06-19T12:41:00Z">
            <w:rPr>
              <w:spacing w:val="-8"/>
            </w:rPr>
          </w:rPrChange>
        </w:rPr>
        <w:t>use</w:t>
      </w:r>
      <w:r w:rsidR="00C14774">
        <w:rPr>
          <w:spacing w:val="-2"/>
          <w:rPrChange w:id="4027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28" w:author="Hughes, Anna E" w:date="2023-06-19T12:41:00Z">
            <w:rPr>
              <w:spacing w:val="-8"/>
            </w:rPr>
          </w:rPrChange>
        </w:rPr>
        <w:t>(for</w:t>
      </w:r>
      <w:r w:rsidR="00C14774">
        <w:rPr>
          <w:spacing w:val="-2"/>
          <w:rPrChange w:id="4029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30" w:author="Hughes, Anna E" w:date="2023-06-19T12:41:00Z">
            <w:rPr>
              <w:spacing w:val="-8"/>
            </w:rPr>
          </w:rPrChange>
        </w:rPr>
        <w:t>example)</w:t>
      </w:r>
      <w:r w:rsidR="00C14774">
        <w:rPr>
          <w:spacing w:val="-2"/>
          <w:rPrChange w:id="4031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32" w:author="Hughes, Anna E" w:date="2023-06-19T12:41:00Z">
            <w:rPr>
              <w:spacing w:val="-8"/>
            </w:rPr>
          </w:rPrChange>
        </w:rPr>
        <w:t>a</w:t>
      </w:r>
      <w:r w:rsidR="00C14774">
        <w:rPr>
          <w:spacing w:val="-2"/>
          <w:rPrChange w:id="403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034" w:author="Hughes, Anna E" w:date="2023-06-19T12:41:00Z">
            <w:rPr>
              <w:spacing w:val="-8"/>
            </w:rPr>
          </w:rPrChange>
        </w:rPr>
        <w:t>collinear</w:t>
      </w:r>
      <w:r w:rsidR="00C14774">
        <w:rPr>
          <w:spacing w:val="-2"/>
          <w:rPrChange w:id="4035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36" w:author="Hughes, Anna E" w:date="2023-06-19T12:41:00Z">
            <w:rPr>
              <w:spacing w:val="-8"/>
            </w:rPr>
          </w:rPrChange>
        </w:rPr>
        <w:t>combination</w:t>
      </w:r>
      <w:r w:rsidR="00C14774">
        <w:rPr>
          <w:spacing w:val="-2"/>
          <w:rPrChange w:id="4037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38" w:author="Hughes, Anna E" w:date="2023-06-19T12:41:00Z">
            <w:rPr>
              <w:spacing w:val="-8"/>
            </w:rPr>
          </w:rPrChange>
        </w:rPr>
        <w:t>strategy,</w:t>
      </w:r>
      <w:r w:rsidR="00C14774">
        <w:rPr>
          <w:spacing w:val="-1"/>
          <w:rPrChange w:id="4039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4040" w:author="Hughes, Anna E" w:date="2023-06-19T12:41:00Z">
            <w:rPr>
              <w:spacing w:val="-8"/>
            </w:rPr>
          </w:rPrChange>
        </w:rPr>
        <w:t>while</w:t>
      </w:r>
      <w:r w:rsidR="00C14774">
        <w:rPr>
          <w:spacing w:val="-2"/>
          <w:rPrChange w:id="4041" w:author="Hughes, Anna E" w:date="2023-06-19T12:41:00Z">
            <w:rPr>
              <w:spacing w:val="-1"/>
            </w:rPr>
          </w:rPrChange>
        </w:rPr>
        <w:t xml:space="preserve"> </w:t>
      </w:r>
      <w:del w:id="4042" w:author="Hughes, Anna E" w:date="2023-06-19T12:41:00Z">
        <w:r>
          <w:rPr>
            <w:spacing w:val="-8"/>
          </w:rPr>
          <w:delText>others</w:delText>
        </w:r>
      </w:del>
      <w:ins w:id="4043" w:author="Hughes, Anna E" w:date="2023-06-19T12:41:00Z">
        <w:r w:rsidR="00C14774">
          <w:rPr>
            <w:spacing w:val="-4"/>
          </w:rPr>
          <w:t>oth-</w:t>
        </w:r>
      </w:ins>
    </w:p>
    <w:p w:rsidR="00485016" w:rsidRDefault="00F7725C">
      <w:pPr>
        <w:pStyle w:val="BodyText"/>
        <w:spacing w:before="8"/>
        <w:rPr>
          <w:ins w:id="4044" w:author="Hughes, Anna E" w:date="2023-06-19T12:41:00Z"/>
        </w:rPr>
      </w:pPr>
      <w:del w:id="4045" w:author="Hughes, Anna E" w:date="2023-06-19T12:41:00Z">
        <w:r>
          <w:rPr>
            <w:rFonts w:ascii="Trebuchet MS"/>
            <w:spacing w:val="-8"/>
            <w:sz w:val="12"/>
          </w:rPr>
          <w:delText>710</w:delText>
        </w:r>
        <w:r>
          <w:rPr>
            <w:rFonts w:ascii="Trebuchet MS"/>
            <w:spacing w:val="48"/>
            <w:sz w:val="12"/>
          </w:rPr>
          <w:delText xml:space="preserve"> </w:delText>
        </w:r>
      </w:del>
      <w:ins w:id="4046" w:author="Hughes, Anna E" w:date="2023-06-19T12:41:00Z">
        <w:r w:rsidR="00C14774">
          <w:rPr>
            <w:rFonts w:ascii="Trebuchet MS"/>
            <w:spacing w:val="-4"/>
            <w:sz w:val="12"/>
          </w:rPr>
          <w:t>745</w:t>
        </w:r>
        <w:r w:rsidR="00C14774">
          <w:rPr>
            <w:rFonts w:ascii="Trebuchet MS"/>
            <w:spacing w:val="76"/>
            <w:w w:val="150"/>
            <w:sz w:val="12"/>
          </w:rPr>
          <w:t xml:space="preserve"> </w:t>
        </w:r>
        <w:r w:rsidR="00C14774">
          <w:rPr>
            <w:spacing w:val="-4"/>
          </w:rPr>
          <w:t>ers</w:t>
        </w:r>
      </w:ins>
      <w:r w:rsidR="00C14774">
        <w:rPr>
          <w:spacing w:val="-5"/>
          <w:rPrChange w:id="4047" w:author="Hughes, Anna E" w:date="2023-06-19T12:41:00Z">
            <w:rPr>
              <w:rFonts w:ascii="Trebuchet MS"/>
              <w:spacing w:val="48"/>
              <w:sz w:val="12"/>
            </w:rPr>
          </w:rPrChange>
        </w:rPr>
        <w:t xml:space="preserve"> </w:t>
      </w:r>
      <w:r w:rsidR="00C14774">
        <w:rPr>
          <w:spacing w:val="-4"/>
          <w:rPrChange w:id="4048" w:author="Hughes, Anna E" w:date="2023-06-19T12:41:00Z">
            <w:rPr>
              <w:spacing w:val="-8"/>
            </w:rPr>
          </w:rPrChange>
        </w:rPr>
        <w:t>use</w:t>
      </w:r>
      <w:r w:rsidR="00C14774">
        <w:rPr>
          <w:spacing w:val="-4"/>
          <w:rPrChange w:id="4049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4050" w:author="Hughes, Anna E" w:date="2023-06-19T12:41:00Z">
            <w:rPr>
              <w:spacing w:val="-8"/>
            </w:rPr>
          </w:rPrChange>
        </w:rPr>
        <w:t>an</w:t>
      </w:r>
      <w:r w:rsidR="00C14774">
        <w:rPr>
          <w:spacing w:val="-5"/>
          <w:rPrChange w:id="4051" w:author="Hughes, Anna E" w:date="2023-06-19T12:41:00Z">
            <w:rPr/>
          </w:rPrChange>
        </w:rPr>
        <w:t xml:space="preserve"> </w:t>
      </w:r>
      <w:r w:rsidR="00C14774">
        <w:rPr>
          <w:spacing w:val="-4"/>
          <w:rPrChange w:id="4052" w:author="Hughes, Anna E" w:date="2023-06-19T12:41:00Z">
            <w:rPr>
              <w:spacing w:val="-8"/>
            </w:rPr>
          </w:rPrChange>
        </w:rPr>
        <w:t>orthogonal</w:t>
      </w:r>
      <w:r w:rsidR="00C14774">
        <w:rPr>
          <w:spacing w:val="-5"/>
          <w:rPrChange w:id="4053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4054" w:author="Hughes, Anna E" w:date="2023-06-19T12:41:00Z">
            <w:rPr>
              <w:spacing w:val="-8"/>
            </w:rPr>
          </w:rPrChange>
        </w:rPr>
        <w:t>contrast</w:t>
      </w:r>
      <w:r w:rsidR="00C14774">
        <w:rPr>
          <w:spacing w:val="-5"/>
          <w:rPrChange w:id="4055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4056" w:author="Hughes, Anna E" w:date="2023-06-19T12:41:00Z">
            <w:rPr>
              <w:spacing w:val="-8"/>
            </w:rPr>
          </w:rPrChange>
        </w:rPr>
        <w:t>strategy</w:t>
      </w:r>
      <w:del w:id="4057" w:author="Hughes, Anna E" w:date="2023-06-19T12:41:00Z">
        <w:r>
          <w:rPr>
            <w:spacing w:val="-8"/>
          </w:rPr>
          <w:delText>.</w:delText>
        </w:r>
      </w:del>
      <w:ins w:id="4058" w:author="Hughes, Anna E" w:date="2023-06-19T12:41:00Z">
        <w:r w:rsidR="00C14774">
          <w:rPr>
            <w:spacing w:val="-4"/>
          </w:rPr>
          <w:t xml:space="preserve"> (and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we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can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see some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hints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of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this when</w:t>
        </w:r>
      </w:ins>
    </w:p>
    <w:p w:rsidR="00485016" w:rsidRDefault="00C14774">
      <w:pPr>
        <w:spacing w:before="7"/>
        <w:ind w:left="227"/>
        <w:rPr>
          <w:ins w:id="4059" w:author="Hughes, Anna E" w:date="2023-06-19T12:41:00Z"/>
          <w:rFonts w:ascii="Times New Roman"/>
          <w:i/>
          <w:sz w:val="24"/>
        </w:rPr>
      </w:pPr>
      <w:ins w:id="4060" w:author="Hughes, Anna E" w:date="2023-06-19T12:41:00Z">
        <w:r>
          <w:rPr>
            <w:rFonts w:ascii="Trebuchet MS"/>
            <w:spacing w:val="-6"/>
            <w:sz w:val="12"/>
          </w:rPr>
          <w:t>746</w:t>
        </w:r>
        <w:r>
          <w:rPr>
            <w:rFonts w:ascii="Trebuchet MS"/>
            <w:spacing w:val="41"/>
            <w:sz w:val="12"/>
          </w:rPr>
          <w:t xml:space="preserve">  </w:t>
        </w:r>
        <w:r>
          <w:rPr>
            <w:spacing w:val="-6"/>
            <w:sz w:val="24"/>
          </w:rPr>
          <w:t>we</w:t>
        </w:r>
        <w:r>
          <w:rPr>
            <w:spacing w:val="-1"/>
            <w:sz w:val="24"/>
          </w:rPr>
          <w:t xml:space="preserve"> </w:t>
        </w:r>
        <w:r>
          <w:rPr>
            <w:spacing w:val="-6"/>
            <w:sz w:val="24"/>
          </w:rPr>
          <w:t>plot</w:t>
        </w:r>
        <w:r>
          <w:rPr>
            <w:spacing w:val="-2"/>
            <w:sz w:val="24"/>
          </w:rPr>
          <w:t xml:space="preserve"> </w:t>
        </w:r>
        <w:r>
          <w:rPr>
            <w:spacing w:val="-6"/>
            <w:sz w:val="24"/>
          </w:rPr>
          <w:t>the</w:t>
        </w:r>
        <w:r>
          <w:rPr>
            <w:spacing w:val="-3"/>
            <w:sz w:val="24"/>
          </w:rPr>
          <w:t xml:space="preserve"> </w:t>
        </w:r>
        <w:r>
          <w:rPr>
            <w:spacing w:val="-6"/>
            <w:sz w:val="24"/>
          </w:rPr>
          <w:t>predictions</w:t>
        </w:r>
        <w:r>
          <w:rPr>
            <w:spacing w:val="-2"/>
            <w:sz w:val="24"/>
          </w:rPr>
          <w:t xml:space="preserve"> </w:t>
        </w:r>
        <w:r>
          <w:rPr>
            <w:spacing w:val="-6"/>
            <w:sz w:val="24"/>
          </w:rPr>
          <w:t>of</w:t>
        </w:r>
        <w:r>
          <w:rPr>
            <w:spacing w:val="-3"/>
            <w:sz w:val="24"/>
          </w:rPr>
          <w:t xml:space="preserve"> </w:t>
        </w:r>
        <w:r>
          <w:rPr>
            <w:rFonts w:ascii="Times New Roman"/>
            <w:i/>
            <w:spacing w:val="-6"/>
            <w:sz w:val="24"/>
          </w:rPr>
          <w:t>D</w:t>
        </w:r>
        <w:r>
          <w:rPr>
            <w:rFonts w:ascii="Times New Roman"/>
            <w:i/>
            <w:spacing w:val="-9"/>
            <w:sz w:val="24"/>
          </w:rPr>
          <w:t xml:space="preserve"> </w:t>
        </w:r>
        <w:r>
          <w:rPr>
            <w:spacing w:val="-6"/>
            <w:sz w:val="24"/>
          </w:rPr>
          <w:t>separately</w:t>
        </w:r>
        <w:r>
          <w:rPr>
            <w:spacing w:val="-2"/>
            <w:sz w:val="24"/>
          </w:rPr>
          <w:t xml:space="preserve"> </w:t>
        </w:r>
        <w:r>
          <w:rPr>
            <w:spacing w:val="-6"/>
            <w:sz w:val="24"/>
          </w:rPr>
          <w:t>for</w:t>
        </w:r>
        <w:r>
          <w:rPr>
            <w:spacing w:val="-2"/>
            <w:sz w:val="24"/>
          </w:rPr>
          <w:t xml:space="preserve"> </w:t>
        </w:r>
        <w:r>
          <w:rPr>
            <w:spacing w:val="-6"/>
            <w:sz w:val="24"/>
          </w:rPr>
          <w:t>each</w:t>
        </w:r>
        <w:r>
          <w:rPr>
            <w:spacing w:val="-3"/>
            <w:sz w:val="24"/>
          </w:rPr>
          <w:t xml:space="preserve"> </w:t>
        </w:r>
        <w:r>
          <w:rPr>
            <w:spacing w:val="-6"/>
            <w:sz w:val="24"/>
          </w:rPr>
          <w:t>participant</w:t>
        </w:r>
        <w:r>
          <w:rPr>
            <w:spacing w:val="-2"/>
            <w:sz w:val="24"/>
          </w:rPr>
          <w:t xml:space="preserve"> </w:t>
        </w:r>
        <w:r>
          <w:rPr>
            <w:spacing w:val="-6"/>
            <w:sz w:val="24"/>
          </w:rPr>
          <w:t>in</w:t>
        </w:r>
        <w:r>
          <w:rPr>
            <w:spacing w:val="-3"/>
            <w:sz w:val="24"/>
          </w:rPr>
          <w:t xml:space="preserve"> </w:t>
        </w:r>
        <w:r>
          <w:rPr>
            <w:spacing w:val="-6"/>
            <w:sz w:val="24"/>
          </w:rPr>
          <w:t>the</w:t>
        </w:r>
        <w:r>
          <w:rPr>
            <w:spacing w:val="-2"/>
            <w:sz w:val="24"/>
          </w:rPr>
          <w:t xml:space="preserve"> </w:t>
        </w:r>
        <w:r>
          <w:rPr>
            <w:rFonts w:ascii="Times New Roman"/>
            <w:i/>
            <w:spacing w:val="-6"/>
            <w:sz w:val="24"/>
          </w:rPr>
          <w:t>Supplementary</w:t>
        </w:r>
      </w:ins>
    </w:p>
    <w:p w:rsidR="00485016" w:rsidRPr="00076C8C" w:rsidRDefault="00C14774">
      <w:pPr>
        <w:spacing w:before="8"/>
        <w:ind w:left="227"/>
        <w:pPrChange w:id="4061" w:author="Hughes, Anna E" w:date="2023-06-19T12:41:00Z">
          <w:pPr>
            <w:pStyle w:val="BodyText"/>
            <w:spacing w:before="8"/>
          </w:pPr>
        </w:pPrChange>
      </w:pPr>
      <w:ins w:id="4062" w:author="Hughes, Anna E" w:date="2023-06-19T12:41:00Z">
        <w:r>
          <w:rPr>
            <w:rFonts w:ascii="Trebuchet MS"/>
            <w:spacing w:val="-2"/>
            <w:sz w:val="12"/>
          </w:rPr>
          <w:t>747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rFonts w:ascii="Times New Roman"/>
            <w:i/>
            <w:spacing w:val="-2"/>
            <w:sz w:val="24"/>
          </w:rPr>
          <w:t>Materials</w:t>
        </w:r>
        <w:r>
          <w:rPr>
            <w:rFonts w:ascii="Times New Roman"/>
            <w:i/>
            <w:spacing w:val="-13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-</w:t>
        </w:r>
        <w:r>
          <w:rPr>
            <w:rFonts w:ascii="Times New Roman"/>
            <w:i/>
            <w:spacing w:val="-12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Planned</w:t>
        </w:r>
        <w:r>
          <w:rPr>
            <w:rFonts w:ascii="Times New Roman"/>
            <w:i/>
            <w:spacing w:val="-13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Explorations</w:t>
        </w:r>
        <w:r>
          <w:rPr>
            <w:spacing w:val="-2"/>
            <w:sz w:val="24"/>
          </w:rPr>
          <w:t>).</w:t>
        </w:r>
      </w:ins>
      <w:r>
        <w:rPr>
          <w:spacing w:val="11"/>
          <w:sz w:val="24"/>
          <w:rPrChange w:id="4063" w:author="Hughes, Anna E" w:date="2023-06-19T12:41:00Z">
            <w:rPr>
              <w:spacing w:val="17"/>
            </w:rPr>
          </w:rPrChange>
        </w:rPr>
        <w:t xml:space="preserve"> </w:t>
      </w:r>
      <w:r>
        <w:rPr>
          <w:spacing w:val="-2"/>
          <w:sz w:val="24"/>
          <w:rPrChange w:id="4064" w:author="Hughes, Anna E" w:date="2023-06-19T12:41:00Z">
            <w:rPr>
              <w:spacing w:val="-8"/>
            </w:rPr>
          </w:rPrChange>
        </w:rPr>
        <w:t>Variable</w:t>
      </w:r>
      <w:r>
        <w:rPr>
          <w:spacing w:val="-5"/>
          <w:sz w:val="24"/>
          <w:rPrChange w:id="4065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2"/>
          <w:sz w:val="24"/>
          <w:rPrChange w:id="4066" w:author="Hughes, Anna E" w:date="2023-06-19T12:41:00Z">
            <w:rPr>
              <w:spacing w:val="-8"/>
            </w:rPr>
          </w:rPrChange>
        </w:rPr>
        <w:t>strategies</w:t>
      </w:r>
      <w:r>
        <w:rPr>
          <w:spacing w:val="-6"/>
          <w:sz w:val="24"/>
          <w:rPrChange w:id="4067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2"/>
          <w:sz w:val="24"/>
          <w:rPrChange w:id="4068" w:author="Hughes, Anna E" w:date="2023-06-19T12:41:00Z">
            <w:rPr>
              <w:spacing w:val="-8"/>
            </w:rPr>
          </w:rPrChange>
        </w:rPr>
        <w:t>have</w:t>
      </w:r>
      <w:r>
        <w:rPr>
          <w:spacing w:val="-5"/>
          <w:sz w:val="24"/>
          <w:rPrChange w:id="4069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2"/>
          <w:sz w:val="24"/>
          <w:rPrChange w:id="4070" w:author="Hughes, Anna E" w:date="2023-06-19T12:41:00Z">
            <w:rPr>
              <w:spacing w:val="-8"/>
            </w:rPr>
          </w:rPrChange>
        </w:rPr>
        <w:t>been</w:t>
      </w:r>
      <w:r>
        <w:rPr>
          <w:spacing w:val="-7"/>
          <w:sz w:val="24"/>
          <w:rPrChange w:id="4071" w:author="Hughes, Anna E" w:date="2023-06-19T12:41:00Z">
            <w:rPr/>
          </w:rPrChange>
        </w:rPr>
        <w:t xml:space="preserve"> </w:t>
      </w:r>
      <w:r>
        <w:rPr>
          <w:spacing w:val="-2"/>
          <w:sz w:val="24"/>
          <w:rPrChange w:id="4072" w:author="Hughes, Anna E" w:date="2023-06-19T12:41:00Z">
            <w:rPr>
              <w:spacing w:val="-8"/>
            </w:rPr>
          </w:rPrChange>
        </w:rPr>
        <w:t>found</w:t>
      </w:r>
      <w:r>
        <w:rPr>
          <w:spacing w:val="-5"/>
          <w:sz w:val="24"/>
          <w:rPrChange w:id="4073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2"/>
          <w:sz w:val="24"/>
          <w:rPrChange w:id="4074" w:author="Hughes, Anna E" w:date="2023-06-19T12:41:00Z">
            <w:rPr>
              <w:spacing w:val="-8"/>
            </w:rPr>
          </w:rPrChange>
        </w:rPr>
        <w:t>for</w:t>
      </w:r>
      <w:r>
        <w:rPr>
          <w:spacing w:val="-6"/>
          <w:sz w:val="24"/>
          <w:rPrChange w:id="4075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2"/>
          <w:sz w:val="24"/>
          <w:rPrChange w:id="4076" w:author="Hughes, Anna E" w:date="2023-06-19T12:41:00Z">
            <w:rPr>
              <w:spacing w:val="-8"/>
            </w:rPr>
          </w:rPrChange>
        </w:rPr>
        <w:t>other</w:t>
      </w:r>
    </w:p>
    <w:p w:rsidR="00701245" w:rsidRDefault="00F7725C">
      <w:pPr>
        <w:pStyle w:val="BodyText"/>
        <w:rPr>
          <w:del w:id="4077" w:author="Hughes, Anna E" w:date="2023-06-19T12:41:00Z"/>
        </w:rPr>
      </w:pPr>
      <w:del w:id="4078" w:author="Hughes, Anna E" w:date="2023-06-19T12:41:00Z">
        <w:r>
          <w:rPr>
            <w:rFonts w:ascii="Trebuchet MS" w:hAnsi="Trebuchet MS"/>
            <w:w w:val="95"/>
            <w:sz w:val="12"/>
          </w:rPr>
          <w:delText>711</w:delText>
        </w:r>
        <w:r>
          <w:rPr>
            <w:rFonts w:ascii="Trebuchet MS" w:hAnsi="Trebuchet MS"/>
            <w:spacing w:val="47"/>
            <w:sz w:val="12"/>
          </w:rPr>
          <w:delText xml:space="preserve">  </w:delText>
        </w:r>
        <w:r>
          <w:rPr>
            <w:w w:val="95"/>
          </w:rPr>
          <w:delText>search</w:delText>
        </w:r>
        <w:r>
          <w:rPr>
            <w:spacing w:val="16"/>
          </w:rPr>
          <w:delText xml:space="preserve"> </w:delText>
        </w:r>
        <w:r>
          <w:rPr>
            <w:w w:val="95"/>
          </w:rPr>
          <w:delText>behaviour</w:delText>
        </w:r>
        <w:r>
          <w:rPr>
            <w:spacing w:val="1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"_bookmark30" </w:delInstrText>
        </w:r>
        <w:r w:rsidR="00FE7979">
          <w:fldChar w:fldCharType="separate"/>
        </w:r>
        <w:r>
          <w:rPr>
            <w:w w:val="95"/>
          </w:rPr>
          <w:delText>(Clarke</w:delText>
        </w:r>
        <w:r>
          <w:rPr>
            <w:spacing w:val="17"/>
          </w:rPr>
          <w:delText xml:space="preserve"> </w:delText>
        </w:r>
        <w:r>
          <w:rPr>
            <w:w w:val="95"/>
          </w:rPr>
          <w:delText>et</w:delText>
        </w:r>
        <w:r>
          <w:rPr>
            <w:spacing w:val="17"/>
          </w:rPr>
          <w:delText xml:space="preserve"> </w:delText>
        </w:r>
        <w:r>
          <w:rPr>
            <w:w w:val="95"/>
          </w:rPr>
          <w:delText>al.,</w:delText>
        </w:r>
        <w:r w:rsidR="00FE7979">
          <w:rPr>
            <w:w w:val="95"/>
          </w:rPr>
          <w:fldChar w:fldCharType="end"/>
        </w:r>
        <w:r>
          <w:rPr>
            <w:spacing w:val="1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"_bookmark30" </w:delInstrText>
        </w:r>
        <w:r w:rsidR="00FE7979">
          <w:fldChar w:fldCharType="separate"/>
        </w:r>
        <w:r>
          <w:rPr>
            <w:w w:val="95"/>
          </w:rPr>
          <w:delText>2022a;</w:delText>
        </w:r>
        <w:r w:rsidR="00FE7979">
          <w:rPr>
            <w:w w:val="95"/>
          </w:rPr>
          <w:fldChar w:fldCharType="end"/>
        </w:r>
        <w:r>
          <w:rPr>
            <w:spacing w:val="1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"_bookmark47" </w:delInstrText>
        </w:r>
        <w:r w:rsidR="00FE7979">
          <w:fldChar w:fldCharType="separate"/>
        </w:r>
        <w:r>
          <w:rPr>
            <w:spacing w:val="6"/>
            <w:w w:val="96"/>
          </w:rPr>
          <w:delText>Krist</w:delText>
        </w:r>
        <w:r>
          <w:rPr>
            <w:spacing w:val="5"/>
            <w:w w:val="96"/>
          </w:rPr>
          <w:delText>j</w:delText>
        </w:r>
        <w:r>
          <w:rPr>
            <w:spacing w:val="-87"/>
            <w:w w:val="90"/>
          </w:rPr>
          <w:delText>a</w:delText>
        </w:r>
        <w:r>
          <w:rPr>
            <w:spacing w:val="19"/>
            <w:w w:val="116"/>
          </w:rPr>
          <w:delText>´</w:delText>
        </w:r>
        <w:r>
          <w:rPr>
            <w:spacing w:val="6"/>
            <w:w w:val="90"/>
          </w:rPr>
          <w:delText>nsson</w:delText>
        </w:r>
        <w:r>
          <w:rPr>
            <w:spacing w:val="17"/>
          </w:rPr>
          <w:delText xml:space="preserve"> </w:delText>
        </w:r>
        <w:r>
          <w:rPr>
            <w:w w:val="95"/>
          </w:rPr>
          <w:delText>et</w:delText>
        </w:r>
        <w:r>
          <w:rPr>
            <w:spacing w:val="17"/>
          </w:rPr>
          <w:delText xml:space="preserve"> </w:delText>
        </w:r>
        <w:r>
          <w:rPr>
            <w:w w:val="95"/>
          </w:rPr>
          <w:delText>al.,</w:delText>
        </w:r>
        <w:r w:rsidR="00FE7979">
          <w:rPr>
            <w:w w:val="95"/>
          </w:rPr>
          <w:fldChar w:fldCharType="end"/>
        </w:r>
        <w:r>
          <w:rPr>
            <w:spacing w:val="1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"_bookmark47" </w:delInstrText>
        </w:r>
        <w:r w:rsidR="00FE7979">
          <w:fldChar w:fldCharType="separate"/>
        </w:r>
        <w:r>
          <w:rPr>
            <w:w w:val="95"/>
          </w:rPr>
          <w:delText>2014;</w:delText>
        </w:r>
        <w:r w:rsidR="00FE7979">
          <w:rPr>
            <w:w w:val="95"/>
          </w:rPr>
          <w:fldChar w:fldCharType="end"/>
        </w:r>
        <w:r>
          <w:rPr>
            <w:spacing w:val="1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"_bookmark70" </w:delInstrText>
        </w:r>
        <w:r w:rsidR="00FE7979">
          <w:fldChar w:fldCharType="separate"/>
        </w:r>
        <w:r>
          <w:rPr>
            <w:w w:val="95"/>
          </w:rPr>
          <w:delText>Proulx,</w:delText>
        </w:r>
        <w:r w:rsidR="00FE7979">
          <w:rPr>
            <w:w w:val="95"/>
          </w:rPr>
          <w:fldChar w:fldCharType="end"/>
        </w:r>
        <w:r>
          <w:rPr>
            <w:spacing w:val="17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"_bookmark70" </w:delInstrText>
        </w:r>
        <w:r w:rsidR="00FE7979">
          <w:fldChar w:fldCharType="separate"/>
        </w:r>
        <w:r>
          <w:rPr>
            <w:spacing w:val="-2"/>
            <w:w w:val="95"/>
          </w:rPr>
          <w:delText>2011;</w:delText>
        </w:r>
        <w:r w:rsidR="00FE7979">
          <w:rPr>
            <w:spacing w:val="-2"/>
            <w:w w:val="95"/>
          </w:rPr>
          <w:fldChar w:fldCharType="end"/>
        </w:r>
      </w:del>
    </w:p>
    <w:p w:rsidR="00485016" w:rsidRDefault="00F7725C">
      <w:pPr>
        <w:pStyle w:val="BodyText"/>
        <w:rPr>
          <w:ins w:id="4079" w:author="Hughes, Anna E" w:date="2023-06-19T12:41:00Z"/>
        </w:rPr>
      </w:pPr>
      <w:del w:id="4080" w:author="Hughes, Anna E" w:date="2023-06-19T12:41:00Z">
        <w:r>
          <w:rPr>
            <w:rFonts w:ascii="Trebuchet MS"/>
            <w:spacing w:val="-4"/>
            <w:sz w:val="12"/>
          </w:rPr>
          <w:delText>712</w:delText>
        </w:r>
        <w:r>
          <w:rPr>
            <w:rFonts w:ascii="Trebuchet MS"/>
            <w:spacing w:val="38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"_bookmark49" </w:delInstrText>
        </w:r>
        <w:r w:rsidR="00FE7979">
          <w:fldChar w:fldCharType="separate"/>
        </w:r>
        <w:r>
          <w:rPr>
            <w:spacing w:val="-4"/>
          </w:rPr>
          <w:delText>Li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et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al.,</w:delText>
        </w:r>
        <w:r w:rsidR="00FE7979">
          <w:rPr>
            <w:spacing w:val="-4"/>
          </w:rPr>
          <w:fldChar w:fldCharType="end"/>
        </w:r>
        <w:r>
          <w:rPr>
            <w:spacing w:val="-8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"_bookmark49" </w:delInstrText>
        </w:r>
        <w:r w:rsidR="00FE7979">
          <w:fldChar w:fldCharType="separate"/>
        </w:r>
        <w:r>
          <w:rPr>
            <w:spacing w:val="-4"/>
          </w:rPr>
          <w:delText>2022),</w:delText>
        </w:r>
        <w:r w:rsidR="00FE7979">
          <w:rPr>
            <w:spacing w:val="-4"/>
          </w:rPr>
          <w:fldChar w:fldCharType="end"/>
        </w:r>
      </w:del>
      <w:ins w:id="4081" w:author="Hughes, Anna E" w:date="2023-06-19T12:41:00Z">
        <w:r w:rsidR="00C14774">
          <w:rPr>
            <w:rFonts w:ascii="Trebuchet MS" w:hAnsi="Trebuchet MS"/>
            <w:w w:val="95"/>
            <w:sz w:val="12"/>
          </w:rPr>
          <w:t>748</w:t>
        </w:r>
        <w:r w:rsidR="00C14774">
          <w:rPr>
            <w:rFonts w:ascii="Trebuchet MS" w:hAnsi="Trebuchet MS"/>
            <w:spacing w:val="47"/>
            <w:sz w:val="12"/>
          </w:rPr>
          <w:t xml:space="preserve">  </w:t>
        </w:r>
        <w:r w:rsidR="00C14774">
          <w:rPr>
            <w:w w:val="95"/>
          </w:rPr>
          <w:t>search</w:t>
        </w:r>
        <w:r w:rsidR="00C14774">
          <w:rPr>
            <w:spacing w:val="16"/>
          </w:rPr>
          <w:t xml:space="preserve"> </w:t>
        </w:r>
        <w:r w:rsidR="00C14774">
          <w:rPr>
            <w:w w:val="95"/>
          </w:rPr>
          <w:t>behaviour</w:t>
        </w:r>
        <w:r w:rsidR="00C14774">
          <w:rPr>
            <w:spacing w:val="17"/>
          </w:rPr>
          <w:t xml:space="preserve"> </w:t>
        </w:r>
        <w:r w:rsidR="00FE7979">
          <w:fldChar w:fldCharType="begin"/>
        </w:r>
        <w:r w:rsidR="00FE7979">
          <w:instrText xml:space="preserve"> HYPERLINK \l "_bookmark32" </w:instrText>
        </w:r>
        <w:r w:rsidR="00FE7979">
          <w:fldChar w:fldCharType="separate"/>
        </w:r>
        <w:r w:rsidR="00C14774">
          <w:rPr>
            <w:w w:val="95"/>
          </w:rPr>
          <w:t>(Clarke</w:t>
        </w:r>
        <w:r w:rsidR="00C14774">
          <w:rPr>
            <w:spacing w:val="17"/>
          </w:rPr>
          <w:t xml:space="preserve"> </w:t>
        </w:r>
        <w:r w:rsidR="00C14774">
          <w:rPr>
            <w:w w:val="95"/>
          </w:rPr>
          <w:t>et</w:t>
        </w:r>
        <w:r w:rsidR="00C14774">
          <w:rPr>
            <w:spacing w:val="17"/>
          </w:rPr>
          <w:t xml:space="preserve"> </w:t>
        </w:r>
        <w:r w:rsidR="00C14774">
          <w:rPr>
            <w:w w:val="95"/>
          </w:rPr>
          <w:t>al.,</w:t>
        </w:r>
        <w:r w:rsidR="00FE7979">
          <w:rPr>
            <w:w w:val="95"/>
          </w:rPr>
          <w:fldChar w:fldCharType="end"/>
        </w:r>
        <w:r w:rsidR="00C14774">
          <w:rPr>
            <w:spacing w:val="17"/>
          </w:rPr>
          <w:t xml:space="preserve"> </w:t>
        </w:r>
        <w:r w:rsidR="00FE7979">
          <w:fldChar w:fldCharType="begin"/>
        </w:r>
        <w:r w:rsidR="00FE7979">
          <w:instrText xml:space="preserve"> HYPERLINK \l "_bookmark32" </w:instrText>
        </w:r>
        <w:r w:rsidR="00FE7979">
          <w:fldChar w:fldCharType="separate"/>
        </w:r>
        <w:r w:rsidR="00C14774">
          <w:rPr>
            <w:w w:val="95"/>
          </w:rPr>
          <w:t>2022a;</w:t>
        </w:r>
        <w:r w:rsidR="00FE7979">
          <w:rPr>
            <w:w w:val="95"/>
          </w:rPr>
          <w:fldChar w:fldCharType="end"/>
        </w:r>
        <w:r w:rsidR="00C14774">
          <w:rPr>
            <w:spacing w:val="17"/>
          </w:rPr>
          <w:t xml:space="preserve"> </w:t>
        </w:r>
        <w:r w:rsidR="00FE7979">
          <w:fldChar w:fldCharType="begin"/>
        </w:r>
        <w:r w:rsidR="00FE7979">
          <w:instrText xml:space="preserve"> HYPERLINK \l "_bookmark49" </w:instrText>
        </w:r>
        <w:r w:rsidR="00FE7979">
          <w:fldChar w:fldCharType="separate"/>
        </w:r>
        <w:r w:rsidR="00C14774">
          <w:rPr>
            <w:spacing w:val="6"/>
            <w:w w:val="96"/>
          </w:rPr>
          <w:t>Krist</w:t>
        </w:r>
        <w:r w:rsidR="00C14774">
          <w:rPr>
            <w:spacing w:val="5"/>
            <w:w w:val="96"/>
          </w:rPr>
          <w:t>j</w:t>
        </w:r>
        <w:r w:rsidR="00C14774">
          <w:rPr>
            <w:spacing w:val="-87"/>
            <w:w w:val="90"/>
          </w:rPr>
          <w:t>a</w:t>
        </w:r>
        <w:r w:rsidR="00C14774">
          <w:rPr>
            <w:spacing w:val="19"/>
            <w:w w:val="116"/>
          </w:rPr>
          <w:t>´</w:t>
        </w:r>
        <w:r w:rsidR="00C14774">
          <w:rPr>
            <w:spacing w:val="6"/>
            <w:w w:val="90"/>
          </w:rPr>
          <w:t>nsson</w:t>
        </w:r>
        <w:r w:rsidR="00C14774">
          <w:rPr>
            <w:spacing w:val="17"/>
          </w:rPr>
          <w:t xml:space="preserve"> </w:t>
        </w:r>
        <w:r w:rsidR="00C14774">
          <w:rPr>
            <w:w w:val="95"/>
          </w:rPr>
          <w:t>et</w:t>
        </w:r>
        <w:r w:rsidR="00C14774">
          <w:rPr>
            <w:spacing w:val="17"/>
          </w:rPr>
          <w:t xml:space="preserve"> </w:t>
        </w:r>
        <w:r w:rsidR="00C14774">
          <w:rPr>
            <w:w w:val="95"/>
          </w:rPr>
          <w:t>al.,</w:t>
        </w:r>
        <w:r w:rsidR="00FE7979">
          <w:rPr>
            <w:w w:val="95"/>
          </w:rPr>
          <w:fldChar w:fldCharType="end"/>
        </w:r>
        <w:r w:rsidR="00C14774">
          <w:rPr>
            <w:spacing w:val="16"/>
          </w:rPr>
          <w:t xml:space="preserve"> </w:t>
        </w:r>
        <w:r w:rsidR="00FE7979">
          <w:fldChar w:fldCharType="begin"/>
        </w:r>
        <w:r w:rsidR="00FE7979">
          <w:instrText xml:space="preserve"> HYPERLINK \l "_bookmark49" </w:instrText>
        </w:r>
        <w:r w:rsidR="00FE7979">
          <w:fldChar w:fldCharType="separate"/>
        </w:r>
        <w:r w:rsidR="00C14774">
          <w:rPr>
            <w:w w:val="95"/>
          </w:rPr>
          <w:t>2014;</w:t>
        </w:r>
        <w:r w:rsidR="00FE7979">
          <w:rPr>
            <w:w w:val="95"/>
          </w:rPr>
          <w:fldChar w:fldCharType="end"/>
        </w:r>
        <w:r w:rsidR="00C14774">
          <w:rPr>
            <w:spacing w:val="17"/>
          </w:rPr>
          <w:t xml:space="preserve"> </w:t>
        </w:r>
        <w:r w:rsidR="00FE7979">
          <w:fldChar w:fldCharType="begin"/>
        </w:r>
        <w:r w:rsidR="00FE7979">
          <w:instrText xml:space="preserve"> HYPERLINK \l "_bookmark73" </w:instrText>
        </w:r>
        <w:r w:rsidR="00FE7979">
          <w:fldChar w:fldCharType="separate"/>
        </w:r>
        <w:r w:rsidR="00C14774">
          <w:rPr>
            <w:w w:val="95"/>
          </w:rPr>
          <w:t>Proulx,</w:t>
        </w:r>
        <w:r w:rsidR="00FE7979">
          <w:rPr>
            <w:w w:val="95"/>
          </w:rPr>
          <w:fldChar w:fldCharType="end"/>
        </w:r>
        <w:r w:rsidR="00C14774">
          <w:rPr>
            <w:spacing w:val="17"/>
          </w:rPr>
          <w:t xml:space="preserve"> </w:t>
        </w:r>
        <w:r w:rsidR="00FE7979">
          <w:fldChar w:fldCharType="begin"/>
        </w:r>
        <w:r w:rsidR="00FE7979">
          <w:instrText xml:space="preserve"> HYPERLINK \l "_bookmark73" </w:instrText>
        </w:r>
        <w:r w:rsidR="00FE7979">
          <w:fldChar w:fldCharType="separate"/>
        </w:r>
        <w:r w:rsidR="00C14774">
          <w:rPr>
            <w:spacing w:val="-2"/>
            <w:w w:val="95"/>
          </w:rPr>
          <w:t>2011;</w:t>
        </w:r>
        <w:r w:rsidR="00FE7979">
          <w:rPr>
            <w:spacing w:val="-2"/>
            <w:w w:val="95"/>
          </w:rPr>
          <w:fldChar w:fldCharType="end"/>
        </w:r>
      </w:ins>
    </w:p>
    <w:p w:rsidR="00485016" w:rsidRDefault="00C14774">
      <w:pPr>
        <w:pStyle w:val="BodyText"/>
        <w:spacing w:before="8"/>
      </w:pPr>
      <w:ins w:id="4082" w:author="Hughes, Anna E" w:date="2023-06-19T12:41:00Z">
        <w:r>
          <w:rPr>
            <w:rFonts w:ascii="Trebuchet MS"/>
            <w:spacing w:val="-4"/>
            <w:sz w:val="12"/>
          </w:rPr>
          <w:t>749</w:t>
        </w:r>
        <w:r>
          <w:rPr>
            <w:rFonts w:ascii="Trebuchet MS"/>
            <w:spacing w:val="38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"_bookmark51" </w:instrText>
        </w:r>
        <w:r w:rsidR="00FE7979">
          <w:fldChar w:fldCharType="separate"/>
        </w:r>
        <w:r>
          <w:rPr>
            <w:spacing w:val="-4"/>
          </w:rPr>
          <w:t>Li</w:t>
        </w:r>
        <w:r>
          <w:rPr>
            <w:spacing w:val="-8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  <w:r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"_bookmark51" </w:instrText>
        </w:r>
        <w:r w:rsidR="00FE7979">
          <w:fldChar w:fldCharType="separate"/>
        </w:r>
        <w:r>
          <w:rPr>
            <w:spacing w:val="-4"/>
          </w:rPr>
          <w:t>2022),</w:t>
        </w:r>
        <w:r w:rsidR="00FE7979">
          <w:rPr>
            <w:spacing w:val="-4"/>
          </w:rPr>
          <w:fldChar w:fldCharType="end"/>
        </w:r>
      </w:ins>
      <w:r>
        <w:rPr>
          <w:spacing w:val="-8"/>
        </w:rPr>
        <w:t xml:space="preserve"> </w:t>
      </w:r>
      <w:r>
        <w:rPr>
          <w:spacing w:val="-4"/>
        </w:rPr>
        <w:t>highlighting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importance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considering</w:t>
      </w:r>
      <w:r>
        <w:rPr>
          <w:spacing w:val="-8"/>
        </w:rPr>
        <w:t xml:space="preserve"> </w:t>
      </w:r>
      <w:r>
        <w:rPr>
          <w:spacing w:val="-4"/>
        </w:rPr>
        <w:t>individual</w:t>
      </w:r>
      <w:r>
        <w:rPr>
          <w:spacing w:val="-8"/>
        </w:rPr>
        <w:t xml:space="preserve"> </w:t>
      </w:r>
      <w:r>
        <w:rPr>
          <w:spacing w:val="-4"/>
        </w:rPr>
        <w:t>differences</w:t>
      </w:r>
    </w:p>
    <w:p w:rsidR="00485016" w:rsidRDefault="00F7725C">
      <w:pPr>
        <w:pStyle w:val="BodyText"/>
        <w:pPrChange w:id="4083" w:author="Hughes, Anna E" w:date="2023-06-19T12:41:00Z">
          <w:pPr>
            <w:pStyle w:val="BodyText"/>
            <w:spacing w:before="8"/>
          </w:pPr>
        </w:pPrChange>
      </w:pPr>
      <w:del w:id="4084" w:author="Hughes, Anna E" w:date="2023-06-19T12:41:00Z">
        <w:r>
          <w:rPr>
            <w:rFonts w:ascii="Trebuchet MS"/>
            <w:spacing w:val="-6"/>
            <w:sz w:val="12"/>
          </w:rPr>
          <w:delText>713</w:delText>
        </w:r>
      </w:del>
      <w:ins w:id="4085" w:author="Hughes, Anna E" w:date="2023-06-19T12:41:00Z">
        <w:r w:rsidR="00C14774">
          <w:rPr>
            <w:rFonts w:ascii="Trebuchet MS"/>
            <w:spacing w:val="-6"/>
            <w:sz w:val="12"/>
          </w:rPr>
          <w:t>750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6"/>
        </w:rPr>
        <w:t>when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understanding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behaviour.</w:t>
      </w:r>
    </w:p>
    <w:p w:rsidR="00485016" w:rsidRDefault="00F7725C">
      <w:pPr>
        <w:pStyle w:val="BodyText"/>
        <w:tabs>
          <w:tab w:val="left" w:pos="968"/>
        </w:tabs>
        <w:spacing w:before="8"/>
        <w:pPrChange w:id="4086" w:author="Hughes, Anna E" w:date="2023-06-19T12:41:00Z">
          <w:pPr>
            <w:pStyle w:val="BodyText"/>
            <w:tabs>
              <w:tab w:val="left" w:pos="848"/>
            </w:tabs>
          </w:pPr>
        </w:pPrChange>
      </w:pPr>
      <w:del w:id="4087" w:author="Hughes, Anna E" w:date="2023-06-19T12:41:00Z">
        <w:r>
          <w:rPr>
            <w:rFonts w:ascii="Trebuchet MS"/>
            <w:spacing w:val="-5"/>
            <w:sz w:val="12"/>
          </w:rPr>
          <w:delText>714</w:delText>
        </w:r>
      </w:del>
      <w:ins w:id="4088" w:author="Hughes, Anna E" w:date="2023-06-19T12:41:00Z">
        <w:r w:rsidR="00C14774">
          <w:rPr>
            <w:rFonts w:ascii="Trebuchet MS"/>
            <w:spacing w:val="-5"/>
            <w:sz w:val="12"/>
          </w:rPr>
          <w:t>751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We</w:t>
      </w:r>
      <w:r w:rsidR="00C14774">
        <w:t xml:space="preserve"> </w:t>
      </w:r>
      <w:r w:rsidR="00C14774">
        <w:rPr>
          <w:spacing w:val="-6"/>
        </w:rPr>
        <w:t>also</w:t>
      </w:r>
      <w:r w:rsidR="00C14774">
        <w:t xml:space="preserve"> </w:t>
      </w:r>
      <w:r w:rsidR="00C14774">
        <w:rPr>
          <w:spacing w:val="-6"/>
        </w:rPr>
        <w:t>found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that</w:t>
      </w:r>
      <w:r w:rsidR="00C14774">
        <w:t xml:space="preserve"> </w:t>
      </w:r>
      <w:r w:rsidR="00C14774">
        <w:rPr>
          <w:spacing w:val="-6"/>
        </w:rPr>
        <w:t>search</w:t>
      </w:r>
      <w:r w:rsidR="00C14774">
        <w:t xml:space="preserve"> </w:t>
      </w:r>
      <w:r w:rsidR="00C14774">
        <w:rPr>
          <w:spacing w:val="-6"/>
        </w:rPr>
        <w:t>slopes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were</w:t>
      </w:r>
      <w:r w:rsidR="00C14774">
        <w:t xml:space="preserve"> </w:t>
      </w:r>
      <w:r w:rsidR="00C14774">
        <w:rPr>
          <w:spacing w:val="-6"/>
        </w:rPr>
        <w:t>correlated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within</w:t>
      </w:r>
      <w:r w:rsidR="00C14774">
        <w:t xml:space="preserve"> </w:t>
      </w:r>
      <w:r w:rsidR="00C14774">
        <w:rPr>
          <w:spacing w:val="-6"/>
        </w:rPr>
        <w:t>feature,</w:t>
      </w:r>
      <w:r w:rsidR="00C14774">
        <w:rPr>
          <w:spacing w:val="2"/>
        </w:rPr>
        <w:t xml:space="preserve"> </w:t>
      </w:r>
      <w:r w:rsidR="00C14774">
        <w:rPr>
          <w:spacing w:val="-6"/>
        </w:rPr>
        <w:t>but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not</w:t>
      </w:r>
      <w:r w:rsidR="00C14774">
        <w:t xml:space="preserve"> </w:t>
      </w:r>
      <w:r w:rsidR="00C14774">
        <w:rPr>
          <w:spacing w:val="-6"/>
        </w:rPr>
        <w:t>be-</w:t>
      </w:r>
    </w:p>
    <w:p w:rsidR="00485016" w:rsidRDefault="00F7725C">
      <w:pPr>
        <w:pStyle w:val="BodyText"/>
        <w:pPrChange w:id="4089" w:author="Hughes, Anna E" w:date="2023-06-19T12:41:00Z">
          <w:pPr>
            <w:pStyle w:val="BodyText"/>
            <w:spacing w:before="8"/>
          </w:pPr>
        </w:pPrChange>
      </w:pPr>
      <w:del w:id="4090" w:author="Hughes, Anna E" w:date="2023-06-19T12:41:00Z">
        <w:r>
          <w:rPr>
            <w:rFonts w:ascii="Trebuchet MS" w:hAnsi="Trebuchet MS"/>
            <w:spacing w:val="-4"/>
            <w:sz w:val="12"/>
          </w:rPr>
          <w:delText>715</w:delText>
        </w:r>
      </w:del>
      <w:ins w:id="4091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752</w:t>
        </w:r>
      </w:ins>
      <w:r w:rsidR="00C14774">
        <w:rPr>
          <w:rFonts w:ascii="Trebuchet MS" w:hAnsi="Trebuchet MS"/>
          <w:spacing w:val="32"/>
          <w:sz w:val="12"/>
        </w:rPr>
        <w:t xml:space="preserve">  </w:t>
      </w:r>
      <w:r w:rsidR="00C14774">
        <w:rPr>
          <w:spacing w:val="-4"/>
        </w:rPr>
        <w:t>tween: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i.e,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knowing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an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observer’s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slope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colour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condition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allows</w:t>
      </w:r>
    </w:p>
    <w:p w:rsidR="00485016" w:rsidRDefault="00F7725C">
      <w:pPr>
        <w:pStyle w:val="BodyText"/>
        <w:spacing w:before="8"/>
        <w:pPrChange w:id="4092" w:author="Hughes, Anna E" w:date="2023-06-19T12:41:00Z">
          <w:pPr>
            <w:pStyle w:val="BodyText"/>
          </w:pPr>
        </w:pPrChange>
      </w:pPr>
      <w:del w:id="4093" w:author="Hughes, Anna E" w:date="2023-06-19T12:41:00Z">
        <w:r>
          <w:rPr>
            <w:rFonts w:ascii="Trebuchet MS"/>
            <w:spacing w:val="-4"/>
            <w:sz w:val="12"/>
          </w:rPr>
          <w:delText>716</w:delText>
        </w:r>
      </w:del>
      <w:ins w:id="4094" w:author="Hughes, Anna E" w:date="2023-06-19T12:41:00Z">
        <w:r w:rsidR="00C14774">
          <w:rPr>
            <w:rFonts w:ascii="Trebuchet MS"/>
            <w:spacing w:val="-4"/>
            <w:sz w:val="12"/>
          </w:rPr>
          <w:t>753</w:t>
        </w:r>
      </w:ins>
      <w:r w:rsidR="00C14774">
        <w:rPr>
          <w:rFonts w:ascii="Trebuchet MS"/>
          <w:spacing w:val="33"/>
          <w:sz w:val="12"/>
        </w:rPr>
        <w:t xml:space="preserve">  </w:t>
      </w:r>
      <w:r w:rsidR="00C14774">
        <w:rPr>
          <w:spacing w:val="-4"/>
        </w:rPr>
        <w:t>us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predict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their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slopes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other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colour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conditions,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but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not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any</w:t>
      </w:r>
      <w:r w:rsidR="00C14774">
        <w:rPr>
          <w:spacing w:val="6"/>
        </w:rPr>
        <w:t xml:space="preserve"> </w:t>
      </w:r>
      <w:r w:rsidR="00C14774">
        <w:rPr>
          <w:spacing w:val="-5"/>
        </w:rPr>
        <w:t>of</w:t>
      </w:r>
    </w:p>
    <w:p w:rsidR="00485016" w:rsidRDefault="00F7725C">
      <w:pPr>
        <w:pStyle w:val="BodyText"/>
        <w:spacing w:before="8"/>
      </w:pPr>
      <w:del w:id="4095" w:author="Hughes, Anna E" w:date="2023-06-19T12:41:00Z">
        <w:r>
          <w:rPr>
            <w:rFonts w:ascii="Trebuchet MS"/>
            <w:spacing w:val="-4"/>
            <w:sz w:val="12"/>
          </w:rPr>
          <w:delText>717</w:delText>
        </w:r>
      </w:del>
      <w:ins w:id="4096" w:author="Hughes, Anna E" w:date="2023-06-19T12:41:00Z">
        <w:r w:rsidR="00C14774">
          <w:rPr>
            <w:rFonts w:ascii="Trebuchet MS"/>
            <w:spacing w:val="-4"/>
            <w:sz w:val="12"/>
          </w:rPr>
          <w:t>754</w:t>
        </w:r>
      </w:ins>
      <w:r w:rsidR="00C14774">
        <w:rPr>
          <w:rFonts w:ascii="Trebuchet MS"/>
          <w:spacing w:val="37"/>
          <w:sz w:val="12"/>
        </w:rPr>
        <w:t xml:space="preserve">  </w:t>
      </w:r>
      <w:r w:rsidR="00C14774">
        <w:rPr>
          <w:spacing w:val="-4"/>
        </w:rPr>
        <w:t>the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shape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conditions.</w:t>
      </w:r>
      <w:r w:rsidR="00C14774">
        <w:rPr>
          <w:spacing w:val="52"/>
        </w:rPr>
        <w:t xml:space="preserve"> </w:t>
      </w:r>
      <w:r w:rsidR="00C14774">
        <w:rPr>
          <w:spacing w:val="-4"/>
        </w:rPr>
        <w:t>However,</w:t>
      </w:r>
      <w:r w:rsidR="00C14774">
        <w:rPr>
          <w:spacing w:val="12"/>
        </w:rPr>
        <w:t xml:space="preserve"> </w:t>
      </w:r>
      <w:r w:rsidR="00C14774">
        <w:rPr>
          <w:spacing w:val="-4"/>
        </w:rPr>
        <w:t>given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block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design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our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experiment,</w:t>
      </w:r>
      <w:r w:rsidR="00C14774">
        <w:rPr>
          <w:spacing w:val="12"/>
        </w:rPr>
        <w:t xml:space="preserve"> </w:t>
      </w:r>
      <w:r w:rsidR="00C14774">
        <w:rPr>
          <w:spacing w:val="-4"/>
        </w:rPr>
        <w:t>it</w:t>
      </w:r>
      <w:r w:rsidR="00C14774">
        <w:rPr>
          <w:spacing w:val="7"/>
        </w:rPr>
        <w:t xml:space="preserve"> </w:t>
      </w:r>
      <w:r w:rsidR="00C14774">
        <w:rPr>
          <w:spacing w:val="-5"/>
        </w:rPr>
        <w:t>is</w:t>
      </w:r>
    </w:p>
    <w:p w:rsidR="00485016" w:rsidRDefault="00F7725C">
      <w:pPr>
        <w:pStyle w:val="BodyText"/>
      </w:pPr>
      <w:del w:id="4097" w:author="Hughes, Anna E" w:date="2023-06-19T12:41:00Z">
        <w:r>
          <w:rPr>
            <w:rFonts w:ascii="Trebuchet MS"/>
            <w:spacing w:val="-4"/>
            <w:sz w:val="12"/>
          </w:rPr>
          <w:delText>718</w:delText>
        </w:r>
      </w:del>
      <w:ins w:id="4098" w:author="Hughes, Anna E" w:date="2023-06-19T12:41:00Z">
        <w:r w:rsidR="00C14774">
          <w:rPr>
            <w:rFonts w:ascii="Trebuchet MS"/>
            <w:spacing w:val="-4"/>
            <w:sz w:val="12"/>
          </w:rPr>
          <w:t>755</w:t>
        </w:r>
      </w:ins>
      <w:r w:rsidR="00C14774">
        <w:rPr>
          <w:rFonts w:ascii="Trebuchet MS"/>
          <w:spacing w:val="35"/>
          <w:sz w:val="12"/>
        </w:rPr>
        <w:t xml:space="preserve">  </w:t>
      </w:r>
      <w:r w:rsidR="00C14774">
        <w:rPr>
          <w:spacing w:val="-4"/>
        </w:rPr>
        <w:t>possible</w:t>
      </w:r>
      <w:r w:rsidR="00C14774">
        <w:t xml:space="preserve"> </w:t>
      </w:r>
      <w:r w:rsidR="00C14774">
        <w:rPr>
          <w:spacing w:val="-4"/>
        </w:rPr>
        <w:t>that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this</w:t>
      </w:r>
      <w:r w:rsidR="00C14774">
        <w:t xml:space="preserve"> </w:t>
      </w:r>
      <w:r w:rsidR="00C14774">
        <w:rPr>
          <w:spacing w:val="-4"/>
        </w:rPr>
        <w:t>reflects</w:t>
      </w:r>
      <w:r w:rsidR="00C14774">
        <w:t xml:space="preserve"> </w:t>
      </w:r>
      <w:r w:rsidR="00C14774">
        <w:rPr>
          <w:spacing w:val="-4"/>
        </w:rPr>
        <w:t>a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type</w:t>
      </w:r>
      <w:r w:rsidR="00C14774">
        <w:t xml:space="preserve">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priming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effect:</w:t>
      </w:r>
      <w:r w:rsidR="00C14774">
        <w:rPr>
          <w:spacing w:val="20"/>
        </w:rPr>
        <w:t xml:space="preserve"> </w:t>
      </w:r>
      <w:r w:rsidR="00C14774">
        <w:rPr>
          <w:spacing w:val="-4"/>
        </w:rPr>
        <w:t>knowing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the</w:t>
      </w:r>
      <w:r w:rsidR="00C14774">
        <w:t xml:space="preserve"> </w:t>
      </w:r>
      <w:r w:rsidR="00C14774">
        <w:rPr>
          <w:spacing w:val="-4"/>
        </w:rPr>
        <w:t>search</w:t>
      </w:r>
      <w:r w:rsidR="00C14774">
        <w:t xml:space="preserve"> </w:t>
      </w:r>
      <w:r w:rsidR="00C14774">
        <w:rPr>
          <w:spacing w:val="-4"/>
        </w:rPr>
        <w:t>slope</w:t>
      </w:r>
      <w:r w:rsidR="00C14774">
        <w:rPr>
          <w:spacing w:val="1"/>
        </w:rPr>
        <w:t xml:space="preserve"> </w:t>
      </w:r>
      <w:r w:rsidR="00C14774">
        <w:rPr>
          <w:spacing w:val="-5"/>
        </w:rPr>
        <w:t>for</w:t>
      </w:r>
    </w:p>
    <w:p w:rsidR="00485016" w:rsidRDefault="00F7725C">
      <w:pPr>
        <w:pStyle w:val="BodyText"/>
        <w:spacing w:before="8"/>
      </w:pPr>
      <w:del w:id="4099" w:author="Hughes, Anna E" w:date="2023-06-19T12:41:00Z">
        <w:r>
          <w:rPr>
            <w:rFonts w:ascii="Trebuchet MS"/>
            <w:spacing w:val="-4"/>
            <w:sz w:val="12"/>
          </w:rPr>
          <w:delText>719</w:delText>
        </w:r>
      </w:del>
      <w:ins w:id="4100" w:author="Hughes, Anna E" w:date="2023-06-19T12:41:00Z">
        <w:r w:rsidR="00C14774">
          <w:rPr>
            <w:rFonts w:ascii="Trebuchet MS"/>
            <w:spacing w:val="-4"/>
            <w:sz w:val="12"/>
          </w:rPr>
          <w:t>756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a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feature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first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block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tells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allows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us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predict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slopes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other</w:t>
      </w:r>
    </w:p>
    <w:p w:rsidR="00485016" w:rsidRDefault="00F7725C">
      <w:pPr>
        <w:pStyle w:val="BodyText"/>
      </w:pPr>
      <w:del w:id="4101" w:author="Hughes, Anna E" w:date="2023-06-19T12:41:00Z">
        <w:r>
          <w:rPr>
            <w:rFonts w:ascii="Trebuchet MS" w:hAnsi="Trebuchet MS"/>
            <w:w w:val="90"/>
            <w:sz w:val="12"/>
          </w:rPr>
          <w:delText>720</w:delText>
        </w:r>
      </w:del>
      <w:ins w:id="4102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757</w:t>
        </w:r>
      </w:ins>
      <w:r w:rsidR="00C14774">
        <w:rPr>
          <w:rFonts w:ascii="Trebuchet MS" w:hAnsi="Trebuchet MS"/>
          <w:spacing w:val="32"/>
          <w:sz w:val="12"/>
          <w:rPrChange w:id="4103" w:author="Hughes, Anna E" w:date="2023-06-19T12:41:00Z">
            <w:rPr>
              <w:rFonts w:ascii="Trebuchet MS" w:hAnsi="Trebuchet MS"/>
              <w:spacing w:val="73"/>
              <w:sz w:val="12"/>
            </w:rPr>
          </w:rPrChange>
        </w:rPr>
        <w:t xml:space="preserve">  </w:t>
      </w:r>
      <w:r w:rsidR="00C14774">
        <w:rPr>
          <w:spacing w:val="-4"/>
          <w:rPrChange w:id="4104" w:author="Hughes, Anna E" w:date="2023-06-19T12:41:00Z">
            <w:rPr>
              <w:w w:val="90"/>
            </w:rPr>
          </w:rPrChange>
        </w:rPr>
        <w:t>features</w:t>
      </w:r>
      <w:r w:rsidR="00C14774">
        <w:rPr>
          <w:spacing w:val="-7"/>
          <w:rPrChange w:id="410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06" w:author="Hughes, Anna E" w:date="2023-06-19T12:41:00Z">
            <w:rPr>
              <w:w w:val="90"/>
            </w:rPr>
          </w:rPrChange>
        </w:rPr>
        <w:t>in</w:t>
      </w:r>
      <w:r w:rsidR="00C14774">
        <w:rPr>
          <w:spacing w:val="-6"/>
          <w:rPrChange w:id="4107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08" w:author="Hughes, Anna E" w:date="2023-06-19T12:41:00Z">
            <w:rPr>
              <w:w w:val="90"/>
            </w:rPr>
          </w:rPrChange>
        </w:rPr>
        <w:t>that</w:t>
      </w:r>
      <w:r w:rsidR="00C14774">
        <w:rPr>
          <w:spacing w:val="-7"/>
          <w:rPrChange w:id="410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10" w:author="Hughes, Anna E" w:date="2023-06-19T12:41:00Z">
            <w:rPr>
              <w:w w:val="90"/>
            </w:rPr>
          </w:rPrChange>
        </w:rPr>
        <w:t>block,</w:t>
      </w:r>
      <w:r w:rsidR="00C14774">
        <w:rPr>
          <w:spacing w:val="-5"/>
          <w:rPrChange w:id="4111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4112" w:author="Hughes, Anna E" w:date="2023-06-19T12:41:00Z">
            <w:rPr>
              <w:w w:val="90"/>
            </w:rPr>
          </w:rPrChange>
        </w:rPr>
        <w:t>but</w:t>
      </w:r>
      <w:r w:rsidR="00C14774">
        <w:rPr>
          <w:spacing w:val="-7"/>
          <w:rPrChange w:id="411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14" w:author="Hughes, Anna E" w:date="2023-06-19T12:41:00Z">
            <w:rPr>
              <w:w w:val="90"/>
            </w:rPr>
          </w:rPrChange>
        </w:rPr>
        <w:t>tells</w:t>
      </w:r>
      <w:r w:rsidR="00C14774">
        <w:rPr>
          <w:spacing w:val="-6"/>
          <w:rPrChange w:id="411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16" w:author="Hughes, Anna E" w:date="2023-06-19T12:41:00Z">
            <w:rPr>
              <w:w w:val="90"/>
            </w:rPr>
          </w:rPrChange>
        </w:rPr>
        <w:t>us</w:t>
      </w:r>
      <w:r w:rsidR="00C14774">
        <w:rPr>
          <w:spacing w:val="-7"/>
          <w:rPrChange w:id="4117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18" w:author="Hughes, Anna E" w:date="2023-06-19T12:41:00Z">
            <w:rPr>
              <w:w w:val="90"/>
            </w:rPr>
          </w:rPrChange>
        </w:rPr>
        <w:t>nothing</w:t>
      </w:r>
      <w:r w:rsidR="00C14774">
        <w:rPr>
          <w:spacing w:val="-6"/>
          <w:rPrChange w:id="411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20" w:author="Hughes, Anna E" w:date="2023-06-19T12:41:00Z">
            <w:rPr>
              <w:w w:val="90"/>
            </w:rPr>
          </w:rPrChange>
        </w:rPr>
        <w:t>of</w:t>
      </w:r>
      <w:r w:rsidR="00C14774">
        <w:rPr>
          <w:spacing w:val="-7"/>
          <w:rPrChange w:id="4121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22" w:author="Hughes, Anna E" w:date="2023-06-19T12:41:00Z">
            <w:rPr>
              <w:w w:val="90"/>
            </w:rPr>
          </w:rPrChange>
        </w:rPr>
        <w:t>the</w:t>
      </w:r>
      <w:r w:rsidR="00C14774">
        <w:rPr>
          <w:spacing w:val="-7"/>
          <w:rPrChange w:id="412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24" w:author="Hughes, Anna E" w:date="2023-06-19T12:41:00Z">
            <w:rPr>
              <w:w w:val="90"/>
            </w:rPr>
          </w:rPrChange>
        </w:rPr>
        <w:t>observer’s</w:t>
      </w:r>
      <w:r w:rsidR="00C14774">
        <w:rPr>
          <w:spacing w:val="-6"/>
          <w:rPrChange w:id="412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26" w:author="Hughes, Anna E" w:date="2023-06-19T12:41:00Z">
            <w:rPr>
              <w:w w:val="90"/>
            </w:rPr>
          </w:rPrChange>
        </w:rPr>
        <w:t>behaviour</w:t>
      </w:r>
      <w:r w:rsidR="00C14774">
        <w:rPr>
          <w:spacing w:val="-6"/>
          <w:rPrChange w:id="4127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28" w:author="Hughes, Anna E" w:date="2023-06-19T12:41:00Z">
            <w:rPr>
              <w:w w:val="90"/>
            </w:rPr>
          </w:rPrChange>
        </w:rPr>
        <w:t>in</w:t>
      </w:r>
      <w:r w:rsidR="00C14774">
        <w:rPr>
          <w:spacing w:val="-6"/>
          <w:rPrChange w:id="412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4"/>
          <w:rPrChange w:id="4130" w:author="Hughes, Anna E" w:date="2023-06-19T12:41:00Z">
            <w:rPr>
              <w:w w:val="90"/>
            </w:rPr>
          </w:rPrChange>
        </w:rPr>
        <w:t>the</w:t>
      </w:r>
      <w:r w:rsidR="00C14774">
        <w:rPr>
          <w:spacing w:val="-7"/>
          <w:rPrChange w:id="4131" w:author="Hughes, Anna E" w:date="2023-06-19T12:41:00Z">
            <w:rPr>
              <w:spacing w:val="-1"/>
            </w:rPr>
          </w:rPrChange>
        </w:rPr>
        <w:t xml:space="preserve"> </w:t>
      </w:r>
      <w:del w:id="4132" w:author="Hughes, Anna E" w:date="2023-06-19T12:41:00Z">
        <w:r>
          <w:rPr>
            <w:spacing w:val="-2"/>
            <w:w w:val="90"/>
          </w:rPr>
          <w:delText>second</w:delText>
        </w:r>
      </w:del>
      <w:ins w:id="4133" w:author="Hughes, Anna E" w:date="2023-06-19T12:41:00Z">
        <w:r w:rsidR="00C14774">
          <w:rPr>
            <w:spacing w:val="-4"/>
          </w:rPr>
          <w:t>sec-</w:t>
        </w:r>
      </w:ins>
    </w:p>
    <w:p w:rsidR="00485016" w:rsidRDefault="00F7725C">
      <w:pPr>
        <w:pStyle w:val="BodyText"/>
        <w:spacing w:before="8"/>
        <w:rPr>
          <w:ins w:id="4134" w:author="Hughes, Anna E" w:date="2023-06-19T12:41:00Z"/>
        </w:rPr>
      </w:pPr>
      <w:del w:id="4135" w:author="Hughes, Anna E" w:date="2023-06-19T12:41:00Z">
        <w:r>
          <w:rPr>
            <w:rFonts w:ascii="Trebuchet MS"/>
            <w:spacing w:val="-6"/>
            <w:sz w:val="12"/>
          </w:rPr>
          <w:delText>721</w:delText>
        </w:r>
        <w:r>
          <w:rPr>
            <w:rFonts w:ascii="Trebuchet MS"/>
            <w:spacing w:val="35"/>
            <w:sz w:val="12"/>
          </w:rPr>
          <w:delText xml:space="preserve"> </w:delText>
        </w:r>
      </w:del>
      <w:ins w:id="4136" w:author="Hughes, Anna E" w:date="2023-06-19T12:41:00Z">
        <w:r w:rsidR="00C14774">
          <w:rPr>
            <w:rFonts w:ascii="Trebuchet MS"/>
            <w:spacing w:val="-4"/>
            <w:sz w:val="12"/>
          </w:rPr>
          <w:t>758</w:t>
        </w:r>
        <w:r w:rsidR="00C14774">
          <w:rPr>
            <w:rFonts w:ascii="Trebuchet MS"/>
            <w:spacing w:val="33"/>
            <w:sz w:val="12"/>
          </w:rPr>
          <w:t xml:space="preserve">  </w:t>
        </w:r>
        <w:r w:rsidR="00C14774">
          <w:rPr>
            <w:spacing w:val="-4"/>
          </w:rPr>
          <w:t>ond</w:t>
        </w:r>
      </w:ins>
      <w:r w:rsidR="00C14774">
        <w:rPr>
          <w:spacing w:val="-5"/>
          <w:rPrChange w:id="4137" w:author="Hughes, Anna E" w:date="2023-06-19T12:41:00Z">
            <w:rPr>
              <w:rFonts w:ascii="Trebuchet MS"/>
              <w:spacing w:val="35"/>
              <w:sz w:val="12"/>
            </w:rPr>
          </w:rPrChange>
        </w:rPr>
        <w:t xml:space="preserve"> </w:t>
      </w:r>
      <w:r w:rsidR="00C14774">
        <w:rPr>
          <w:spacing w:val="-4"/>
          <w:rPrChange w:id="4138" w:author="Hughes, Anna E" w:date="2023-06-19T12:41:00Z">
            <w:rPr>
              <w:spacing w:val="-6"/>
            </w:rPr>
          </w:rPrChange>
        </w:rPr>
        <w:t>block.</w:t>
      </w:r>
      <w:r w:rsidR="00C14774">
        <w:rPr>
          <w:spacing w:val="18"/>
          <w:rPrChange w:id="4139" w:author="Hughes, Anna E" w:date="2023-06-19T12:41:00Z">
            <w:rPr>
              <w:spacing w:val="32"/>
            </w:rPr>
          </w:rPrChange>
        </w:rPr>
        <w:t xml:space="preserve"> </w:t>
      </w:r>
      <w:del w:id="4140" w:author="Hughes, Anna E" w:date="2023-06-19T12:41:00Z">
        <w:r>
          <w:rPr>
            <w:spacing w:val="-6"/>
          </w:rPr>
          <w:delText>Understanding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whether</w:delText>
        </w:r>
        <w:r>
          <w:delText xml:space="preserve"> </w:delText>
        </w:r>
        <w:r>
          <w:rPr>
            <w:spacing w:val="-6"/>
          </w:rPr>
          <w:delText>these</w:delText>
        </w:r>
        <w:r>
          <w:rPr>
            <w:spacing w:val="1"/>
          </w:rPr>
          <w:delText xml:space="preserve"> </w:delText>
        </w:r>
      </w:del>
      <w:ins w:id="4141" w:author="Hughes, Anna E" w:date="2023-06-19T12:41:00Z">
        <w:r w:rsidR="00C14774">
          <w:rPr>
            <w:spacing w:val="-4"/>
          </w:rPr>
          <w:t>Post-hoc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analyses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looking at</w:t>
        </w:r>
        <w:r w:rsidR="00C14774">
          <w:rPr>
            <w:spacing w:val="-5"/>
          </w:rPr>
          <w:t xml:space="preserve"> </w:t>
        </w:r>
      </w:ins>
      <w:r w:rsidR="00C14774">
        <w:rPr>
          <w:spacing w:val="-4"/>
          <w:rPrChange w:id="4142" w:author="Hughes, Anna E" w:date="2023-06-19T12:41:00Z">
            <w:rPr>
              <w:spacing w:val="-6"/>
            </w:rPr>
          </w:rPrChange>
        </w:rPr>
        <w:t>correlations</w:t>
      </w:r>
      <w:r w:rsidR="00C14774">
        <w:rPr>
          <w:spacing w:val="-5"/>
          <w:rPrChange w:id="4143" w:author="Hughes, Anna E" w:date="2023-06-19T12:41:00Z">
            <w:rPr>
              <w:spacing w:val="1"/>
            </w:rPr>
          </w:rPrChange>
        </w:rPr>
        <w:t xml:space="preserve"> </w:t>
      </w:r>
      <w:ins w:id="4144" w:author="Hughes, Anna E" w:date="2023-06-19T12:41:00Z">
        <w:r w:rsidR="00C14774">
          <w:rPr>
            <w:spacing w:val="-4"/>
          </w:rPr>
          <w:t>within the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colour</w:t>
        </w:r>
        <w:r w:rsidR="00C14774">
          <w:rPr>
            <w:spacing w:val="-5"/>
          </w:rPr>
          <w:t xml:space="preserve"> </w:t>
        </w:r>
        <w:r w:rsidR="00C14774">
          <w:rPr>
            <w:spacing w:val="-4"/>
          </w:rPr>
          <w:t>condition</w:t>
        </w:r>
      </w:ins>
    </w:p>
    <w:p w:rsidR="00485016" w:rsidRDefault="00C14774">
      <w:pPr>
        <w:pStyle w:val="BodyText"/>
        <w:rPr>
          <w:ins w:id="4145" w:author="Hughes, Anna E" w:date="2023-06-19T12:41:00Z"/>
        </w:rPr>
      </w:pPr>
      <w:ins w:id="4146" w:author="Hughes, Anna E" w:date="2023-06-19T12:41:00Z">
        <w:r>
          <w:rPr>
            <w:rFonts w:ascii="Trebuchet MS"/>
            <w:spacing w:val="-4"/>
            <w:sz w:val="12"/>
          </w:rPr>
          <w:t>759</w:t>
        </w:r>
        <w:r>
          <w:rPr>
            <w:rFonts w:ascii="Trebuchet MS"/>
            <w:spacing w:val="38"/>
            <w:sz w:val="12"/>
          </w:rPr>
          <w:t xml:space="preserve">  </w:t>
        </w:r>
        <w:r>
          <w:rPr>
            <w:spacing w:val="-4"/>
          </w:rPr>
          <w:t>by</w:t>
        </w:r>
        <w:r>
          <w:rPr>
            <w:spacing w:val="4"/>
          </w:rPr>
          <w:t xml:space="preserve"> </w:t>
        </w:r>
        <w:r>
          <w:rPr>
            <w:spacing w:val="-4"/>
          </w:rPr>
          <w:t>block</w:t>
        </w:r>
        <w:r>
          <w:rPr>
            <w:spacing w:val="3"/>
          </w:rPr>
          <w:t xml:space="preserve"> </w:t>
        </w:r>
        <w:r>
          <w:rPr>
            <w:spacing w:val="-4"/>
          </w:rPr>
          <w:t>suggest</w:t>
        </w:r>
        <w:r>
          <w:rPr>
            <w:spacing w:val="2"/>
          </w:rPr>
          <w:t xml:space="preserve"> </w:t>
        </w:r>
        <w:r>
          <w:rPr>
            <w:spacing w:val="-4"/>
          </w:rPr>
          <w:t>that</w:t>
        </w:r>
        <w:r>
          <w:rPr>
            <w:spacing w:val="3"/>
          </w:rPr>
          <w:t xml:space="preserve"> </w:t>
        </w:r>
        <w:r>
          <w:rPr>
            <w:spacing w:val="-4"/>
          </w:rPr>
          <w:t>this</w:t>
        </w:r>
        <w:r>
          <w:rPr>
            <w:spacing w:val="3"/>
          </w:rPr>
          <w:t xml:space="preserve"> </w:t>
        </w:r>
        <w:r>
          <w:rPr>
            <w:spacing w:val="-4"/>
          </w:rPr>
          <w:t>seems</w:t>
        </w:r>
        <w:r>
          <w:rPr>
            <w:spacing w:val="3"/>
          </w:rPr>
          <w:t xml:space="preserve"> </w:t>
        </w:r>
        <w:r>
          <w:rPr>
            <w:spacing w:val="-4"/>
          </w:rPr>
          <w:t>unlikely</w:t>
        </w:r>
        <w:r>
          <w:rPr>
            <w:spacing w:val="3"/>
          </w:rPr>
          <w:t xml:space="preserve"> </w:t>
        </w:r>
        <w:r>
          <w:rPr>
            <w:spacing w:val="-4"/>
          </w:rPr>
          <w:t>to</w:t>
        </w:r>
        <w:r>
          <w:rPr>
            <w:spacing w:val="3"/>
          </w:rPr>
          <w:t xml:space="preserve"> </w:t>
        </w:r>
        <w:r>
          <w:rPr>
            <w:spacing w:val="-4"/>
          </w:rPr>
          <w:t>explain</w:t>
        </w:r>
        <w:r>
          <w:rPr>
            <w:spacing w:val="3"/>
          </w:rPr>
          <w:t xml:space="preserve"> </w:t>
        </w:r>
        <w:r>
          <w:rPr>
            <w:spacing w:val="-4"/>
          </w:rPr>
          <w:t>our</w:t>
        </w:r>
        <w:r>
          <w:rPr>
            <w:spacing w:val="3"/>
          </w:rPr>
          <w:t xml:space="preserve"> </w:t>
        </w:r>
        <w:r>
          <w:rPr>
            <w:spacing w:val="-4"/>
          </w:rPr>
          <w:t>results</w:t>
        </w:r>
        <w:r>
          <w:rPr>
            <w:spacing w:val="3"/>
          </w:rPr>
          <w:t xml:space="preserve"> </w:t>
        </w:r>
        <w:r>
          <w:rPr>
            <w:spacing w:val="-4"/>
          </w:rPr>
          <w:t>fully,</w:t>
        </w:r>
        <w:r>
          <w:rPr>
            <w:spacing w:val="5"/>
          </w:rPr>
          <w:t xml:space="preserve"> </w:t>
        </w:r>
        <w:r>
          <w:rPr>
            <w:spacing w:val="-4"/>
          </w:rPr>
          <w:t>as</w:t>
        </w:r>
        <w:r>
          <w:rPr>
            <w:spacing w:val="3"/>
          </w:rPr>
          <w:t xml:space="preserve"> </w:t>
        </w:r>
        <w:r>
          <w:rPr>
            <w:spacing w:val="-4"/>
          </w:rPr>
          <w:t>we</w:t>
        </w:r>
        <w:r>
          <w:rPr>
            <w:spacing w:val="3"/>
          </w:rPr>
          <w:t xml:space="preserve"> </w:t>
        </w:r>
        <w:r>
          <w:rPr>
            <w:spacing w:val="-4"/>
          </w:rPr>
          <w:t>still</w:t>
        </w:r>
      </w:ins>
    </w:p>
    <w:p w:rsidR="00485016" w:rsidRDefault="00C14774">
      <w:pPr>
        <w:pStyle w:val="BodyText"/>
        <w:spacing w:before="8"/>
        <w:rPr>
          <w:ins w:id="4147" w:author="Hughes, Anna E" w:date="2023-06-19T12:41:00Z"/>
        </w:rPr>
      </w:pPr>
      <w:ins w:id="4148" w:author="Hughes, Anna E" w:date="2023-06-19T12:41:00Z">
        <w:r>
          <w:rPr>
            <w:rFonts w:ascii="Trebuchet MS"/>
            <w:spacing w:val="-6"/>
            <w:sz w:val="12"/>
          </w:rPr>
          <w:t>760</w:t>
        </w:r>
        <w:r>
          <w:rPr>
            <w:rFonts w:ascii="Trebuchet MS"/>
            <w:spacing w:val="38"/>
            <w:sz w:val="12"/>
          </w:rPr>
          <w:t xml:space="preserve">  </w:t>
        </w:r>
        <w:r>
          <w:rPr>
            <w:spacing w:val="-6"/>
          </w:rPr>
          <w:t>observe</w:t>
        </w:r>
        <w:r>
          <w:rPr>
            <w:spacing w:val="10"/>
          </w:rPr>
          <w:t xml:space="preserve"> </w:t>
        </w:r>
        <w:r>
          <w:rPr>
            <w:spacing w:val="-6"/>
          </w:rPr>
          <w:t>good</w:t>
        </w:r>
        <w:r>
          <w:rPr>
            <w:spacing w:val="11"/>
          </w:rPr>
          <w:t xml:space="preserve"> </w:t>
        </w:r>
        <w:r>
          <w:rPr>
            <w:spacing w:val="-6"/>
          </w:rPr>
          <w:t>correlations</w:t>
        </w:r>
        <w:r>
          <w:rPr>
            <w:spacing w:val="10"/>
          </w:rPr>
          <w:t xml:space="preserve"> </w:t>
        </w:r>
        <w:r>
          <w:rPr>
            <w:spacing w:val="-6"/>
          </w:rPr>
          <w:t>between</w:t>
        </w:r>
        <w:r>
          <w:rPr>
            <w:spacing w:val="10"/>
          </w:rPr>
          <w:t xml:space="preserve"> </w:t>
        </w:r>
        <w:r>
          <w:rPr>
            <w:spacing w:val="-6"/>
          </w:rPr>
          <w:t>different</w:t>
        </w:r>
        <w:r>
          <w:rPr>
            <w:spacing w:val="10"/>
          </w:rPr>
          <w:t xml:space="preserve"> </w:t>
        </w:r>
        <w:r>
          <w:rPr>
            <w:spacing w:val="-6"/>
          </w:rPr>
          <w:t>colour</w:t>
        </w:r>
        <w:r>
          <w:rPr>
            <w:spacing w:val="10"/>
          </w:rPr>
          <w:t xml:space="preserve"> </w:t>
        </w:r>
        <w:r>
          <w:rPr>
            <w:spacing w:val="-6"/>
          </w:rPr>
          <w:t>search</w:t>
        </w:r>
        <w:r>
          <w:rPr>
            <w:spacing w:val="10"/>
          </w:rPr>
          <w:t xml:space="preserve"> </w:t>
        </w:r>
        <w:r>
          <w:rPr>
            <w:spacing w:val="-6"/>
          </w:rPr>
          <w:t>slopes</w:t>
        </w:r>
        <w:r>
          <w:rPr>
            <w:spacing w:val="11"/>
          </w:rPr>
          <w:t xml:space="preserve"> </w:t>
        </w:r>
        <w:r>
          <w:rPr>
            <w:spacing w:val="-6"/>
          </w:rPr>
          <w:t>across</w:t>
        </w:r>
        <w:r>
          <w:rPr>
            <w:spacing w:val="10"/>
          </w:rPr>
          <w:t xml:space="preserve"> </w:t>
        </w:r>
        <w:r>
          <w:rPr>
            <w:spacing w:val="-6"/>
          </w:rPr>
          <w:t>blocks</w:t>
        </w:r>
      </w:ins>
    </w:p>
    <w:p w:rsidR="00485016" w:rsidRDefault="00C14774">
      <w:pPr>
        <w:spacing w:before="7"/>
        <w:ind w:left="227"/>
        <w:rPr>
          <w:ins w:id="4149" w:author="Hughes, Anna E" w:date="2023-06-19T12:41:00Z"/>
          <w:sz w:val="24"/>
        </w:rPr>
      </w:pPr>
      <w:ins w:id="4150" w:author="Hughes, Anna E" w:date="2023-06-19T12:41:00Z">
        <w:r>
          <w:rPr>
            <w:rFonts w:ascii="Trebuchet MS"/>
            <w:sz w:val="12"/>
          </w:rPr>
          <w:t>761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z w:val="24"/>
          </w:rPr>
          <w:t>(see</w:t>
        </w:r>
        <w:r>
          <w:rPr>
            <w:spacing w:val="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Supplementary</w:t>
        </w:r>
        <w:r>
          <w:rPr>
            <w:rFonts w:ascii="Times New Roman"/>
            <w:i/>
            <w:spacing w:val="-3"/>
            <w:sz w:val="24"/>
          </w:rPr>
          <w:t xml:space="preserve"> </w:t>
        </w:r>
        <w:r>
          <w:rPr>
            <w:rFonts w:ascii="Times New Roman"/>
            <w:i/>
            <w:sz w:val="24"/>
          </w:rPr>
          <w:t>Materials</w:t>
        </w:r>
        <w:r>
          <w:rPr>
            <w:rFonts w:ascii="Times New Roman"/>
            <w:i/>
            <w:spacing w:val="-4"/>
            <w:sz w:val="24"/>
          </w:rPr>
          <w:t xml:space="preserve"> </w:t>
        </w:r>
        <w:r>
          <w:rPr>
            <w:rFonts w:ascii="Times New Roman"/>
            <w:i/>
            <w:sz w:val="24"/>
          </w:rPr>
          <w:t>-</w:t>
        </w:r>
        <w:r>
          <w:rPr>
            <w:rFonts w:ascii="Times New Roman"/>
            <w:i/>
            <w:spacing w:val="-3"/>
            <w:sz w:val="24"/>
          </w:rPr>
          <w:t xml:space="preserve"> </w:t>
        </w:r>
        <w:r>
          <w:rPr>
            <w:rFonts w:ascii="Times New Roman"/>
            <w:i/>
            <w:sz w:val="24"/>
          </w:rPr>
          <w:t>Suggestions</w:t>
        </w:r>
        <w:r>
          <w:rPr>
            <w:rFonts w:ascii="Times New Roman"/>
            <w:i/>
            <w:spacing w:val="-3"/>
            <w:sz w:val="24"/>
          </w:rPr>
          <w:t xml:space="preserve"> </w:t>
        </w:r>
        <w:r>
          <w:rPr>
            <w:rFonts w:ascii="Times New Roman"/>
            <w:i/>
            <w:sz w:val="24"/>
          </w:rPr>
          <w:t>from</w:t>
        </w:r>
        <w:r>
          <w:rPr>
            <w:rFonts w:ascii="Times New Roman"/>
            <w:i/>
            <w:spacing w:val="-4"/>
            <w:sz w:val="24"/>
          </w:rPr>
          <w:t xml:space="preserve"> </w:t>
        </w:r>
        <w:r>
          <w:rPr>
            <w:rFonts w:ascii="Times New Roman"/>
            <w:i/>
            <w:sz w:val="24"/>
          </w:rPr>
          <w:t>Reviewers</w:t>
        </w:r>
        <w:r>
          <w:rPr>
            <w:rFonts w:ascii="Times New Roman"/>
            <w:i/>
            <w:spacing w:val="-3"/>
            <w:sz w:val="24"/>
          </w:rPr>
          <w:t xml:space="preserve"> </w:t>
        </w:r>
        <w:r>
          <w:rPr>
            <w:sz w:val="24"/>
          </w:rPr>
          <w:t>for</w:t>
        </w:r>
        <w:r>
          <w:rPr>
            <w:spacing w:val="4"/>
            <w:sz w:val="24"/>
          </w:rPr>
          <w:t xml:space="preserve"> </w:t>
        </w:r>
        <w:r>
          <w:rPr>
            <w:sz w:val="24"/>
          </w:rPr>
          <w:t>further</w:t>
        </w:r>
        <w:r>
          <w:rPr>
            <w:spacing w:val="4"/>
            <w:sz w:val="24"/>
          </w:rPr>
          <w:t xml:space="preserve"> </w:t>
        </w:r>
        <w:r>
          <w:rPr>
            <w:spacing w:val="-2"/>
            <w:sz w:val="24"/>
          </w:rPr>
          <w:t>details).</w:t>
        </w:r>
      </w:ins>
    </w:p>
    <w:p w:rsidR="00485016" w:rsidRDefault="00C14774">
      <w:pPr>
        <w:pStyle w:val="BodyText"/>
        <w:spacing w:before="8"/>
        <w:rPr>
          <w:ins w:id="4151" w:author="Hughes, Anna E" w:date="2023-06-19T12:41:00Z"/>
        </w:rPr>
      </w:pPr>
      <w:ins w:id="4152" w:author="Hughes, Anna E" w:date="2023-06-19T12:41:00Z">
        <w:r>
          <w:rPr>
            <w:rFonts w:ascii="Trebuchet MS"/>
            <w:spacing w:val="-6"/>
            <w:sz w:val="12"/>
          </w:rPr>
          <w:t>762</w:t>
        </w:r>
        <w:r>
          <w:rPr>
            <w:rFonts w:ascii="Trebuchet MS"/>
            <w:spacing w:val="42"/>
            <w:sz w:val="12"/>
          </w:rPr>
          <w:t xml:space="preserve">  </w:t>
        </w:r>
        <w:r>
          <w:rPr>
            <w:spacing w:val="-6"/>
          </w:rPr>
          <w:t>However,</w:t>
        </w:r>
        <w:r>
          <w:rPr>
            <w:spacing w:val="-1"/>
          </w:rPr>
          <w:t xml:space="preserve"> </w:t>
        </w:r>
        <w:r>
          <w:rPr>
            <w:spacing w:val="-6"/>
          </w:rPr>
          <w:t>to</w:t>
        </w:r>
        <w:r>
          <w:rPr>
            <w:spacing w:val="-1"/>
          </w:rPr>
          <w:t xml:space="preserve"> </w:t>
        </w:r>
        <w:r>
          <w:rPr>
            <w:spacing w:val="-6"/>
          </w:rPr>
          <w:t>test</w:t>
        </w:r>
        <w:r>
          <w:rPr>
            <w:spacing w:val="-2"/>
          </w:rPr>
          <w:t xml:space="preserve"> </w:t>
        </w:r>
        <w:r>
          <w:rPr>
            <w:spacing w:val="-6"/>
          </w:rPr>
          <w:t>this</w:t>
        </w:r>
        <w:r>
          <w:rPr>
            <w:spacing w:val="-2"/>
          </w:rPr>
          <w:t xml:space="preserve"> </w:t>
        </w:r>
        <w:r>
          <w:rPr>
            <w:spacing w:val="-6"/>
          </w:rPr>
          <w:t>fully</w:t>
        </w:r>
        <w:r>
          <w:rPr>
            <w:spacing w:val="-1"/>
          </w:rPr>
          <w:t xml:space="preserve"> </w:t>
        </w:r>
        <w:r>
          <w:rPr>
            <w:spacing w:val="-6"/>
          </w:rPr>
          <w:t>we</w:t>
        </w:r>
        <w:r>
          <w:rPr>
            <w:spacing w:val="-2"/>
          </w:rPr>
          <w:t xml:space="preserve"> </w:t>
        </w:r>
        <w:r>
          <w:rPr>
            <w:spacing w:val="-6"/>
          </w:rPr>
          <w:t>would</w:t>
        </w:r>
        <w:r>
          <w:rPr>
            <w:spacing w:val="-2"/>
          </w:rPr>
          <w:t xml:space="preserve"> </w:t>
        </w:r>
        <w:r>
          <w:rPr>
            <w:spacing w:val="-6"/>
          </w:rPr>
          <w:t>need</w:t>
        </w:r>
        <w:r>
          <w:rPr>
            <w:spacing w:val="-1"/>
          </w:rPr>
          <w:t xml:space="preserve"> </w:t>
        </w:r>
        <w:r>
          <w:rPr>
            <w:spacing w:val="-6"/>
          </w:rPr>
          <w:t>to</w:t>
        </w:r>
        <w:r>
          <w:rPr>
            <w:spacing w:val="-2"/>
          </w:rPr>
          <w:t xml:space="preserve"> </w:t>
        </w:r>
        <w:r>
          <w:rPr>
            <w:spacing w:val="-6"/>
          </w:rPr>
          <w:t>design</w:t>
        </w:r>
        <w:r>
          <w:rPr>
            <w:spacing w:val="-2"/>
          </w:rPr>
          <w:t xml:space="preserve"> </w:t>
        </w:r>
        <w:r>
          <w:rPr>
            <w:spacing w:val="-6"/>
          </w:rPr>
          <w:t>the</w:t>
        </w:r>
        <w:r>
          <w:rPr>
            <w:spacing w:val="-2"/>
          </w:rPr>
          <w:t xml:space="preserve"> </w:t>
        </w:r>
        <w:r>
          <w:rPr>
            <w:spacing w:val="-6"/>
          </w:rPr>
          <w:t>experiment</w:t>
        </w:r>
        <w:r>
          <w:rPr>
            <w:spacing w:val="-1"/>
          </w:rPr>
          <w:t xml:space="preserve"> </w:t>
        </w:r>
        <w:r>
          <w:rPr>
            <w:spacing w:val="-6"/>
          </w:rPr>
          <w:t>differently</w:t>
        </w:r>
        <w:r>
          <w:rPr>
            <w:spacing w:val="-2"/>
          </w:rPr>
          <w:t xml:space="preserve"> </w:t>
        </w:r>
        <w:r>
          <w:rPr>
            <w:spacing w:val="-6"/>
          </w:rPr>
          <w:t>in</w:t>
        </w:r>
      </w:ins>
    </w:p>
    <w:p w:rsidR="00485016" w:rsidRDefault="00C14774">
      <w:pPr>
        <w:pStyle w:val="BodyText"/>
        <w:spacing w:before="8"/>
        <w:rPr>
          <w:ins w:id="4153" w:author="Hughes, Anna E" w:date="2023-06-19T12:41:00Z"/>
        </w:rPr>
      </w:pPr>
      <w:ins w:id="4154" w:author="Hughes, Anna E" w:date="2023-06-19T12:41:00Z">
        <w:r>
          <w:rPr>
            <w:rFonts w:ascii="Trebuchet MS"/>
            <w:spacing w:val="-4"/>
            <w:sz w:val="12"/>
          </w:rPr>
          <w:t>763</w:t>
        </w:r>
        <w:r>
          <w:rPr>
            <w:rFonts w:ascii="Trebuchet MS"/>
            <w:spacing w:val="76"/>
            <w:w w:val="150"/>
            <w:sz w:val="12"/>
          </w:rPr>
          <w:t xml:space="preserve"> </w:t>
        </w:r>
        <w:r>
          <w:rPr>
            <w:spacing w:val="-4"/>
          </w:rPr>
          <w:t>order to avoid block confounds,</w:t>
        </w:r>
        <w:r>
          <w:rPr>
            <w:spacing w:val="-2"/>
          </w:rPr>
          <w:t xml:space="preserve"> </w:t>
        </w:r>
        <w:r>
          <w:rPr>
            <w:spacing w:val="-4"/>
          </w:rPr>
          <w:t>allowing us to disentangle whether these</w:t>
        </w:r>
        <w:r>
          <w:rPr>
            <w:spacing w:val="-5"/>
          </w:rPr>
          <w:t xml:space="preserve"> </w:t>
        </w:r>
        <w:r>
          <w:rPr>
            <w:spacing w:val="-4"/>
          </w:rPr>
          <w:t>corre-</w:t>
        </w:r>
      </w:ins>
    </w:p>
    <w:p w:rsidR="00701245" w:rsidRDefault="00C14774">
      <w:pPr>
        <w:pStyle w:val="BodyText"/>
        <w:spacing w:before="8"/>
        <w:rPr>
          <w:del w:id="4155" w:author="Hughes, Anna E" w:date="2023-06-19T12:41:00Z"/>
        </w:rPr>
      </w:pPr>
      <w:ins w:id="4156" w:author="Hughes, Anna E" w:date="2023-06-19T12:41:00Z">
        <w:r>
          <w:rPr>
            <w:rFonts w:ascii="Trebuchet MS" w:hAnsi="Trebuchet MS"/>
            <w:w w:val="90"/>
            <w:sz w:val="12"/>
          </w:rPr>
          <w:t>764</w:t>
        </w:r>
        <w:r>
          <w:rPr>
            <w:rFonts w:ascii="Trebuchet MS" w:hAnsi="Trebuchet MS"/>
            <w:spacing w:val="72"/>
            <w:sz w:val="12"/>
          </w:rPr>
          <w:t xml:space="preserve">  </w:t>
        </w:r>
        <w:r>
          <w:rPr>
            <w:w w:val="90"/>
          </w:rPr>
          <w:t>lations</w:t>
        </w:r>
        <w:r>
          <w:rPr>
            <w:spacing w:val="13"/>
          </w:rPr>
          <w:t xml:space="preserve"> </w:t>
        </w:r>
      </w:ins>
      <w:r>
        <w:rPr>
          <w:w w:val="90"/>
          <w:rPrChange w:id="4157" w:author="Hughes, Anna E" w:date="2023-06-19T12:41:00Z">
            <w:rPr>
              <w:spacing w:val="-6"/>
            </w:rPr>
          </w:rPrChange>
        </w:rPr>
        <w:t>reflect</w:t>
      </w:r>
      <w:r>
        <w:rPr>
          <w:spacing w:val="11"/>
          <w:rPrChange w:id="4158" w:author="Hughes, Anna E" w:date="2023-06-19T12:41:00Z">
            <w:rPr/>
          </w:rPrChange>
        </w:rPr>
        <w:t xml:space="preserve"> </w:t>
      </w:r>
      <w:r>
        <w:rPr>
          <w:w w:val="90"/>
          <w:rPrChange w:id="4159" w:author="Hughes, Anna E" w:date="2023-06-19T12:41:00Z">
            <w:rPr>
              <w:spacing w:val="-6"/>
            </w:rPr>
          </w:rPrChange>
        </w:rPr>
        <w:t>something</w:t>
      </w:r>
      <w:r>
        <w:rPr>
          <w:spacing w:val="12"/>
          <w:rPrChange w:id="4160" w:author="Hughes, Anna E" w:date="2023-06-19T12:41:00Z">
            <w:rPr>
              <w:spacing w:val="1"/>
            </w:rPr>
          </w:rPrChange>
        </w:rPr>
        <w:t xml:space="preserve"> </w:t>
      </w:r>
      <w:r>
        <w:rPr>
          <w:w w:val="90"/>
          <w:rPrChange w:id="4161" w:author="Hughes, Anna E" w:date="2023-06-19T12:41:00Z">
            <w:rPr>
              <w:spacing w:val="-6"/>
            </w:rPr>
          </w:rPrChange>
        </w:rPr>
        <w:t>about</w:t>
      </w:r>
      <w:r>
        <w:rPr>
          <w:spacing w:val="12"/>
          <w:rPrChange w:id="4162" w:author="Hughes, Anna E" w:date="2023-06-19T12:41:00Z">
            <w:rPr>
              <w:spacing w:val="1"/>
            </w:rPr>
          </w:rPrChange>
        </w:rPr>
        <w:t xml:space="preserve"> </w:t>
      </w:r>
      <w:r>
        <w:rPr>
          <w:w w:val="90"/>
          <w:rPrChange w:id="4163" w:author="Hughes, Anna E" w:date="2023-06-19T12:41:00Z">
            <w:rPr>
              <w:spacing w:val="-6"/>
            </w:rPr>
          </w:rPrChange>
        </w:rPr>
        <w:t>an</w:t>
      </w:r>
      <w:r>
        <w:rPr>
          <w:spacing w:val="12"/>
          <w:rPrChange w:id="4164" w:author="Hughes, Anna E" w:date="2023-06-19T12:41:00Z">
            <w:rPr/>
          </w:rPrChange>
        </w:rPr>
        <w:t xml:space="preserve"> </w:t>
      </w:r>
      <w:del w:id="4165" w:author="Hughes, Anna E" w:date="2023-06-19T12:41:00Z">
        <w:r w:rsidR="00F7725C">
          <w:rPr>
            <w:spacing w:val="-6"/>
          </w:rPr>
          <w:delText>ob-</w:delText>
        </w:r>
      </w:del>
    </w:p>
    <w:p w:rsidR="00485016" w:rsidRDefault="00F7725C">
      <w:pPr>
        <w:pStyle w:val="BodyText"/>
        <w:rPr>
          <w:ins w:id="4166" w:author="Hughes, Anna E" w:date="2023-06-19T12:41:00Z"/>
        </w:rPr>
      </w:pPr>
      <w:del w:id="4167" w:author="Hughes, Anna E" w:date="2023-06-19T12:41:00Z">
        <w:r>
          <w:rPr>
            <w:rFonts w:ascii="Trebuchet MS" w:hAnsi="Trebuchet MS"/>
            <w:w w:val="90"/>
            <w:sz w:val="12"/>
          </w:rPr>
          <w:delText>722</w:delText>
        </w:r>
        <w:r>
          <w:rPr>
            <w:rFonts w:ascii="Trebuchet MS" w:hAnsi="Trebuchet MS"/>
            <w:spacing w:val="69"/>
            <w:sz w:val="12"/>
          </w:rPr>
          <w:delText xml:space="preserve">  </w:delText>
        </w:r>
        <w:r>
          <w:rPr>
            <w:w w:val="90"/>
          </w:rPr>
          <w:delText>server’s</w:delText>
        </w:r>
      </w:del>
      <w:ins w:id="4168" w:author="Hughes, Anna E" w:date="2023-06-19T12:41:00Z">
        <w:r w:rsidR="00C14774">
          <w:rPr>
            <w:w w:val="90"/>
          </w:rPr>
          <w:t>observer’s</w:t>
        </w:r>
      </w:ins>
      <w:r w:rsidR="00C14774">
        <w:rPr>
          <w:spacing w:val="12"/>
          <w:rPrChange w:id="4169" w:author="Hughes, Anna E" w:date="2023-06-19T12:41:00Z">
            <w:rPr>
              <w:spacing w:val="10"/>
            </w:rPr>
          </w:rPrChange>
        </w:rPr>
        <w:t xml:space="preserve"> </w:t>
      </w:r>
      <w:r w:rsidR="00C14774">
        <w:rPr>
          <w:w w:val="90"/>
        </w:rPr>
        <w:t>behaviour</w:t>
      </w:r>
      <w:r w:rsidR="00C14774">
        <w:rPr>
          <w:spacing w:val="11"/>
          <w:rPrChange w:id="4170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w w:val="90"/>
        </w:rPr>
        <w:t>with</w:t>
      </w:r>
      <w:r w:rsidR="00C14774">
        <w:rPr>
          <w:spacing w:val="12"/>
          <w:rPrChange w:id="4171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w w:val="90"/>
        </w:rPr>
        <w:t>different</w:t>
      </w:r>
      <w:r w:rsidR="00C14774">
        <w:rPr>
          <w:spacing w:val="12"/>
          <w:rPrChange w:id="4172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w w:val="90"/>
        </w:rPr>
        <w:t>features,</w:t>
      </w:r>
      <w:r w:rsidR="00C14774">
        <w:rPr>
          <w:spacing w:val="12"/>
          <w:rPrChange w:id="4173" w:author="Hughes, Anna E" w:date="2023-06-19T12:41:00Z">
            <w:rPr>
              <w:spacing w:val="9"/>
            </w:rPr>
          </w:rPrChange>
        </w:rPr>
        <w:t xml:space="preserve"> </w:t>
      </w:r>
      <w:r w:rsidR="00C14774">
        <w:rPr>
          <w:spacing w:val="-5"/>
          <w:w w:val="90"/>
          <w:rPrChange w:id="4174" w:author="Hughes, Anna E" w:date="2023-06-19T12:41:00Z">
            <w:rPr>
              <w:w w:val="90"/>
            </w:rPr>
          </w:rPrChange>
        </w:rPr>
        <w:t>or</w:t>
      </w:r>
    </w:p>
    <w:p w:rsidR="00701245" w:rsidRDefault="00C14774">
      <w:pPr>
        <w:pStyle w:val="BodyText"/>
        <w:spacing w:before="8"/>
        <w:rPr>
          <w:del w:id="4175" w:author="Hughes, Anna E" w:date="2023-06-19T12:41:00Z"/>
        </w:rPr>
      </w:pPr>
      <w:ins w:id="4176" w:author="Hughes, Anna E" w:date="2023-06-19T12:41:00Z">
        <w:r>
          <w:rPr>
            <w:rFonts w:ascii="Trebuchet MS" w:hAnsi="Trebuchet MS"/>
            <w:spacing w:val="-8"/>
            <w:sz w:val="12"/>
          </w:rPr>
          <w:t>765</w:t>
        </w:r>
        <w:r>
          <w:rPr>
            <w:rFonts w:ascii="Trebuchet MS" w:hAnsi="Trebuchet MS"/>
            <w:spacing w:val="47"/>
            <w:sz w:val="12"/>
          </w:rPr>
          <w:t xml:space="preserve"> </w:t>
        </w:r>
      </w:ins>
      <w:r>
        <w:rPr>
          <w:rFonts w:ascii="Trebuchet MS" w:hAnsi="Trebuchet MS"/>
          <w:spacing w:val="47"/>
          <w:sz w:val="12"/>
          <w:rPrChange w:id="4177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8"/>
          <w:rPrChange w:id="4178" w:author="Hughes, Anna E" w:date="2023-06-19T12:41:00Z">
            <w:rPr>
              <w:w w:val="90"/>
            </w:rPr>
          </w:rPrChange>
        </w:rPr>
        <w:t>instead</w:t>
      </w:r>
      <w:r>
        <w:rPr>
          <w:spacing w:val="-4"/>
          <w:rPrChange w:id="4179" w:author="Hughes, Anna E" w:date="2023-06-19T12:41:00Z">
            <w:rPr>
              <w:spacing w:val="8"/>
            </w:rPr>
          </w:rPrChange>
        </w:rPr>
        <w:t xml:space="preserve"> </w:t>
      </w:r>
      <w:r>
        <w:rPr>
          <w:spacing w:val="-8"/>
          <w:rPrChange w:id="4180" w:author="Hughes, Anna E" w:date="2023-06-19T12:41:00Z">
            <w:rPr>
              <w:w w:val="90"/>
            </w:rPr>
          </w:rPrChange>
        </w:rPr>
        <w:t>how</w:t>
      </w:r>
      <w:r>
        <w:rPr>
          <w:spacing w:val="-3"/>
          <w:rPrChange w:id="4181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8"/>
          <w:rPrChange w:id="4182" w:author="Hughes, Anna E" w:date="2023-06-19T12:41:00Z">
            <w:rPr>
              <w:w w:val="90"/>
            </w:rPr>
          </w:rPrChange>
        </w:rPr>
        <w:t>an</w:t>
      </w:r>
      <w:r>
        <w:rPr>
          <w:spacing w:val="-4"/>
          <w:rPrChange w:id="4183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8"/>
          <w:rPrChange w:id="4184" w:author="Hughes, Anna E" w:date="2023-06-19T12:41:00Z">
            <w:rPr>
              <w:w w:val="90"/>
            </w:rPr>
          </w:rPrChange>
        </w:rPr>
        <w:t>observer’s</w:t>
      </w:r>
      <w:r>
        <w:rPr>
          <w:spacing w:val="-3"/>
          <w:rPrChange w:id="4185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8"/>
          <w:rPrChange w:id="4186" w:author="Hughes, Anna E" w:date="2023-06-19T12:41:00Z">
            <w:rPr>
              <w:spacing w:val="-2"/>
              <w:w w:val="90"/>
            </w:rPr>
          </w:rPrChange>
        </w:rPr>
        <w:t>behaviour</w:t>
      </w:r>
    </w:p>
    <w:p w:rsidR="00485016" w:rsidRDefault="00F7725C">
      <w:pPr>
        <w:pStyle w:val="BodyText"/>
        <w:spacing w:before="8"/>
        <w:pPrChange w:id="4187" w:author="Hughes, Anna E" w:date="2023-06-19T12:41:00Z">
          <w:pPr>
            <w:pStyle w:val="BodyText"/>
          </w:pPr>
        </w:pPrChange>
      </w:pPr>
      <w:del w:id="4188" w:author="Hughes, Anna E" w:date="2023-06-19T12:41:00Z">
        <w:r>
          <w:rPr>
            <w:rFonts w:ascii="Trebuchet MS"/>
            <w:spacing w:val="-8"/>
            <w:sz w:val="12"/>
          </w:rPr>
          <w:delText>723</w:delText>
        </w:r>
        <w:r>
          <w:rPr>
            <w:rFonts w:ascii="Trebuchet MS"/>
            <w:spacing w:val="50"/>
            <w:sz w:val="12"/>
          </w:rPr>
          <w:delText xml:space="preserve"> </w:delText>
        </w:r>
      </w:del>
      <w:r w:rsidR="00C14774">
        <w:rPr>
          <w:spacing w:val="-4"/>
          <w:rPrChange w:id="4189" w:author="Hughes, Anna E" w:date="2023-06-19T12:41:00Z">
            <w:rPr>
              <w:rFonts w:ascii="Trebuchet MS"/>
              <w:spacing w:val="50"/>
              <w:sz w:val="12"/>
            </w:rPr>
          </w:rPrChange>
        </w:rPr>
        <w:t xml:space="preserve"> </w:t>
      </w:r>
      <w:r w:rsidR="00C14774">
        <w:rPr>
          <w:spacing w:val="-8"/>
        </w:rPr>
        <w:t>changes</w:t>
      </w:r>
      <w:r w:rsidR="00C14774">
        <w:rPr>
          <w:spacing w:val="-3"/>
          <w:rPrChange w:id="4190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8"/>
        </w:rPr>
        <w:t>over</w:t>
      </w:r>
      <w:r w:rsidR="00C14774">
        <w:rPr>
          <w:spacing w:val="-3"/>
          <w:rPrChange w:id="4191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8"/>
        </w:rPr>
        <w:t>time</w:t>
      </w:r>
      <w:del w:id="4192" w:author="Hughes, Anna E" w:date="2023-06-19T12:41:00Z">
        <w:r>
          <w:rPr>
            <w:spacing w:val="-8"/>
          </w:rPr>
          <w:delText>,</w:delText>
        </w:r>
        <w:r>
          <w:rPr>
            <w:spacing w:val="-1"/>
          </w:rPr>
          <w:delText xml:space="preserve"> </w:delText>
        </w:r>
        <w:r>
          <w:rPr>
            <w:spacing w:val="-8"/>
          </w:rPr>
          <w:delText>would</w:delText>
        </w:r>
        <w:r>
          <w:rPr>
            <w:spacing w:val="-2"/>
          </w:rPr>
          <w:delText xml:space="preserve"> </w:delText>
        </w:r>
        <w:r>
          <w:rPr>
            <w:spacing w:val="-8"/>
          </w:rPr>
          <w:delText>be</w:delText>
        </w:r>
        <w:r>
          <w:rPr>
            <w:spacing w:val="-1"/>
          </w:rPr>
          <w:delText xml:space="preserve"> </w:delText>
        </w:r>
        <w:r>
          <w:rPr>
            <w:spacing w:val="-8"/>
          </w:rPr>
          <w:delText>an</w:delText>
        </w:r>
        <w:r>
          <w:rPr>
            <w:spacing w:val="-2"/>
          </w:rPr>
          <w:delText xml:space="preserve"> </w:delText>
        </w:r>
        <w:r>
          <w:rPr>
            <w:spacing w:val="-8"/>
          </w:rPr>
          <w:delText>interesting</w:delText>
        </w:r>
        <w:r>
          <w:rPr>
            <w:spacing w:val="-1"/>
          </w:rPr>
          <w:delText xml:space="preserve"> </w:delText>
        </w:r>
        <w:r>
          <w:rPr>
            <w:spacing w:val="-8"/>
          </w:rPr>
          <w:delText>question</w:delText>
        </w:r>
        <w:r>
          <w:rPr>
            <w:spacing w:val="-2"/>
          </w:rPr>
          <w:delText xml:space="preserve"> </w:delText>
        </w:r>
        <w:r>
          <w:rPr>
            <w:spacing w:val="-8"/>
          </w:rPr>
          <w:delText>for</w:delText>
        </w:r>
        <w:r>
          <w:rPr>
            <w:spacing w:val="-1"/>
          </w:rPr>
          <w:delText xml:space="preserve"> </w:delText>
        </w:r>
        <w:r>
          <w:rPr>
            <w:spacing w:val="-8"/>
          </w:rPr>
          <w:delText>future</w:delText>
        </w:r>
        <w:r>
          <w:rPr>
            <w:spacing w:val="-2"/>
          </w:rPr>
          <w:delText xml:space="preserve"> </w:delText>
        </w:r>
        <w:r>
          <w:rPr>
            <w:spacing w:val="-8"/>
          </w:rPr>
          <w:delText>research</w:delText>
        </w:r>
      </w:del>
      <w:r w:rsidR="00C14774">
        <w:rPr>
          <w:spacing w:val="-8"/>
        </w:rPr>
        <w:t>.</w:t>
      </w:r>
    </w:p>
    <w:p w:rsidR="00485016" w:rsidRDefault="00F7725C">
      <w:pPr>
        <w:spacing w:before="250"/>
        <w:ind w:left="227"/>
        <w:rPr>
          <w:rFonts w:ascii="Times New Roman"/>
          <w:i/>
          <w:sz w:val="24"/>
        </w:rPr>
        <w:pPrChange w:id="4193" w:author="Hughes, Anna E" w:date="2023-06-19T12:41:00Z">
          <w:pPr>
            <w:spacing w:before="251"/>
            <w:ind w:left="107"/>
          </w:pPr>
        </w:pPrChange>
      </w:pPr>
      <w:del w:id="4194" w:author="Hughes, Anna E" w:date="2023-06-19T12:41:00Z">
        <w:r>
          <w:rPr>
            <w:rFonts w:ascii="Trebuchet MS"/>
            <w:sz w:val="12"/>
          </w:rPr>
          <w:delText>724</w:delText>
        </w:r>
      </w:del>
      <w:ins w:id="4195" w:author="Hughes, Anna E" w:date="2023-06-19T12:41:00Z">
        <w:r w:rsidR="00C14774">
          <w:rPr>
            <w:rFonts w:ascii="Trebuchet MS"/>
            <w:sz w:val="12"/>
          </w:rPr>
          <w:t>766</w:t>
        </w:r>
      </w:ins>
      <w:r w:rsidR="00C14774">
        <w:rPr>
          <w:rFonts w:ascii="Trebuchet MS"/>
          <w:spacing w:val="158"/>
          <w:sz w:val="12"/>
        </w:rPr>
        <w:t xml:space="preserve"> </w:t>
      </w:r>
      <w:bookmarkStart w:id="4196" w:name="Eccentricity"/>
      <w:bookmarkEnd w:id="4196"/>
      <w:r w:rsidR="00C14774">
        <w:rPr>
          <w:rFonts w:ascii="Times New Roman"/>
          <w:i/>
          <w:sz w:val="24"/>
        </w:rPr>
        <w:t>7.2.2.</w:t>
      </w:r>
      <w:r w:rsidR="00C14774">
        <w:rPr>
          <w:rFonts w:ascii="Times New Roman"/>
          <w:i/>
          <w:spacing w:val="5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Eccentricity</w:t>
      </w:r>
    </w:p>
    <w:p w:rsidR="00485016" w:rsidRDefault="00F7725C">
      <w:pPr>
        <w:pStyle w:val="BodyText"/>
        <w:tabs>
          <w:tab w:val="left" w:pos="968"/>
        </w:tabs>
        <w:spacing w:before="29"/>
        <w:pPrChange w:id="4197" w:author="Hughes, Anna E" w:date="2023-06-19T12:41:00Z">
          <w:pPr>
            <w:pStyle w:val="BodyText"/>
            <w:tabs>
              <w:tab w:val="left" w:pos="848"/>
            </w:tabs>
            <w:spacing w:before="29"/>
          </w:pPr>
        </w:pPrChange>
      </w:pPr>
      <w:del w:id="4198" w:author="Hughes, Anna E" w:date="2023-06-19T12:41:00Z">
        <w:r>
          <w:rPr>
            <w:rFonts w:ascii="Trebuchet MS" w:hAnsi="Trebuchet MS"/>
            <w:spacing w:val="-5"/>
            <w:sz w:val="12"/>
          </w:rPr>
          <w:delText>725</w:delText>
        </w:r>
        <w:r>
          <w:rPr>
            <w:rFonts w:ascii="Trebuchet MS" w:hAnsi="Trebuchet MS"/>
            <w:sz w:val="12"/>
          </w:rPr>
          <w:tab/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w w:val="90"/>
          </w:rPr>
          <w:delText>(Buetti</w:delText>
        </w:r>
        <w:r>
          <w:delText xml:space="preserve"> </w:delText>
        </w:r>
        <w:r>
          <w:rPr>
            <w:w w:val="90"/>
          </w:rPr>
          <w:delText>et</w:delText>
        </w:r>
        <w:r>
          <w:rPr>
            <w:spacing w:val="1"/>
          </w:rPr>
          <w:delText xml:space="preserve"> </w:delText>
        </w:r>
        <w:r>
          <w:rPr>
            <w:w w:val="90"/>
          </w:rPr>
          <w:delText>al.,</w:delText>
        </w:r>
        <w:r w:rsidR="00FE7979">
          <w:rPr>
            <w:w w:val="90"/>
          </w:rPr>
          <w:fldChar w:fldCharType="end"/>
        </w:r>
        <w: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w w:val="90"/>
          </w:rPr>
          <w:delText>2019)</w:delText>
        </w:r>
        <w:r w:rsidR="00FE7979">
          <w:rPr>
            <w:w w:val="90"/>
          </w:rPr>
          <w:fldChar w:fldCharType="end"/>
        </w:r>
      </w:del>
      <w:ins w:id="4199" w:author="Hughes, Anna E" w:date="2023-06-19T12:41:00Z">
        <w:r w:rsidR="00C14774">
          <w:rPr>
            <w:rFonts w:ascii="Trebuchet MS"/>
            <w:spacing w:val="-5"/>
            <w:sz w:val="12"/>
          </w:rPr>
          <w:t>767</w:t>
        </w:r>
        <w:r w:rsidR="00C14774">
          <w:rPr>
            <w:rFonts w:ascii="Trebuchet MS"/>
            <w:sz w:val="12"/>
          </w:rPr>
          <w:tab/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Buetti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et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al.</w:t>
        </w:r>
        <w:r w:rsidR="00FE7979">
          <w:rPr>
            <w:spacing w:val="-6"/>
          </w:rPr>
          <w:fldChar w:fldCharType="end"/>
        </w:r>
        <w:r w:rsidR="00C14774">
          <w:rPr>
            <w:spacing w:val="-5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6"/>
          </w:rPr>
          <w:t>(2019)</w:t>
        </w:r>
        <w:r w:rsidR="00FE7979">
          <w:rPr>
            <w:spacing w:val="-6"/>
          </w:rPr>
          <w:fldChar w:fldCharType="end"/>
        </w:r>
      </w:ins>
      <w:r w:rsidR="00C14774">
        <w:rPr>
          <w:spacing w:val="-4"/>
          <w:rPrChange w:id="4200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  <w:rPrChange w:id="4201" w:author="Hughes, Anna E" w:date="2023-06-19T12:41:00Z">
            <w:rPr>
              <w:w w:val="90"/>
            </w:rPr>
          </w:rPrChange>
        </w:rPr>
        <w:t>argues</w:t>
      </w:r>
      <w:r w:rsidR="00C14774">
        <w:rPr>
          <w:spacing w:val="-5"/>
          <w:rPrChange w:id="4202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4203" w:author="Hughes, Anna E" w:date="2023-06-19T12:41:00Z">
            <w:rPr>
              <w:w w:val="90"/>
            </w:rPr>
          </w:rPrChange>
        </w:rPr>
        <w:t>that</w:t>
      </w:r>
      <w:r w:rsidR="00C14774">
        <w:rPr>
          <w:spacing w:val="-4"/>
          <w:rPrChange w:id="4204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  <w:rPrChange w:id="4205" w:author="Hughes, Anna E" w:date="2023-06-19T12:41:00Z">
            <w:rPr>
              <w:w w:val="90"/>
            </w:rPr>
          </w:rPrChange>
        </w:rPr>
        <w:t>the</w:t>
      </w:r>
      <w:r w:rsidR="00C14774">
        <w:rPr>
          <w:spacing w:val="-4"/>
          <w:rPrChange w:id="4206" w:author="Hughes, Anna E" w:date="2023-06-19T12:41:00Z">
            <w:rPr/>
          </w:rPrChange>
        </w:rPr>
        <w:t xml:space="preserve"> </w:t>
      </w:r>
      <w:del w:id="4207" w:author="Hughes, Anna E" w:date="2023-06-19T12:41:00Z">
        <w:r>
          <w:rPr>
            <w:w w:val="90"/>
          </w:rPr>
          <w:delText>“odd</w:delText>
        </w:r>
        <w:r>
          <w:rPr>
            <w:spacing w:val="1"/>
          </w:rPr>
          <w:delText xml:space="preserve"> </w:delText>
        </w:r>
        <w:r>
          <w:rPr>
            <w:w w:val="90"/>
          </w:rPr>
          <w:delText>one</w:delText>
        </w:r>
        <w:r>
          <w:rPr>
            <w:spacing w:val="1"/>
          </w:rPr>
          <w:delText xml:space="preserve"> </w:delText>
        </w:r>
        <w:r>
          <w:rPr>
            <w:w w:val="90"/>
          </w:rPr>
          <w:delText>out”</w:delText>
        </w:r>
        <w:r>
          <w:delText xml:space="preserve"> </w:delText>
        </w:r>
      </w:del>
      <w:r w:rsidR="00C14774">
        <w:rPr>
          <w:spacing w:val="-6"/>
          <w:rPrChange w:id="4208" w:author="Hughes, Anna E" w:date="2023-06-19T12:41:00Z">
            <w:rPr>
              <w:w w:val="90"/>
            </w:rPr>
          </w:rPrChange>
        </w:rPr>
        <w:t>processing</w:t>
      </w:r>
      <w:r w:rsidR="00C14774">
        <w:rPr>
          <w:spacing w:val="-5"/>
          <w:rPrChange w:id="4209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  <w:rPrChange w:id="4210" w:author="Hughes, Anna E" w:date="2023-06-19T12:41:00Z">
            <w:rPr>
              <w:w w:val="90"/>
            </w:rPr>
          </w:rPrChange>
        </w:rPr>
        <w:t>undertaken</w:t>
      </w:r>
      <w:r w:rsidR="00C14774">
        <w:rPr>
          <w:spacing w:val="-4"/>
          <w:rPrChange w:id="4211" w:author="Hughes, Anna E" w:date="2023-06-19T12:41:00Z">
            <w:rPr/>
          </w:rPrChange>
        </w:rPr>
        <w:t xml:space="preserve"> </w:t>
      </w:r>
      <w:r w:rsidR="00C14774">
        <w:rPr>
          <w:spacing w:val="-6"/>
          <w:rPrChange w:id="4212" w:author="Hughes, Anna E" w:date="2023-06-19T12:41:00Z">
            <w:rPr>
              <w:w w:val="90"/>
            </w:rPr>
          </w:rPrChange>
        </w:rPr>
        <w:t>in</w:t>
      </w:r>
      <w:r w:rsidR="00C14774">
        <w:rPr>
          <w:spacing w:val="-5"/>
          <w:rPrChange w:id="4213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  <w:rPrChange w:id="4214" w:author="Hughes, Anna E" w:date="2023-06-19T12:41:00Z">
            <w:rPr>
              <w:spacing w:val="-4"/>
              <w:w w:val="90"/>
            </w:rPr>
          </w:rPrChange>
        </w:rPr>
        <w:t>this</w:t>
      </w:r>
      <w:ins w:id="4215" w:author="Hughes, Anna E" w:date="2023-06-19T12:41:00Z"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type</w:t>
        </w:r>
        <w:r w:rsidR="00C14774">
          <w:rPr>
            <w:spacing w:val="-4"/>
          </w:rPr>
          <w:t xml:space="preserve"> </w:t>
        </w:r>
        <w:r w:rsidR="00C14774">
          <w:rPr>
            <w:spacing w:val="-6"/>
          </w:rPr>
          <w:t>of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task</w:t>
        </w:r>
      </w:ins>
    </w:p>
    <w:p w:rsidR="00485016" w:rsidRDefault="00F7725C">
      <w:pPr>
        <w:pStyle w:val="BodyText"/>
        <w:spacing w:before="8"/>
        <w:pPrChange w:id="4216" w:author="Hughes, Anna E" w:date="2023-06-19T12:41:00Z">
          <w:pPr>
            <w:pStyle w:val="BodyText"/>
          </w:pPr>
        </w:pPrChange>
      </w:pPr>
      <w:del w:id="4217" w:author="Hughes, Anna E" w:date="2023-06-19T12:41:00Z">
        <w:r>
          <w:rPr>
            <w:rFonts w:ascii="Trebuchet MS"/>
            <w:spacing w:val="-6"/>
            <w:sz w:val="12"/>
          </w:rPr>
          <w:lastRenderedPageBreak/>
          <w:delText>726</w:delText>
        </w:r>
        <w:r>
          <w:rPr>
            <w:rFonts w:ascii="Trebuchet MS"/>
            <w:spacing w:val="41"/>
            <w:sz w:val="12"/>
          </w:rPr>
          <w:delText xml:space="preserve">  </w:delText>
        </w:r>
        <w:r>
          <w:rPr>
            <w:spacing w:val="-6"/>
          </w:rPr>
          <w:delText>type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of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task</w:delText>
        </w:r>
      </w:del>
      <w:ins w:id="4218" w:author="Hughes, Anna E" w:date="2023-06-19T12:41:00Z">
        <w:r w:rsidR="00C14774">
          <w:rPr>
            <w:rFonts w:ascii="Trebuchet MS"/>
            <w:spacing w:val="-4"/>
            <w:sz w:val="12"/>
          </w:rPr>
          <w:t>768</w:t>
        </w:r>
      </w:ins>
      <w:r w:rsidR="00C14774">
        <w:rPr>
          <w:rFonts w:ascii="Trebuchet MS"/>
          <w:spacing w:val="74"/>
          <w:w w:val="150"/>
          <w:sz w:val="12"/>
          <w:rPrChange w:id="4219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4220" w:author="Hughes, Anna E" w:date="2023-06-19T12:41:00Z">
            <w:rPr>
              <w:spacing w:val="-6"/>
            </w:rPr>
          </w:rPrChange>
        </w:rPr>
        <w:t>can</w:t>
      </w:r>
      <w:r w:rsidR="00C14774">
        <w:rPr>
          <w:spacing w:val="-8"/>
          <w:rPrChange w:id="4221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22" w:author="Hughes, Anna E" w:date="2023-06-19T12:41:00Z">
            <w:rPr>
              <w:spacing w:val="-6"/>
            </w:rPr>
          </w:rPrChange>
        </w:rPr>
        <w:t>be</w:t>
      </w:r>
      <w:r w:rsidR="00C14774">
        <w:rPr>
          <w:spacing w:val="-8"/>
          <w:rPrChange w:id="422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24" w:author="Hughes, Anna E" w:date="2023-06-19T12:41:00Z">
            <w:rPr>
              <w:spacing w:val="-6"/>
            </w:rPr>
          </w:rPrChange>
        </w:rPr>
        <w:t>done</w:t>
      </w:r>
      <w:r w:rsidR="00C14774">
        <w:rPr>
          <w:spacing w:val="-8"/>
          <w:rPrChange w:id="422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26" w:author="Hughes, Anna E" w:date="2023-06-19T12:41:00Z">
            <w:rPr>
              <w:spacing w:val="-6"/>
            </w:rPr>
          </w:rPrChange>
        </w:rPr>
        <w:t>in</w:t>
      </w:r>
      <w:r w:rsidR="00C14774">
        <w:rPr>
          <w:spacing w:val="-8"/>
          <w:rPrChange w:id="422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28" w:author="Hughes, Anna E" w:date="2023-06-19T12:41:00Z">
            <w:rPr>
              <w:spacing w:val="-6"/>
            </w:rPr>
          </w:rPrChange>
        </w:rPr>
        <w:t>parallel,</w:t>
      </w:r>
      <w:r w:rsidR="00C14774">
        <w:rPr>
          <w:spacing w:val="-6"/>
          <w:rPrChange w:id="422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30" w:author="Hughes, Anna E" w:date="2023-06-19T12:41:00Z">
            <w:rPr>
              <w:spacing w:val="-6"/>
            </w:rPr>
          </w:rPrChange>
        </w:rPr>
        <w:t>with</w:t>
      </w:r>
      <w:r w:rsidR="00C14774">
        <w:rPr>
          <w:spacing w:val="-8"/>
          <w:rPrChange w:id="4231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4232" w:author="Hughes, Anna E" w:date="2023-06-19T12:41:00Z">
            <w:rPr>
              <w:spacing w:val="-6"/>
            </w:rPr>
          </w:rPrChange>
        </w:rPr>
        <w:t>observers</w:t>
      </w:r>
      <w:r w:rsidR="00C14774">
        <w:rPr>
          <w:spacing w:val="-8"/>
          <w:rPrChange w:id="4233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34" w:author="Hughes, Anna E" w:date="2023-06-19T12:41:00Z">
            <w:rPr>
              <w:spacing w:val="-6"/>
            </w:rPr>
          </w:rPrChange>
        </w:rPr>
        <w:t>using</w:t>
      </w:r>
      <w:r w:rsidR="00C14774">
        <w:rPr>
          <w:spacing w:val="-8"/>
          <w:rPrChange w:id="4235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36" w:author="Hughes, Anna E" w:date="2023-06-19T12:41:00Z">
            <w:rPr>
              <w:spacing w:val="-6"/>
            </w:rPr>
          </w:rPrChange>
        </w:rPr>
        <w:t>peripheral</w:t>
      </w:r>
      <w:r w:rsidR="00C14774">
        <w:rPr>
          <w:spacing w:val="-8"/>
          <w:rPrChange w:id="4237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38" w:author="Hughes, Anna E" w:date="2023-06-19T12:41:00Z">
            <w:rPr>
              <w:spacing w:val="-6"/>
            </w:rPr>
          </w:rPrChange>
        </w:rPr>
        <w:t>vision</w:t>
      </w:r>
      <w:r w:rsidR="00C14774">
        <w:rPr>
          <w:spacing w:val="-8"/>
          <w:rPrChange w:id="4239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spacing w:val="-4"/>
          <w:rPrChange w:id="4240" w:author="Hughes, Anna E" w:date="2023-06-19T12:41:00Z">
            <w:rPr>
              <w:spacing w:val="-6"/>
            </w:rPr>
          </w:rPrChange>
        </w:rPr>
        <w:t>to</w:t>
      </w:r>
      <w:r w:rsidR="00C14774">
        <w:rPr>
          <w:spacing w:val="-8"/>
          <w:rPrChange w:id="4241" w:author="Hughes, Anna E" w:date="2023-06-19T12:41:00Z">
            <w:rPr>
              <w:spacing w:val="-7"/>
            </w:rPr>
          </w:rPrChange>
        </w:rPr>
        <w:t xml:space="preserve"> </w:t>
      </w:r>
      <w:del w:id="4242" w:author="Hughes, Anna E" w:date="2023-06-19T12:41:00Z">
        <w:r>
          <w:rPr>
            <w:spacing w:val="-6"/>
          </w:rPr>
          <w:delText>dis</w:delText>
        </w:r>
      </w:del>
      <w:ins w:id="4243" w:author="Hughes, Anna E" w:date="2023-06-19T12:41:00Z">
        <w:r w:rsidR="00C14774">
          <w:rPr>
            <w:spacing w:val="-4"/>
          </w:rPr>
          <w:t>distinguish</w:t>
        </w:r>
        <w:r w:rsidR="00C14774">
          <w:rPr>
            <w:spacing w:val="-8"/>
          </w:rPr>
          <w:t xml:space="preserve"> </w:t>
        </w:r>
        <w:r w:rsidR="00C14774">
          <w:rPr>
            <w:spacing w:val="-5"/>
          </w:rPr>
          <w:t>be</w:t>
        </w:r>
      </w:ins>
      <w:r w:rsidR="00C14774">
        <w:rPr>
          <w:spacing w:val="-5"/>
          <w:rPrChange w:id="4244" w:author="Hughes, Anna E" w:date="2023-06-19T12:41:00Z">
            <w:rPr>
              <w:spacing w:val="-6"/>
            </w:rPr>
          </w:rPrChange>
        </w:rPr>
        <w:t>-</w:t>
      </w:r>
    </w:p>
    <w:p w:rsidR="00485016" w:rsidRDefault="00F7725C">
      <w:pPr>
        <w:pStyle w:val="BodyText"/>
        <w:pPrChange w:id="4245" w:author="Hughes, Anna E" w:date="2023-06-19T12:41:00Z">
          <w:pPr>
            <w:pStyle w:val="BodyText"/>
            <w:spacing w:before="8"/>
          </w:pPr>
        </w:pPrChange>
      </w:pPr>
      <w:del w:id="4246" w:author="Hughes, Anna E" w:date="2023-06-19T12:41:00Z">
        <w:r>
          <w:rPr>
            <w:rFonts w:ascii="Trebuchet MS"/>
            <w:w w:val="90"/>
            <w:sz w:val="12"/>
          </w:rPr>
          <w:delText>727</w:delText>
        </w:r>
        <w:r>
          <w:rPr>
            <w:rFonts w:ascii="Trebuchet MS"/>
            <w:spacing w:val="65"/>
            <w:sz w:val="12"/>
          </w:rPr>
          <w:delText xml:space="preserve">  </w:delText>
        </w:r>
        <w:r>
          <w:rPr>
            <w:w w:val="90"/>
          </w:rPr>
          <w:delText>tinguish</w:delText>
        </w:r>
        <w:r>
          <w:rPr>
            <w:spacing w:val="-1"/>
          </w:rPr>
          <w:delText xml:space="preserve"> </w:delText>
        </w:r>
        <w:r>
          <w:rPr>
            <w:w w:val="90"/>
          </w:rPr>
          <w:delText>between</w:delText>
        </w:r>
        <w:r>
          <w:rPr>
            <w:spacing w:val="-1"/>
          </w:rPr>
          <w:delText xml:space="preserve"> </w:delText>
        </w:r>
      </w:del>
      <w:ins w:id="4247" w:author="Hughes, Anna E" w:date="2023-06-19T12:41:00Z">
        <w:r w:rsidR="00C14774">
          <w:rPr>
            <w:rFonts w:ascii="Trebuchet MS"/>
            <w:w w:val="90"/>
            <w:sz w:val="12"/>
          </w:rPr>
          <w:t>769</w:t>
        </w:r>
        <w:r w:rsidR="00C14774">
          <w:rPr>
            <w:rFonts w:ascii="Trebuchet MS"/>
            <w:spacing w:val="62"/>
            <w:sz w:val="12"/>
          </w:rPr>
          <w:t xml:space="preserve">  </w:t>
        </w:r>
        <w:r w:rsidR="00C14774">
          <w:rPr>
            <w:w w:val="90"/>
          </w:rPr>
          <w:t>tween</w:t>
        </w:r>
        <w:r w:rsidR="00C14774">
          <w:rPr>
            <w:spacing w:val="-4"/>
          </w:rPr>
          <w:t xml:space="preserve"> </w:t>
        </w:r>
      </w:ins>
      <w:r w:rsidR="00C14774">
        <w:rPr>
          <w:w w:val="90"/>
        </w:rPr>
        <w:t>target</w:t>
      </w:r>
      <w:r w:rsidR="00C14774">
        <w:rPr>
          <w:spacing w:val="-1"/>
          <w:w w:val="90"/>
          <w:rPrChange w:id="4248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and</w:t>
      </w:r>
      <w:r w:rsidR="00C14774">
        <w:rPr>
          <w:spacing w:val="-4"/>
          <w:rPrChange w:id="4249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distractors,</w:t>
      </w:r>
      <w:r w:rsidR="00C14774">
        <w:rPr>
          <w:spacing w:val="-2"/>
          <w:rPrChange w:id="4250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w w:val="90"/>
        </w:rPr>
        <w:t>and</w:t>
      </w:r>
      <w:r w:rsidR="00C14774">
        <w:rPr>
          <w:spacing w:val="-6"/>
          <w:rPrChange w:id="4251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that</w:t>
      </w:r>
      <w:r w:rsidR="00C14774">
        <w:rPr>
          <w:spacing w:val="-4"/>
          <w:rPrChange w:id="4252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there</w:t>
      </w:r>
      <w:r w:rsidR="00C14774">
        <w:rPr>
          <w:spacing w:val="-4"/>
          <w:rPrChange w:id="425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is</w:t>
      </w:r>
      <w:r w:rsidR="00C14774">
        <w:rPr>
          <w:spacing w:val="-6"/>
          <w:rPrChange w:id="4254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systematic</w:t>
      </w:r>
      <w:r w:rsidR="00C14774">
        <w:rPr>
          <w:spacing w:val="-4"/>
          <w:rPrChange w:id="4255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w w:val="90"/>
        </w:rPr>
        <w:t>variation</w:t>
      </w:r>
      <w:r w:rsidR="00C14774">
        <w:rPr>
          <w:spacing w:val="-4"/>
          <w:rPrChange w:id="4256" w:author="Hughes, Anna E" w:date="2023-06-19T12:41:00Z">
            <w:rPr/>
          </w:rPrChange>
        </w:rPr>
        <w:t xml:space="preserve"> </w:t>
      </w:r>
      <w:r w:rsidR="00C14774">
        <w:rPr>
          <w:w w:val="90"/>
        </w:rPr>
        <w:t>in</w:t>
      </w:r>
      <w:r w:rsidR="00C14774">
        <w:rPr>
          <w:spacing w:val="-6"/>
          <w:rPrChange w:id="4257" w:author="Hughes, Anna E" w:date="2023-06-19T12:41:00Z">
            <w:rPr>
              <w:spacing w:val="-1"/>
            </w:rPr>
          </w:rPrChange>
        </w:rPr>
        <w:t xml:space="preserve"> </w:t>
      </w:r>
      <w:del w:id="4258" w:author="Hughes, Anna E" w:date="2023-06-19T12:41:00Z">
        <w:r>
          <w:rPr>
            <w:spacing w:val="-5"/>
            <w:w w:val="90"/>
          </w:rPr>
          <w:delText>re-</w:delText>
        </w:r>
      </w:del>
      <w:ins w:id="4259" w:author="Hughes, Anna E" w:date="2023-06-19T12:41:00Z">
        <w:r w:rsidR="00C14774">
          <w:rPr>
            <w:w w:val="90"/>
          </w:rPr>
          <w:t>reaction</w:t>
        </w:r>
        <w:r w:rsidR="00C14774">
          <w:rPr>
            <w:spacing w:val="-4"/>
          </w:rPr>
          <w:t xml:space="preserve"> </w:t>
        </w:r>
        <w:r w:rsidR="00C14774">
          <w:rPr>
            <w:spacing w:val="-2"/>
            <w:w w:val="90"/>
          </w:rPr>
          <w:t>times</w:t>
        </w:r>
      </w:ins>
    </w:p>
    <w:p w:rsidR="00485016" w:rsidRDefault="00F7725C">
      <w:pPr>
        <w:pStyle w:val="BodyText"/>
        <w:spacing w:before="8"/>
        <w:pPrChange w:id="4260" w:author="Hughes, Anna E" w:date="2023-06-19T12:41:00Z">
          <w:pPr>
            <w:pStyle w:val="BodyText"/>
          </w:pPr>
        </w:pPrChange>
      </w:pPr>
      <w:del w:id="4261" w:author="Hughes, Anna E" w:date="2023-06-19T12:41:00Z">
        <w:r>
          <w:rPr>
            <w:rFonts w:ascii="Trebuchet MS"/>
            <w:w w:val="90"/>
            <w:sz w:val="12"/>
          </w:rPr>
          <w:delText>728</w:delText>
        </w:r>
        <w:r>
          <w:rPr>
            <w:rFonts w:ascii="Trebuchet MS"/>
            <w:spacing w:val="62"/>
            <w:w w:val="150"/>
            <w:sz w:val="12"/>
          </w:rPr>
          <w:delText xml:space="preserve">  </w:delText>
        </w:r>
        <w:r>
          <w:rPr>
            <w:w w:val="90"/>
          </w:rPr>
          <w:delText>action</w:delText>
        </w:r>
        <w:r>
          <w:rPr>
            <w:spacing w:val="6"/>
          </w:rPr>
          <w:delText xml:space="preserve"> </w:delText>
        </w:r>
        <w:r>
          <w:rPr>
            <w:w w:val="90"/>
          </w:rPr>
          <w:delText>times</w:delText>
        </w:r>
      </w:del>
      <w:ins w:id="4262" w:author="Hughes, Anna E" w:date="2023-06-19T12:41:00Z">
        <w:r w:rsidR="00C14774">
          <w:rPr>
            <w:rFonts w:ascii="Trebuchet MS"/>
            <w:spacing w:val="-4"/>
            <w:sz w:val="12"/>
          </w:rPr>
          <w:t>770</w:t>
        </w:r>
        <w:r w:rsidR="00C14774">
          <w:rPr>
            <w:rFonts w:ascii="Trebuchet MS"/>
            <w:spacing w:val="31"/>
            <w:sz w:val="12"/>
          </w:rPr>
          <w:t xml:space="preserve"> </w:t>
        </w:r>
      </w:ins>
      <w:r w:rsidR="00C14774">
        <w:rPr>
          <w:rFonts w:ascii="Trebuchet MS"/>
          <w:spacing w:val="31"/>
          <w:sz w:val="12"/>
          <w:rPrChange w:id="4263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4"/>
          <w:rPrChange w:id="4264" w:author="Hughes, Anna E" w:date="2023-06-19T12:41:00Z">
            <w:rPr>
              <w:w w:val="90"/>
            </w:rPr>
          </w:rPrChange>
        </w:rPr>
        <w:t>as</w:t>
      </w:r>
      <w:r w:rsidR="00C14774">
        <w:rPr>
          <w:spacing w:val="-8"/>
          <w:rPrChange w:id="4265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66" w:author="Hughes, Anna E" w:date="2023-06-19T12:41:00Z">
            <w:rPr>
              <w:w w:val="90"/>
            </w:rPr>
          </w:rPrChange>
        </w:rPr>
        <w:t>a</w:t>
      </w:r>
      <w:r w:rsidR="00C14774">
        <w:rPr>
          <w:spacing w:val="-9"/>
          <w:rPrChange w:id="4267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68" w:author="Hughes, Anna E" w:date="2023-06-19T12:41:00Z">
            <w:rPr>
              <w:w w:val="90"/>
            </w:rPr>
          </w:rPrChange>
        </w:rPr>
        <w:t>function</w:t>
      </w:r>
      <w:r w:rsidR="00C14774">
        <w:rPr>
          <w:spacing w:val="-9"/>
          <w:rPrChange w:id="4269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70" w:author="Hughes, Anna E" w:date="2023-06-19T12:41:00Z">
            <w:rPr>
              <w:w w:val="90"/>
            </w:rPr>
          </w:rPrChange>
        </w:rPr>
        <w:t>of</w:t>
      </w:r>
      <w:r w:rsidR="00C14774">
        <w:rPr>
          <w:spacing w:val="-8"/>
          <w:rPrChange w:id="4271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4"/>
          <w:rPrChange w:id="4272" w:author="Hughes, Anna E" w:date="2023-06-19T12:41:00Z">
            <w:rPr>
              <w:w w:val="90"/>
            </w:rPr>
          </w:rPrChange>
        </w:rPr>
        <w:t>set</w:t>
      </w:r>
      <w:r w:rsidR="00C14774">
        <w:rPr>
          <w:spacing w:val="-9"/>
          <w:rPrChange w:id="4273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74" w:author="Hughes, Anna E" w:date="2023-06-19T12:41:00Z">
            <w:rPr>
              <w:w w:val="90"/>
            </w:rPr>
          </w:rPrChange>
        </w:rPr>
        <w:t>size</w:t>
      </w:r>
      <w:r w:rsidR="00C14774">
        <w:rPr>
          <w:spacing w:val="-9"/>
          <w:rPrChange w:id="4275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76" w:author="Hughes, Anna E" w:date="2023-06-19T12:41:00Z">
            <w:rPr>
              <w:w w:val="90"/>
            </w:rPr>
          </w:rPrChange>
        </w:rPr>
        <w:t>associated</w:t>
      </w:r>
      <w:r w:rsidR="00C14774">
        <w:rPr>
          <w:spacing w:val="-8"/>
          <w:rPrChange w:id="4277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78" w:author="Hughes, Anna E" w:date="2023-06-19T12:41:00Z">
            <w:rPr>
              <w:w w:val="90"/>
            </w:rPr>
          </w:rPrChange>
        </w:rPr>
        <w:t>with</w:t>
      </w:r>
      <w:r w:rsidR="00C14774">
        <w:rPr>
          <w:spacing w:val="-9"/>
          <w:rPrChange w:id="4279" w:author="Hughes, Anna E" w:date="2023-06-19T12:41:00Z">
            <w:rPr>
              <w:spacing w:val="4"/>
            </w:rPr>
          </w:rPrChange>
        </w:rPr>
        <w:t xml:space="preserve"> </w:t>
      </w:r>
      <w:r w:rsidR="00C14774">
        <w:rPr>
          <w:spacing w:val="-4"/>
          <w:rPrChange w:id="4280" w:author="Hughes, Anna E" w:date="2023-06-19T12:41:00Z">
            <w:rPr>
              <w:w w:val="90"/>
            </w:rPr>
          </w:rPrChange>
        </w:rPr>
        <w:t>parallel</w:t>
      </w:r>
      <w:r w:rsidR="00C14774">
        <w:rPr>
          <w:spacing w:val="-9"/>
          <w:rPrChange w:id="4281" w:author="Hughes, Anna E" w:date="2023-06-19T12:41:00Z">
            <w:rPr>
              <w:spacing w:val="5"/>
            </w:rPr>
          </w:rPrChange>
        </w:rPr>
        <w:t xml:space="preserve"> </w:t>
      </w:r>
      <w:r w:rsidR="00C14774">
        <w:rPr>
          <w:spacing w:val="-4"/>
          <w:rPrChange w:id="4282" w:author="Hughes, Anna E" w:date="2023-06-19T12:41:00Z">
            <w:rPr>
              <w:w w:val="90"/>
            </w:rPr>
          </w:rPrChange>
        </w:rPr>
        <w:t>processing.</w:t>
      </w:r>
      <w:r w:rsidR="00C14774">
        <w:rPr>
          <w:spacing w:val="9"/>
          <w:rPrChange w:id="4283" w:author="Hughes, Anna E" w:date="2023-06-19T12:41:00Z">
            <w:rPr>
              <w:spacing w:val="30"/>
            </w:rPr>
          </w:rPrChange>
        </w:rPr>
        <w:t xml:space="preserve"> </w:t>
      </w:r>
      <w:del w:id="4284" w:author="Hughes, Anna E" w:date="2023-06-19T12:41:00Z">
        <w:r>
          <w:rPr>
            <w:spacing w:val="-2"/>
            <w:w w:val="90"/>
          </w:rPr>
          <w:delText>However,</w:delText>
        </w:r>
      </w:del>
      <w:ins w:id="4285" w:author="Hughes, Anna E" w:date="2023-06-19T12:41:00Z">
        <w:r w:rsidR="00C14774">
          <w:rPr>
            <w:spacing w:val="-4"/>
          </w:rPr>
          <w:t>Target</w:t>
        </w:r>
        <w:r w:rsidR="00C14774">
          <w:rPr>
            <w:spacing w:val="-8"/>
          </w:rPr>
          <w:t xml:space="preserve"> </w:t>
        </w:r>
        <w:r w:rsidR="00C14774">
          <w:rPr>
            <w:spacing w:val="-4"/>
          </w:rPr>
          <w:t>Contrast</w:t>
        </w:r>
        <w:r w:rsidR="00C14774">
          <w:rPr>
            <w:spacing w:val="-9"/>
          </w:rPr>
          <w:t xml:space="preserve"> </w:t>
        </w:r>
        <w:r w:rsidR="00C14774">
          <w:rPr>
            <w:spacing w:val="-4"/>
          </w:rPr>
          <w:t>Sig-</w:t>
        </w:r>
      </w:ins>
    </w:p>
    <w:p w:rsidR="00701245" w:rsidRDefault="00F7725C">
      <w:pPr>
        <w:pStyle w:val="BodyText"/>
        <w:spacing w:before="8"/>
        <w:rPr>
          <w:del w:id="4286" w:author="Hughes, Anna E" w:date="2023-06-19T12:41:00Z"/>
        </w:rPr>
      </w:pPr>
      <w:del w:id="4287" w:author="Hughes, Anna E" w:date="2023-06-19T12:41:00Z">
        <w:r>
          <w:rPr>
            <w:rFonts w:ascii="Trebuchet MS"/>
            <w:spacing w:val="-4"/>
            <w:sz w:val="12"/>
          </w:rPr>
          <w:delText>729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  <w:r>
          <w:rPr>
            <w:spacing w:val="-4"/>
          </w:rPr>
          <w:delText>the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experimental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design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did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not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preclude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slower,</w:delText>
        </w:r>
        <w:r>
          <w:rPr>
            <w:spacing w:val="7"/>
          </w:rPr>
          <w:delText xml:space="preserve"> </w:delText>
        </w:r>
        <w:r>
          <w:rPr>
            <w:spacing w:val="-4"/>
          </w:rPr>
          <w:delText>serial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search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(eye</w:delText>
        </w:r>
        <w:r>
          <w:rPr>
            <w:spacing w:val="3"/>
          </w:rPr>
          <w:delText xml:space="preserve"> </w:delText>
        </w:r>
        <w:r>
          <w:rPr>
            <w:spacing w:val="-4"/>
          </w:rPr>
          <w:delText>movements</w:delText>
        </w:r>
      </w:del>
    </w:p>
    <w:p w:rsidR="00701245" w:rsidRDefault="00F7725C">
      <w:pPr>
        <w:pStyle w:val="BodyText"/>
        <w:rPr>
          <w:del w:id="4288" w:author="Hughes, Anna E" w:date="2023-06-19T12:41:00Z"/>
        </w:rPr>
      </w:pPr>
      <w:del w:id="4289" w:author="Hughes, Anna E" w:date="2023-06-19T12:41:00Z">
        <w:r>
          <w:rPr>
            <w:rFonts w:ascii="Trebuchet MS"/>
            <w:spacing w:val="-6"/>
            <w:sz w:val="12"/>
          </w:rPr>
          <w:delText>730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6"/>
          </w:rPr>
          <w:delText>were not monitored, and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participants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had up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to five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seconds to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make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 response).</w:delText>
        </w:r>
      </w:del>
    </w:p>
    <w:p w:rsidR="00485016" w:rsidRDefault="00F7725C">
      <w:pPr>
        <w:pStyle w:val="BodyText"/>
        <w:rPr>
          <w:ins w:id="4290" w:author="Hughes, Anna E" w:date="2023-06-19T12:41:00Z"/>
        </w:rPr>
      </w:pPr>
      <w:del w:id="4291" w:author="Hughes, Anna E" w:date="2023-06-19T12:41:00Z">
        <w:r>
          <w:rPr>
            <w:rFonts w:ascii="Trebuchet MS"/>
            <w:spacing w:val="-6"/>
            <w:sz w:val="12"/>
          </w:rPr>
          <w:delText>731</w:delText>
        </w:r>
        <w:r>
          <w:rPr>
            <w:rFonts w:ascii="Trebuchet MS"/>
            <w:spacing w:val="41"/>
            <w:sz w:val="12"/>
          </w:rPr>
          <w:delText xml:space="preserve">  </w:delText>
        </w:r>
        <w:r>
          <w:rPr>
            <w:spacing w:val="-6"/>
          </w:rPr>
          <w:delText>The</w:delText>
        </w:r>
      </w:del>
      <w:ins w:id="4292" w:author="Hughes, Anna E" w:date="2023-06-19T12:41:00Z">
        <w:r w:rsidR="00C14774">
          <w:rPr>
            <w:rFonts w:ascii="Trebuchet MS"/>
            <w:spacing w:val="-4"/>
            <w:sz w:val="12"/>
          </w:rPr>
          <w:t>771</w:t>
        </w:r>
        <w:r w:rsidR="00C14774">
          <w:rPr>
            <w:rFonts w:ascii="Trebuchet MS"/>
            <w:spacing w:val="34"/>
            <w:sz w:val="12"/>
          </w:rPr>
          <w:t xml:space="preserve">  </w:t>
        </w:r>
        <w:r w:rsidR="00C14774">
          <w:rPr>
            <w:spacing w:val="-4"/>
          </w:rPr>
          <w:t>nal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Theory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incorporates</w:t>
        </w:r>
        <w:r w:rsidR="00C14774">
          <w:rPr>
            <w:spacing w:val="3"/>
          </w:rPr>
          <w:t xml:space="preserve"> </w:t>
        </w:r>
        <w:r w:rsidR="00C14774">
          <w:rPr>
            <w:spacing w:val="-4"/>
          </w:rPr>
          <w:t>eccentricity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effects</w:t>
        </w:r>
        <w:r w:rsidR="00C14774">
          <w:rPr>
            <w:spacing w:val="3"/>
          </w:rPr>
          <w:t xml:space="preserve"> </w:t>
        </w:r>
        <w:r w:rsidR="00C14774">
          <w:rPr>
            <w:spacing w:val="-4"/>
          </w:rPr>
          <w:t>into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this</w:t>
        </w:r>
        <w:r w:rsidR="00C14774">
          <w:rPr>
            <w:spacing w:val="3"/>
          </w:rPr>
          <w:t xml:space="preserve"> </w:t>
        </w:r>
        <w:r w:rsidR="00C14774">
          <w:rPr>
            <w:spacing w:val="-4"/>
          </w:rPr>
          <w:t>type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of</w:t>
        </w:r>
        <w:r w:rsidR="00C14774">
          <w:rPr>
            <w:spacing w:val="3"/>
          </w:rPr>
          <w:t xml:space="preserve"> </w:t>
        </w:r>
        <w:r w:rsidR="00C14774">
          <w:rPr>
            <w:spacing w:val="-4"/>
          </w:rPr>
          <w:t>parallel</w:t>
        </w:r>
        <w:r w:rsidR="00C14774">
          <w:rPr>
            <w:spacing w:val="4"/>
          </w:rPr>
          <w:t xml:space="preserve"> </w:t>
        </w:r>
        <w:r w:rsidR="00C14774">
          <w:rPr>
            <w:spacing w:val="-4"/>
          </w:rPr>
          <w:t>processing</w:t>
        </w:r>
      </w:ins>
    </w:p>
    <w:p w:rsidR="00485016" w:rsidRDefault="00C14774">
      <w:pPr>
        <w:pStyle w:val="BodyText"/>
        <w:spacing w:before="8"/>
        <w:rPr>
          <w:ins w:id="4293" w:author="Hughes, Anna E" w:date="2023-06-19T12:41:00Z"/>
        </w:rPr>
      </w:pPr>
      <w:ins w:id="4294" w:author="Hughes, Anna E" w:date="2023-06-19T12:41:00Z">
        <w:r>
          <w:rPr>
            <w:rFonts w:ascii="Trebuchet MS"/>
            <w:spacing w:val="-2"/>
            <w:sz w:val="12"/>
          </w:rPr>
          <w:t>772</w:t>
        </w:r>
        <w:r>
          <w:rPr>
            <w:rFonts w:ascii="Trebuchet MS"/>
            <w:spacing w:val="35"/>
            <w:sz w:val="12"/>
          </w:rPr>
          <w:t xml:space="preserve">  </w:t>
        </w:r>
        <w:r>
          <w:rPr>
            <w:spacing w:val="-2"/>
          </w:rPr>
          <w:t>via</w:t>
        </w:r>
        <w:r>
          <w:rPr>
            <w:spacing w:val="6"/>
          </w:rPr>
          <w:t xml:space="preserve"> </w:t>
        </w:r>
        <w:r>
          <w:rPr>
            <w:spacing w:val="-2"/>
          </w:rPr>
          <w:t>a</w:t>
        </w:r>
        <w:r>
          <w:rPr>
            <w:spacing w:val="6"/>
          </w:rPr>
          <w:t xml:space="preserve"> </w:t>
        </w:r>
        <w:r>
          <w:rPr>
            <w:spacing w:val="-2"/>
          </w:rPr>
          <w:t>time-out</w:t>
        </w:r>
        <w:r>
          <w:rPr>
            <w:spacing w:val="6"/>
          </w:rPr>
          <w:t xml:space="preserve"> </w:t>
        </w:r>
        <w:r>
          <w:rPr>
            <w:spacing w:val="-2"/>
          </w:rPr>
          <w:t>parameter</w:t>
        </w:r>
        <w:r>
          <w:rPr>
            <w:spacing w:val="6"/>
          </w:rPr>
          <w:t xml:space="preserve"> </w:t>
        </w:r>
        <w:r>
          <w:rPr>
            <w:spacing w:val="-2"/>
          </w:rPr>
          <w:t>(</w:t>
        </w:r>
        <w:r>
          <w:rPr>
            <w:rFonts w:ascii="Times New Roman"/>
            <w:i/>
            <w:spacing w:val="-2"/>
          </w:rPr>
          <w:t>T</w:t>
        </w:r>
        <w:r>
          <w:rPr>
            <w:spacing w:val="-2"/>
            <w:vertAlign w:val="subscript"/>
          </w:rPr>
          <w:t>0</w:t>
        </w:r>
        <w:r>
          <w:rPr>
            <w:spacing w:val="-2"/>
          </w:rPr>
          <w:t>)</w:t>
        </w:r>
        <w:r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2"/>
          </w:rPr>
          <w:t>(Lleras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>
          <w:rPr>
            <w:spacing w:val="-2"/>
          </w:rPr>
          <w:t>2020;</w:t>
        </w:r>
        <w:r w:rsidR="00FE7979">
          <w:rPr>
            <w:spacing w:val="-2"/>
          </w:rPr>
          <w:fldChar w:fldCharType="end"/>
        </w:r>
        <w:r>
          <w:rPr>
            <w:spacing w:val="6"/>
          </w:rPr>
          <w:t xml:space="preserve"> </w:t>
        </w:r>
        <w:r w:rsidR="00FE7979">
          <w:fldChar w:fldCharType="begin"/>
        </w:r>
        <w:r w:rsidR="00FE7979">
          <w:instrText xml:space="preserve"> HYPERLINK \l "_bookmark82" </w:instrText>
        </w:r>
        <w:r w:rsidR="00FE7979">
          <w:fldChar w:fldCharType="separate"/>
        </w:r>
        <w:r>
          <w:rPr>
            <w:spacing w:val="-2"/>
          </w:rPr>
          <w:t>Wang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  <w:r w:rsidR="00FE7979">
          <w:rPr>
            <w:spacing w:val="-2"/>
          </w:rPr>
          <w:fldChar w:fldCharType="end"/>
        </w:r>
        <w:r>
          <w:rPr>
            <w:spacing w:val="5"/>
          </w:rPr>
          <w:t xml:space="preserve"> </w:t>
        </w:r>
        <w:r w:rsidR="00FE7979">
          <w:fldChar w:fldCharType="begin"/>
        </w:r>
        <w:r w:rsidR="00FE7979">
          <w:instrText xml:space="preserve"> HYPERLINK \l "_bookmark82" </w:instrText>
        </w:r>
        <w:r w:rsidR="00FE7979">
          <w:fldChar w:fldCharType="separate"/>
        </w:r>
        <w:r>
          <w:rPr>
            <w:spacing w:val="-2"/>
          </w:rPr>
          <w:t>2018;</w:t>
        </w:r>
        <w:r w:rsidR="00FE7979">
          <w:rPr>
            <w:spacing w:val="-2"/>
          </w:rPr>
          <w:fldChar w:fldCharType="end"/>
        </w:r>
        <w:r>
          <w:rPr>
            <w:spacing w:val="6"/>
          </w:rPr>
          <w:t xml:space="preserve"> </w:t>
        </w:r>
        <w:r w:rsidR="00FE7979">
          <w:fldChar w:fldCharType="begin"/>
        </w:r>
        <w:r w:rsidR="00FE7979">
          <w:instrText xml:space="preserve"> HYPERLINK \l "_bookmark66" </w:instrText>
        </w:r>
        <w:r w:rsidR="00FE7979">
          <w:fldChar w:fldCharType="separate"/>
        </w:r>
        <w:r>
          <w:rPr>
            <w:spacing w:val="-2"/>
          </w:rPr>
          <w:t>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al.,</w:t>
        </w:r>
        <w:r w:rsidR="00FE7979">
          <w:rPr>
            <w:spacing w:val="-4"/>
          </w:rPr>
          <w:fldChar w:fldCharType="end"/>
        </w:r>
      </w:ins>
    </w:p>
    <w:p w:rsidR="00485016" w:rsidRDefault="00C14774">
      <w:pPr>
        <w:pStyle w:val="BodyText"/>
        <w:rPr>
          <w:ins w:id="4295" w:author="Hughes, Anna E" w:date="2023-06-19T12:41:00Z"/>
        </w:rPr>
      </w:pPr>
      <w:ins w:id="4296" w:author="Hughes, Anna E" w:date="2023-06-19T12:41:00Z">
        <w:r>
          <w:rPr>
            <w:rFonts w:ascii="Trebuchet MS"/>
            <w:spacing w:val="-4"/>
            <w:sz w:val="12"/>
          </w:rPr>
          <w:t>773</w:t>
        </w:r>
        <w:r>
          <w:rPr>
            <w:rFonts w:ascii="Trebuchet MS"/>
            <w:spacing w:val="35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"_bookmark66" </w:instrText>
        </w:r>
        <w:r w:rsidR="00FE7979">
          <w:fldChar w:fldCharType="separate"/>
        </w:r>
        <w:r>
          <w:rPr>
            <w:spacing w:val="-4"/>
          </w:rPr>
          <w:t>2018).</w:t>
        </w:r>
        <w:r w:rsidR="00FE7979">
          <w:rPr>
            <w:spacing w:val="-4"/>
          </w:rPr>
          <w:fldChar w:fldCharType="end"/>
        </w:r>
        <w:r>
          <w:rPr>
            <w:spacing w:val="47"/>
          </w:rPr>
          <w:t xml:space="preserve"> </w:t>
        </w:r>
        <w:r>
          <w:rPr>
            <w:spacing w:val="-4"/>
          </w:rPr>
          <w:t>Here,</w:t>
        </w:r>
        <w:r>
          <w:rPr>
            <w:spacing w:val="8"/>
          </w:rPr>
          <w:t xml:space="preserve"> </w:t>
        </w:r>
        <w:r>
          <w:rPr>
            <w:spacing w:val="-4"/>
          </w:rPr>
          <w:t>we</w:t>
        </w:r>
        <w:r>
          <w:rPr>
            <w:spacing w:val="4"/>
          </w:rPr>
          <w:t xml:space="preserve"> </w:t>
        </w:r>
        <w:r>
          <w:rPr>
            <w:spacing w:val="-4"/>
          </w:rPr>
          <w:t>confirm</w:t>
        </w:r>
        <w:r>
          <w:rPr>
            <w:spacing w:val="5"/>
          </w:rPr>
          <w:t xml:space="preserve"> </w:t>
        </w:r>
        <w:r>
          <w:rPr>
            <w:spacing w:val="-4"/>
          </w:rPr>
          <w:t>in</w:t>
        </w:r>
        <w:r>
          <w:rPr>
            <w:spacing w:val="4"/>
          </w:rPr>
          <w:t xml:space="preserve"> </w:t>
        </w:r>
        <w:r>
          <w:rPr>
            <w:spacing w:val="-4"/>
          </w:rPr>
          <w:t>our</w:t>
        </w:r>
        <w:r>
          <w:rPr>
            <w:spacing w:val="5"/>
          </w:rPr>
          <w:t xml:space="preserve"> </w:t>
        </w:r>
        <w:r>
          <w:rPr>
            <w:spacing w:val="-4"/>
          </w:rPr>
          <w:t>exploratory</w:t>
        </w:r>
        <w:r>
          <w:rPr>
            <w:spacing w:val="4"/>
          </w:rPr>
          <w:t xml:space="preserve"> </w:t>
        </w:r>
        <w:r>
          <w:rPr>
            <w:spacing w:val="-4"/>
          </w:rPr>
          <w:t>analyses</w:t>
        </w:r>
        <w:r>
          <w:rPr>
            <w:spacing w:val="5"/>
          </w:rPr>
          <w:t xml:space="preserve"> </w:t>
        </w:r>
        <w:r>
          <w:rPr>
            <w:spacing w:val="-4"/>
          </w:rPr>
          <w:t>that</w:t>
        </w:r>
        <w:r>
          <w:rPr>
            <w:spacing w:val="4"/>
          </w:rPr>
          <w:t xml:space="preserve"> </w:t>
        </w:r>
        <w:r>
          <w:rPr>
            <w:spacing w:val="-4"/>
          </w:rPr>
          <w:t>we</w:t>
        </w:r>
        <w:r>
          <w:rPr>
            <w:spacing w:val="5"/>
          </w:rPr>
          <w:t xml:space="preserve"> </w:t>
        </w:r>
        <w:r>
          <w:rPr>
            <w:spacing w:val="-4"/>
          </w:rPr>
          <w:t>are</w:t>
        </w:r>
        <w:r>
          <w:rPr>
            <w:spacing w:val="4"/>
          </w:rPr>
          <w:t xml:space="preserve"> </w:t>
        </w:r>
        <w:r>
          <w:rPr>
            <w:spacing w:val="-4"/>
          </w:rPr>
          <w:t>able</w:t>
        </w:r>
        <w:r>
          <w:rPr>
            <w:spacing w:val="5"/>
          </w:rPr>
          <w:t xml:space="preserve"> </w:t>
        </w:r>
        <w:r>
          <w:rPr>
            <w:spacing w:val="-4"/>
          </w:rPr>
          <w:t>to</w:t>
        </w:r>
        <w:r>
          <w:rPr>
            <w:spacing w:val="4"/>
          </w:rPr>
          <w:t xml:space="preserve"> </w:t>
        </w:r>
        <w:r>
          <w:rPr>
            <w:spacing w:val="-4"/>
          </w:rPr>
          <w:t>detect</w:t>
        </w:r>
      </w:ins>
    </w:p>
    <w:p w:rsidR="00701245" w:rsidRDefault="00C14774">
      <w:pPr>
        <w:pStyle w:val="BodyText"/>
        <w:spacing w:before="8"/>
        <w:rPr>
          <w:del w:id="4297" w:author="Hughes, Anna E" w:date="2023-06-19T12:41:00Z"/>
        </w:rPr>
      </w:pPr>
      <w:ins w:id="4298" w:author="Hughes, Anna E" w:date="2023-06-19T12:41:00Z">
        <w:r>
          <w:rPr>
            <w:rFonts w:ascii="Trebuchet MS"/>
            <w:spacing w:val="-6"/>
            <w:sz w:val="12"/>
          </w:rPr>
          <w:t>774</w:t>
        </w:r>
        <w:r>
          <w:rPr>
            <w:rFonts w:ascii="Trebuchet MS"/>
            <w:spacing w:val="39"/>
            <w:sz w:val="12"/>
          </w:rPr>
          <w:t xml:space="preserve"> </w:t>
        </w:r>
      </w:ins>
      <w:r>
        <w:rPr>
          <w:rFonts w:ascii="Trebuchet MS"/>
          <w:spacing w:val="39"/>
          <w:sz w:val="12"/>
          <w:rPrChange w:id="4299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6"/>
        </w:rPr>
        <w:t>relatively</w:t>
      </w:r>
      <w:r>
        <w:rPr>
          <w:spacing w:val="-6"/>
          <w:rPrChange w:id="4300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6"/>
        </w:rPr>
        <w:t>strong</w:t>
      </w:r>
      <w:r>
        <w:rPr>
          <w:spacing w:val="-7"/>
          <w:rPrChange w:id="4301" w:author="Hughes, Anna E" w:date="2023-06-19T12:41:00Z">
            <w:rPr/>
          </w:rPrChange>
        </w:rPr>
        <w:t xml:space="preserve"> </w:t>
      </w:r>
      <w:r>
        <w:rPr>
          <w:spacing w:val="-6"/>
        </w:rPr>
        <w:t>eccentricity</w:t>
      </w:r>
      <w:r>
        <w:rPr>
          <w:spacing w:val="-7"/>
          <w:rPrChange w:id="4302" w:author="Hughes, Anna E" w:date="2023-06-19T12:41:00Z">
            <w:rPr>
              <w:spacing w:val="1"/>
            </w:rPr>
          </w:rPrChange>
        </w:rPr>
        <w:t xml:space="preserve"> </w:t>
      </w:r>
      <w:r>
        <w:rPr>
          <w:spacing w:val="-6"/>
        </w:rPr>
        <w:t>effects</w:t>
      </w:r>
      <w:del w:id="4303" w:author="Hughes, Anna E" w:date="2023-06-19T12:41:00Z">
        <w:r w:rsidR="00F7725C">
          <w:delText xml:space="preserve"> </w:delText>
        </w:r>
        <w:r w:rsidR="00F7725C">
          <w:rPr>
            <w:spacing w:val="-6"/>
          </w:rPr>
          <w:delText>we</w:delText>
        </w:r>
        <w:r w:rsidR="00F7725C">
          <w:rPr>
            <w:spacing w:val="1"/>
          </w:rPr>
          <w:delText xml:space="preserve"> </w:delText>
        </w:r>
        <w:r w:rsidR="00F7725C">
          <w:rPr>
            <w:spacing w:val="-6"/>
          </w:rPr>
          <w:delText>found</w:delText>
        </w:r>
        <w:r w:rsidR="00F7725C">
          <w:delText xml:space="preserve"> </w:delText>
        </w:r>
        <w:r w:rsidR="00F7725C">
          <w:rPr>
            <w:spacing w:val="-6"/>
          </w:rPr>
          <w:delText>during</w:delText>
        </w:r>
        <w:r w:rsidR="00F7725C">
          <w:rPr>
            <w:spacing w:val="1"/>
          </w:rPr>
          <w:delText xml:space="preserve"> </w:delText>
        </w:r>
        <w:r w:rsidR="00F7725C">
          <w:rPr>
            <w:spacing w:val="-6"/>
          </w:rPr>
          <w:delText>our</w:delText>
        </w:r>
        <w:r w:rsidR="00F7725C">
          <w:delText xml:space="preserve"> </w:delText>
        </w:r>
        <w:r w:rsidR="00F7725C">
          <w:rPr>
            <w:spacing w:val="-6"/>
          </w:rPr>
          <w:delText>exploratory</w:delText>
        </w:r>
        <w:r w:rsidR="00F7725C">
          <w:rPr>
            <w:spacing w:val="1"/>
          </w:rPr>
          <w:delText xml:space="preserve"> </w:delText>
        </w:r>
        <w:r w:rsidR="00F7725C">
          <w:rPr>
            <w:spacing w:val="-6"/>
          </w:rPr>
          <w:delText>analy-</w:delText>
        </w:r>
      </w:del>
    </w:p>
    <w:p w:rsidR="00485016" w:rsidRDefault="00F7725C">
      <w:pPr>
        <w:pStyle w:val="BodyText"/>
        <w:spacing w:before="8"/>
        <w:rPr>
          <w:ins w:id="4304" w:author="Hughes, Anna E" w:date="2023-06-19T12:41:00Z"/>
        </w:rPr>
      </w:pPr>
      <w:del w:id="4305" w:author="Hughes, Anna E" w:date="2023-06-19T12:41:00Z">
        <w:r>
          <w:rPr>
            <w:rFonts w:ascii="Trebuchet MS"/>
            <w:spacing w:val="-6"/>
            <w:sz w:val="12"/>
          </w:rPr>
          <w:delText>732</w:delText>
        </w:r>
        <w:r>
          <w:rPr>
            <w:rFonts w:ascii="Trebuchet MS"/>
            <w:spacing w:val="37"/>
            <w:sz w:val="12"/>
          </w:rPr>
          <w:delText xml:space="preserve">  </w:delText>
        </w:r>
        <w:r>
          <w:rPr>
            <w:spacing w:val="-6"/>
          </w:rPr>
          <w:delText>ses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(</w:delText>
        </w:r>
      </w:del>
      <w:ins w:id="4306" w:author="Hughes, Anna E" w:date="2023-06-19T12:41:00Z">
        <w:r w:rsidR="00C14774">
          <w:rPr>
            <w:spacing w:val="-6"/>
          </w:rPr>
          <w:t>,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as</w:t>
        </w:r>
        <w:r w:rsidR="00C14774">
          <w:rPr>
            <w:spacing w:val="-7"/>
          </w:rPr>
          <w:t xml:space="preserve"> </w:t>
        </w:r>
      </w:ins>
      <w:r w:rsidR="00C14774">
        <w:rPr>
          <w:spacing w:val="-6"/>
        </w:rPr>
        <w:t>a</w:t>
      </w:r>
      <w:r w:rsidR="00C14774">
        <w:rPr>
          <w:spacing w:val="-7"/>
          <w:rPrChange w:id="4307" w:author="Hughes, Anna E" w:date="2023-06-19T12:41:00Z">
            <w:rPr/>
          </w:rPrChange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-6"/>
          <w:rPrChange w:id="4308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-7"/>
          <w:rPrChange w:id="4309" w:author="Hughes, Anna E" w:date="2023-06-19T12:41:00Z">
            <w:rPr/>
          </w:rPrChange>
        </w:rPr>
        <w:t xml:space="preserve"> </w:t>
      </w:r>
      <w:r w:rsidR="00C14774">
        <w:rPr>
          <w:spacing w:val="-6"/>
        </w:rPr>
        <w:t>target</w:t>
      </w:r>
      <w:r w:rsidR="00C14774">
        <w:rPr>
          <w:spacing w:val="-7"/>
          <w:rPrChange w:id="4310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</w:rPr>
        <w:t>ring</w:t>
      </w:r>
      <w:r w:rsidR="00C14774">
        <w:rPr>
          <w:spacing w:val="-7"/>
          <w:rPrChange w:id="4311" w:author="Hughes, Anna E" w:date="2023-06-19T12:41:00Z">
            <w:rPr/>
          </w:rPrChange>
        </w:rPr>
        <w:t xml:space="preserve"> </w:t>
      </w:r>
      <w:r w:rsidR="00C14774">
        <w:rPr>
          <w:spacing w:val="-6"/>
        </w:rPr>
        <w:t>number</w:t>
      </w:r>
      <w:r w:rsidR="00C14774">
        <w:rPr>
          <w:spacing w:val="-7"/>
          <w:rPrChange w:id="4312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</w:rPr>
        <w:t>included</w:t>
      </w:r>
    </w:p>
    <w:p w:rsidR="00485016" w:rsidRDefault="00485016">
      <w:pPr>
        <w:rPr>
          <w:moveTo w:id="4313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4314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  <w:moveToRangeStart w:id="4315" w:author="Hughes, Anna E" w:date="2023-06-19T12:41:00Z" w:name="move138070914"/>
    </w:p>
    <w:p w:rsidR="00485016" w:rsidRDefault="00485016">
      <w:pPr>
        <w:pStyle w:val="BodyText"/>
        <w:spacing w:before="0"/>
        <w:ind w:left="0"/>
        <w:rPr>
          <w:moveTo w:id="4316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moveTo w:id="4317" w:author="Hughes, Anna E" w:date="2023-06-19T12:41:00Z"/>
          <w:sz w:val="20"/>
        </w:rPr>
      </w:pPr>
    </w:p>
    <w:p w:rsidR="00701245" w:rsidRDefault="00C14774">
      <w:pPr>
        <w:pStyle w:val="BodyText"/>
        <w:rPr>
          <w:del w:id="4318" w:author="Hughes, Anna E" w:date="2023-06-19T12:41:00Z"/>
        </w:rPr>
      </w:pPr>
      <w:moveTo w:id="4319" w:author="Hughes, Anna E" w:date="2023-06-19T12:41:00Z">
        <w:r>
          <w:rPr>
            <w:rFonts w:ascii="Trebuchet MS"/>
            <w:w w:val="90"/>
            <w:sz w:val="12"/>
            <w:rPrChange w:id="4320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775</w:t>
        </w:r>
      </w:moveTo>
      <w:moveToRangeEnd w:id="4315"/>
      <w:ins w:id="4321" w:author="Hughes, Anna E" w:date="2023-06-19T12:41:00Z">
        <w:r>
          <w:rPr>
            <w:rFonts w:ascii="Trebuchet MS"/>
            <w:spacing w:val="69"/>
            <w:sz w:val="12"/>
          </w:rPr>
          <w:t xml:space="preserve"> </w:t>
        </w:r>
      </w:ins>
      <w:r>
        <w:rPr>
          <w:rFonts w:ascii="Trebuchet MS"/>
          <w:spacing w:val="69"/>
          <w:sz w:val="12"/>
          <w:rPrChange w:id="4322" w:author="Hughes, Anna E" w:date="2023-06-19T12:41:00Z">
            <w:rPr>
              <w:spacing w:val="2"/>
            </w:rPr>
          </w:rPrChange>
        </w:rPr>
        <w:t xml:space="preserve"> </w:t>
      </w:r>
      <w:r>
        <w:rPr>
          <w:w w:val="90"/>
          <w:rPrChange w:id="4323" w:author="Hughes, Anna E" w:date="2023-06-19T12:41:00Z">
            <w:rPr>
              <w:spacing w:val="-6"/>
            </w:rPr>
          </w:rPrChange>
        </w:rPr>
        <w:t>was</w:t>
      </w:r>
      <w:r>
        <w:rPr>
          <w:spacing w:val="6"/>
          <w:rPrChange w:id="4324" w:author="Hughes, Anna E" w:date="2023-06-19T12:41:00Z">
            <w:rPr/>
          </w:rPrChange>
        </w:rPr>
        <w:t xml:space="preserve"> </w:t>
      </w:r>
      <w:r>
        <w:rPr>
          <w:w w:val="90"/>
          <w:rPrChange w:id="4325" w:author="Hughes, Anna E" w:date="2023-06-19T12:41:00Z">
            <w:rPr>
              <w:spacing w:val="-6"/>
            </w:rPr>
          </w:rPrChange>
        </w:rPr>
        <w:t>a</w:t>
      </w:r>
      <w:r>
        <w:rPr>
          <w:spacing w:val="5"/>
          <w:rPrChange w:id="4326" w:author="Hughes, Anna E" w:date="2023-06-19T12:41:00Z">
            <w:rPr/>
          </w:rPrChange>
        </w:rPr>
        <w:t xml:space="preserve"> </w:t>
      </w:r>
      <w:r>
        <w:rPr>
          <w:w w:val="90"/>
          <w:rPrChange w:id="4327" w:author="Hughes, Anna E" w:date="2023-06-19T12:41:00Z">
            <w:rPr>
              <w:spacing w:val="-6"/>
            </w:rPr>
          </w:rPrChange>
        </w:rPr>
        <w:t>better</w:t>
      </w:r>
      <w:r>
        <w:rPr>
          <w:spacing w:val="6"/>
          <w:rPrChange w:id="4328" w:author="Hughes, Anna E" w:date="2023-06-19T12:41:00Z">
            <w:rPr>
              <w:spacing w:val="1"/>
            </w:rPr>
          </w:rPrChange>
        </w:rPr>
        <w:t xml:space="preserve"> </w:t>
      </w:r>
      <w:r>
        <w:rPr>
          <w:w w:val="90"/>
          <w:rPrChange w:id="4329" w:author="Hughes, Anna E" w:date="2023-06-19T12:41:00Z">
            <w:rPr>
              <w:spacing w:val="-6"/>
            </w:rPr>
          </w:rPrChange>
        </w:rPr>
        <w:t>predictor</w:t>
      </w:r>
      <w:r>
        <w:rPr>
          <w:spacing w:val="6"/>
          <w:rPrChange w:id="4330" w:author="Hughes, Anna E" w:date="2023-06-19T12:41:00Z">
            <w:rPr/>
          </w:rPrChange>
        </w:rPr>
        <w:t xml:space="preserve"> </w:t>
      </w:r>
      <w:r>
        <w:rPr>
          <w:w w:val="90"/>
          <w:rPrChange w:id="4331" w:author="Hughes, Anna E" w:date="2023-06-19T12:41:00Z">
            <w:rPr>
              <w:spacing w:val="-6"/>
            </w:rPr>
          </w:rPrChange>
        </w:rPr>
        <w:t>of</w:t>
      </w:r>
      <w:r>
        <w:rPr>
          <w:spacing w:val="5"/>
          <w:rPrChange w:id="4332" w:author="Hughes, Anna E" w:date="2023-06-19T12:41:00Z">
            <w:rPr>
              <w:spacing w:val="1"/>
            </w:rPr>
          </w:rPrChange>
        </w:rPr>
        <w:t xml:space="preserve"> </w:t>
      </w:r>
      <w:r>
        <w:rPr>
          <w:w w:val="90"/>
          <w:rPrChange w:id="4333" w:author="Hughes, Anna E" w:date="2023-06-19T12:41:00Z">
            <w:rPr>
              <w:spacing w:val="-6"/>
            </w:rPr>
          </w:rPrChange>
        </w:rPr>
        <w:t>the</w:t>
      </w:r>
      <w:r>
        <w:rPr>
          <w:spacing w:val="6"/>
          <w:rPrChange w:id="4334" w:author="Hughes, Anna E" w:date="2023-06-19T12:41:00Z">
            <w:rPr/>
          </w:rPrChange>
        </w:rPr>
        <w:t xml:space="preserve"> </w:t>
      </w:r>
      <w:r>
        <w:rPr>
          <w:w w:val="90"/>
          <w:rPrChange w:id="4335" w:author="Hughes, Anna E" w:date="2023-06-19T12:41:00Z">
            <w:rPr>
              <w:spacing w:val="-6"/>
            </w:rPr>
          </w:rPrChange>
        </w:rPr>
        <w:t>data</w:t>
      </w:r>
    </w:p>
    <w:p w:rsidR="00485016" w:rsidRDefault="00F7725C">
      <w:pPr>
        <w:pStyle w:val="BodyText"/>
        <w:spacing w:before="238"/>
        <w:rPr>
          <w:ins w:id="4336" w:author="Hughes, Anna E" w:date="2023-06-19T12:41:00Z"/>
        </w:rPr>
      </w:pPr>
      <w:del w:id="4337" w:author="Hughes, Anna E" w:date="2023-06-19T12:41:00Z">
        <w:r>
          <w:rPr>
            <w:rFonts w:ascii="Trebuchet MS"/>
            <w:spacing w:val="-6"/>
            <w:sz w:val="12"/>
          </w:rPr>
          <w:delText>733</w:delText>
        </w:r>
        <w:r>
          <w:rPr>
            <w:rFonts w:ascii="Trebuchet MS"/>
            <w:spacing w:val="35"/>
            <w:sz w:val="12"/>
          </w:rPr>
          <w:delText xml:space="preserve"> </w:delText>
        </w:r>
      </w:del>
      <w:r w:rsidR="00C14774">
        <w:rPr>
          <w:spacing w:val="5"/>
          <w:rPrChange w:id="4338" w:author="Hughes, Anna E" w:date="2023-06-19T12:41:00Z">
            <w:rPr>
              <w:rFonts w:ascii="Trebuchet MS"/>
              <w:spacing w:val="35"/>
              <w:sz w:val="12"/>
            </w:rPr>
          </w:rPrChange>
        </w:rPr>
        <w:t xml:space="preserve"> </w:t>
      </w:r>
      <w:r w:rsidR="00C14774">
        <w:rPr>
          <w:w w:val="90"/>
          <w:rPrChange w:id="4339" w:author="Hughes, Anna E" w:date="2023-06-19T12:41:00Z">
            <w:rPr>
              <w:spacing w:val="-6"/>
            </w:rPr>
          </w:rPrChange>
        </w:rPr>
        <w:t>than</w:t>
      </w:r>
      <w:r w:rsidR="00C14774">
        <w:rPr>
          <w:spacing w:val="6"/>
          <w:rPrChange w:id="4340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w w:val="90"/>
          <w:rPrChange w:id="4341" w:author="Hughes, Anna E" w:date="2023-06-19T12:41:00Z">
            <w:rPr>
              <w:spacing w:val="-6"/>
            </w:rPr>
          </w:rPrChange>
        </w:rPr>
        <w:t>one</w:t>
      </w:r>
      <w:r w:rsidR="00C14774">
        <w:rPr>
          <w:spacing w:val="5"/>
          <w:rPrChange w:id="4342" w:author="Hughes, Anna E" w:date="2023-06-19T12:41:00Z">
            <w:rPr>
              <w:spacing w:val="-7"/>
            </w:rPr>
          </w:rPrChange>
        </w:rPr>
        <w:t xml:space="preserve"> </w:t>
      </w:r>
      <w:r w:rsidR="00C14774">
        <w:rPr>
          <w:w w:val="90"/>
          <w:rPrChange w:id="4343" w:author="Hughes, Anna E" w:date="2023-06-19T12:41:00Z">
            <w:rPr>
              <w:spacing w:val="-6"/>
            </w:rPr>
          </w:rPrChange>
        </w:rPr>
        <w:t>without</w:t>
      </w:r>
      <w:del w:id="4344" w:author="Hughes, Anna E" w:date="2023-06-19T12:41:00Z">
        <w:r>
          <w:rPr>
            <w:spacing w:val="-6"/>
          </w:rPr>
          <w:delText>)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also</w:delText>
        </w:r>
        <w:r>
          <w:rPr>
            <w:spacing w:val="-8"/>
          </w:rPr>
          <w:delText xml:space="preserve"> </w:delText>
        </w:r>
        <w:r>
          <w:rPr>
            <w:spacing w:val="-6"/>
          </w:rPr>
          <w:delText>suggests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possibility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that,</w:delText>
        </w:r>
        <w:r>
          <w:rPr>
            <w:spacing w:val="-8"/>
          </w:rPr>
          <w:delText xml:space="preserve"> </w:delText>
        </w:r>
        <w:r>
          <w:rPr>
            <w:spacing w:val="-6"/>
          </w:rPr>
          <w:delText>at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least</w:delText>
        </w:r>
        <w:r>
          <w:rPr>
            <w:spacing w:val="-7"/>
          </w:rPr>
          <w:delText xml:space="preserve"> </w:delText>
        </w:r>
      </w:del>
      <w:ins w:id="4345" w:author="Hughes, Anna E" w:date="2023-06-19T12:41:00Z">
        <w:r w:rsidR="00C14774">
          <w:rPr>
            <w:w w:val="90"/>
          </w:rPr>
          <w:t>.</w:t>
        </w:r>
        <w:r w:rsidR="00C14774">
          <w:rPr>
            <w:spacing w:val="24"/>
          </w:rPr>
          <w:t xml:space="preserve"> </w:t>
        </w:r>
        <w:r w:rsidR="00C14774">
          <w:rPr>
            <w:w w:val="90"/>
          </w:rPr>
          <w:t>However,</w:t>
        </w:r>
        <w:r w:rsidR="00C14774">
          <w:rPr>
            <w:spacing w:val="7"/>
          </w:rPr>
          <w:t xml:space="preserve"> </w:t>
        </w:r>
        <w:r w:rsidR="00C14774">
          <w:rPr>
            <w:w w:val="90"/>
          </w:rPr>
          <w:t>including</w:t>
        </w:r>
        <w:r w:rsidR="00C14774">
          <w:rPr>
            <w:spacing w:val="5"/>
          </w:rPr>
          <w:t xml:space="preserve"> </w:t>
        </w:r>
        <w:r w:rsidR="00C14774">
          <w:rPr>
            <w:w w:val="90"/>
          </w:rPr>
          <w:t>this</w:t>
        </w:r>
        <w:r w:rsidR="00C14774">
          <w:rPr>
            <w:spacing w:val="6"/>
          </w:rPr>
          <w:t xml:space="preserve"> </w:t>
        </w:r>
        <w:r w:rsidR="00C14774">
          <w:rPr>
            <w:spacing w:val="-2"/>
            <w:w w:val="90"/>
          </w:rPr>
          <w:t>factor</w:t>
        </w:r>
      </w:ins>
    </w:p>
    <w:p w:rsidR="00485016" w:rsidRDefault="00C14774">
      <w:pPr>
        <w:pStyle w:val="BodyText"/>
        <w:rPr>
          <w:ins w:id="4346" w:author="Hughes, Anna E" w:date="2023-06-19T12:41:00Z"/>
        </w:rPr>
      </w:pPr>
      <w:ins w:id="4347" w:author="Hughes, Anna E" w:date="2023-06-19T12:41:00Z">
        <w:r>
          <w:rPr>
            <w:rFonts w:ascii="Trebuchet MS"/>
            <w:spacing w:val="-8"/>
            <w:sz w:val="12"/>
          </w:rPr>
          <w:t>776</w:t>
        </w:r>
        <w:r>
          <w:rPr>
            <w:rFonts w:ascii="Trebuchet MS"/>
            <w:spacing w:val="53"/>
            <w:sz w:val="12"/>
          </w:rPr>
          <w:t xml:space="preserve">  </w:t>
        </w:r>
        <w:r>
          <w:rPr>
            <w:spacing w:val="-8"/>
          </w:rPr>
          <w:t>did</w:t>
        </w:r>
        <w:r>
          <w:rPr>
            <w:spacing w:val="-1"/>
          </w:rPr>
          <w:t xml:space="preserve"> </w:t>
        </w:r>
        <w:r>
          <w:rPr>
            <w:spacing w:val="-8"/>
          </w:rPr>
          <w:t>not</w:t>
        </w:r>
        <w:r>
          <w:rPr>
            <w:spacing w:val="-2"/>
          </w:rPr>
          <w:t xml:space="preserve"> </w:t>
        </w:r>
        <w:r>
          <w:rPr>
            <w:spacing w:val="-8"/>
          </w:rPr>
          <w:t>change</w:t>
        </w:r>
        <w:r>
          <w:rPr>
            <w:spacing w:val="-1"/>
          </w:rPr>
          <w:t xml:space="preserve"> </w:t>
        </w:r>
        <w:r>
          <w:rPr>
            <w:spacing w:val="-8"/>
          </w:rPr>
          <w:t>our</w:t>
        </w:r>
        <w:r>
          <w:rPr>
            <w:spacing w:val="-1"/>
          </w:rPr>
          <w:t xml:space="preserve"> </w:t>
        </w:r>
        <w:r>
          <w:rPr>
            <w:spacing w:val="-8"/>
          </w:rPr>
          <w:t>overall</w:t>
        </w:r>
        <w:r>
          <w:rPr>
            <w:spacing w:val="-1"/>
          </w:rPr>
          <w:t xml:space="preserve"> </w:t>
        </w:r>
        <w:r>
          <w:rPr>
            <w:spacing w:val="-8"/>
          </w:rPr>
          <w:t>conclusions</w:t>
        </w:r>
        <w:r>
          <w:t xml:space="preserve"> </w:t>
        </w:r>
        <w:r>
          <w:rPr>
            <w:spacing w:val="-8"/>
          </w:rPr>
          <w:t>about</w:t>
        </w:r>
        <w:r>
          <w:rPr>
            <w:spacing w:val="-1"/>
          </w:rPr>
          <w:t xml:space="preserve"> </w:t>
        </w:r>
        <w:r>
          <w:rPr>
            <w:spacing w:val="-8"/>
          </w:rPr>
          <w:t>which</w:t>
        </w:r>
        <w:r>
          <w:rPr>
            <w:spacing w:val="-1"/>
          </w:rPr>
          <w:t xml:space="preserve"> </w:t>
        </w:r>
        <w:r>
          <w:rPr>
            <w:spacing w:val="-8"/>
          </w:rPr>
          <w:t>model</w:t>
        </w:r>
        <w:r>
          <w:rPr>
            <w:spacing w:val="-2"/>
          </w:rPr>
          <w:t xml:space="preserve"> </w:t>
        </w:r>
        <w:r>
          <w:rPr>
            <w:spacing w:val="-8"/>
          </w:rPr>
          <w:t>best</w:t>
        </w:r>
        <w:r>
          <w:rPr>
            <w:spacing w:val="-1"/>
          </w:rPr>
          <w:t xml:space="preserve"> </w:t>
        </w:r>
        <w:r>
          <w:rPr>
            <w:spacing w:val="-8"/>
          </w:rPr>
          <w:t>predicted</w:t>
        </w:r>
        <w:r>
          <w:rPr>
            <w:spacing w:val="-2"/>
          </w:rPr>
          <w:t xml:space="preserve"> </w:t>
        </w:r>
        <w:r>
          <w:rPr>
            <w:rFonts w:ascii="Times New Roman"/>
            <w:i/>
            <w:spacing w:val="-8"/>
          </w:rPr>
          <w:t>D</w:t>
        </w:r>
        <w:r>
          <w:rPr>
            <w:rFonts w:ascii="Times New Roman"/>
            <w:i/>
            <w:spacing w:val="-7"/>
          </w:rPr>
          <w:t xml:space="preserve"> </w:t>
        </w:r>
        <w:r>
          <w:rPr>
            <w:spacing w:val="-8"/>
          </w:rPr>
          <w:t>in</w:t>
        </w:r>
        <w:r>
          <w:rPr>
            <w:spacing w:val="-1"/>
          </w:rPr>
          <w:t xml:space="preserve"> </w:t>
        </w:r>
        <w:r>
          <w:rPr>
            <w:spacing w:val="-8"/>
          </w:rPr>
          <w:t>the</w:t>
        </w:r>
      </w:ins>
    </w:p>
    <w:p w:rsidR="00485016" w:rsidRDefault="00C14774">
      <w:pPr>
        <w:pStyle w:val="BodyText"/>
        <w:spacing w:before="8"/>
        <w:rPr>
          <w:ins w:id="4348" w:author="Hughes, Anna E" w:date="2023-06-19T12:41:00Z"/>
        </w:rPr>
      </w:pPr>
      <w:ins w:id="4349" w:author="Hughes, Anna E" w:date="2023-06-19T12:41:00Z">
        <w:r>
          <w:rPr>
            <w:rFonts w:ascii="Trebuchet MS"/>
            <w:w w:val="90"/>
            <w:sz w:val="12"/>
          </w:rPr>
          <w:t>777</w:t>
        </w:r>
        <w:r>
          <w:rPr>
            <w:rFonts w:ascii="Trebuchet MS"/>
            <w:spacing w:val="76"/>
            <w:sz w:val="12"/>
          </w:rPr>
          <w:t xml:space="preserve">  </w:t>
        </w:r>
        <w:r>
          <w:rPr>
            <w:w w:val="90"/>
          </w:rPr>
          <w:t>double-feature</w:t>
        </w:r>
        <w:r>
          <w:rPr>
            <w:spacing w:val="15"/>
          </w:rPr>
          <w:t xml:space="preserve"> </w:t>
        </w:r>
        <w:r>
          <w:rPr>
            <w:w w:val="90"/>
          </w:rPr>
          <w:t>condition,</w:t>
        </w:r>
        <w:r>
          <w:rPr>
            <w:spacing w:val="14"/>
          </w:rPr>
          <w:t xml:space="preserve"> </w:t>
        </w:r>
        <w:r>
          <w:rPr>
            <w:w w:val="90"/>
          </w:rPr>
          <w:t>or</w:t>
        </w:r>
        <w:r>
          <w:rPr>
            <w:spacing w:val="14"/>
          </w:rPr>
          <w:t xml:space="preserve"> </w:t>
        </w:r>
        <w:r>
          <w:rPr>
            <w:w w:val="90"/>
          </w:rPr>
          <w:t>which</w:t>
        </w:r>
        <w:r>
          <w:rPr>
            <w:spacing w:val="14"/>
          </w:rPr>
          <w:t xml:space="preserve"> </w:t>
        </w:r>
        <w:r>
          <w:rPr>
            <w:w w:val="90"/>
          </w:rPr>
          <w:t>model</w:t>
        </w:r>
        <w:r>
          <w:rPr>
            <w:spacing w:val="14"/>
          </w:rPr>
          <w:t xml:space="preserve"> </w:t>
        </w:r>
        <w:r>
          <w:rPr>
            <w:w w:val="90"/>
          </w:rPr>
          <w:t>best</w:t>
        </w:r>
        <w:r>
          <w:rPr>
            <w:spacing w:val="14"/>
          </w:rPr>
          <w:t xml:space="preserve"> </w:t>
        </w:r>
        <w:r>
          <w:rPr>
            <w:w w:val="90"/>
          </w:rPr>
          <w:t>predicted</w:t>
        </w:r>
        <w:r>
          <w:rPr>
            <w:spacing w:val="14"/>
          </w:rPr>
          <w:t xml:space="preserve"> </w:t>
        </w:r>
        <w:r>
          <w:rPr>
            <w:w w:val="90"/>
          </w:rPr>
          <w:t>reaction</w:t>
        </w:r>
        <w:r>
          <w:rPr>
            <w:spacing w:val="14"/>
          </w:rPr>
          <w:t xml:space="preserve"> </w:t>
        </w:r>
        <w:r>
          <w:rPr>
            <w:spacing w:val="-2"/>
            <w:w w:val="90"/>
          </w:rPr>
          <w:t>times.</w:t>
        </w:r>
      </w:ins>
    </w:p>
    <w:p w:rsidR="00485016" w:rsidRDefault="00C14774">
      <w:pPr>
        <w:pStyle w:val="BodyText"/>
        <w:tabs>
          <w:tab w:val="left" w:pos="968"/>
        </w:tabs>
        <w:rPr>
          <w:ins w:id="4350" w:author="Hughes, Anna E" w:date="2023-06-19T12:41:00Z"/>
        </w:rPr>
      </w:pPr>
      <w:ins w:id="4351" w:author="Hughes, Anna E" w:date="2023-06-19T12:41:00Z">
        <w:r>
          <w:rPr>
            <w:rFonts w:ascii="Trebuchet MS" w:hAnsi="Trebuchet MS"/>
            <w:spacing w:val="-5"/>
            <w:sz w:val="12"/>
          </w:rPr>
          <w:t>778</w:t>
        </w:r>
        <w:r>
          <w:rPr>
            <w:rFonts w:ascii="Trebuchet MS" w:hAnsi="Trebuchet MS"/>
            <w:sz w:val="12"/>
          </w:rPr>
          <w:tab/>
        </w:r>
        <w:r>
          <w:rPr>
            <w:spacing w:val="-4"/>
          </w:rPr>
          <w:t>In</w:t>
        </w:r>
        <w:r>
          <w:rPr>
            <w:spacing w:val="-1"/>
          </w:rPr>
          <w:t xml:space="preserve"> </w:t>
        </w:r>
        <w:r>
          <w:rPr>
            <w:spacing w:val="-4"/>
          </w:rPr>
          <w:t>our</w:t>
        </w:r>
        <w:r>
          <w:rPr>
            <w:spacing w:val="-1"/>
          </w:rPr>
          <w:t xml:space="preserve"> </w:t>
        </w:r>
        <w:r>
          <w:rPr>
            <w:spacing w:val="-4"/>
          </w:rPr>
          <w:t>experiment</w:t>
        </w:r>
        <w:r>
          <w:rPr>
            <w:spacing w:val="-1"/>
          </w:rPr>
          <w:t xml:space="preserve"> </w:t>
        </w:r>
        <w:r>
          <w:rPr>
            <w:spacing w:val="-4"/>
          </w:rPr>
          <w:t>we</w:t>
        </w:r>
        <w:r>
          <w:t xml:space="preserve"> </w:t>
        </w:r>
        <w:r>
          <w:rPr>
            <w:spacing w:val="-4"/>
          </w:rPr>
          <w:t>followed</w:t>
        </w:r>
        <w: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(2019)’</w:t>
        </w:r>
        <w:r w:rsidR="00FE7979">
          <w:rPr>
            <w:spacing w:val="-4"/>
          </w:rPr>
          <w:fldChar w:fldCharType="end"/>
        </w:r>
        <w:r>
          <w:rPr>
            <w:spacing w:val="-4"/>
          </w:rPr>
          <w:t>s</w:t>
        </w:r>
        <w:r>
          <w:rPr>
            <w:spacing w:val="-1"/>
          </w:rPr>
          <w:t xml:space="preserve"> </w:t>
        </w:r>
        <w:r>
          <w:rPr>
            <w:spacing w:val="-4"/>
          </w:rPr>
          <w:t>original</w:t>
        </w:r>
        <w:r>
          <w:rPr>
            <w:spacing w:val="-1"/>
          </w:rPr>
          <w:t xml:space="preserve"> </w:t>
        </w:r>
        <w:r>
          <w:rPr>
            <w:spacing w:val="-4"/>
          </w:rPr>
          <w:t>methods,</w:t>
        </w:r>
        <w:r>
          <w:rPr>
            <w:spacing w:val="3"/>
          </w:rPr>
          <w:t xml:space="preserve"> </w:t>
        </w:r>
        <w:r>
          <w:rPr>
            <w:spacing w:val="-4"/>
          </w:rPr>
          <w:t>with</w:t>
        </w:r>
      </w:ins>
    </w:p>
    <w:p w:rsidR="00485016" w:rsidRDefault="00C14774">
      <w:pPr>
        <w:pStyle w:val="BodyText"/>
        <w:spacing w:before="8"/>
      </w:pPr>
      <w:ins w:id="4352" w:author="Hughes, Anna E" w:date="2023-06-19T12:41:00Z">
        <w:r>
          <w:rPr>
            <w:rFonts w:ascii="Trebuchet MS"/>
            <w:spacing w:val="-4"/>
            <w:sz w:val="12"/>
          </w:rPr>
          <w:t>779</w:t>
        </w:r>
        <w:r>
          <w:rPr>
            <w:rFonts w:ascii="Trebuchet MS"/>
            <w:spacing w:val="35"/>
            <w:sz w:val="12"/>
          </w:rPr>
          <w:t xml:space="preserve">  </w:t>
        </w:r>
        <w:r>
          <w:rPr>
            <w:spacing w:val="-4"/>
          </w:rPr>
          <w:t>participants</w:t>
        </w:r>
        <w:r>
          <w:rPr>
            <w:spacing w:val="-3"/>
          </w:rPr>
          <w:t xml:space="preserve"> </w:t>
        </w:r>
        <w:r>
          <w:rPr>
            <w:spacing w:val="-4"/>
          </w:rPr>
          <w:t>freely viewing</w:t>
        </w:r>
        <w:r>
          <w:rPr>
            <w:spacing w:val="-2"/>
          </w:rPr>
          <w:t xml:space="preserve"> </w:t>
        </w:r>
        <w:r>
          <w:rPr>
            <w:spacing w:val="-4"/>
          </w:rPr>
          <w:t>the</w:t>
        </w:r>
        <w:r>
          <w:rPr>
            <w:spacing w:val="-3"/>
          </w:rPr>
          <w:t xml:space="preserve"> </w:t>
        </w:r>
        <w:r>
          <w:rPr>
            <w:spacing w:val="-4"/>
          </w:rPr>
          <w:t>displays.</w:t>
        </w:r>
        <w:r>
          <w:rPr>
            <w:spacing w:val="21"/>
          </w:rPr>
          <w:t xml:space="preserve"> </w:t>
        </w:r>
        <w:r>
          <w:rPr>
            <w:spacing w:val="-4"/>
          </w:rPr>
          <w:t>It</w:t>
        </w:r>
        <w:r>
          <w:rPr>
            <w:spacing w:val="-3"/>
          </w:rPr>
          <w:t xml:space="preserve"> </w:t>
        </w:r>
        <w:r>
          <w:rPr>
            <w:spacing w:val="-4"/>
          </w:rPr>
          <w:t>is therefore</w:t>
        </w:r>
        <w:r>
          <w:rPr>
            <w:spacing w:val="-3"/>
          </w:rPr>
          <w:t xml:space="preserve"> </w:t>
        </w:r>
        <w:r>
          <w:rPr>
            <w:spacing w:val="-4"/>
          </w:rPr>
          <w:t>likely</w:t>
        </w:r>
        <w:r>
          <w:rPr>
            <w:spacing w:val="-3"/>
          </w:rPr>
          <w:t xml:space="preserve"> </w:t>
        </w:r>
        <w:r>
          <w:rPr>
            <w:spacing w:val="-4"/>
          </w:rPr>
          <w:t>that</w:t>
        </w:r>
        <w:r>
          <w:rPr>
            <w:spacing w:val="-3"/>
          </w:rPr>
          <w:t xml:space="preserve"> </w:t>
        </w:r>
      </w:ins>
      <w:r>
        <w:rPr>
          <w:spacing w:val="-4"/>
          <w:rPrChange w:id="4353" w:author="Hughes, Anna E" w:date="2023-06-19T12:41:00Z">
            <w:rPr>
              <w:spacing w:val="-6"/>
            </w:rPr>
          </w:rPrChange>
        </w:rPr>
        <w:t>in</w:t>
      </w:r>
      <w:r>
        <w:rPr>
          <w:spacing w:val="-3"/>
          <w:rPrChange w:id="4354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4355" w:author="Hughes, Anna E" w:date="2023-06-19T12:41:00Z">
            <w:rPr>
              <w:spacing w:val="-6"/>
            </w:rPr>
          </w:rPrChange>
        </w:rPr>
        <w:t>some</w:t>
      </w:r>
      <w:r>
        <w:rPr>
          <w:spacing w:val="-3"/>
          <w:rPrChange w:id="4356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4"/>
          <w:rPrChange w:id="4357" w:author="Hughes, Anna E" w:date="2023-06-19T12:41:00Z">
            <w:rPr>
              <w:spacing w:val="-6"/>
            </w:rPr>
          </w:rPrChange>
        </w:rPr>
        <w:t>cases,</w:t>
      </w:r>
      <w:del w:id="4358" w:author="Hughes, Anna E" w:date="2023-06-19T12:41:00Z">
        <w:r w:rsidR="00F7725C">
          <w:rPr>
            <w:spacing w:val="-8"/>
          </w:rPr>
          <w:delText xml:space="preserve"> </w:delText>
        </w:r>
        <w:r w:rsidR="00F7725C">
          <w:rPr>
            <w:spacing w:val="-6"/>
          </w:rPr>
          <w:delText>periph-</w:delText>
        </w:r>
      </w:del>
    </w:p>
    <w:p w:rsidR="00701245" w:rsidRDefault="00F7725C">
      <w:pPr>
        <w:pStyle w:val="BodyText"/>
        <w:spacing w:before="8"/>
        <w:rPr>
          <w:del w:id="4359" w:author="Hughes, Anna E" w:date="2023-06-19T12:41:00Z"/>
        </w:rPr>
      </w:pPr>
      <w:del w:id="4360" w:author="Hughes, Anna E" w:date="2023-06-19T12:41:00Z">
        <w:r>
          <w:rPr>
            <w:rFonts w:ascii="Trebuchet MS"/>
            <w:spacing w:val="-6"/>
            <w:sz w:val="12"/>
          </w:rPr>
          <w:delText>734</w:delText>
        </w:r>
        <w:r>
          <w:rPr>
            <w:rFonts w:ascii="Trebuchet MS"/>
            <w:spacing w:val="41"/>
            <w:sz w:val="12"/>
          </w:rPr>
          <w:delText xml:space="preserve">  </w:delText>
        </w:r>
        <w:r>
          <w:rPr>
            <w:spacing w:val="-6"/>
          </w:rPr>
          <w:delText>eral</w:delText>
        </w:r>
      </w:del>
      <w:ins w:id="4361" w:author="Hughes, Anna E" w:date="2023-06-19T12:41:00Z">
        <w:r w:rsidR="00C14774">
          <w:rPr>
            <w:rFonts w:ascii="Trebuchet MS"/>
            <w:spacing w:val="-6"/>
            <w:sz w:val="12"/>
          </w:rPr>
          <w:t>780</w:t>
        </w:r>
        <w:r w:rsidR="00C14774">
          <w:rPr>
            <w:rFonts w:ascii="Trebuchet MS"/>
            <w:spacing w:val="38"/>
            <w:sz w:val="12"/>
          </w:rPr>
          <w:t xml:space="preserve">  </w:t>
        </w:r>
        <w:r w:rsidR="00C14774">
          <w:rPr>
            <w:spacing w:val="-6"/>
          </w:rPr>
          <w:t>observers</w:t>
        </w:r>
        <w:r w:rsidR="00C14774">
          <w:rPr>
            <w:spacing w:val="13"/>
          </w:rPr>
          <w:t xml:space="preserve"> </w:t>
        </w:r>
        <w:r w:rsidR="00C14774">
          <w:rPr>
            <w:spacing w:val="-6"/>
          </w:rPr>
          <w:t>felt</w:t>
        </w:r>
        <w:r w:rsidR="00C14774">
          <w:rPr>
            <w:spacing w:val="11"/>
          </w:rPr>
          <w:t xml:space="preserve"> </w:t>
        </w:r>
        <w:r w:rsidR="00C14774">
          <w:rPr>
            <w:spacing w:val="-6"/>
          </w:rPr>
          <w:t>that</w:t>
        </w:r>
        <w:r w:rsidR="00C14774">
          <w:rPr>
            <w:spacing w:val="12"/>
          </w:rPr>
          <w:t xml:space="preserve"> </w:t>
        </w:r>
        <w:r w:rsidR="00C14774">
          <w:rPr>
            <w:spacing w:val="-6"/>
          </w:rPr>
          <w:t>peripheral</w:t>
        </w:r>
      </w:ins>
      <w:r w:rsidR="00C14774">
        <w:rPr>
          <w:spacing w:val="11"/>
          <w:rPrChange w:id="4362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6"/>
        </w:rPr>
        <w:t>information</w:t>
      </w:r>
      <w:r w:rsidR="00C14774">
        <w:rPr>
          <w:spacing w:val="12"/>
          <w:rPrChange w:id="4363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6"/>
        </w:rPr>
        <w:t>was</w:t>
      </w:r>
      <w:r w:rsidR="00C14774">
        <w:rPr>
          <w:spacing w:val="12"/>
          <w:rPrChange w:id="4364" w:author="Hughes, Anna E" w:date="2023-06-19T12:41:00Z">
            <w:rPr/>
          </w:rPrChange>
        </w:rPr>
        <w:t xml:space="preserve"> </w:t>
      </w:r>
      <w:r w:rsidR="00C14774">
        <w:rPr>
          <w:spacing w:val="-6"/>
        </w:rPr>
        <w:t>insufficient</w:t>
      </w:r>
      <w:r w:rsidR="00C14774">
        <w:rPr>
          <w:spacing w:val="11"/>
          <w:rPrChange w:id="4365" w:author="Hughes, Anna E" w:date="2023-06-19T12:41:00Z">
            <w:rPr>
              <w:spacing w:val="1"/>
            </w:rPr>
          </w:rPrChange>
        </w:rPr>
        <w:t xml:space="preserve"> </w:t>
      </w:r>
      <w:del w:id="4366" w:author="Hughes, Anna E" w:date="2023-06-19T12:41:00Z">
        <w:r>
          <w:rPr>
            <w:spacing w:val="-6"/>
          </w:rPr>
          <w:delText>(or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at</w:delText>
        </w:r>
        <w:r>
          <w:delText xml:space="preserve"> </w:delText>
        </w:r>
        <w:r>
          <w:rPr>
            <w:spacing w:val="-6"/>
          </w:rPr>
          <w:delText>least,</w:delText>
        </w:r>
        <w:r>
          <w:rPr>
            <w:spacing w:val="2"/>
          </w:rPr>
          <w:delText xml:space="preserve"> </w:delText>
        </w:r>
        <w:r>
          <w:rPr>
            <w:spacing w:val="-6"/>
          </w:rPr>
          <w:delText>observers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felt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it</w:delText>
        </w:r>
        <w:r>
          <w:delText xml:space="preserve"> </w:delText>
        </w:r>
        <w:r>
          <w:rPr>
            <w:spacing w:val="-6"/>
          </w:rPr>
          <w:delText>was</w:delText>
        </w:r>
        <w:r>
          <w:rPr>
            <w:spacing w:val="1"/>
          </w:rPr>
          <w:delText xml:space="preserve"> </w:delText>
        </w:r>
        <w:r>
          <w:rPr>
            <w:spacing w:val="-6"/>
          </w:rPr>
          <w:delText>insufficient)</w:delText>
        </w:r>
        <w:r>
          <w:rPr>
            <w:spacing w:val="1"/>
          </w:rPr>
          <w:delText xml:space="preserve"> </w:delText>
        </w:r>
      </w:del>
      <w:r w:rsidR="00C14774">
        <w:rPr>
          <w:spacing w:val="-6"/>
        </w:rPr>
        <w:t>to</w:t>
      </w:r>
    </w:p>
    <w:p w:rsidR="00485016" w:rsidRDefault="00F7725C">
      <w:pPr>
        <w:pStyle w:val="BodyText"/>
        <w:spacing w:before="8"/>
        <w:pPrChange w:id="4367" w:author="Hughes, Anna E" w:date="2023-06-19T12:41:00Z">
          <w:pPr>
            <w:pStyle w:val="BodyText"/>
          </w:pPr>
        </w:pPrChange>
      </w:pPr>
      <w:del w:id="4368" w:author="Hughes, Anna E" w:date="2023-06-19T12:41:00Z">
        <w:r>
          <w:rPr>
            <w:rFonts w:ascii="Trebuchet MS"/>
            <w:spacing w:val="-6"/>
            <w:sz w:val="12"/>
          </w:rPr>
          <w:delText>735</w:delText>
        </w:r>
        <w:r>
          <w:rPr>
            <w:rFonts w:ascii="Trebuchet MS"/>
            <w:spacing w:val="41"/>
            <w:sz w:val="12"/>
          </w:rPr>
          <w:delText xml:space="preserve"> </w:delText>
        </w:r>
      </w:del>
      <w:r w:rsidR="00C14774">
        <w:rPr>
          <w:spacing w:val="12"/>
          <w:rPrChange w:id="4369" w:author="Hughes, Anna E" w:date="2023-06-19T12:41:00Z">
            <w:rPr>
              <w:rFonts w:ascii="Trebuchet MS"/>
              <w:spacing w:val="41"/>
              <w:sz w:val="12"/>
            </w:rPr>
          </w:rPrChange>
        </w:rPr>
        <w:t xml:space="preserve"> </w:t>
      </w:r>
      <w:r w:rsidR="00C14774">
        <w:rPr>
          <w:spacing w:val="-6"/>
        </w:rPr>
        <w:t>make</w:t>
      </w:r>
      <w:r w:rsidR="00C14774">
        <w:rPr>
          <w:spacing w:val="11"/>
          <w:rPrChange w:id="4370" w:author="Hughes, Anna E" w:date="2023-06-19T12:41:00Z">
            <w:rPr>
              <w:spacing w:val="-3"/>
            </w:rPr>
          </w:rPrChange>
        </w:rPr>
        <w:t xml:space="preserve"> </w:t>
      </w:r>
      <w:r w:rsidR="00C14774">
        <w:rPr>
          <w:spacing w:val="-6"/>
        </w:rPr>
        <w:t>judgements</w:t>
      </w:r>
      <w:del w:id="4371" w:author="Hughes, Anna E" w:date="2023-06-19T12:41:00Z">
        <w:r>
          <w:rPr>
            <w:spacing w:val="-6"/>
          </w:rPr>
          <w:delText>.</w:delText>
        </w:r>
        <w:r>
          <w:rPr>
            <w:spacing w:val="8"/>
          </w:rPr>
          <w:delText xml:space="preserve"> </w:delText>
        </w:r>
        <w:r>
          <w:rPr>
            <w:spacing w:val="-6"/>
          </w:rPr>
          <w:delText>This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supports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idea</w:delText>
        </w:r>
        <w:r>
          <w:rPr>
            <w:spacing w:val="-4"/>
          </w:rPr>
          <w:delText xml:space="preserve"> </w:delText>
        </w:r>
        <w:r>
          <w:rPr>
            <w:spacing w:val="-6"/>
          </w:rPr>
          <w:delText>that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it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may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not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be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helpful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to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distinguish</w:delText>
        </w:r>
      </w:del>
      <w:ins w:id="4372" w:author="Hughes, Anna E" w:date="2023-06-19T12:41:00Z">
        <w:r w:rsidR="00C14774">
          <w:rPr>
            <w:spacing w:val="-6"/>
          </w:rPr>
          <w:t>,</w:t>
        </w:r>
      </w:ins>
    </w:p>
    <w:p w:rsidR="00485016" w:rsidRDefault="00F7725C">
      <w:pPr>
        <w:pStyle w:val="BodyText"/>
        <w:rPr>
          <w:ins w:id="4373" w:author="Hughes, Anna E" w:date="2023-06-19T12:41:00Z"/>
        </w:rPr>
      </w:pPr>
      <w:del w:id="4374" w:author="Hughes, Anna E" w:date="2023-06-19T12:41:00Z">
        <w:r>
          <w:rPr>
            <w:rFonts w:ascii="Trebuchet MS"/>
            <w:spacing w:val="-8"/>
            <w:sz w:val="12"/>
          </w:rPr>
          <w:delText>736</w:delText>
        </w:r>
        <w:r>
          <w:rPr>
            <w:rFonts w:ascii="Trebuchet MS"/>
            <w:spacing w:val="46"/>
            <w:sz w:val="12"/>
          </w:rPr>
          <w:delText xml:space="preserve">  </w:delText>
        </w:r>
        <w:r>
          <w:rPr>
            <w:spacing w:val="-8"/>
          </w:rPr>
          <w:delText>between</w:delText>
        </w:r>
        <w:r>
          <w:rPr>
            <w:spacing w:val="-1"/>
          </w:rPr>
          <w:delText xml:space="preserve"> </w:delText>
        </w:r>
        <w:r>
          <w:rPr>
            <w:spacing w:val="-8"/>
          </w:rPr>
          <w:delText>serial</w:delText>
        </w:r>
      </w:del>
      <w:ins w:id="4375" w:author="Hughes, Anna E" w:date="2023-06-19T12:41:00Z">
        <w:r w:rsidR="00C14774">
          <w:rPr>
            <w:rFonts w:ascii="Trebuchet MS"/>
            <w:spacing w:val="-6"/>
            <w:sz w:val="12"/>
          </w:rPr>
          <w:t>781</w:t>
        </w:r>
        <w:r w:rsidR="00C14774">
          <w:rPr>
            <w:rFonts w:ascii="Trebuchet MS"/>
            <w:spacing w:val="36"/>
            <w:sz w:val="12"/>
          </w:rPr>
          <w:t xml:space="preserve"> </w:t>
        </w:r>
      </w:ins>
      <w:r w:rsidR="00C14774">
        <w:rPr>
          <w:rFonts w:ascii="Trebuchet MS"/>
          <w:spacing w:val="36"/>
          <w:sz w:val="12"/>
          <w:rPrChange w:id="4376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6"/>
          <w:rPrChange w:id="4377" w:author="Hughes, Anna E" w:date="2023-06-19T12:41:00Z">
            <w:rPr>
              <w:spacing w:val="-8"/>
            </w:rPr>
          </w:rPrChange>
        </w:rPr>
        <w:t>and</w:t>
      </w:r>
      <w:r w:rsidR="00C14774">
        <w:rPr>
          <w:spacing w:val="-7"/>
          <w:rPrChange w:id="4378" w:author="Hughes, Anna E" w:date="2023-06-19T12:41:00Z">
            <w:rPr>
              <w:spacing w:val="-1"/>
            </w:rPr>
          </w:rPrChange>
        </w:rPr>
        <w:t xml:space="preserve"> </w:t>
      </w:r>
      <w:ins w:id="4379" w:author="Hughes, Anna E" w:date="2023-06-19T12:41:00Z">
        <w:r w:rsidR="00C14774">
          <w:rPr>
            <w:spacing w:val="-6"/>
          </w:rPr>
          <w:t>thus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made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eye movements,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moving</w:t>
        </w:r>
        <w:r w:rsidR="00C14774">
          <w:rPr>
            <w:spacing w:val="-8"/>
          </w:rPr>
          <w:t xml:space="preserve"> </w:t>
        </w:r>
        <w:r w:rsidR="00C14774">
          <w:rPr>
            <w:spacing w:val="-6"/>
          </w:rPr>
          <w:t>into a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more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serial,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focused-attention</w:t>
        </w:r>
        <w:r w:rsidR="00C14774">
          <w:rPr>
            <w:spacing w:val="-7"/>
          </w:rPr>
          <w:t xml:space="preserve"> </w:t>
        </w:r>
        <w:r w:rsidR="00C14774">
          <w:rPr>
            <w:spacing w:val="-6"/>
          </w:rPr>
          <w:t>pro-</w:t>
        </w:r>
      </w:ins>
    </w:p>
    <w:p w:rsidR="00485016" w:rsidRDefault="00C14774">
      <w:pPr>
        <w:pStyle w:val="BodyText"/>
        <w:spacing w:before="8"/>
        <w:rPr>
          <w:ins w:id="4380" w:author="Hughes, Anna E" w:date="2023-06-19T12:41:00Z"/>
        </w:rPr>
      </w:pPr>
      <w:ins w:id="4381" w:author="Hughes, Anna E" w:date="2023-06-19T12:41:00Z">
        <w:r>
          <w:rPr>
            <w:rFonts w:ascii="Trebuchet MS"/>
            <w:spacing w:val="-6"/>
            <w:sz w:val="12"/>
          </w:rPr>
          <w:t>782</w:t>
        </w:r>
        <w:r>
          <w:rPr>
            <w:rFonts w:ascii="Trebuchet MS"/>
            <w:spacing w:val="41"/>
            <w:sz w:val="12"/>
          </w:rPr>
          <w:t xml:space="preserve">  </w:t>
        </w:r>
        <w:r>
          <w:rPr>
            <w:spacing w:val="-6"/>
          </w:rPr>
          <w:t>cessing</w:t>
        </w:r>
        <w:r>
          <w:rPr>
            <w:spacing w:val="3"/>
          </w:rPr>
          <w:t xml:space="preserve"> </w:t>
        </w:r>
        <w:r>
          <w:rPr>
            <w:spacing w:val="-6"/>
          </w:rPr>
          <w:t>stage.</w:t>
        </w:r>
        <w:r>
          <w:rPr>
            <w:spacing w:val="32"/>
          </w:rPr>
          <w:t xml:space="preserve"> </w:t>
        </w:r>
        <w:r>
          <w:rPr>
            <w:spacing w:val="-6"/>
          </w:rPr>
          <w:t>Future</w:t>
        </w:r>
        <w:r>
          <w:rPr>
            <w:spacing w:val="3"/>
          </w:rPr>
          <w:t xml:space="preserve"> </w:t>
        </w:r>
        <w:r>
          <w:rPr>
            <w:spacing w:val="-6"/>
          </w:rPr>
          <w:t>work</w:t>
        </w:r>
        <w:r>
          <w:rPr>
            <w:spacing w:val="2"/>
          </w:rPr>
          <w:t xml:space="preserve"> </w:t>
        </w:r>
        <w:r>
          <w:rPr>
            <w:spacing w:val="-6"/>
          </w:rPr>
          <w:t>could</w:t>
        </w:r>
        <w:r>
          <w:rPr>
            <w:spacing w:val="3"/>
          </w:rPr>
          <w:t xml:space="preserve"> </w:t>
        </w:r>
        <w:r>
          <w:rPr>
            <w:spacing w:val="-6"/>
          </w:rPr>
          <w:t>more</w:t>
        </w:r>
        <w:r>
          <w:rPr>
            <w:spacing w:val="3"/>
          </w:rPr>
          <w:t xml:space="preserve"> </w:t>
        </w:r>
        <w:r>
          <w:rPr>
            <w:spacing w:val="-6"/>
          </w:rPr>
          <w:t>exclusively</w:t>
        </w:r>
        <w:r>
          <w:rPr>
            <w:spacing w:val="3"/>
          </w:rPr>
          <w:t xml:space="preserve"> </w:t>
        </w:r>
        <w:r>
          <w:rPr>
            <w:spacing w:val="-6"/>
          </w:rPr>
          <w:t>investigate</w:t>
        </w:r>
        <w:r>
          <w:rPr>
            <w:spacing w:val="2"/>
          </w:rPr>
          <w:t xml:space="preserve"> </w:t>
        </w:r>
        <w:r>
          <w:rPr>
            <w:spacing w:val="-6"/>
          </w:rPr>
          <w:t>peripheral</w:t>
        </w:r>
        <w:r>
          <w:rPr>
            <w:spacing w:val="3"/>
          </w:rPr>
          <w:t xml:space="preserve"> </w:t>
        </w:r>
        <w:r>
          <w:rPr>
            <w:spacing w:val="-6"/>
          </w:rPr>
          <w:t>effects</w:t>
        </w:r>
      </w:ins>
    </w:p>
    <w:p w:rsidR="00485016" w:rsidRDefault="00C14774">
      <w:pPr>
        <w:pStyle w:val="BodyText"/>
        <w:pPrChange w:id="4382" w:author="Hughes, Anna E" w:date="2023-06-19T12:41:00Z">
          <w:pPr>
            <w:pStyle w:val="BodyText"/>
            <w:spacing w:before="8"/>
          </w:pPr>
        </w:pPrChange>
      </w:pPr>
      <w:ins w:id="4383" w:author="Hughes, Anna E" w:date="2023-06-19T12:41:00Z">
        <w:r>
          <w:rPr>
            <w:rFonts w:ascii="Trebuchet MS"/>
            <w:spacing w:val="-6"/>
            <w:sz w:val="12"/>
          </w:rPr>
          <w:t>783</w:t>
        </w:r>
        <w:r>
          <w:rPr>
            <w:rFonts w:ascii="Trebuchet MS"/>
            <w:spacing w:val="42"/>
            <w:sz w:val="12"/>
          </w:rPr>
          <w:t xml:space="preserve">  </w:t>
        </w:r>
        <w:r>
          <w:rPr>
            <w:spacing w:val="-6"/>
          </w:rPr>
          <w:t>in</w:t>
        </w:r>
        <w:r>
          <w:rPr>
            <w:spacing w:val="-7"/>
          </w:rPr>
          <w:t xml:space="preserve"> </w:t>
        </w:r>
      </w:ins>
      <w:r>
        <w:rPr>
          <w:spacing w:val="-6"/>
          <w:rPrChange w:id="4384" w:author="Hughes, Anna E" w:date="2023-06-19T12:41:00Z">
            <w:rPr>
              <w:spacing w:val="-8"/>
            </w:rPr>
          </w:rPrChange>
        </w:rPr>
        <w:t>parallel</w:t>
      </w:r>
      <w:r>
        <w:rPr>
          <w:spacing w:val="-6"/>
          <w:rPrChange w:id="4385" w:author="Hughes, Anna E" w:date="2023-06-19T12:41:00Z">
            <w:rPr>
              <w:spacing w:val="-2"/>
            </w:rPr>
          </w:rPrChange>
        </w:rPr>
        <w:t xml:space="preserve"> </w:t>
      </w:r>
      <w:del w:id="4386" w:author="Hughes, Anna E" w:date="2023-06-19T12:41:00Z">
        <w:r w:rsidR="00F7725C">
          <w:rPr>
            <w:spacing w:val="-8"/>
          </w:rPr>
          <w:delText>search,</w:delText>
        </w:r>
        <w:r w:rsidR="00F7725C">
          <w:delText xml:space="preserve"> </w:delText>
        </w:r>
        <w:r w:rsidR="00F7725C">
          <w:rPr>
            <w:spacing w:val="-8"/>
          </w:rPr>
          <w:delText>and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many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8"/>
          </w:rPr>
          <w:delText>models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now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assume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that</w:delText>
        </w:r>
        <w:r w:rsidR="00F7725C">
          <w:rPr>
            <w:spacing w:val="-2"/>
          </w:rPr>
          <w:delText xml:space="preserve"> </w:delText>
        </w:r>
        <w:r w:rsidR="00F7725C">
          <w:rPr>
            <w:spacing w:val="-8"/>
          </w:rPr>
          <w:delText>one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8"/>
          </w:rPr>
          <w:delText>mech-</w:delText>
        </w:r>
      </w:del>
      <w:ins w:id="4387" w:author="Hughes, Anna E" w:date="2023-06-19T12:41:00Z">
        <w:r>
          <w:rPr>
            <w:spacing w:val="-6"/>
          </w:rPr>
          <w:t>processing</w:t>
        </w:r>
        <w:r>
          <w:rPr>
            <w:spacing w:val="-7"/>
          </w:rPr>
          <w:t xml:space="preserve"> </w:t>
        </w:r>
        <w:r>
          <w:rPr>
            <w:spacing w:val="-6"/>
          </w:rPr>
          <w:t>by ensuring fixation</w:t>
        </w:r>
        <w:r>
          <w:rPr>
            <w:spacing w:val="-7"/>
          </w:rPr>
          <w:t xml:space="preserve"> </w:t>
        </w:r>
        <w:r>
          <w:rPr>
            <w:spacing w:val="-6"/>
          </w:rPr>
          <w:t>when viewing</w:t>
        </w:r>
        <w:r>
          <w:rPr>
            <w:spacing w:val="-7"/>
          </w:rPr>
          <w:t xml:space="preserve"> </w:t>
        </w:r>
        <w:r>
          <w:rPr>
            <w:spacing w:val="-6"/>
          </w:rPr>
          <w:t>the displays.</w:t>
        </w:r>
      </w:ins>
    </w:p>
    <w:p w:rsidR="00485016" w:rsidRDefault="00F7725C">
      <w:pPr>
        <w:spacing w:before="251"/>
        <w:ind w:left="227"/>
        <w:rPr>
          <w:ins w:id="4388" w:author="Hughes, Anna E" w:date="2023-06-19T12:41:00Z"/>
          <w:rFonts w:ascii="Times New Roman"/>
          <w:i/>
          <w:sz w:val="24"/>
        </w:rPr>
      </w:pPr>
      <w:del w:id="4389" w:author="Hughes, Anna E" w:date="2023-06-19T12:41:00Z">
        <w:r>
          <w:rPr>
            <w:rFonts w:ascii="Trebuchet MS"/>
            <w:spacing w:val="-6"/>
            <w:sz w:val="12"/>
          </w:rPr>
          <w:delText>737</w:delText>
        </w:r>
        <w:r>
          <w:rPr>
            <w:rFonts w:ascii="Trebuchet MS"/>
            <w:spacing w:val="44"/>
            <w:sz w:val="12"/>
          </w:rPr>
          <w:delText xml:space="preserve">  </w:delText>
        </w:r>
        <w:r>
          <w:rPr>
            <w:spacing w:val="-6"/>
          </w:rPr>
          <w:delText>anism underlies all different types of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 xml:space="preserve">search </w:delText>
        </w:r>
        <w:r w:rsidR="00FE7979">
          <w:fldChar w:fldCharType="begin"/>
        </w:r>
        <w:r w:rsidR="00FE7979">
          <w:delInstrText xml:space="preserve"> HYPERLINK \l "_bookmark79" </w:delInstrText>
        </w:r>
        <w:r w:rsidR="00FE7979">
          <w:fldChar w:fldCharType="separate"/>
        </w:r>
        <w:r>
          <w:rPr>
            <w:spacing w:val="-6"/>
          </w:rPr>
          <w:delText>(Wolfe,</w:delText>
        </w:r>
        <w:r w:rsidR="00FE7979">
          <w:rPr>
            <w:spacing w:val="-6"/>
          </w:rPr>
          <w:fldChar w:fldCharType="end"/>
        </w:r>
        <w:r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"_bookmark79" </w:delInstrText>
        </w:r>
        <w:r w:rsidR="00FE7979">
          <w:fldChar w:fldCharType="separate"/>
        </w:r>
        <w:r>
          <w:rPr>
            <w:spacing w:val="-6"/>
          </w:rPr>
          <w:delText>1998;</w:delText>
        </w:r>
        <w:r w:rsidR="00FE7979">
          <w:rPr>
            <w:spacing w:val="-6"/>
          </w:rPr>
          <w:fldChar w:fldCharType="end"/>
        </w:r>
        <w:r>
          <w:rPr>
            <w:spacing w:val="-6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"_bookmark38" </w:delInstrText>
        </w:r>
        <w:r w:rsidR="00FE7979">
          <w:fldChar w:fldCharType="separate"/>
        </w:r>
        <w:r>
          <w:rPr>
            <w:spacing w:val="-6"/>
          </w:rPr>
          <w:delText>Hulleman and Olivers,</w:delText>
        </w:r>
        <w:r w:rsidR="00FE7979">
          <w:rPr>
            <w:spacing w:val="-6"/>
          </w:rPr>
          <w:fldChar w:fldCharType="end"/>
        </w:r>
      </w:del>
      <w:ins w:id="4390" w:author="Hughes, Anna E" w:date="2023-06-19T12:41:00Z">
        <w:r w:rsidR="00C14774">
          <w:rPr>
            <w:rFonts w:ascii="Trebuchet MS"/>
            <w:sz w:val="12"/>
          </w:rPr>
          <w:t>784</w:t>
        </w:r>
        <w:r w:rsidR="00C14774">
          <w:rPr>
            <w:rFonts w:ascii="Trebuchet MS"/>
            <w:spacing w:val="158"/>
            <w:sz w:val="12"/>
          </w:rPr>
          <w:t xml:space="preserve"> </w:t>
        </w:r>
        <w:bookmarkStart w:id="4391" w:name="Limitations"/>
        <w:bookmarkStart w:id="4392" w:name="_bookmark24"/>
        <w:bookmarkEnd w:id="4391"/>
        <w:bookmarkEnd w:id="4392"/>
        <w:r w:rsidR="00C14774">
          <w:rPr>
            <w:rFonts w:ascii="Times New Roman"/>
            <w:i/>
            <w:sz w:val="24"/>
          </w:rPr>
          <w:t>7.2.3.</w:t>
        </w:r>
        <w:r w:rsidR="00C14774">
          <w:rPr>
            <w:rFonts w:ascii="Times New Roman"/>
            <w:i/>
            <w:spacing w:val="57"/>
            <w:sz w:val="24"/>
          </w:rPr>
          <w:t xml:space="preserve"> </w:t>
        </w:r>
        <w:r w:rsidR="00C14774">
          <w:rPr>
            <w:rFonts w:ascii="Times New Roman"/>
            <w:i/>
            <w:spacing w:val="-2"/>
            <w:sz w:val="24"/>
          </w:rPr>
          <w:t>Limitations</w:t>
        </w:r>
      </w:ins>
    </w:p>
    <w:p w:rsidR="00485016" w:rsidRDefault="00C14774">
      <w:pPr>
        <w:pStyle w:val="BodyText"/>
        <w:tabs>
          <w:tab w:val="left" w:pos="968"/>
        </w:tabs>
        <w:spacing w:before="29"/>
        <w:rPr>
          <w:ins w:id="4393" w:author="Hughes, Anna E" w:date="2023-06-19T12:41:00Z"/>
        </w:rPr>
      </w:pPr>
      <w:ins w:id="4394" w:author="Hughes, Anna E" w:date="2023-06-19T12:41:00Z">
        <w:r>
          <w:rPr>
            <w:rFonts w:ascii="Trebuchet MS"/>
            <w:spacing w:val="-5"/>
            <w:sz w:val="12"/>
          </w:rPr>
          <w:t>785</w: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t>One</w:t>
        </w:r>
        <w:r>
          <w:rPr>
            <w:spacing w:val="4"/>
          </w:rPr>
          <w:t xml:space="preserve"> </w:t>
        </w:r>
        <w:r>
          <w:rPr>
            <w:spacing w:val="-6"/>
          </w:rPr>
          <w:t>limitation</w:t>
        </w:r>
        <w:r>
          <w:rPr>
            <w:spacing w:val="4"/>
          </w:rPr>
          <w:t xml:space="preserve"> </w:t>
        </w:r>
        <w:r>
          <w:rPr>
            <w:spacing w:val="-6"/>
          </w:rPr>
          <w:t>of</w:t>
        </w:r>
        <w:r>
          <w:rPr>
            <w:spacing w:val="5"/>
          </w:rPr>
          <w:t xml:space="preserve"> </w:t>
        </w:r>
        <w:r>
          <w:rPr>
            <w:spacing w:val="-6"/>
          </w:rPr>
          <w:t>the</w:t>
        </w:r>
        <w:r>
          <w:rPr>
            <w:spacing w:val="4"/>
          </w:rPr>
          <w:t xml:space="preserve"> </w:t>
        </w:r>
        <w:r>
          <w:rPr>
            <w:spacing w:val="-6"/>
          </w:rPr>
          <w:t>experimental</w:t>
        </w:r>
        <w:r>
          <w:rPr>
            <w:spacing w:val="5"/>
          </w:rPr>
          <w:t xml:space="preserve"> </w:t>
        </w:r>
        <w:r>
          <w:rPr>
            <w:spacing w:val="-6"/>
          </w:rPr>
          <w:t>approach</w:t>
        </w:r>
        <w:r>
          <w:rPr>
            <w:spacing w:val="4"/>
          </w:rPr>
          <w:t xml:space="preserve"> </w:t>
        </w:r>
        <w:r>
          <w:rPr>
            <w:spacing w:val="-6"/>
          </w:rPr>
          <w:t>may</w:t>
        </w:r>
        <w:r>
          <w:rPr>
            <w:spacing w:val="5"/>
          </w:rPr>
          <w:t xml:space="preserve"> </w:t>
        </w:r>
        <w:r>
          <w:rPr>
            <w:spacing w:val="-6"/>
          </w:rPr>
          <w:t>be</w:t>
        </w:r>
        <w:r>
          <w:rPr>
            <w:spacing w:val="4"/>
          </w:rPr>
          <w:t xml:space="preserve"> </w:t>
        </w:r>
        <w:r>
          <w:rPr>
            <w:spacing w:val="-6"/>
          </w:rPr>
          <w:t>the</w:t>
        </w:r>
        <w:r>
          <w:rPr>
            <w:spacing w:val="5"/>
          </w:rPr>
          <w:t xml:space="preserve"> </w:t>
        </w:r>
        <w:r>
          <w:rPr>
            <w:spacing w:val="-6"/>
          </w:rPr>
          <w:t>feature</w:t>
        </w:r>
        <w:r>
          <w:rPr>
            <w:spacing w:val="4"/>
          </w:rPr>
          <w:t xml:space="preserve"> </w:t>
        </w:r>
        <w:r>
          <w:rPr>
            <w:spacing w:val="-6"/>
          </w:rPr>
          <w:t>dimensions</w:t>
        </w:r>
      </w:ins>
    </w:p>
    <w:p w:rsidR="00485016" w:rsidRDefault="00C14774">
      <w:pPr>
        <w:pStyle w:val="BodyText"/>
        <w:rPr>
          <w:ins w:id="4395" w:author="Hughes, Anna E" w:date="2023-06-19T12:41:00Z"/>
        </w:rPr>
      </w:pPr>
      <w:ins w:id="4396" w:author="Hughes, Anna E" w:date="2023-06-19T12:41:00Z">
        <w:r>
          <w:rPr>
            <w:rFonts w:ascii="Trebuchet MS"/>
            <w:spacing w:val="-4"/>
            <w:sz w:val="12"/>
          </w:rPr>
          <w:t>786</w:t>
        </w:r>
        <w:r>
          <w:rPr>
            <w:rFonts w:ascii="Trebuchet MS"/>
            <w:spacing w:val="31"/>
            <w:sz w:val="12"/>
          </w:rPr>
          <w:t xml:space="preserve">  </w:t>
        </w:r>
        <w:r>
          <w:rPr>
            <w:spacing w:val="-4"/>
          </w:rPr>
          <w:t>chosen.</w:t>
        </w:r>
        <w:r>
          <w:rPr>
            <w:spacing w:val="10"/>
          </w:rPr>
          <w:t xml:space="preserve"> </w:t>
        </w:r>
        <w:r>
          <w:rPr>
            <w:spacing w:val="-4"/>
          </w:rPr>
          <w:t>We</w:t>
        </w:r>
        <w:r>
          <w:rPr>
            <w:spacing w:val="-6"/>
          </w:rPr>
          <w:t xml:space="preserve"> </w:t>
        </w:r>
        <w:r>
          <w:rPr>
            <w:spacing w:val="-4"/>
          </w:rPr>
          <w:t>kept</w:t>
        </w:r>
        <w:r>
          <w:rPr>
            <w:spacing w:val="-7"/>
          </w:rPr>
          <w:t xml:space="preserve"> </w:t>
        </w:r>
        <w:r>
          <w:rPr>
            <w:spacing w:val="-4"/>
          </w:rPr>
          <w:t>these</w:t>
        </w:r>
        <w:r>
          <w:rPr>
            <w:spacing w:val="-7"/>
          </w:rPr>
          <w:t xml:space="preserve"> </w:t>
        </w:r>
        <w:r>
          <w:rPr>
            <w:spacing w:val="-4"/>
          </w:rPr>
          <w:t>the</w:t>
        </w:r>
        <w:r>
          <w:rPr>
            <w:spacing w:val="-7"/>
          </w:rPr>
          <w:t xml:space="preserve"> </w:t>
        </w:r>
        <w:r>
          <w:rPr>
            <w:spacing w:val="-4"/>
          </w:rPr>
          <w:t>same</w:t>
        </w:r>
        <w:r>
          <w:rPr>
            <w:spacing w:val="-7"/>
          </w:rPr>
          <w:t xml:space="preserve"> </w:t>
        </w:r>
        <w:r>
          <w:rPr>
            <w:spacing w:val="-4"/>
          </w:rPr>
          <w:t>as</w:t>
        </w:r>
        <w:r>
          <w:rPr>
            <w:spacing w:val="-7"/>
          </w:rPr>
          <w:t xml:space="preserve"> </w:t>
        </w:r>
        <w:r>
          <w:rPr>
            <w:spacing w:val="-4"/>
          </w:rPr>
          <w:t>in</w:t>
        </w:r>
        <w:r>
          <w:rPr>
            <w:spacing w:val="-7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>
          <w:rPr>
            <w:spacing w:val="-8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  <w:r>
          <w:rPr>
            <w:spacing w:val="-7"/>
          </w:rPr>
          <w:t xml:space="preserve"> </w:t>
        </w:r>
        <w:r>
          <w:rPr>
            <w:spacing w:val="-4"/>
          </w:rPr>
          <w:t>(colour</w:t>
        </w:r>
        <w:r>
          <w:rPr>
            <w:spacing w:val="-7"/>
          </w:rPr>
          <w:t xml:space="preserve"> </w:t>
        </w:r>
        <w:r>
          <w:rPr>
            <w:spacing w:val="-4"/>
          </w:rPr>
          <w:t>and</w:t>
        </w:r>
        <w:r>
          <w:rPr>
            <w:spacing w:val="-6"/>
          </w:rPr>
          <w:t xml:space="preserve"> </w:t>
        </w:r>
        <w:r>
          <w:rPr>
            <w:spacing w:val="-4"/>
          </w:rPr>
          <w:t>shape),</w:t>
        </w:r>
        <w:r>
          <w:rPr>
            <w:spacing w:val="-6"/>
          </w:rPr>
          <w:t xml:space="preserve"> </w:t>
        </w:r>
        <w:r>
          <w:rPr>
            <w:spacing w:val="-5"/>
          </w:rPr>
          <w:t>but</w:t>
        </w:r>
      </w:ins>
    </w:p>
    <w:p w:rsidR="00485016" w:rsidRDefault="00C14774" w:rsidP="002A2A73">
      <w:pPr>
        <w:pStyle w:val="BodyText"/>
        <w:spacing w:before="0"/>
        <w:ind w:left="0"/>
        <w:rPr>
          <w:moveFrom w:id="4397" w:author="Hughes, Anna E" w:date="2023-06-19T12:41:00Z"/>
          <w:sz w:val="20"/>
          <w:rPrChange w:id="4398" w:author="Hughes, Anna E" w:date="2023-06-19T12:41:00Z">
            <w:rPr>
              <w:moveFrom w:id="4399" w:author="Hughes, Anna E" w:date="2023-06-19T12:41:00Z"/>
            </w:rPr>
          </w:rPrChange>
        </w:rPr>
      </w:pPr>
      <w:ins w:id="4400" w:author="Hughes, Anna E" w:date="2023-06-19T12:41:00Z">
        <w:r>
          <w:rPr>
            <w:rFonts w:ascii="Trebuchet MS" w:hAnsi="Trebuchet MS"/>
            <w:spacing w:val="-2"/>
            <w:sz w:val="12"/>
          </w:rPr>
          <w:t>787</w:t>
        </w:r>
        <w:r>
          <w:rPr>
            <w:rFonts w:ascii="Trebuchet MS" w:hAnsi="Trebuchet MS"/>
            <w:spacing w:val="75"/>
            <w:w w:val="150"/>
            <w:sz w:val="12"/>
          </w:rPr>
          <w:t xml:space="preserve"> </w:t>
        </w:r>
        <w:r>
          <w:rPr>
            <w:spacing w:val="-2"/>
          </w:rPr>
          <w:t>there</w:t>
        </w:r>
      </w:ins>
      <w:moveFromRangeStart w:id="4401" w:author="Hughes, Anna E" w:date="2023-06-19T12:41:00Z" w:name="move138070913"/>
    </w:p>
    <w:p w:rsidR="00701245" w:rsidRDefault="00C14774">
      <w:pPr>
        <w:pStyle w:val="BodyText"/>
        <w:spacing w:before="8"/>
        <w:rPr>
          <w:del w:id="4402" w:author="Hughes, Anna E" w:date="2023-06-19T12:41:00Z"/>
        </w:rPr>
      </w:pPr>
      <w:moveFrom w:id="4403" w:author="Hughes, Anna E" w:date="2023-06-19T12:41:00Z">
        <w:r>
          <w:rPr>
            <w:rFonts w:ascii="Trebuchet MS"/>
            <w:w w:val="90"/>
            <w:sz w:val="12"/>
            <w:rPrChange w:id="4404" w:author="Hughes, Anna E" w:date="2023-06-19T12:41:00Z">
              <w:rPr>
                <w:rFonts w:ascii="Trebuchet MS"/>
                <w:spacing w:val="-6"/>
                <w:sz w:val="12"/>
              </w:rPr>
            </w:rPrChange>
          </w:rPr>
          <w:t>738</w:t>
        </w:r>
      </w:moveFrom>
      <w:moveFromRangeEnd w:id="4401"/>
      <w:del w:id="4405" w:author="Hughes, Anna E" w:date="2023-06-19T12:41:00Z">
        <w:r w:rsidR="00F7725C">
          <w:rPr>
            <w:rFonts w:ascii="Trebuchet MS"/>
            <w:spacing w:val="74"/>
            <w:w w:val="150"/>
            <w:sz w:val="1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"_bookmark38" </w:delInstrText>
        </w:r>
        <w:r w:rsidR="00FE7979">
          <w:fldChar w:fldCharType="separate"/>
        </w:r>
        <w:r w:rsidR="00F7725C">
          <w:rPr>
            <w:spacing w:val="-6"/>
          </w:rPr>
          <w:delText>2017).</w:delText>
        </w:r>
        <w:r w:rsidR="00FE7979">
          <w:rPr>
            <w:spacing w:val="-6"/>
          </w:rPr>
          <w:fldChar w:fldCharType="end"/>
        </w:r>
        <w:r w:rsidR="00F7725C">
          <w:rPr>
            <w:spacing w:val="-1"/>
          </w:rPr>
          <w:delText xml:space="preserve"> </w:delText>
        </w:r>
        <w:r w:rsidR="00F7725C">
          <w:rPr>
            <w:spacing w:val="-6"/>
          </w:rPr>
          <w:delText>Given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that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the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6"/>
          </w:rPr>
          <w:delText>experiment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was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not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designed</w:delText>
        </w:r>
        <w:r w:rsidR="00F7725C">
          <w:rPr>
            <w:spacing w:val="-8"/>
          </w:rPr>
          <w:delText xml:space="preserve"> </w:delText>
        </w:r>
        <w:r w:rsidR="00F7725C">
          <w:rPr>
            <w:spacing w:val="-6"/>
          </w:rPr>
          <w:delText>to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test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eccentricity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effects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and</w:delText>
        </w:r>
      </w:del>
    </w:p>
    <w:p w:rsidR="00701245" w:rsidRDefault="00701245">
      <w:pPr>
        <w:rPr>
          <w:del w:id="4406" w:author="Hughes, Anna E" w:date="2023-06-19T12:41:00Z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4407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4408" w:author="Hughes, Anna E" w:date="2023-06-19T12:41:00Z"/>
          <w:sz w:val="20"/>
        </w:rPr>
      </w:pPr>
    </w:p>
    <w:p w:rsidR="00701245" w:rsidRDefault="00F7725C">
      <w:pPr>
        <w:pStyle w:val="BodyText"/>
        <w:spacing w:before="238"/>
        <w:rPr>
          <w:del w:id="4409" w:author="Hughes, Anna E" w:date="2023-06-19T12:41:00Z"/>
        </w:rPr>
      </w:pPr>
      <w:del w:id="4410" w:author="Hughes, Anna E" w:date="2023-06-19T12:41:00Z">
        <w:r>
          <w:rPr>
            <w:rFonts w:ascii="Trebuchet MS"/>
            <w:spacing w:val="-4"/>
            <w:sz w:val="12"/>
          </w:rPr>
          <w:delText>739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  <w:r>
          <w:rPr>
            <w:spacing w:val="-4"/>
          </w:rPr>
          <w:delText>this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analysis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was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exploratory, we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make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no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strong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claims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about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what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this</w:delText>
        </w:r>
        <w:r>
          <w:rPr>
            <w:spacing w:val="-6"/>
          </w:rPr>
          <w:delText xml:space="preserve"> </w:delText>
        </w:r>
        <w:r>
          <w:rPr>
            <w:spacing w:val="-4"/>
          </w:rPr>
          <w:delText>finding</w:delText>
        </w:r>
      </w:del>
    </w:p>
    <w:p w:rsidR="00701245" w:rsidRDefault="00F7725C">
      <w:pPr>
        <w:pStyle w:val="BodyText"/>
        <w:rPr>
          <w:del w:id="4411" w:author="Hughes, Anna E" w:date="2023-06-19T12:41:00Z"/>
        </w:rPr>
      </w:pPr>
      <w:del w:id="4412" w:author="Hughes, Anna E" w:date="2023-06-19T12:41:00Z">
        <w:r>
          <w:rPr>
            <w:rFonts w:ascii="Trebuchet MS"/>
            <w:spacing w:val="-2"/>
            <w:sz w:val="12"/>
          </w:rPr>
          <w:delText>740</w:delText>
        </w:r>
        <w:r>
          <w:rPr>
            <w:rFonts w:ascii="Trebuchet MS"/>
            <w:spacing w:val="75"/>
            <w:w w:val="150"/>
            <w:sz w:val="12"/>
          </w:rPr>
          <w:delText xml:space="preserve"> </w:delText>
        </w:r>
        <w:r>
          <w:rPr>
            <w:spacing w:val="-2"/>
          </w:rPr>
          <w:delText>might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mean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for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Target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Contrast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Signal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Theory</w:delText>
        </w:r>
        <w:r>
          <w:rPr>
            <w:spacing w:val="-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>
          <w:rPr>
            <w:spacing w:val="-2"/>
          </w:rPr>
          <w:delText>Lleras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et</w:delText>
        </w:r>
        <w:r>
          <w:rPr>
            <w:spacing w:val="-4"/>
          </w:rPr>
          <w:delText xml:space="preserve"> </w:delText>
        </w:r>
        <w:r>
          <w:rPr>
            <w:spacing w:val="-2"/>
          </w:rPr>
          <w:delText>al.</w:delText>
        </w:r>
        <w:r w:rsidR="00FE7979">
          <w:rPr>
            <w:spacing w:val="-2"/>
          </w:rPr>
          <w:fldChar w:fldCharType="end"/>
        </w:r>
        <w:r>
          <w:rPr>
            <w:spacing w:val="-5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>
          <w:rPr>
            <w:spacing w:val="-2"/>
          </w:rPr>
          <w:delText>(2020).</w:delText>
        </w:r>
        <w:r w:rsidR="00FE7979">
          <w:rPr>
            <w:spacing w:val="-2"/>
          </w:rPr>
          <w:fldChar w:fldCharType="end"/>
        </w:r>
        <w:r>
          <w:rPr>
            <w:spacing w:val="23"/>
          </w:rPr>
          <w:delText xml:space="preserve"> </w:delText>
        </w:r>
        <w:r>
          <w:rPr>
            <w:spacing w:val="-2"/>
          </w:rPr>
          <w:delText>Instead,</w:delText>
        </w:r>
        <w:r>
          <w:rPr>
            <w:spacing w:val="-3"/>
          </w:rPr>
          <w:delText xml:space="preserve"> </w:delText>
        </w:r>
        <w:r>
          <w:rPr>
            <w:spacing w:val="-5"/>
          </w:rPr>
          <w:delText>our</w:delText>
        </w:r>
      </w:del>
    </w:p>
    <w:p w:rsidR="00485016" w:rsidRDefault="00F7725C">
      <w:pPr>
        <w:pStyle w:val="BodyText"/>
        <w:spacing w:before="8"/>
        <w:rPr>
          <w:ins w:id="4413" w:author="Hughes, Anna E" w:date="2023-06-19T12:41:00Z"/>
        </w:rPr>
      </w:pPr>
      <w:del w:id="4414" w:author="Hughes, Anna E" w:date="2023-06-19T12:41:00Z">
        <w:r>
          <w:rPr>
            <w:rFonts w:ascii="Trebuchet MS"/>
            <w:spacing w:val="-6"/>
            <w:sz w:val="12"/>
          </w:rPr>
          <w:delText>741</w:delText>
        </w:r>
        <w:r>
          <w:rPr>
            <w:rFonts w:ascii="Trebuchet MS"/>
            <w:spacing w:val="47"/>
            <w:sz w:val="12"/>
          </w:rPr>
          <w:delText xml:space="preserve">  </w:delText>
        </w:r>
        <w:r>
          <w:rPr>
            <w:spacing w:val="-6"/>
          </w:rPr>
          <w:delText>claim</w:delText>
        </w:r>
      </w:del>
      <w:r w:rsidR="00C14774">
        <w:rPr>
          <w:spacing w:val="-10"/>
          <w:rPrChange w:id="4415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2"/>
          <w:rPrChange w:id="4416" w:author="Hughes, Anna E" w:date="2023-06-19T12:41:00Z">
            <w:rPr>
              <w:spacing w:val="-6"/>
            </w:rPr>
          </w:rPrChange>
        </w:rPr>
        <w:t>is</w:t>
      </w:r>
      <w:r w:rsidR="00C14774">
        <w:rPr>
          <w:spacing w:val="-10"/>
          <w:rPrChange w:id="4417" w:author="Hughes, Anna E" w:date="2023-06-19T12:41:00Z">
            <w:rPr>
              <w:spacing w:val="-6"/>
            </w:rPr>
          </w:rPrChange>
        </w:rPr>
        <w:t xml:space="preserve"> </w:t>
      </w:r>
      <w:del w:id="4418" w:author="Hughes, Anna E" w:date="2023-06-19T12:41:00Z">
        <w:r>
          <w:rPr>
            <w:spacing w:val="-6"/>
          </w:rPr>
          <w:delText>simply</w:delText>
        </w:r>
      </w:del>
      <w:ins w:id="4419" w:author="Hughes, Anna E" w:date="2023-06-19T12:41:00Z">
        <w:r w:rsidR="00C14774">
          <w:rPr>
            <w:spacing w:val="-2"/>
          </w:rPr>
          <w:t>good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evidence</w:t>
        </w:r>
        <w:r w:rsidR="00C14774">
          <w:rPr>
            <w:spacing w:val="-9"/>
          </w:rPr>
          <w:t xml:space="preserve"> </w:t>
        </w:r>
        <w:r w:rsidR="00C14774">
          <w:rPr>
            <w:spacing w:val="-2"/>
          </w:rPr>
          <w:t>that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colour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may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in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some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ways</w:t>
        </w:r>
        <w:r w:rsidR="00C14774">
          <w:rPr>
            <w:spacing w:val="-9"/>
          </w:rPr>
          <w:t xml:space="preserve"> </w:t>
        </w:r>
        <w:r w:rsidR="00C14774">
          <w:rPr>
            <w:spacing w:val="-2"/>
          </w:rPr>
          <w:t>be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a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’basic’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feature</w:t>
        </w:r>
        <w:r w:rsidR="00C14774">
          <w:rPr>
            <w:spacing w:val="-10"/>
          </w:rPr>
          <w:t xml:space="preserve"> </w:t>
        </w:r>
        <w:r w:rsidR="00C14774">
          <w:rPr>
            <w:spacing w:val="-2"/>
          </w:rPr>
          <w:t>dimen-</w:t>
        </w:r>
      </w:ins>
    </w:p>
    <w:p w:rsidR="00485016" w:rsidRDefault="00C14774">
      <w:pPr>
        <w:pStyle w:val="BodyText"/>
        <w:pPrChange w:id="4420" w:author="Hughes, Anna E" w:date="2023-06-19T12:41:00Z">
          <w:pPr>
            <w:pStyle w:val="BodyText"/>
            <w:spacing w:before="8"/>
          </w:pPr>
        </w:pPrChange>
      </w:pPr>
      <w:ins w:id="4421" w:author="Hughes, Anna E" w:date="2023-06-19T12:41:00Z">
        <w:r>
          <w:rPr>
            <w:rFonts w:ascii="Trebuchet MS"/>
            <w:spacing w:val="-6"/>
            <w:sz w:val="12"/>
          </w:rPr>
          <w:t>788</w:t>
        </w:r>
        <w:r>
          <w:rPr>
            <w:rFonts w:ascii="Trebuchet MS"/>
            <w:spacing w:val="44"/>
            <w:sz w:val="12"/>
          </w:rPr>
          <w:t xml:space="preserve">  </w:t>
        </w:r>
        <w:r>
          <w:rPr>
            <w:spacing w:val="-6"/>
          </w:rPr>
          <w:t>sion</w:t>
        </w:r>
      </w:ins>
      <w:r>
        <w:rPr>
          <w:rPrChange w:id="4422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that</w:t>
      </w:r>
      <w:r>
        <w:rPr>
          <w:spacing w:val="1"/>
          <w:rPrChange w:id="4423" w:author="Hughes, Anna E" w:date="2023-06-19T12:41:00Z">
            <w:rPr>
              <w:spacing w:val="-6"/>
            </w:rPr>
          </w:rPrChange>
        </w:rPr>
        <w:t xml:space="preserve"> </w:t>
      </w:r>
      <w:del w:id="4424" w:author="Hughes, Anna E" w:date="2023-06-19T12:41:00Z">
        <w:r w:rsidR="00F7725C">
          <w:rPr>
            <w:spacing w:val="-6"/>
          </w:rPr>
          <w:delText>this modelling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 xml:space="preserve">methodology </w:delText>
        </w:r>
      </w:del>
      <w:r>
        <w:rPr>
          <w:spacing w:val="-6"/>
        </w:rPr>
        <w:t>is</w:t>
      </w:r>
      <w:r>
        <w:rPr>
          <w:rPrChange w:id="4425" w:author="Hughes, Anna E" w:date="2023-06-19T12:41:00Z">
            <w:rPr>
              <w:spacing w:val="-7"/>
            </w:rPr>
          </w:rPrChange>
        </w:rPr>
        <w:t xml:space="preserve"> </w:t>
      </w:r>
      <w:del w:id="4426" w:author="Hughes, Anna E" w:date="2023-06-19T12:41:00Z">
        <w:r w:rsidR="00F7725C">
          <w:rPr>
            <w:spacing w:val="-6"/>
          </w:rPr>
          <w:delText>useful precisely because</w:delText>
        </w:r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it can</w:delText>
        </w:r>
      </w:del>
      <w:ins w:id="4427" w:author="Hughes, Anna E" w:date="2023-06-19T12:41:00Z">
        <w:r>
          <w:rPr>
            <w:spacing w:val="-6"/>
          </w:rPr>
          <w:t>particularly</w:t>
        </w:r>
        <w:r>
          <w:rPr>
            <w:spacing w:val="1"/>
          </w:rPr>
          <w:t xml:space="preserve"> </w:t>
        </w:r>
        <w:r>
          <w:rPr>
            <w:spacing w:val="-6"/>
          </w:rPr>
          <w:t>salient,</w:t>
        </w:r>
        <w:r>
          <w:rPr>
            <w:spacing w:val="2"/>
          </w:rPr>
          <w:t xml:space="preserve"> </w:t>
        </w:r>
        <w:r>
          <w:rPr>
            <w:spacing w:val="-6"/>
          </w:rPr>
          <w:t>especially</w:t>
        </w:r>
        <w:r>
          <w:t xml:space="preserve"> </w:t>
        </w:r>
        <w:r>
          <w:rPr>
            <w:spacing w:val="-6"/>
          </w:rPr>
          <w:t>in</w:t>
        </w:r>
        <w:r>
          <w:rPr>
            <w:spacing w:val="1"/>
          </w:rPr>
          <w:t xml:space="preserve"> </w:t>
        </w:r>
        <w:r>
          <w:rPr>
            <w:spacing w:val="-6"/>
          </w:rPr>
          <w:t>peripheral</w:t>
        </w:r>
        <w:r>
          <w:t xml:space="preserve"> </w:t>
        </w:r>
        <w:r>
          <w:rPr>
            <w:spacing w:val="-6"/>
          </w:rPr>
          <w:t>vision,</w:t>
        </w:r>
        <w:r>
          <w:rPr>
            <w:spacing w:val="2"/>
          </w:rPr>
          <w:t xml:space="preserve"> </w:t>
        </w:r>
        <w:r>
          <w:rPr>
            <w:spacing w:val="-6"/>
          </w:rPr>
          <w:t>whereas</w:t>
        </w:r>
        <w:r>
          <w:rPr>
            <w:spacing w:val="1"/>
          </w:rPr>
          <w:t xml:space="preserve"> </w:t>
        </w:r>
        <w:r>
          <w:rPr>
            <w:spacing w:val="-6"/>
          </w:rPr>
          <w:t>guidance</w:t>
        </w:r>
      </w:ins>
    </w:p>
    <w:p w:rsidR="00701245" w:rsidRDefault="00F7725C">
      <w:pPr>
        <w:pStyle w:val="BodyText"/>
        <w:rPr>
          <w:del w:id="4428" w:author="Hughes, Anna E" w:date="2023-06-19T12:41:00Z"/>
        </w:rPr>
      </w:pPr>
      <w:del w:id="4429" w:author="Hughes, Anna E" w:date="2023-06-19T12:41:00Z">
        <w:r>
          <w:rPr>
            <w:rFonts w:ascii="Trebuchet MS"/>
            <w:spacing w:val="-4"/>
            <w:sz w:val="12"/>
          </w:rPr>
          <w:delText>742</w:delText>
        </w:r>
        <w:r>
          <w:rPr>
            <w:rFonts w:ascii="Trebuchet MS"/>
            <w:spacing w:val="78"/>
            <w:w w:val="150"/>
            <w:sz w:val="12"/>
          </w:rPr>
          <w:delText xml:space="preserve"> </w:delText>
        </w:r>
        <w:r>
          <w:rPr>
            <w:spacing w:val="-4"/>
          </w:rPr>
          <w:delText>incorporate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a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wider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range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of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factors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easily,</w:delText>
        </w:r>
        <w:r>
          <w:rPr>
            <w:spacing w:val="-7"/>
          </w:rPr>
          <w:delText xml:space="preserve"> </w:delText>
        </w:r>
        <w:r>
          <w:rPr>
            <w:spacing w:val="-4"/>
          </w:rPr>
          <w:delText>giving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us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a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better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insight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into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what</w:delText>
        </w:r>
        <w:r>
          <w:rPr>
            <w:spacing w:val="-9"/>
          </w:rPr>
          <w:delText xml:space="preserve"> </w:delText>
        </w:r>
        <w:r>
          <w:rPr>
            <w:spacing w:val="-5"/>
          </w:rPr>
          <w:delText>is</w:delText>
        </w:r>
      </w:del>
    </w:p>
    <w:p w:rsidR="00485016" w:rsidRDefault="00F7725C">
      <w:pPr>
        <w:pStyle w:val="BodyText"/>
        <w:spacing w:before="8"/>
        <w:rPr>
          <w:ins w:id="4430" w:author="Hughes, Anna E" w:date="2023-06-19T12:41:00Z"/>
        </w:rPr>
      </w:pPr>
      <w:del w:id="4431" w:author="Hughes, Anna E" w:date="2023-06-19T12:41:00Z">
        <w:r>
          <w:rPr>
            <w:rFonts w:ascii="Trebuchet MS"/>
            <w:spacing w:val="-6"/>
            <w:sz w:val="12"/>
          </w:rPr>
          <w:delText>743</w:delText>
        </w:r>
        <w:r>
          <w:rPr>
            <w:rFonts w:ascii="Trebuchet MS"/>
            <w:spacing w:val="43"/>
            <w:sz w:val="12"/>
          </w:rPr>
          <w:delText xml:space="preserve">  </w:delText>
        </w:r>
        <w:r>
          <w:rPr>
            <w:spacing w:val="-6"/>
          </w:rPr>
          <w:delText>driving</w:delText>
        </w:r>
      </w:del>
      <w:ins w:id="4432" w:author="Hughes, Anna E" w:date="2023-06-19T12:41:00Z">
        <w:r w:rsidR="00C14774">
          <w:rPr>
            <w:rFonts w:ascii="Trebuchet MS"/>
            <w:spacing w:val="-2"/>
            <w:sz w:val="12"/>
          </w:rPr>
          <w:t>789</w:t>
        </w:r>
        <w:r w:rsidR="00C14774">
          <w:rPr>
            <w:rFonts w:ascii="Trebuchet MS"/>
            <w:spacing w:val="77"/>
            <w:w w:val="150"/>
            <w:sz w:val="12"/>
          </w:rPr>
          <w:t xml:space="preserve"> </w:t>
        </w:r>
        <w:r w:rsidR="00C14774">
          <w:rPr>
            <w:spacing w:val="-2"/>
          </w:rPr>
          <w:t>of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attention</w:t>
        </w:r>
        <w:r w:rsidR="00C14774">
          <w:rPr>
            <w:spacing w:val="2"/>
          </w:rPr>
          <w:t xml:space="preserve"> </w:t>
        </w:r>
        <w:r w:rsidR="00C14774">
          <w:rPr>
            <w:spacing w:val="-2"/>
          </w:rPr>
          <w:t>by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shape</w:t>
        </w:r>
        <w:r w:rsidR="00C14774">
          <w:rPr>
            <w:spacing w:val="3"/>
          </w:rPr>
          <w:t xml:space="preserve"> </w:t>
        </w:r>
        <w:r w:rsidR="00C14774">
          <w:rPr>
            <w:spacing w:val="-2"/>
          </w:rPr>
          <w:t>may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be</w:t>
        </w:r>
        <w:r w:rsidR="00C14774">
          <w:rPr>
            <w:spacing w:val="2"/>
          </w:rPr>
          <w:t xml:space="preserve"> </w:t>
        </w:r>
        <w:r w:rsidR="00C14774">
          <w:rPr>
            <w:spacing w:val="-2"/>
          </w:rPr>
          <w:t>more</w:t>
        </w:r>
        <w:r w:rsidR="00C14774">
          <w:rPr>
            <w:spacing w:val="1"/>
          </w:rPr>
          <w:t xml:space="preserve"> </w:t>
        </w:r>
        <w:r w:rsidR="00C14774">
          <w:rPr>
            <w:spacing w:val="-2"/>
          </w:rPr>
          <w:t>complex</w:t>
        </w:r>
        <w:r w:rsidR="00C14774">
          <w:rPr>
            <w:spacing w:val="2"/>
          </w:rPr>
          <w:t xml:space="preserve"> </w:t>
        </w:r>
        <w:r w:rsidR="00FE7979">
          <w:fldChar w:fldCharType="begin"/>
        </w:r>
        <w:r w:rsidR="00FE7979">
          <w:instrText xml:space="preserve"> HYPERLINK \l "_bookmark85" </w:instrText>
        </w:r>
        <w:r w:rsidR="00FE7979">
          <w:fldChar w:fldCharType="separate"/>
        </w:r>
        <w:r w:rsidR="00C14774">
          <w:rPr>
            <w:spacing w:val="-2"/>
          </w:rPr>
          <w:t>(Wolfe,</w:t>
        </w:r>
        <w:r w:rsidR="00FE7979">
          <w:rPr>
            <w:spacing w:val="-2"/>
          </w:rPr>
          <w:fldChar w:fldCharType="end"/>
        </w:r>
        <w:r w:rsidR="00C14774">
          <w:rPr>
            <w:spacing w:val="1"/>
          </w:rPr>
          <w:t xml:space="preserve"> </w:t>
        </w:r>
        <w:r w:rsidR="00FE7979">
          <w:fldChar w:fldCharType="begin"/>
        </w:r>
        <w:r w:rsidR="00FE7979">
          <w:instrText xml:space="preserve"> HYPERLINK \l "_bookmark85" </w:instrText>
        </w:r>
        <w:r w:rsidR="00FE7979">
          <w:fldChar w:fldCharType="separate"/>
        </w:r>
        <w:r w:rsidR="00C14774">
          <w:rPr>
            <w:spacing w:val="-2"/>
          </w:rPr>
          <w:t>2021).</w:t>
        </w:r>
        <w:r w:rsidR="00FE7979">
          <w:rPr>
            <w:spacing w:val="-2"/>
          </w:rPr>
          <w:fldChar w:fldCharType="end"/>
        </w:r>
        <w:r w:rsidR="00C14774">
          <w:rPr>
            <w:spacing w:val="44"/>
          </w:rPr>
          <w:t xml:space="preserve"> </w:t>
        </w:r>
        <w:r w:rsidR="00C14774">
          <w:rPr>
            <w:spacing w:val="-2"/>
          </w:rPr>
          <w:t>Mathematically,</w:t>
        </w:r>
        <w:r w:rsidR="00C14774">
          <w:rPr>
            <w:spacing w:val="5"/>
          </w:rPr>
          <w:t xml:space="preserve"> </w:t>
        </w:r>
        <w:r w:rsidR="00C14774">
          <w:rPr>
            <w:spacing w:val="-5"/>
          </w:rPr>
          <w:t>it</w:t>
        </w:r>
      </w:ins>
    </w:p>
    <w:p w:rsidR="00485016" w:rsidRDefault="00C14774">
      <w:pPr>
        <w:pStyle w:val="BodyText"/>
        <w:rPr>
          <w:ins w:id="4433" w:author="Hughes, Anna E" w:date="2023-06-19T12:41:00Z"/>
        </w:rPr>
      </w:pPr>
      <w:ins w:id="4434" w:author="Hughes, Anna E" w:date="2023-06-19T12:41:00Z">
        <w:r>
          <w:rPr>
            <w:rFonts w:ascii="Trebuchet MS"/>
            <w:w w:val="90"/>
            <w:sz w:val="12"/>
          </w:rPr>
          <w:t>790</w:t>
        </w:r>
        <w:r>
          <w:rPr>
            <w:rFonts w:ascii="Trebuchet MS"/>
            <w:spacing w:val="63"/>
            <w:sz w:val="12"/>
          </w:rPr>
          <w:t xml:space="preserve">  </w:t>
        </w:r>
        <w:r>
          <w:rPr>
            <w:w w:val="90"/>
          </w:rPr>
          <w:t>would</w:t>
        </w:r>
        <w:r>
          <w:rPr>
            <w:spacing w:val="1"/>
          </w:rPr>
          <w:t xml:space="preserve"> </w:t>
        </w:r>
        <w:r>
          <w:rPr>
            <w:w w:val="90"/>
          </w:rPr>
          <w:t>be</w:t>
        </w:r>
        <w:r>
          <w:rPr>
            <w:spacing w:val="1"/>
          </w:rPr>
          <w:t xml:space="preserve"> </w:t>
        </w:r>
        <w:r>
          <w:rPr>
            <w:w w:val="90"/>
          </w:rPr>
          <w:t>better</w:t>
        </w:r>
        <w:r>
          <w:t xml:space="preserve"> </w:t>
        </w:r>
        <w:r>
          <w:rPr>
            <w:w w:val="90"/>
          </w:rPr>
          <w:t>to</w:t>
        </w:r>
        <w:r>
          <w:rPr>
            <w:spacing w:val="1"/>
          </w:rPr>
          <w:t xml:space="preserve"> </w:t>
        </w:r>
        <w:r>
          <w:rPr>
            <w:w w:val="90"/>
          </w:rPr>
          <w:t>have</w:t>
        </w:r>
        <w:r>
          <w:t xml:space="preserve"> </w:t>
        </w:r>
        <w:r>
          <w:rPr>
            <w:w w:val="90"/>
          </w:rPr>
          <w:t>features</w:t>
        </w:r>
        <w:r>
          <w:rPr>
            <w:spacing w:val="1"/>
          </w:rPr>
          <w:t xml:space="preserve"> </w:t>
        </w:r>
        <w:r>
          <w:rPr>
            <w:w w:val="90"/>
          </w:rPr>
          <w:t>where</w:t>
        </w:r>
        <w:r>
          <w:t xml:space="preserve"> </w:t>
        </w:r>
        <w:r>
          <w:rPr>
            <w:w w:val="90"/>
          </w:rPr>
          <w:t>the</w:t>
        </w:r>
        <w:r>
          <w:t xml:space="preserve"> </w:t>
        </w:r>
        <w:r>
          <w:rPr>
            <w:w w:val="90"/>
          </w:rPr>
          <w:t>slope</w:t>
        </w:r>
        <w:r>
          <w:rPr>
            <w:spacing w:val="1"/>
          </w:rPr>
          <w:t xml:space="preserve"> </w:t>
        </w:r>
        <w:r>
          <w:rPr>
            <w:w w:val="90"/>
          </w:rPr>
          <w:t>values</w:t>
        </w:r>
        <w:r>
          <w:t xml:space="preserve"> </w:t>
        </w:r>
        <w:r>
          <w:rPr>
            <w:w w:val="90"/>
          </w:rPr>
          <w:t>across</w:t>
        </w:r>
        <w:r>
          <w:rPr>
            <w:spacing w:val="1"/>
          </w:rPr>
          <w:t xml:space="preserve"> </w:t>
        </w:r>
        <w:r>
          <w:rPr>
            <w:w w:val="90"/>
          </w:rPr>
          <w:t>the</w:t>
        </w:r>
        <w:r>
          <w:t xml:space="preserve"> </w:t>
        </w:r>
        <w:r>
          <w:rPr>
            <w:w w:val="90"/>
          </w:rPr>
          <w:t>two</w:t>
        </w:r>
        <w:r>
          <w:rPr>
            <w:spacing w:val="1"/>
          </w:rPr>
          <w:t xml:space="preserve"> </w:t>
        </w:r>
        <w:r>
          <w:rPr>
            <w:spacing w:val="-2"/>
            <w:w w:val="90"/>
          </w:rPr>
          <w:t>dimensions</w:t>
        </w:r>
      </w:ins>
    </w:p>
    <w:p w:rsidR="00485016" w:rsidRDefault="00C14774">
      <w:pPr>
        <w:pStyle w:val="BodyText"/>
        <w:spacing w:before="8"/>
        <w:rPr>
          <w:ins w:id="4435" w:author="Hughes, Anna E" w:date="2023-06-19T12:41:00Z"/>
        </w:rPr>
      </w:pPr>
      <w:ins w:id="4436" w:author="Hughes, Anna E" w:date="2023-06-19T12:41:00Z">
        <w:r>
          <w:rPr>
            <w:rFonts w:ascii="Trebuchet MS"/>
            <w:w w:val="90"/>
            <w:sz w:val="12"/>
          </w:rPr>
          <w:t>791</w:t>
        </w:r>
        <w:r>
          <w:rPr>
            <w:rFonts w:ascii="Trebuchet MS"/>
            <w:spacing w:val="77"/>
            <w:sz w:val="12"/>
          </w:rPr>
          <w:t xml:space="preserve">  </w:t>
        </w:r>
        <w:r>
          <w:rPr>
            <w:w w:val="90"/>
          </w:rPr>
          <w:t>are</w:t>
        </w:r>
        <w:r>
          <w:rPr>
            <w:spacing w:val="10"/>
          </w:rPr>
          <w:t xml:space="preserve"> </w:t>
        </w:r>
        <w:r>
          <w:rPr>
            <w:w w:val="90"/>
          </w:rPr>
          <w:t>more</w:t>
        </w:r>
        <w:r>
          <w:rPr>
            <w:spacing w:val="9"/>
          </w:rPr>
          <w:t xml:space="preserve"> </w:t>
        </w:r>
        <w:r>
          <w:rPr>
            <w:w w:val="90"/>
          </w:rPr>
          <w:t>similar,</w:t>
        </w:r>
        <w:r>
          <w:rPr>
            <w:spacing w:val="11"/>
          </w:rPr>
          <w:t xml:space="preserve"> </w:t>
        </w:r>
        <w:r>
          <w:rPr>
            <w:w w:val="90"/>
          </w:rPr>
          <w:t>as</w:t>
        </w:r>
        <w:r>
          <w:rPr>
            <w:spacing w:val="9"/>
          </w:rPr>
          <w:t xml:space="preserve"> </w:t>
        </w:r>
        <w:r>
          <w:rPr>
            <w:w w:val="90"/>
          </w:rPr>
          <w:t>all</w:t>
        </w:r>
        <w:r>
          <w:rPr>
            <w:spacing w:val="9"/>
          </w:rPr>
          <w:t xml:space="preserve"> </w:t>
        </w:r>
        <w:r>
          <w:rPr>
            <w:w w:val="90"/>
          </w:rPr>
          <w:t>of</w:t>
        </w:r>
        <w:r>
          <w:rPr>
            <w:spacing w:val="9"/>
          </w:rPr>
          <w:t xml:space="preserve"> </w:t>
        </w:r>
        <w:r>
          <w:rPr>
            <w:w w:val="90"/>
          </w:rPr>
          <w:t>the</w:t>
        </w:r>
        <w:r>
          <w:rPr>
            <w:spacing w:val="9"/>
          </w:rPr>
          <w:t xml:space="preserve"> </w:t>
        </w:r>
        <w:r>
          <w:rPr>
            <w:w w:val="90"/>
          </w:rPr>
          <w:t>contrast</w:t>
        </w:r>
        <w:r>
          <w:rPr>
            <w:spacing w:val="9"/>
          </w:rPr>
          <w:t xml:space="preserve"> </w:t>
        </w:r>
        <w:r>
          <w:rPr>
            <w:w w:val="90"/>
          </w:rPr>
          <w:t>combination</w:t>
        </w:r>
        <w:r>
          <w:rPr>
            <w:spacing w:val="9"/>
          </w:rPr>
          <w:t xml:space="preserve"> </w:t>
        </w:r>
        <w:r>
          <w:rPr>
            <w:w w:val="90"/>
          </w:rPr>
          <w:t>formulae</w:t>
        </w:r>
        <w:r>
          <w:rPr>
            <w:spacing w:val="9"/>
          </w:rPr>
          <w:t xml:space="preserve"> </w:t>
        </w:r>
        <w:r>
          <w:rPr>
            <w:w w:val="90"/>
          </w:rPr>
          <w:t>essentially</w:t>
        </w:r>
        <w:r>
          <w:rPr>
            <w:spacing w:val="9"/>
          </w:rPr>
          <w:t xml:space="preserve"> </w:t>
        </w:r>
        <w:r>
          <w:rPr>
            <w:w w:val="90"/>
          </w:rPr>
          <w:t>consist</w:t>
        </w:r>
        <w:r>
          <w:rPr>
            <w:spacing w:val="9"/>
          </w:rPr>
          <w:t xml:space="preserve"> </w:t>
        </w:r>
        <w:r>
          <w:rPr>
            <w:spacing w:val="-5"/>
            <w:w w:val="90"/>
          </w:rPr>
          <w:t>of</w:t>
        </w:r>
      </w:ins>
    </w:p>
    <w:p w:rsidR="00485016" w:rsidRDefault="00C14774">
      <w:pPr>
        <w:pStyle w:val="BodyText"/>
        <w:spacing w:before="8"/>
        <w:rPr>
          <w:ins w:id="4437" w:author="Hughes, Anna E" w:date="2023-06-19T12:41:00Z"/>
        </w:rPr>
      </w:pPr>
      <w:ins w:id="4438" w:author="Hughes, Anna E" w:date="2023-06-19T12:41:00Z">
        <w:r>
          <w:rPr>
            <w:rFonts w:ascii="Trebuchet MS"/>
            <w:spacing w:val="-4"/>
            <w:sz w:val="12"/>
          </w:rPr>
          <w:t>792</w:t>
        </w:r>
        <w:r>
          <w:rPr>
            <w:rFonts w:ascii="Trebuchet MS"/>
            <w:spacing w:val="38"/>
            <w:sz w:val="12"/>
          </w:rPr>
          <w:t xml:space="preserve">  </w:t>
        </w:r>
        <w:r>
          <w:rPr>
            <w:spacing w:val="-4"/>
          </w:rPr>
          <w:t>sums</w:t>
        </w:r>
        <w:r>
          <w:rPr>
            <w:spacing w:val="3"/>
          </w:rPr>
          <w:t xml:space="preserve"> </w:t>
        </w:r>
        <w:r>
          <w:rPr>
            <w:spacing w:val="-4"/>
          </w:rPr>
          <w:t>of</w:t>
        </w:r>
        <w:r>
          <w:rPr>
            <w:spacing w:val="2"/>
          </w:rPr>
          <w:t xml:space="preserve"> </w:t>
        </w:r>
        <w:r>
          <w:rPr>
            <w:spacing w:val="-4"/>
          </w:rPr>
          <w:t>inverse</w:t>
        </w:r>
        <w:r>
          <w:rPr>
            <w:spacing w:val="3"/>
          </w:rPr>
          <w:t xml:space="preserve"> </w:t>
        </w:r>
        <w:r>
          <w:rPr>
            <w:spacing w:val="-4"/>
          </w:rPr>
          <w:t>values,</w:t>
        </w:r>
        <w:r>
          <w:rPr>
            <w:spacing w:val="6"/>
          </w:rPr>
          <w:t xml:space="preserve"> </w:t>
        </w:r>
        <w:r>
          <w:rPr>
            <w:spacing w:val="-4"/>
          </w:rPr>
          <w:t>and</w:t>
        </w:r>
        <w:r>
          <w:rPr>
            <w:spacing w:val="2"/>
          </w:rPr>
          <w:t xml:space="preserve"> </w:t>
        </w:r>
        <w:r>
          <w:rPr>
            <w:spacing w:val="-4"/>
          </w:rPr>
          <w:t>if</w:t>
        </w:r>
        <w:r>
          <w:rPr>
            <w:spacing w:val="3"/>
          </w:rPr>
          <w:t xml:space="preserve"> </w:t>
        </w:r>
        <w:r>
          <w:rPr>
            <w:spacing w:val="-4"/>
          </w:rPr>
          <w:t>the</w:t>
        </w:r>
        <w:r>
          <w:rPr>
            <w:spacing w:val="3"/>
          </w:rPr>
          <w:t xml:space="preserve"> </w:t>
        </w:r>
        <w:r>
          <w:rPr>
            <w:spacing w:val="-4"/>
          </w:rPr>
          <w:t>slope</w:t>
        </w:r>
        <w:r>
          <w:rPr>
            <w:spacing w:val="2"/>
          </w:rPr>
          <w:t xml:space="preserve"> </w:t>
        </w:r>
        <w:r>
          <w:rPr>
            <w:spacing w:val="-4"/>
          </w:rPr>
          <w:t>values</w:t>
        </w:r>
        <w:r>
          <w:rPr>
            <w:spacing w:val="3"/>
          </w:rPr>
          <w:t xml:space="preserve"> </w:t>
        </w:r>
        <w:r>
          <w:rPr>
            <w:spacing w:val="-4"/>
          </w:rPr>
          <w:t>are</w:t>
        </w:r>
        <w:r>
          <w:rPr>
            <w:spacing w:val="3"/>
          </w:rPr>
          <w:t xml:space="preserve"> </w:t>
        </w:r>
        <w:r>
          <w:rPr>
            <w:spacing w:val="-4"/>
          </w:rPr>
          <w:t>highly</w:t>
        </w:r>
        <w:r>
          <w:rPr>
            <w:spacing w:val="2"/>
          </w:rPr>
          <w:t xml:space="preserve"> </w:t>
        </w:r>
        <w:r>
          <w:rPr>
            <w:spacing w:val="-4"/>
          </w:rPr>
          <w:t>dissimilar,</w:t>
        </w:r>
        <w:r>
          <w:rPr>
            <w:spacing w:val="6"/>
          </w:rPr>
          <w:t xml:space="preserve"> </w:t>
        </w:r>
        <w:r>
          <w:rPr>
            <w:spacing w:val="-4"/>
          </w:rPr>
          <w:t>the</w:t>
        </w:r>
        <w:r>
          <w:rPr>
            <w:spacing w:val="3"/>
          </w:rPr>
          <w:t xml:space="preserve"> </w:t>
        </w:r>
        <w:r>
          <w:rPr>
            <w:spacing w:val="-4"/>
          </w:rPr>
          <w:t>inverse</w:t>
        </w:r>
      </w:ins>
    </w:p>
    <w:p w:rsidR="00485016" w:rsidRDefault="00C14774">
      <w:pPr>
        <w:pStyle w:val="BodyText"/>
        <w:rPr>
          <w:ins w:id="4439" w:author="Hughes, Anna E" w:date="2023-06-19T12:41:00Z"/>
        </w:rPr>
      </w:pPr>
      <w:ins w:id="4440" w:author="Hughes, Anna E" w:date="2023-06-19T12:41:00Z">
        <w:r>
          <w:rPr>
            <w:rFonts w:ascii="Trebuchet MS"/>
            <w:spacing w:val="-6"/>
            <w:sz w:val="12"/>
          </w:rPr>
          <w:t>793</w:t>
        </w:r>
        <w:r>
          <w:rPr>
            <w:rFonts w:ascii="Trebuchet MS"/>
            <w:spacing w:val="39"/>
            <w:sz w:val="12"/>
          </w:rPr>
          <w:t xml:space="preserve">  </w:t>
        </w:r>
        <w:r>
          <w:rPr>
            <w:spacing w:val="-6"/>
          </w:rPr>
          <w:t>sums</w:t>
        </w:r>
        <w:r>
          <w:t xml:space="preserve"> </w:t>
        </w:r>
        <w:r>
          <w:rPr>
            <w:spacing w:val="-6"/>
          </w:rPr>
          <w:t>will</w:t>
        </w:r>
        <w:r>
          <w:rPr>
            <w:spacing w:val="1"/>
          </w:rPr>
          <w:t xml:space="preserve"> </w:t>
        </w:r>
        <w:r>
          <w:rPr>
            <w:spacing w:val="-6"/>
          </w:rPr>
          <w:t>be</w:t>
        </w:r>
        <w:r>
          <w:rPr>
            <w:spacing w:val="-1"/>
          </w:rPr>
          <w:t xml:space="preserve"> </w:t>
        </w:r>
        <w:r>
          <w:rPr>
            <w:spacing w:val="-6"/>
          </w:rPr>
          <w:t>disproportionately</w:t>
        </w:r>
        <w:r>
          <w:t xml:space="preserve"> </w:t>
        </w:r>
        <w:r>
          <w:rPr>
            <w:spacing w:val="-6"/>
          </w:rPr>
          <w:t>determined</w:t>
        </w:r>
        <w:r>
          <w:rPr>
            <w:spacing w:val="1"/>
          </w:rPr>
          <w:t xml:space="preserve"> </w:t>
        </w:r>
        <w:r>
          <w:rPr>
            <w:spacing w:val="-6"/>
          </w:rPr>
          <w:t>by</w:t>
        </w:r>
        <w:r>
          <w:t xml:space="preserve"> </w:t>
        </w:r>
        <w:r>
          <w:rPr>
            <w:spacing w:val="-6"/>
          </w:rPr>
          <w:t>one</w:t>
        </w:r>
        <w:r>
          <w:rPr>
            <w:spacing w:val="-1"/>
          </w:rPr>
          <w:t xml:space="preserve"> </w:t>
        </w:r>
        <w:r>
          <w:rPr>
            <w:spacing w:val="-6"/>
          </w:rPr>
          <w:t>feature.</w:t>
        </w:r>
        <w:r>
          <w:rPr>
            <w:spacing w:val="27"/>
          </w:rPr>
          <w:t xml:space="preserve"> </w:t>
        </w:r>
        <w:r>
          <w:rPr>
            <w:spacing w:val="-6"/>
          </w:rPr>
          <w:t>This</w:t>
        </w:r>
        <w:r>
          <w:rPr>
            <w:spacing w:val="-1"/>
          </w:rPr>
          <w:t xml:space="preserve"> </w:t>
        </w:r>
        <w:r>
          <w:rPr>
            <w:spacing w:val="-6"/>
          </w:rPr>
          <w:t>may</w:t>
        </w:r>
        <w:r>
          <w:t xml:space="preserve"> </w:t>
        </w:r>
        <w:r>
          <w:rPr>
            <w:spacing w:val="-6"/>
          </w:rPr>
          <w:t>indeed</w:t>
        </w:r>
        <w:r>
          <w:rPr>
            <w:spacing w:val="1"/>
          </w:rPr>
          <w:t xml:space="preserve"> </w:t>
        </w:r>
        <w:r>
          <w:rPr>
            <w:spacing w:val="-6"/>
          </w:rPr>
          <w:t>re-</w:t>
        </w:r>
      </w:ins>
    </w:p>
    <w:p w:rsidR="00485016" w:rsidRDefault="00C14774">
      <w:pPr>
        <w:pStyle w:val="BodyText"/>
        <w:spacing w:before="8"/>
        <w:rPr>
          <w:ins w:id="4441" w:author="Hughes, Anna E" w:date="2023-06-19T12:41:00Z"/>
        </w:rPr>
      </w:pPr>
      <w:ins w:id="4442" w:author="Hughes, Anna E" w:date="2023-06-19T12:41:00Z">
        <w:r>
          <w:rPr>
            <w:rFonts w:ascii="Trebuchet MS"/>
            <w:spacing w:val="-4"/>
            <w:sz w:val="12"/>
          </w:rPr>
          <w:t>794</w:t>
        </w:r>
        <w:r>
          <w:rPr>
            <w:rFonts w:ascii="Trebuchet MS"/>
            <w:spacing w:val="34"/>
            <w:sz w:val="12"/>
          </w:rPr>
          <w:t xml:space="preserve">  </w:t>
        </w:r>
        <w:r>
          <w:rPr>
            <w:spacing w:val="-4"/>
          </w:rPr>
          <w:t>flect</w:t>
        </w:r>
        <w:r>
          <w:rPr>
            <w:spacing w:val="3"/>
          </w:rPr>
          <w:t xml:space="preserve"> </w:t>
        </w:r>
        <w:r>
          <w:rPr>
            <w:spacing w:val="-4"/>
          </w:rPr>
          <w:t>how</w:t>
        </w:r>
        <w:r>
          <w:rPr>
            <w:spacing w:val="3"/>
          </w:rPr>
          <w:t xml:space="preserve"> </w:t>
        </w:r>
        <w:r>
          <w:rPr>
            <w:spacing w:val="-4"/>
          </w:rPr>
          <w:t>participants</w:t>
        </w:r>
        <w:r>
          <w:rPr>
            <w:spacing w:val="3"/>
          </w:rPr>
          <w:t xml:space="preserve"> </w:t>
        </w:r>
        <w:r>
          <w:rPr>
            <w:spacing w:val="-4"/>
          </w:rPr>
          <w:t>are</w:t>
        </w:r>
        <w:r>
          <w:rPr>
            <w:spacing w:val="3"/>
          </w:rPr>
          <w:t xml:space="preserve"> </w:t>
        </w:r>
        <w:r>
          <w:rPr>
            <w:spacing w:val="-4"/>
          </w:rPr>
          <w:t>approaching</w:t>
        </w:r>
        <w:r>
          <w:rPr>
            <w:spacing w:val="3"/>
          </w:rPr>
          <w:t xml:space="preserve"> </w:t>
        </w:r>
        <w:r>
          <w:rPr>
            <w:spacing w:val="-4"/>
          </w:rPr>
          <w:t>this</w:t>
        </w:r>
        <w:r>
          <w:rPr>
            <w:spacing w:val="3"/>
          </w:rPr>
          <w:t xml:space="preserve"> </w:t>
        </w:r>
        <w:r>
          <w:rPr>
            <w:spacing w:val="-4"/>
          </w:rPr>
          <w:t>task,</w:t>
        </w:r>
        <w:r>
          <w:rPr>
            <w:spacing w:val="7"/>
          </w:rPr>
          <w:t xml:space="preserve"> </w:t>
        </w:r>
        <w:r>
          <w:rPr>
            <w:spacing w:val="-4"/>
          </w:rPr>
          <w:t>as</w:t>
        </w:r>
        <w:r>
          <w:rPr>
            <w:spacing w:val="3"/>
          </w:rPr>
          <w:t xml:space="preserve"> </w:t>
        </w:r>
        <w:r>
          <w:rPr>
            <w:spacing w:val="-4"/>
          </w:rPr>
          <w:t>it</w:t>
        </w:r>
        <w:r>
          <w:rPr>
            <w:spacing w:val="3"/>
          </w:rPr>
          <w:t xml:space="preserve"> </w:t>
        </w:r>
        <w:r>
          <w:rPr>
            <w:spacing w:val="-4"/>
          </w:rPr>
          <w:t>may</w:t>
        </w:r>
        <w:r>
          <w:rPr>
            <w:spacing w:val="3"/>
          </w:rPr>
          <w:t xml:space="preserve"> </w:t>
        </w:r>
        <w:r>
          <w:rPr>
            <w:spacing w:val="-4"/>
          </w:rPr>
          <w:t>be</w:t>
        </w:r>
        <w:r>
          <w:rPr>
            <w:spacing w:val="3"/>
          </w:rPr>
          <w:t xml:space="preserve"> </w:t>
        </w:r>
        <w:r>
          <w:rPr>
            <w:spacing w:val="-4"/>
          </w:rPr>
          <w:t>the</w:t>
        </w:r>
        <w:r>
          <w:rPr>
            <w:spacing w:val="3"/>
          </w:rPr>
          <w:t xml:space="preserve"> </w:t>
        </w:r>
        <w:r>
          <w:rPr>
            <w:spacing w:val="-4"/>
          </w:rPr>
          <w:t>case</w:t>
        </w:r>
        <w:r>
          <w:rPr>
            <w:spacing w:val="3"/>
          </w:rPr>
          <w:t xml:space="preserve"> </w:t>
        </w:r>
        <w:r>
          <w:rPr>
            <w:spacing w:val="-4"/>
          </w:rPr>
          <w:t>that</w:t>
        </w:r>
        <w:r>
          <w:rPr>
            <w:spacing w:val="3"/>
          </w:rPr>
          <w:t xml:space="preserve"> </w:t>
        </w:r>
        <w:r>
          <w:rPr>
            <w:spacing w:val="-4"/>
          </w:rPr>
          <w:t>they</w:t>
        </w:r>
      </w:ins>
    </w:p>
    <w:p w:rsidR="00485016" w:rsidRDefault="00C14774">
      <w:pPr>
        <w:pStyle w:val="BodyText"/>
        <w:rPr>
          <w:ins w:id="4443" w:author="Hughes, Anna E" w:date="2023-06-19T12:41:00Z"/>
        </w:rPr>
      </w:pPr>
      <w:ins w:id="4444" w:author="Hughes, Anna E" w:date="2023-06-19T12:41:00Z">
        <w:r>
          <w:rPr>
            <w:rFonts w:ascii="Trebuchet MS"/>
            <w:w w:val="90"/>
            <w:sz w:val="12"/>
          </w:rPr>
          <w:t>795</w:t>
        </w:r>
        <w:r>
          <w:rPr>
            <w:rFonts w:ascii="Trebuchet MS"/>
            <w:spacing w:val="67"/>
            <w:sz w:val="12"/>
          </w:rPr>
          <w:t xml:space="preserve">  </w:t>
        </w:r>
        <w:r>
          <w:rPr>
            <w:w w:val="90"/>
          </w:rPr>
          <w:t>preferentially</w:t>
        </w:r>
        <w:r>
          <w:rPr>
            <w:spacing w:val="11"/>
          </w:rPr>
          <w:t xml:space="preserve"> </w:t>
        </w:r>
        <w:r>
          <w:rPr>
            <w:w w:val="90"/>
          </w:rPr>
          <w:t>attend</w:t>
        </w:r>
        <w:r>
          <w:rPr>
            <w:spacing w:val="9"/>
          </w:rPr>
          <w:t xml:space="preserve"> </w:t>
        </w:r>
        <w:r>
          <w:rPr>
            <w:w w:val="90"/>
          </w:rPr>
          <w:t>to</w:t>
        </w:r>
        <w:r>
          <w:rPr>
            <w:spacing w:val="10"/>
          </w:rPr>
          <w:t xml:space="preserve"> </w:t>
        </w:r>
        <w:r>
          <w:rPr>
            <w:w w:val="90"/>
          </w:rPr>
          <w:t>the</w:t>
        </w:r>
        <w:r>
          <w:rPr>
            <w:spacing w:val="10"/>
          </w:rPr>
          <w:t xml:space="preserve"> </w:t>
        </w:r>
        <w:r>
          <w:rPr>
            <w:w w:val="90"/>
          </w:rPr>
          <w:t>more</w:t>
        </w:r>
        <w:r>
          <w:rPr>
            <w:spacing w:val="10"/>
          </w:rPr>
          <w:t xml:space="preserve"> </w:t>
        </w:r>
        <w:r>
          <w:rPr>
            <w:w w:val="90"/>
          </w:rPr>
          <w:t>discriminating</w:t>
        </w:r>
        <w:r>
          <w:rPr>
            <w:spacing w:val="10"/>
          </w:rPr>
          <w:t xml:space="preserve"> </w:t>
        </w:r>
        <w:r>
          <w:rPr>
            <w:w w:val="90"/>
          </w:rPr>
          <w:t>feature</w:t>
        </w:r>
        <w:r>
          <w:rPr>
            <w:spacing w:val="10"/>
          </w:rPr>
          <w:t xml:space="preserve"> </w:t>
        </w:r>
        <w:r>
          <w:rPr>
            <w:w w:val="90"/>
          </w:rPr>
          <w:t>(colour)</w:t>
        </w:r>
        <w:r>
          <w:rPr>
            <w:spacing w:val="9"/>
          </w:rPr>
          <w:t xml:space="preserve"> </w:t>
        </w:r>
        <w:r>
          <w:rPr>
            <w:w w:val="90"/>
          </w:rPr>
          <w:t>and</w:t>
        </w:r>
        <w:r>
          <w:rPr>
            <w:spacing w:val="10"/>
          </w:rPr>
          <w:t xml:space="preserve"> </w:t>
        </w:r>
        <w:r>
          <w:rPr>
            <w:w w:val="90"/>
          </w:rPr>
          <w:t>the</w:t>
        </w:r>
        <w:r>
          <w:rPr>
            <w:spacing w:val="10"/>
          </w:rPr>
          <w:t xml:space="preserve"> </w:t>
        </w:r>
        <w:r>
          <w:rPr>
            <w:spacing w:val="-2"/>
            <w:w w:val="90"/>
          </w:rPr>
          <w:t>contribu-</w:t>
        </w:r>
      </w:ins>
    </w:p>
    <w:p w:rsidR="00485016" w:rsidRDefault="00C14774">
      <w:pPr>
        <w:pStyle w:val="BodyText"/>
        <w:spacing w:before="8"/>
        <w:rPr>
          <w:ins w:id="4445" w:author="Hughes, Anna E" w:date="2023-06-19T12:41:00Z"/>
        </w:rPr>
      </w:pPr>
      <w:ins w:id="4446" w:author="Hughes, Anna E" w:date="2023-06-19T12:41:00Z">
        <w:r>
          <w:rPr>
            <w:rFonts w:ascii="Trebuchet MS"/>
            <w:w w:val="90"/>
            <w:sz w:val="12"/>
          </w:rPr>
          <w:t>796</w:t>
        </w:r>
        <w:r>
          <w:rPr>
            <w:rFonts w:ascii="Trebuchet MS"/>
            <w:spacing w:val="72"/>
            <w:sz w:val="12"/>
          </w:rPr>
          <w:t xml:space="preserve">  </w:t>
        </w:r>
        <w:r>
          <w:rPr>
            <w:w w:val="90"/>
          </w:rPr>
          <w:t>tion</w:t>
        </w:r>
        <w:r>
          <w:rPr>
            <w:spacing w:val="7"/>
          </w:rPr>
          <w:t xml:space="preserve"> </w:t>
        </w:r>
        <w:r>
          <w:rPr>
            <w:w w:val="90"/>
          </w:rPr>
          <w:t>of</w:t>
        </w:r>
        <w:r>
          <w:rPr>
            <w:spacing w:val="6"/>
          </w:rPr>
          <w:t xml:space="preserve"> </w:t>
        </w:r>
        <w:r>
          <w:rPr>
            <w:w w:val="90"/>
          </w:rPr>
          <w:t>shape</w:t>
        </w:r>
        <w:r>
          <w:rPr>
            <w:spacing w:val="7"/>
          </w:rPr>
          <w:t xml:space="preserve"> </w:t>
        </w:r>
        <w:r>
          <w:rPr>
            <w:w w:val="90"/>
          </w:rPr>
          <w:t>to</w:t>
        </w:r>
        <w:r>
          <w:rPr>
            <w:spacing w:val="6"/>
          </w:rPr>
          <w:t xml:space="preserve"> </w:t>
        </w:r>
        <w:r>
          <w:rPr>
            <w:w w:val="90"/>
          </w:rPr>
          <w:t>their</w:t>
        </w:r>
      </w:ins>
      <w:r>
        <w:rPr>
          <w:spacing w:val="6"/>
          <w:rPrChange w:id="4447" w:author="Hughes, Anna E" w:date="2023-06-19T12:41:00Z">
            <w:rPr>
              <w:spacing w:val="-6"/>
            </w:rPr>
          </w:rPrChange>
        </w:rPr>
        <w:t xml:space="preserve"> </w:t>
      </w:r>
      <w:r>
        <w:rPr>
          <w:w w:val="90"/>
          <w:rPrChange w:id="4448" w:author="Hughes, Anna E" w:date="2023-06-19T12:41:00Z">
            <w:rPr>
              <w:spacing w:val="-6"/>
            </w:rPr>
          </w:rPrChange>
        </w:rPr>
        <w:t>behaviour</w:t>
      </w:r>
      <w:r>
        <w:rPr>
          <w:spacing w:val="6"/>
          <w:rPrChange w:id="4449" w:author="Hughes, Anna E" w:date="2023-06-19T12:41:00Z">
            <w:rPr>
              <w:spacing w:val="-5"/>
            </w:rPr>
          </w:rPrChange>
        </w:rPr>
        <w:t xml:space="preserve"> </w:t>
      </w:r>
      <w:r>
        <w:rPr>
          <w:w w:val="90"/>
          <w:rPrChange w:id="4450" w:author="Hughes, Anna E" w:date="2023-06-19T12:41:00Z">
            <w:rPr>
              <w:spacing w:val="-6"/>
            </w:rPr>
          </w:rPrChange>
        </w:rPr>
        <w:t>in</w:t>
      </w:r>
      <w:r>
        <w:rPr>
          <w:spacing w:val="7"/>
          <w:rPrChange w:id="4451" w:author="Hughes, Anna E" w:date="2023-06-19T12:41:00Z">
            <w:rPr>
              <w:spacing w:val="-6"/>
            </w:rPr>
          </w:rPrChange>
        </w:rPr>
        <w:t xml:space="preserve"> </w:t>
      </w:r>
      <w:del w:id="4452" w:author="Hughes, Anna E" w:date="2023-06-19T12:41:00Z">
        <w:r w:rsidR="00F7725C">
          <w:rPr>
            <w:spacing w:val="-6"/>
          </w:rPr>
          <w:delText>visual search,</w:delText>
        </w:r>
      </w:del>
      <w:ins w:id="4453" w:author="Hughes, Anna E" w:date="2023-06-19T12:41:00Z">
        <w:r>
          <w:rPr>
            <w:w w:val="90"/>
          </w:rPr>
          <w:t>the</w:t>
        </w:r>
        <w:r>
          <w:rPr>
            <w:spacing w:val="6"/>
          </w:rPr>
          <w:t xml:space="preserve"> </w:t>
        </w:r>
        <w:r>
          <w:rPr>
            <w:w w:val="90"/>
          </w:rPr>
          <w:t>double-feature</w:t>
        </w:r>
        <w:r>
          <w:rPr>
            <w:spacing w:val="6"/>
          </w:rPr>
          <w:t xml:space="preserve"> </w:t>
        </w:r>
        <w:r>
          <w:rPr>
            <w:w w:val="90"/>
          </w:rPr>
          <w:t>condition</w:t>
        </w:r>
        <w:r>
          <w:rPr>
            <w:spacing w:val="7"/>
          </w:rPr>
          <w:t xml:space="preserve"> </w:t>
        </w:r>
        <w:r>
          <w:rPr>
            <w:w w:val="90"/>
          </w:rPr>
          <w:t>may</w:t>
        </w:r>
        <w:r>
          <w:rPr>
            <w:spacing w:val="6"/>
          </w:rPr>
          <w:t xml:space="preserve"> </w:t>
        </w:r>
        <w:r>
          <w:rPr>
            <w:w w:val="90"/>
          </w:rPr>
          <w:t>be</w:t>
        </w:r>
        <w:r>
          <w:rPr>
            <w:spacing w:val="6"/>
          </w:rPr>
          <w:t xml:space="preserve"> </w:t>
        </w:r>
        <w:r>
          <w:rPr>
            <w:spacing w:val="-2"/>
            <w:w w:val="90"/>
          </w:rPr>
          <w:t>negligible.</w:t>
        </w:r>
      </w:ins>
    </w:p>
    <w:p w:rsidR="00485016" w:rsidRDefault="00C14774">
      <w:pPr>
        <w:pStyle w:val="BodyText"/>
        <w:rPr>
          <w:ins w:id="4454" w:author="Hughes, Anna E" w:date="2023-06-19T12:41:00Z"/>
        </w:rPr>
      </w:pPr>
      <w:ins w:id="4455" w:author="Hughes, Anna E" w:date="2023-06-19T12:41:00Z">
        <w:r>
          <w:rPr>
            <w:rFonts w:ascii="Trebuchet MS"/>
            <w:w w:val="90"/>
            <w:sz w:val="12"/>
          </w:rPr>
          <w:t>797</w:t>
        </w:r>
        <w:r>
          <w:rPr>
            <w:rFonts w:ascii="Trebuchet MS"/>
            <w:spacing w:val="76"/>
            <w:sz w:val="12"/>
          </w:rPr>
          <w:t xml:space="preserve">  </w:t>
        </w:r>
        <w:r>
          <w:rPr>
            <w:w w:val="90"/>
          </w:rPr>
          <w:t>However,</w:t>
        </w:r>
        <w:r>
          <w:rPr>
            <w:spacing w:val="10"/>
          </w:rPr>
          <w:t xml:space="preserve"> </w:t>
        </w:r>
        <w:r>
          <w:rPr>
            <w:w w:val="90"/>
          </w:rPr>
          <w:t>for</w:t>
        </w:r>
        <w:r>
          <w:rPr>
            <w:spacing w:val="7"/>
          </w:rPr>
          <w:t xml:space="preserve"> </w:t>
        </w:r>
        <w:r>
          <w:rPr>
            <w:w w:val="90"/>
          </w:rPr>
          <w:t>the</w:t>
        </w:r>
        <w:r>
          <w:rPr>
            <w:spacing w:val="7"/>
          </w:rPr>
          <w:t xml:space="preserve"> </w:t>
        </w:r>
        <w:r>
          <w:rPr>
            <w:w w:val="90"/>
          </w:rPr>
          <w:t>purposes</w:t>
        </w:r>
        <w:r>
          <w:rPr>
            <w:spacing w:val="8"/>
          </w:rPr>
          <w:t xml:space="preserve"> </w:t>
        </w:r>
        <w:r>
          <w:rPr>
            <w:w w:val="90"/>
          </w:rPr>
          <w:t>of</w:t>
        </w:r>
        <w:r>
          <w:rPr>
            <w:spacing w:val="7"/>
          </w:rPr>
          <w:t xml:space="preserve"> </w:t>
        </w:r>
        <w:r>
          <w:rPr>
            <w:w w:val="90"/>
          </w:rPr>
          <w:t>discriminating</w:t>
        </w:r>
        <w:r>
          <w:rPr>
            <w:spacing w:val="7"/>
          </w:rPr>
          <w:t xml:space="preserve"> </w:t>
        </w:r>
        <w:r>
          <w:rPr>
            <w:w w:val="90"/>
          </w:rPr>
          <w:t>between</w:t>
        </w:r>
        <w:r>
          <w:rPr>
            <w:spacing w:val="8"/>
          </w:rPr>
          <w:t xml:space="preserve"> </w:t>
        </w:r>
        <w:r>
          <w:rPr>
            <w:w w:val="90"/>
          </w:rPr>
          <w:t>the</w:t>
        </w:r>
        <w:r>
          <w:rPr>
            <w:spacing w:val="7"/>
          </w:rPr>
          <w:t xml:space="preserve"> </w:t>
        </w:r>
        <w:r>
          <w:rPr>
            <w:w w:val="90"/>
          </w:rPr>
          <w:t>models,</w:t>
        </w:r>
        <w:r>
          <w:rPr>
            <w:spacing w:val="9"/>
          </w:rPr>
          <w:t xml:space="preserve"> </w:t>
        </w:r>
        <w:r>
          <w:rPr>
            <w:w w:val="90"/>
          </w:rPr>
          <w:t>it</w:t>
        </w:r>
        <w:r>
          <w:rPr>
            <w:spacing w:val="7"/>
          </w:rPr>
          <w:t xml:space="preserve"> </w:t>
        </w:r>
        <w:r>
          <w:rPr>
            <w:w w:val="90"/>
          </w:rPr>
          <w:t>would</w:t>
        </w:r>
        <w:r>
          <w:rPr>
            <w:spacing w:val="8"/>
          </w:rPr>
          <w:t xml:space="preserve"> </w:t>
        </w:r>
        <w:r>
          <w:rPr>
            <w:w w:val="90"/>
          </w:rPr>
          <w:t>be</w:t>
        </w:r>
        <w:r>
          <w:rPr>
            <w:spacing w:val="7"/>
          </w:rPr>
          <w:t xml:space="preserve"> </w:t>
        </w:r>
        <w:r>
          <w:rPr>
            <w:spacing w:val="-4"/>
            <w:w w:val="90"/>
          </w:rPr>
          <w:t>ben-</w:t>
        </w:r>
      </w:ins>
    </w:p>
    <w:p w:rsidR="00485016" w:rsidRDefault="00C14774">
      <w:pPr>
        <w:pStyle w:val="BodyText"/>
        <w:spacing w:before="8"/>
        <w:rPr>
          <w:ins w:id="4456" w:author="Hughes, Anna E" w:date="2023-06-19T12:41:00Z"/>
        </w:rPr>
      </w:pPr>
      <w:ins w:id="4457" w:author="Hughes, Anna E" w:date="2023-06-19T12:41:00Z">
        <w:r>
          <w:rPr>
            <w:rFonts w:ascii="Trebuchet MS"/>
            <w:spacing w:val="-6"/>
            <w:sz w:val="12"/>
          </w:rPr>
          <w:t>798</w:t>
        </w:r>
        <w:r>
          <w:rPr>
            <w:rFonts w:ascii="Trebuchet MS"/>
            <w:spacing w:val="36"/>
            <w:sz w:val="12"/>
          </w:rPr>
          <w:t xml:space="preserve">  </w:t>
        </w:r>
        <w:r>
          <w:rPr>
            <w:spacing w:val="-6"/>
          </w:rPr>
          <w:t>eficial</w:t>
        </w:r>
        <w:r>
          <w:rPr>
            <w:spacing w:val="-7"/>
          </w:rPr>
          <w:t xml:space="preserve"> </w:t>
        </w:r>
        <w:r>
          <w:rPr>
            <w:spacing w:val="-6"/>
          </w:rPr>
          <w:t>in</w:t>
        </w:r>
        <w:r>
          <w:rPr>
            <w:spacing w:val="-7"/>
          </w:rPr>
          <w:t xml:space="preserve"> </w:t>
        </w:r>
        <w:r>
          <w:rPr>
            <w:spacing w:val="-6"/>
          </w:rPr>
          <w:t>future</w:t>
        </w:r>
        <w:r>
          <w:rPr>
            <w:spacing w:val="-7"/>
          </w:rPr>
          <w:t xml:space="preserve"> </w:t>
        </w:r>
        <w:r>
          <w:rPr>
            <w:spacing w:val="-6"/>
          </w:rPr>
          <w:t>experiments</w:t>
        </w:r>
        <w:r>
          <w:rPr>
            <w:spacing w:val="-8"/>
          </w:rPr>
          <w:t xml:space="preserve"> </w:t>
        </w:r>
        <w:r>
          <w:rPr>
            <w:spacing w:val="-6"/>
          </w:rPr>
          <w:t>to</w:t>
        </w:r>
        <w:r>
          <w:rPr>
            <w:spacing w:val="-7"/>
          </w:rPr>
          <w:t xml:space="preserve"> </w:t>
        </w:r>
        <w:r>
          <w:rPr>
            <w:spacing w:val="-6"/>
          </w:rPr>
          <w:t>adjust</w:t>
        </w:r>
        <w:r>
          <w:rPr>
            <w:spacing w:val="-7"/>
          </w:rPr>
          <w:t xml:space="preserve"> </w:t>
        </w:r>
        <w:r>
          <w:rPr>
            <w:spacing w:val="-6"/>
          </w:rPr>
          <w:t>the</w:t>
        </w:r>
        <w:r>
          <w:rPr>
            <w:spacing w:val="-7"/>
          </w:rPr>
          <w:t xml:space="preserve"> </w:t>
        </w:r>
        <w:r>
          <w:rPr>
            <w:spacing w:val="-6"/>
          </w:rPr>
          <w:t>target</w:t>
        </w:r>
        <w:r>
          <w:rPr>
            <w:spacing w:val="-7"/>
          </w:rPr>
          <w:t xml:space="preserve"> </w:t>
        </w:r>
        <w:r>
          <w:rPr>
            <w:spacing w:val="-6"/>
          </w:rPr>
          <w:t>set,</w:t>
        </w:r>
        <w:r>
          <w:rPr>
            <w:spacing w:val="-7"/>
          </w:rPr>
          <w:t xml:space="preserve"> </w:t>
        </w:r>
        <w:r>
          <w:rPr>
            <w:spacing w:val="-6"/>
          </w:rPr>
          <w:t>perhaps</w:t>
        </w:r>
        <w:r>
          <w:rPr>
            <w:spacing w:val="-7"/>
          </w:rPr>
          <w:t xml:space="preserve"> </w:t>
        </w:r>
        <w:r>
          <w:rPr>
            <w:spacing w:val="-6"/>
          </w:rPr>
          <w:t>by</w:t>
        </w:r>
        <w:r>
          <w:rPr>
            <w:spacing w:val="-7"/>
          </w:rPr>
          <w:t xml:space="preserve"> </w:t>
        </w:r>
        <w:r>
          <w:rPr>
            <w:spacing w:val="-6"/>
          </w:rPr>
          <w:t>making</w:t>
        </w:r>
        <w:r>
          <w:rPr>
            <w:spacing w:val="-8"/>
          </w:rPr>
          <w:t xml:space="preserve"> </w:t>
        </w:r>
        <w:r>
          <w:rPr>
            <w:spacing w:val="-6"/>
          </w:rPr>
          <w:t>the</w:t>
        </w:r>
        <w:r>
          <w:rPr>
            <w:spacing w:val="-7"/>
          </w:rPr>
          <w:t xml:space="preserve"> </w:t>
        </w:r>
        <w:r>
          <w:rPr>
            <w:spacing w:val="-6"/>
          </w:rPr>
          <w:t>shape</w:t>
        </w:r>
      </w:ins>
    </w:p>
    <w:p w:rsidR="00485016" w:rsidRDefault="00C14774">
      <w:pPr>
        <w:pStyle w:val="BodyText"/>
        <w:rPr>
          <w:ins w:id="4458" w:author="Hughes, Anna E" w:date="2023-06-19T12:41:00Z"/>
        </w:rPr>
      </w:pPr>
      <w:ins w:id="4459" w:author="Hughes, Anna E" w:date="2023-06-19T12:41:00Z">
        <w:r>
          <w:rPr>
            <w:rFonts w:ascii="Trebuchet MS"/>
            <w:spacing w:val="-6"/>
            <w:sz w:val="12"/>
          </w:rPr>
          <w:t>799</w:t>
        </w:r>
        <w:r>
          <w:rPr>
            <w:rFonts w:ascii="Trebuchet MS"/>
            <w:spacing w:val="46"/>
            <w:sz w:val="12"/>
          </w:rPr>
          <w:t xml:space="preserve">  </w:t>
        </w:r>
        <w:r>
          <w:rPr>
            <w:spacing w:val="-6"/>
          </w:rPr>
          <w:t>dimension</w:t>
        </w:r>
        <w:r>
          <w:rPr>
            <w:spacing w:val="-2"/>
          </w:rPr>
          <w:t xml:space="preserve"> </w:t>
        </w:r>
        <w:r>
          <w:rPr>
            <w:spacing w:val="-6"/>
          </w:rPr>
          <w:t>more</w:t>
        </w:r>
        <w:r>
          <w:rPr>
            <w:spacing w:val="-3"/>
          </w:rPr>
          <w:t xml:space="preserve"> </w:t>
        </w:r>
        <w:r>
          <w:rPr>
            <w:spacing w:val="-6"/>
          </w:rPr>
          <w:t>salient</w:t>
        </w:r>
        <w:r>
          <w:rPr>
            <w:spacing w:val="-3"/>
          </w:rPr>
          <w:t xml:space="preserve"> </w:t>
        </w:r>
        <w:r>
          <w:rPr>
            <w:spacing w:val="-6"/>
          </w:rPr>
          <w:t>(e.g.</w:t>
        </w:r>
        <w:r>
          <w:rPr>
            <w:spacing w:val="9"/>
          </w:rPr>
          <w:t xml:space="preserve"> </w:t>
        </w:r>
        <w:r>
          <w:rPr>
            <w:spacing w:val="-6"/>
          </w:rPr>
          <w:t>by</w:t>
        </w:r>
        <w:r>
          <w:rPr>
            <w:spacing w:val="-3"/>
          </w:rPr>
          <w:t xml:space="preserve"> </w:t>
        </w:r>
        <w:r>
          <w:rPr>
            <w:spacing w:val="-6"/>
          </w:rPr>
          <w:t>increasing</w:t>
        </w:r>
        <w:r>
          <w:rPr>
            <w:spacing w:val="-2"/>
          </w:rPr>
          <w:t xml:space="preserve"> </w:t>
        </w:r>
        <w:r>
          <w:rPr>
            <w:spacing w:val="-6"/>
          </w:rPr>
          <w:t>the</w:t>
        </w:r>
        <w:r>
          <w:rPr>
            <w:spacing w:val="-3"/>
          </w:rPr>
          <w:t xml:space="preserve"> </w:t>
        </w:r>
        <w:r>
          <w:rPr>
            <w:spacing w:val="-6"/>
          </w:rPr>
          <w:t>size</w:t>
        </w:r>
        <w:r>
          <w:rPr>
            <w:spacing w:val="-3"/>
          </w:rPr>
          <w:t xml:space="preserve"> </w:t>
        </w:r>
        <w:r>
          <w:rPr>
            <w:spacing w:val="-6"/>
          </w:rPr>
          <w:t>of</w:t>
        </w:r>
        <w:r>
          <w:rPr>
            <w:spacing w:val="-3"/>
          </w:rPr>
          <w:t xml:space="preserve"> </w:t>
        </w:r>
        <w:r>
          <w:rPr>
            <w:spacing w:val="-6"/>
          </w:rPr>
          <w:t>the</w:t>
        </w:r>
        <w:r>
          <w:rPr>
            <w:spacing w:val="-3"/>
          </w:rPr>
          <w:t xml:space="preserve"> </w:t>
        </w:r>
        <w:r>
          <w:rPr>
            <w:spacing w:val="-6"/>
          </w:rPr>
          <w:t>targets),</w:t>
        </w:r>
        <w:r>
          <w:rPr>
            <w:spacing w:val="-2"/>
          </w:rPr>
          <w:t xml:space="preserve"> </w:t>
        </w:r>
        <w:r>
          <w:rPr>
            <w:spacing w:val="-6"/>
          </w:rPr>
          <w:t>or</w:t>
        </w:r>
        <w:r>
          <w:rPr>
            <w:spacing w:val="-3"/>
          </w:rPr>
          <w:t xml:space="preserve"> </w:t>
        </w:r>
        <w:r>
          <w:rPr>
            <w:spacing w:val="-6"/>
          </w:rPr>
          <w:t>by</w:t>
        </w:r>
        <w:r>
          <w:rPr>
            <w:spacing w:val="-3"/>
          </w:rPr>
          <w:t xml:space="preserve"> </w:t>
        </w:r>
        <w:r>
          <w:rPr>
            <w:spacing w:val="-6"/>
          </w:rPr>
          <w:t>selecting</w:t>
        </w:r>
      </w:ins>
    </w:p>
    <w:p w:rsidR="00485016" w:rsidRDefault="00C14774">
      <w:pPr>
        <w:pStyle w:val="BodyText"/>
        <w:spacing w:before="8"/>
      </w:pPr>
      <w:ins w:id="4460" w:author="Hughes, Anna E" w:date="2023-06-19T12:41:00Z">
        <w:r>
          <w:rPr>
            <w:rFonts w:ascii="Trebuchet MS"/>
            <w:spacing w:val="-4"/>
            <w:sz w:val="12"/>
          </w:rPr>
          <w:t>800</w:t>
        </w:r>
        <w:r>
          <w:rPr>
            <w:rFonts w:ascii="Trebuchet MS"/>
            <w:spacing w:val="37"/>
            <w:sz w:val="12"/>
          </w:rPr>
          <w:t xml:space="preserve">  </w:t>
        </w:r>
        <w:r>
          <w:rPr>
            <w:spacing w:val="-4"/>
          </w:rPr>
          <w:t>a</w:t>
        </w:r>
        <w:r>
          <w:rPr>
            <w:spacing w:val="-8"/>
          </w:rPr>
          <w:t xml:space="preserve"> </w:t>
        </w:r>
        <w:r>
          <w:rPr>
            <w:spacing w:val="-4"/>
          </w:rPr>
          <w:t>different</w:t>
        </w:r>
        <w:r>
          <w:rPr>
            <w:spacing w:val="-8"/>
          </w:rPr>
          <w:t xml:space="preserve"> </w:t>
        </w:r>
        <w:r>
          <w:rPr>
            <w:spacing w:val="-4"/>
          </w:rPr>
          <w:t>pair</w:t>
        </w:r>
        <w:r>
          <w:rPr>
            <w:spacing w:val="-9"/>
          </w:rPr>
          <w:t xml:space="preserve"> </w:t>
        </w:r>
        <w:r>
          <w:rPr>
            <w:spacing w:val="-4"/>
          </w:rPr>
          <w:t>of</w:t>
        </w:r>
        <w:r>
          <w:rPr>
            <w:spacing w:val="-9"/>
          </w:rPr>
          <w:t xml:space="preserve"> </w:t>
        </w:r>
        <w:r>
          <w:rPr>
            <w:spacing w:val="-4"/>
          </w:rPr>
          <w:t>features</w:t>
        </w:r>
        <w:r>
          <w:rPr>
            <w:spacing w:val="-9"/>
          </w:rPr>
          <w:t xml:space="preserve"> </w:t>
        </w:r>
        <w:r>
          <w:rPr>
            <w:spacing w:val="-4"/>
          </w:rPr>
          <w:t>(e.g.</w:t>
        </w:r>
        <w:r>
          <w:rPr>
            <w:spacing w:val="2"/>
          </w:rPr>
          <w:t xml:space="preserve"> </w:t>
        </w:r>
        <w:r>
          <w:rPr>
            <w:spacing w:val="-4"/>
          </w:rPr>
          <w:t>shape</w:t>
        </w:r>
      </w:ins>
      <w:r>
        <w:rPr>
          <w:spacing w:val="-9"/>
          <w:rPrChange w:id="4461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4"/>
          <w:rPrChange w:id="4462" w:author="Hughes, Anna E" w:date="2023-06-19T12:41:00Z">
            <w:rPr>
              <w:spacing w:val="-6"/>
            </w:rPr>
          </w:rPrChange>
        </w:rPr>
        <w:t>and</w:t>
      </w:r>
      <w:r>
        <w:rPr>
          <w:spacing w:val="-9"/>
          <w:rPrChange w:id="4463" w:author="Hughes, Anna E" w:date="2023-06-19T12:41:00Z">
            <w:rPr>
              <w:spacing w:val="-6"/>
            </w:rPr>
          </w:rPrChange>
        </w:rPr>
        <w:t xml:space="preserve"> </w:t>
      </w:r>
      <w:del w:id="4464" w:author="Hughes, Anna E" w:date="2023-06-19T12:41:00Z">
        <w:r w:rsidR="00F7725C">
          <w:rPr>
            <w:spacing w:val="-6"/>
          </w:rPr>
          <w:delText>helping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6"/>
          </w:rPr>
          <w:delText>to test model</w:delText>
        </w:r>
        <w:r w:rsidR="00F7725C">
          <w:rPr>
            <w:spacing w:val="-5"/>
          </w:rPr>
          <w:delText xml:space="preserve"> </w:delText>
        </w:r>
        <w:r w:rsidR="00F7725C">
          <w:rPr>
            <w:spacing w:val="-6"/>
          </w:rPr>
          <w:delText>assumptions.</w:delText>
        </w:r>
      </w:del>
      <w:ins w:id="4465" w:author="Hughes, Anna E" w:date="2023-06-19T12:41:00Z">
        <w:r>
          <w:rPr>
            <w:spacing w:val="-4"/>
          </w:rPr>
          <w:t>orientation).</w:t>
        </w:r>
      </w:ins>
    </w:p>
    <w:p w:rsidR="00485016" w:rsidRDefault="00C14774">
      <w:pPr>
        <w:spacing w:before="251"/>
        <w:ind w:left="227"/>
        <w:rPr>
          <w:moveTo w:id="4466" w:author="Hughes, Anna E" w:date="2023-06-19T12:41:00Z"/>
          <w:rFonts w:ascii="Times New Roman"/>
          <w:i/>
          <w:sz w:val="24"/>
        </w:rPr>
        <w:pPrChange w:id="4467" w:author="Hughes, Anna E" w:date="2023-06-19T12:41:00Z">
          <w:pPr>
            <w:spacing w:before="251"/>
            <w:ind w:left="107"/>
          </w:pPr>
        </w:pPrChange>
      </w:pPr>
      <w:ins w:id="4468" w:author="Hughes, Anna E" w:date="2023-06-19T12:41:00Z">
        <w:r>
          <w:rPr>
            <w:rFonts w:ascii="Trebuchet MS"/>
            <w:sz w:val="12"/>
          </w:rPr>
          <w:t>801</w:t>
        </w:r>
      </w:ins>
      <w:moveToRangeStart w:id="4469" w:author="Hughes, Anna E" w:date="2023-06-19T12:41:00Z" w:name="move138070915"/>
      <w:moveTo w:id="4470" w:author="Hughes, Anna E" w:date="2023-06-19T12:41:00Z">
        <w:r>
          <w:rPr>
            <w:rFonts w:ascii="Trebuchet MS"/>
            <w:spacing w:val="148"/>
            <w:sz w:val="12"/>
          </w:rPr>
          <w:t xml:space="preserve"> </w:t>
        </w:r>
        <w:bookmarkStart w:id="4471" w:name="Conclusions_and_future_directions"/>
        <w:bookmarkEnd w:id="4471"/>
        <w:r>
          <w:rPr>
            <w:rFonts w:ascii="Times New Roman"/>
            <w:i/>
            <w:sz w:val="24"/>
          </w:rPr>
          <w:t>7.3.</w:t>
        </w:r>
        <w:r>
          <w:rPr>
            <w:rFonts w:ascii="Times New Roman"/>
            <w:i/>
            <w:spacing w:val="51"/>
            <w:sz w:val="24"/>
          </w:rPr>
          <w:t xml:space="preserve"> </w:t>
        </w:r>
        <w:r>
          <w:rPr>
            <w:rFonts w:ascii="Times New Roman"/>
            <w:i/>
            <w:sz w:val="24"/>
          </w:rPr>
          <w:t>Conclusions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and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z w:val="24"/>
          </w:rPr>
          <w:t>future</w:t>
        </w:r>
        <w:r>
          <w:rPr>
            <w:rFonts w:ascii="Times New Roman"/>
            <w:i/>
            <w:spacing w:val="-5"/>
            <w:sz w:val="24"/>
          </w:rPr>
          <w:t xml:space="preserve"> </w:t>
        </w:r>
        <w:r>
          <w:rPr>
            <w:rFonts w:ascii="Times New Roman"/>
            <w:i/>
            <w:spacing w:val="-2"/>
            <w:sz w:val="24"/>
          </w:rPr>
          <w:t>directions</w:t>
        </w:r>
      </w:moveTo>
    </w:p>
    <w:moveToRangeEnd w:id="4469"/>
    <w:p w:rsidR="00485016" w:rsidRDefault="00F7725C">
      <w:pPr>
        <w:spacing w:before="251"/>
        <w:ind w:left="227"/>
        <w:rPr>
          <w:moveFrom w:id="4472" w:author="Hughes, Anna E" w:date="2023-06-19T12:41:00Z"/>
          <w:rFonts w:ascii="Times New Roman"/>
          <w:i/>
          <w:sz w:val="24"/>
        </w:rPr>
        <w:pPrChange w:id="4473" w:author="Hughes, Anna E" w:date="2023-06-19T12:41:00Z">
          <w:pPr>
            <w:spacing w:before="251"/>
            <w:ind w:left="107"/>
          </w:pPr>
        </w:pPrChange>
      </w:pPr>
      <w:del w:id="4474" w:author="Hughes, Anna E" w:date="2023-06-19T12:41:00Z">
        <w:r>
          <w:rPr>
            <w:rFonts w:ascii="Trebuchet MS"/>
            <w:sz w:val="12"/>
          </w:rPr>
          <w:delText>744</w:delText>
        </w:r>
      </w:del>
      <w:moveFromRangeStart w:id="4475" w:author="Hughes, Anna E" w:date="2023-06-19T12:41:00Z" w:name="move138070915"/>
      <w:moveFrom w:id="4476" w:author="Hughes, Anna E" w:date="2023-06-19T12:41:00Z">
        <w:r w:rsidR="00C14774">
          <w:rPr>
            <w:rFonts w:ascii="Trebuchet MS"/>
            <w:spacing w:val="148"/>
            <w:sz w:val="12"/>
          </w:rPr>
          <w:t xml:space="preserve"> </w:t>
        </w:r>
        <w:r w:rsidR="00C14774">
          <w:rPr>
            <w:rFonts w:ascii="Times New Roman"/>
            <w:i/>
            <w:sz w:val="24"/>
          </w:rPr>
          <w:t>7.3.</w:t>
        </w:r>
        <w:r w:rsidR="00C14774">
          <w:rPr>
            <w:rFonts w:ascii="Times New Roman"/>
            <w:i/>
            <w:spacing w:val="51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Conclusions</w:t>
        </w:r>
        <w:r w:rsidR="00C14774">
          <w:rPr>
            <w:rFonts w:ascii="Times New Roman"/>
            <w:i/>
            <w:spacing w:val="-5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and</w:t>
        </w:r>
        <w:r w:rsidR="00C14774">
          <w:rPr>
            <w:rFonts w:ascii="Times New Roman"/>
            <w:i/>
            <w:spacing w:val="-5"/>
            <w:sz w:val="24"/>
          </w:rPr>
          <w:t xml:space="preserve"> </w:t>
        </w:r>
        <w:r w:rsidR="00C14774">
          <w:rPr>
            <w:rFonts w:ascii="Times New Roman"/>
            <w:i/>
            <w:sz w:val="24"/>
          </w:rPr>
          <w:t>future</w:t>
        </w:r>
        <w:r w:rsidR="00C14774">
          <w:rPr>
            <w:rFonts w:ascii="Times New Roman"/>
            <w:i/>
            <w:spacing w:val="-5"/>
            <w:sz w:val="24"/>
          </w:rPr>
          <w:t xml:space="preserve"> </w:t>
        </w:r>
        <w:r w:rsidR="00C14774">
          <w:rPr>
            <w:rFonts w:ascii="Times New Roman"/>
            <w:i/>
            <w:spacing w:val="-2"/>
            <w:sz w:val="24"/>
          </w:rPr>
          <w:t>directions</w:t>
        </w:r>
      </w:moveFrom>
    </w:p>
    <w:moveFromRangeEnd w:id="4475"/>
    <w:p w:rsidR="00485016" w:rsidRDefault="00F7725C">
      <w:pPr>
        <w:pStyle w:val="BodyText"/>
        <w:tabs>
          <w:tab w:val="left" w:pos="968"/>
        </w:tabs>
        <w:spacing w:before="68"/>
        <w:pPrChange w:id="4477" w:author="Hughes, Anna E" w:date="2023-06-19T12:41:00Z">
          <w:pPr>
            <w:pStyle w:val="BodyText"/>
            <w:tabs>
              <w:tab w:val="left" w:pos="848"/>
            </w:tabs>
            <w:spacing w:before="68"/>
          </w:pPr>
        </w:pPrChange>
      </w:pPr>
      <w:del w:id="4478" w:author="Hughes, Anna E" w:date="2023-06-19T12:41:00Z">
        <w:r>
          <w:rPr>
            <w:rFonts w:ascii="Trebuchet MS"/>
            <w:spacing w:val="-5"/>
            <w:sz w:val="12"/>
          </w:rPr>
          <w:delText>745</w:delText>
        </w:r>
      </w:del>
      <w:ins w:id="4479" w:author="Hughes, Anna E" w:date="2023-06-19T12:41:00Z">
        <w:r w:rsidR="00C14774">
          <w:rPr>
            <w:rFonts w:ascii="Trebuchet MS"/>
            <w:spacing w:val="-5"/>
            <w:sz w:val="12"/>
          </w:rPr>
          <w:t>802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In</w:t>
      </w:r>
      <w:r w:rsidR="00C14774">
        <w:rPr>
          <w:spacing w:val="9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0"/>
        </w:rPr>
        <w:t xml:space="preserve"> </w:t>
      </w:r>
      <w:r w:rsidR="00C14774">
        <w:rPr>
          <w:w w:val="90"/>
        </w:rPr>
        <w:t>current</w:t>
      </w:r>
      <w:r w:rsidR="00C14774">
        <w:rPr>
          <w:spacing w:val="9"/>
        </w:rPr>
        <w:t xml:space="preserve"> </w:t>
      </w:r>
      <w:r w:rsidR="00C14774">
        <w:rPr>
          <w:w w:val="90"/>
        </w:rPr>
        <w:t>paper,</w:t>
      </w:r>
      <w:r w:rsidR="00C14774">
        <w:rPr>
          <w:spacing w:val="10"/>
        </w:rPr>
        <w:t xml:space="preserve"> </w:t>
      </w:r>
      <w:r w:rsidR="00C14774">
        <w:rPr>
          <w:w w:val="90"/>
        </w:rPr>
        <w:t>we</w:t>
      </w:r>
      <w:r w:rsidR="00C14774">
        <w:rPr>
          <w:spacing w:val="9"/>
        </w:rPr>
        <w:t xml:space="preserve"> </w:t>
      </w:r>
      <w:r w:rsidR="00C14774">
        <w:rPr>
          <w:w w:val="90"/>
        </w:rPr>
        <w:t>have</w:t>
      </w:r>
      <w:r w:rsidR="00C14774">
        <w:rPr>
          <w:spacing w:val="10"/>
        </w:rPr>
        <w:t xml:space="preserve"> </w:t>
      </w:r>
      <w:r w:rsidR="00C14774">
        <w:rPr>
          <w:w w:val="90"/>
        </w:rPr>
        <w:t>independently</w:t>
      </w:r>
      <w:r w:rsidR="00C14774">
        <w:rPr>
          <w:spacing w:val="10"/>
        </w:rPr>
        <w:t xml:space="preserve"> </w:t>
      </w:r>
      <w:r w:rsidR="00C14774">
        <w:rPr>
          <w:w w:val="90"/>
        </w:rPr>
        <w:t>reproduced</w:t>
      </w:r>
      <w:r w:rsidR="00C14774">
        <w:rPr>
          <w:spacing w:val="9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0"/>
        </w:rPr>
        <w:t xml:space="preserve"> </w:t>
      </w:r>
      <w:r w:rsidR="00C14774">
        <w:rPr>
          <w:w w:val="90"/>
        </w:rPr>
        <w:t>findings</w:t>
      </w:r>
      <w:r w:rsidR="00C14774">
        <w:rPr>
          <w:spacing w:val="9"/>
        </w:rPr>
        <w:t xml:space="preserve"> </w:t>
      </w:r>
      <w:r w:rsidR="00C14774">
        <w:rPr>
          <w:w w:val="90"/>
        </w:rPr>
        <w:t>of</w:t>
      </w:r>
      <w:r w:rsidR="00C14774">
        <w:rPr>
          <w:spacing w:val="10"/>
        </w:rPr>
        <w:t xml:space="preserve"> </w:t>
      </w:r>
      <w:r w:rsidR="00FE7979">
        <w:fldChar w:fldCharType="begin"/>
      </w:r>
      <w:r w:rsidR="00FE7979">
        <w:instrText xml:space="preserve"> HYPERLINK \l "_</w:instrText>
      </w:r>
      <w:del w:id="4480" w:author="Hughes, Anna E" w:date="2023-06-19T12:41:00Z">
        <w:r w:rsidR="00FE7979">
          <w:delInstrText>bookmark27</w:delInstrText>
        </w:r>
      </w:del>
      <w:ins w:id="4481" w:author="Hughes, Anna E" w:date="2023-06-19T12:41:00Z">
        <w:r w:rsidR="00FE7979">
          <w:instrText>bookmark29</w:instrText>
        </w:r>
      </w:ins>
      <w:r w:rsidR="00FE7979">
        <w:instrText xml:space="preserve">" </w:instrText>
      </w:r>
      <w:r w:rsidR="00FE7979">
        <w:fldChar w:fldCharType="separate"/>
      </w:r>
      <w:r w:rsidR="00C14774">
        <w:rPr>
          <w:spacing w:val="-2"/>
          <w:w w:val="90"/>
        </w:rPr>
        <w:t>Buetti</w:t>
      </w:r>
      <w:r w:rsidR="00FE7979">
        <w:rPr>
          <w:spacing w:val="-2"/>
          <w:w w:val="90"/>
        </w:rPr>
        <w:fldChar w:fldCharType="end"/>
      </w:r>
    </w:p>
    <w:p w:rsidR="00485016" w:rsidRDefault="00F7725C">
      <w:pPr>
        <w:pStyle w:val="BodyText"/>
        <w:spacing w:before="8"/>
      </w:pPr>
      <w:del w:id="4482" w:author="Hughes, Anna E" w:date="2023-06-19T12:41:00Z">
        <w:r>
          <w:rPr>
            <w:rFonts w:ascii="Trebuchet MS"/>
            <w:spacing w:val="-4"/>
            <w:sz w:val="12"/>
          </w:rPr>
          <w:delText>746</w:delText>
        </w:r>
        <w:r>
          <w:rPr>
            <w:rFonts w:ascii="Trebuchet MS"/>
            <w:spacing w:val="36"/>
            <w:sz w:val="12"/>
          </w:rPr>
          <w:delText xml:space="preserve"> 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et</w:delText>
        </w:r>
        <w:r>
          <w:rPr>
            <w:spacing w:val="2"/>
          </w:rPr>
          <w:delText xml:space="preserve"> </w:delText>
        </w:r>
        <w:r>
          <w:rPr>
            <w:spacing w:val="-4"/>
          </w:rPr>
          <w:delText>al.</w:delText>
        </w:r>
        <w:r w:rsidR="00FE7979">
          <w:rPr>
            <w:spacing w:val="-4"/>
          </w:rPr>
          <w:fldChar w:fldCharType="end"/>
        </w:r>
        <w:r>
          <w:rPr>
            <w:spacing w:val="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"_bookmark27" </w:delInstrText>
        </w:r>
        <w:r w:rsidR="00FE7979">
          <w:fldChar w:fldCharType="separate"/>
        </w:r>
        <w:r>
          <w:rPr>
            <w:spacing w:val="-4"/>
          </w:rPr>
          <w:delText>(2019)</w:delText>
        </w:r>
        <w:r w:rsidR="00FE7979">
          <w:rPr>
            <w:spacing w:val="-4"/>
          </w:rPr>
          <w:fldChar w:fldCharType="end"/>
        </w:r>
      </w:del>
      <w:ins w:id="4483" w:author="Hughes, Anna E" w:date="2023-06-19T12:41:00Z">
        <w:r w:rsidR="00C14774">
          <w:rPr>
            <w:rFonts w:ascii="Trebuchet MS"/>
            <w:spacing w:val="-4"/>
            <w:sz w:val="12"/>
          </w:rPr>
          <w:t>803</w:t>
        </w:r>
        <w:r w:rsidR="00C14774">
          <w:rPr>
            <w:rFonts w:ascii="Trebuchet MS"/>
            <w:spacing w:val="36"/>
            <w:sz w:val="12"/>
          </w:rPr>
          <w:t xml:space="preserve"> 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et</w:t>
        </w:r>
        <w:r w:rsidR="00C14774">
          <w:rPr>
            <w:spacing w:val="2"/>
          </w:rPr>
          <w:t xml:space="preserve"> </w:t>
        </w:r>
        <w:r w:rsidR="00C14774">
          <w:rPr>
            <w:spacing w:val="-4"/>
          </w:rPr>
          <w:t>al.</w:t>
        </w:r>
        <w:r w:rsidR="00FE7979">
          <w:rPr>
            <w:spacing w:val="-4"/>
          </w:rPr>
          <w:fldChar w:fldCharType="end"/>
        </w:r>
        <w:r w:rsidR="00C14774">
          <w:rPr>
            <w:spacing w:val="2"/>
          </w:rPr>
          <w:t xml:space="preserve"> </w:t>
        </w:r>
        <w:r w:rsidR="00FE7979">
          <w:fldChar w:fldCharType="begin"/>
        </w:r>
        <w:r w:rsidR="00FE7979">
          <w:instrText xml:space="preserve"> HYPERLINK \l "_bookmark29" </w:instrText>
        </w:r>
        <w:r w:rsidR="00FE7979">
          <w:fldChar w:fldCharType="separate"/>
        </w:r>
        <w:r w:rsidR="00C14774">
          <w:rPr>
            <w:spacing w:val="-4"/>
          </w:rPr>
          <w:t>(2019)</w:t>
        </w:r>
        <w:r w:rsidR="00FE7979">
          <w:rPr>
            <w:spacing w:val="-4"/>
          </w:rPr>
          <w:fldChar w:fldCharType="end"/>
        </w:r>
      </w:ins>
      <w:r w:rsidR="00C14774">
        <w:rPr>
          <w:spacing w:val="2"/>
        </w:rPr>
        <w:t xml:space="preserve"> </w:t>
      </w:r>
      <w:r w:rsidR="00C14774">
        <w:rPr>
          <w:spacing w:val="-4"/>
        </w:rPr>
        <w:t>by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extending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their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modelling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multi-level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framework.</w:t>
      </w:r>
      <w:r w:rsidR="00C14774">
        <w:rPr>
          <w:spacing w:val="36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have</w:t>
      </w:r>
    </w:p>
    <w:p w:rsidR="00485016" w:rsidRDefault="00F7725C">
      <w:pPr>
        <w:pStyle w:val="BodyText"/>
      </w:pPr>
      <w:del w:id="4484" w:author="Hughes, Anna E" w:date="2023-06-19T12:41:00Z">
        <w:r>
          <w:rPr>
            <w:rFonts w:ascii="Trebuchet MS"/>
            <w:w w:val="90"/>
            <w:sz w:val="12"/>
          </w:rPr>
          <w:delText>747</w:delText>
        </w:r>
      </w:del>
      <w:ins w:id="4485" w:author="Hughes, Anna E" w:date="2023-06-19T12:41:00Z">
        <w:r w:rsidR="00C14774">
          <w:rPr>
            <w:rFonts w:ascii="Trebuchet MS"/>
            <w:w w:val="90"/>
            <w:sz w:val="12"/>
          </w:rPr>
          <w:t>804</w:t>
        </w:r>
      </w:ins>
      <w:r w:rsidR="00C14774">
        <w:rPr>
          <w:rFonts w:ascii="Trebuchet MS"/>
          <w:spacing w:val="70"/>
          <w:sz w:val="12"/>
        </w:rPr>
        <w:t xml:space="preserve">  </w:t>
      </w:r>
      <w:r w:rsidR="00C14774">
        <w:rPr>
          <w:w w:val="90"/>
        </w:rPr>
        <w:t>used</w:t>
      </w:r>
      <w:r w:rsidR="00C14774">
        <w:rPr>
          <w:spacing w:val="7"/>
        </w:rPr>
        <w:t xml:space="preserve"> </w:t>
      </w:r>
      <w:r w:rsidR="00C14774">
        <w:rPr>
          <w:w w:val="90"/>
        </w:rPr>
        <w:t>a</w:t>
      </w:r>
      <w:r w:rsidR="00C14774">
        <w:rPr>
          <w:spacing w:val="5"/>
        </w:rPr>
        <w:t xml:space="preserve"> </w:t>
      </w:r>
      <w:r w:rsidR="00C14774">
        <w:rPr>
          <w:w w:val="90"/>
        </w:rPr>
        <w:t>Bayesian</w:t>
      </w:r>
      <w:r w:rsidR="00C14774">
        <w:rPr>
          <w:spacing w:val="6"/>
        </w:rPr>
        <w:t xml:space="preserve"> </w:t>
      </w:r>
      <w:r w:rsidR="00C14774">
        <w:rPr>
          <w:w w:val="90"/>
        </w:rPr>
        <w:t>approach,</w:t>
      </w:r>
      <w:r w:rsidR="00C14774">
        <w:rPr>
          <w:spacing w:val="6"/>
        </w:rPr>
        <w:t xml:space="preserve"> </w:t>
      </w:r>
      <w:r w:rsidR="00C14774">
        <w:rPr>
          <w:w w:val="90"/>
        </w:rPr>
        <w:t>but</w:t>
      </w:r>
      <w:r w:rsidR="00C14774">
        <w:rPr>
          <w:spacing w:val="5"/>
        </w:rPr>
        <w:t xml:space="preserve"> </w:t>
      </w:r>
      <w:r w:rsidR="00C14774">
        <w:rPr>
          <w:w w:val="90"/>
        </w:rPr>
        <w:t>note</w:t>
      </w:r>
      <w:r w:rsidR="00C14774">
        <w:rPr>
          <w:spacing w:val="6"/>
        </w:rPr>
        <w:t xml:space="preserve"> </w:t>
      </w:r>
      <w:r w:rsidR="00C14774">
        <w:rPr>
          <w:w w:val="90"/>
        </w:rPr>
        <w:t>that</w:t>
      </w:r>
      <w:r w:rsidR="00C14774">
        <w:rPr>
          <w:spacing w:val="5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6"/>
        </w:rPr>
        <w:t xml:space="preserve"> </w:t>
      </w:r>
      <w:r w:rsidR="00C14774">
        <w:rPr>
          <w:w w:val="90"/>
        </w:rPr>
        <w:t>is</w:t>
      </w:r>
      <w:r w:rsidR="00C14774">
        <w:rPr>
          <w:spacing w:val="5"/>
        </w:rPr>
        <w:t xml:space="preserve"> </w:t>
      </w:r>
      <w:r w:rsidR="00C14774">
        <w:rPr>
          <w:w w:val="90"/>
        </w:rPr>
        <w:t>in</w:t>
      </w:r>
      <w:r w:rsidR="00C14774">
        <w:rPr>
          <w:spacing w:val="5"/>
        </w:rPr>
        <w:t xml:space="preserve"> </w:t>
      </w:r>
      <w:r w:rsidR="00C14774">
        <w:rPr>
          <w:w w:val="90"/>
        </w:rPr>
        <w:t>many</w:t>
      </w:r>
      <w:r w:rsidR="00C14774">
        <w:rPr>
          <w:spacing w:val="6"/>
        </w:rPr>
        <w:t xml:space="preserve"> </w:t>
      </w:r>
      <w:r w:rsidR="00C14774">
        <w:rPr>
          <w:w w:val="90"/>
        </w:rPr>
        <w:t>ways</w:t>
      </w:r>
      <w:r w:rsidR="00C14774">
        <w:rPr>
          <w:spacing w:val="5"/>
        </w:rPr>
        <w:t xml:space="preserve"> </w:t>
      </w:r>
      <w:r w:rsidR="00C14774">
        <w:rPr>
          <w:w w:val="90"/>
        </w:rPr>
        <w:t>entirely</w:t>
      </w:r>
      <w:r w:rsidR="00C14774">
        <w:rPr>
          <w:spacing w:val="6"/>
        </w:rPr>
        <w:t xml:space="preserve"> </w:t>
      </w:r>
      <w:r w:rsidR="00C14774">
        <w:rPr>
          <w:w w:val="90"/>
        </w:rPr>
        <w:t>arbitrary:</w:t>
      </w:r>
      <w:r w:rsidR="00C14774">
        <w:rPr>
          <w:spacing w:val="23"/>
        </w:rPr>
        <w:t xml:space="preserve"> </w:t>
      </w:r>
      <w:r w:rsidR="00C14774">
        <w:rPr>
          <w:spacing w:val="-5"/>
          <w:w w:val="90"/>
        </w:rPr>
        <w:t>all</w:t>
      </w:r>
    </w:p>
    <w:p w:rsidR="00485016" w:rsidRDefault="00F7725C">
      <w:pPr>
        <w:pStyle w:val="BodyText"/>
        <w:spacing w:before="8"/>
      </w:pPr>
      <w:del w:id="4486" w:author="Hughes, Anna E" w:date="2023-06-19T12:41:00Z">
        <w:r>
          <w:rPr>
            <w:rFonts w:ascii="Trebuchet MS"/>
            <w:spacing w:val="-4"/>
            <w:sz w:val="12"/>
          </w:rPr>
          <w:delText>748</w:delText>
        </w:r>
      </w:del>
      <w:ins w:id="4487" w:author="Hughes, Anna E" w:date="2023-06-19T12:41:00Z">
        <w:r w:rsidR="00C14774">
          <w:rPr>
            <w:rFonts w:ascii="Trebuchet MS"/>
            <w:spacing w:val="-4"/>
            <w:sz w:val="12"/>
          </w:rPr>
          <w:t>805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of the modelling decisions we have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taken would be possible within a frequentist</w:t>
      </w:r>
    </w:p>
    <w:p w:rsidR="00485016" w:rsidRDefault="00F7725C">
      <w:pPr>
        <w:pStyle w:val="BodyText"/>
        <w:pPrChange w:id="4488" w:author="Hughes, Anna E" w:date="2023-06-19T12:41:00Z">
          <w:pPr>
            <w:pStyle w:val="BodyText"/>
            <w:spacing w:before="8"/>
          </w:pPr>
        </w:pPrChange>
      </w:pPr>
      <w:del w:id="4489" w:author="Hughes, Anna E" w:date="2023-06-19T12:41:00Z">
        <w:r>
          <w:rPr>
            <w:rFonts w:ascii="Trebuchet MS"/>
            <w:spacing w:val="-4"/>
            <w:sz w:val="12"/>
          </w:rPr>
          <w:delText>749</w:delText>
        </w:r>
      </w:del>
      <w:ins w:id="4490" w:author="Hughes, Anna E" w:date="2023-06-19T12:41:00Z">
        <w:r w:rsidR="00C14774">
          <w:rPr>
            <w:rFonts w:ascii="Trebuchet MS"/>
            <w:spacing w:val="-4"/>
            <w:sz w:val="12"/>
          </w:rPr>
          <w:t>806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4"/>
        </w:rPr>
        <w:t>framework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well.</w:t>
      </w:r>
      <w:r w:rsidR="00C14774">
        <w:rPr>
          <w:spacing w:val="26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also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aimed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replicate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previous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findings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by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running</w:t>
      </w:r>
    </w:p>
    <w:p w:rsidR="00485016" w:rsidRDefault="00F7725C">
      <w:pPr>
        <w:pStyle w:val="BodyText"/>
        <w:spacing w:before="8"/>
        <w:pPrChange w:id="4491" w:author="Hughes, Anna E" w:date="2023-06-19T12:41:00Z">
          <w:pPr>
            <w:pStyle w:val="BodyText"/>
          </w:pPr>
        </w:pPrChange>
      </w:pPr>
      <w:del w:id="4492" w:author="Hughes, Anna E" w:date="2023-06-19T12:41:00Z">
        <w:r>
          <w:rPr>
            <w:rFonts w:ascii="Trebuchet MS"/>
            <w:spacing w:val="-4"/>
            <w:sz w:val="12"/>
          </w:rPr>
          <w:delText>750</w:delText>
        </w:r>
      </w:del>
      <w:ins w:id="4493" w:author="Hughes, Anna E" w:date="2023-06-19T12:41:00Z">
        <w:r w:rsidR="00C14774">
          <w:rPr>
            <w:rFonts w:ascii="Trebuchet MS"/>
            <w:spacing w:val="-4"/>
            <w:sz w:val="12"/>
          </w:rPr>
          <w:t>807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within-subjects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experiment,</w:t>
      </w:r>
      <w:r w:rsidR="00C14774">
        <w:rPr>
          <w:spacing w:val="15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broadly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find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that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Target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Contrast</w:t>
      </w:r>
      <w:r w:rsidR="00C14774">
        <w:rPr>
          <w:spacing w:val="10"/>
        </w:rPr>
        <w:t xml:space="preserve"> </w:t>
      </w:r>
      <w:r w:rsidR="00C14774">
        <w:rPr>
          <w:spacing w:val="-4"/>
        </w:rPr>
        <w:t>Signal</w:t>
      </w:r>
    </w:p>
    <w:p w:rsidR="00485016" w:rsidRDefault="00F7725C">
      <w:pPr>
        <w:pStyle w:val="BodyText"/>
        <w:spacing w:before="8"/>
      </w:pPr>
      <w:del w:id="4494" w:author="Hughes, Anna E" w:date="2023-06-19T12:41:00Z">
        <w:r>
          <w:rPr>
            <w:rFonts w:ascii="Trebuchet MS"/>
            <w:spacing w:val="-4"/>
            <w:sz w:val="12"/>
          </w:rPr>
          <w:delText>751</w:delText>
        </w:r>
      </w:del>
      <w:ins w:id="4495" w:author="Hughes, Anna E" w:date="2023-06-19T12:41:00Z">
        <w:r w:rsidR="00C14774">
          <w:rPr>
            <w:rFonts w:ascii="Trebuchet MS"/>
            <w:spacing w:val="-4"/>
            <w:sz w:val="12"/>
          </w:rPr>
          <w:t>808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4"/>
        </w:rPr>
        <w:t>Theory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does a good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job of predicting the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data.</w:t>
      </w:r>
      <w:r w:rsidR="00C14774">
        <w:rPr>
          <w:spacing w:val="15"/>
        </w:rPr>
        <w:t xml:space="preserve"> </w:t>
      </w:r>
      <w:r w:rsidR="00C14774">
        <w:rPr>
          <w:spacing w:val="-4"/>
        </w:rPr>
        <w:t>When using single-feature search</w:t>
      </w:r>
    </w:p>
    <w:p w:rsidR="00485016" w:rsidRDefault="00F7725C">
      <w:pPr>
        <w:pStyle w:val="BodyText"/>
      </w:pPr>
      <w:del w:id="4496" w:author="Hughes, Anna E" w:date="2023-06-19T12:41:00Z">
        <w:r>
          <w:rPr>
            <w:rFonts w:ascii="Trebuchet MS"/>
            <w:spacing w:val="-4"/>
            <w:sz w:val="12"/>
          </w:rPr>
          <w:delText>752</w:delText>
        </w:r>
      </w:del>
      <w:ins w:id="4497" w:author="Hughes, Anna E" w:date="2023-06-19T12:41:00Z">
        <w:r w:rsidR="00C14774">
          <w:rPr>
            <w:rFonts w:ascii="Trebuchet MS"/>
            <w:spacing w:val="-4"/>
            <w:sz w:val="12"/>
          </w:rPr>
          <w:t>809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4"/>
        </w:rPr>
        <w:t>slopes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predict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double-feature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slopes,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do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not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replicate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previous</w:t>
      </w:r>
    </w:p>
    <w:p w:rsidR="00485016" w:rsidRDefault="00F7725C">
      <w:pPr>
        <w:pStyle w:val="BodyText"/>
        <w:spacing w:before="8"/>
      </w:pPr>
      <w:del w:id="4498" w:author="Hughes, Anna E" w:date="2023-06-19T12:41:00Z">
        <w:r>
          <w:rPr>
            <w:rFonts w:ascii="Trebuchet MS"/>
            <w:w w:val="90"/>
            <w:sz w:val="12"/>
          </w:rPr>
          <w:delText>753</w:delText>
        </w:r>
      </w:del>
      <w:ins w:id="4499" w:author="Hughes, Anna E" w:date="2023-06-19T12:41:00Z">
        <w:r w:rsidR="00C14774">
          <w:rPr>
            <w:rFonts w:ascii="Trebuchet MS"/>
            <w:w w:val="90"/>
            <w:sz w:val="12"/>
          </w:rPr>
          <w:t>810</w:t>
        </w:r>
      </w:ins>
      <w:r w:rsidR="00C14774">
        <w:rPr>
          <w:rFonts w:ascii="Trebuchet MS"/>
          <w:spacing w:val="66"/>
          <w:sz w:val="12"/>
        </w:rPr>
        <w:t xml:space="preserve">  </w:t>
      </w:r>
      <w:r w:rsidR="00C14774">
        <w:rPr>
          <w:w w:val="90"/>
        </w:rPr>
        <w:t>finding</w:t>
      </w:r>
      <w:r w:rsidR="00C14774">
        <w:rPr>
          <w:spacing w:val="24"/>
        </w:rPr>
        <w:t xml:space="preserve"> </w:t>
      </w:r>
      <w:r w:rsidR="00C14774">
        <w:rPr>
          <w:w w:val="90"/>
        </w:rPr>
        <w:t>that</w:t>
      </w:r>
      <w:r w:rsidR="00C14774">
        <w:rPr>
          <w:spacing w:val="24"/>
        </w:rPr>
        <w:t xml:space="preserve"> </w:t>
      </w:r>
      <w:r w:rsidR="00C14774">
        <w:rPr>
          <w:w w:val="90"/>
        </w:rPr>
        <w:t>the</w:t>
      </w:r>
      <w:r w:rsidR="00C14774">
        <w:rPr>
          <w:spacing w:val="24"/>
        </w:rPr>
        <w:t xml:space="preserve"> </w:t>
      </w:r>
      <w:r w:rsidR="00C14774">
        <w:rPr>
          <w:w w:val="90"/>
        </w:rPr>
        <w:t>collinear</w:t>
      </w:r>
      <w:r w:rsidR="00C14774">
        <w:rPr>
          <w:spacing w:val="25"/>
        </w:rPr>
        <w:t xml:space="preserve"> </w:t>
      </w:r>
      <w:r w:rsidR="00C14774">
        <w:rPr>
          <w:w w:val="90"/>
        </w:rPr>
        <w:t>contrast</w:t>
      </w:r>
      <w:r w:rsidR="00C14774">
        <w:rPr>
          <w:spacing w:val="23"/>
        </w:rPr>
        <w:t xml:space="preserve"> </w:t>
      </w:r>
      <w:r w:rsidR="00C14774">
        <w:rPr>
          <w:w w:val="90"/>
        </w:rPr>
        <w:t>integration</w:t>
      </w:r>
      <w:r w:rsidR="00C14774">
        <w:rPr>
          <w:spacing w:val="24"/>
        </w:rPr>
        <w:t xml:space="preserve"> </w:t>
      </w:r>
      <w:r w:rsidR="00C14774">
        <w:rPr>
          <w:w w:val="90"/>
        </w:rPr>
        <w:t>method</w:t>
      </w:r>
      <w:r w:rsidR="00C14774">
        <w:rPr>
          <w:spacing w:val="25"/>
        </w:rPr>
        <w:t xml:space="preserve"> </w:t>
      </w:r>
      <w:r w:rsidR="00C14774">
        <w:rPr>
          <w:w w:val="90"/>
        </w:rPr>
        <w:t>outperforms</w:t>
      </w:r>
      <w:r w:rsidR="00C14774">
        <w:rPr>
          <w:spacing w:val="23"/>
        </w:rPr>
        <w:t xml:space="preserve"> </w:t>
      </w:r>
      <w:r w:rsidR="00C14774">
        <w:rPr>
          <w:w w:val="90"/>
        </w:rPr>
        <w:t>other</w:t>
      </w:r>
      <w:r w:rsidR="00C14774">
        <w:rPr>
          <w:spacing w:val="25"/>
        </w:rPr>
        <w:t xml:space="preserve"> </w:t>
      </w:r>
      <w:r w:rsidR="00C14774">
        <w:rPr>
          <w:spacing w:val="-2"/>
          <w:w w:val="90"/>
        </w:rPr>
        <w:t>options,</w:t>
      </w:r>
    </w:p>
    <w:p w:rsidR="00485016" w:rsidRDefault="00F7725C">
      <w:pPr>
        <w:rPr>
          <w:ins w:id="4500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4501" w:author="Hughes, Anna E" w:date="2023-06-19T12:41:00Z">
        <w:r>
          <w:rPr>
            <w:rFonts w:ascii="Trebuchet MS"/>
            <w:spacing w:val="-6"/>
            <w:sz w:val="12"/>
          </w:rPr>
          <w:delText>754</w:delText>
        </w:r>
      </w:del>
    </w:p>
    <w:p w:rsidR="00485016" w:rsidRDefault="00485016">
      <w:pPr>
        <w:pStyle w:val="BodyText"/>
        <w:spacing w:before="0"/>
        <w:ind w:left="0"/>
        <w:rPr>
          <w:ins w:id="4502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4503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4504" w:author="Hughes, Anna E" w:date="2023-06-19T12:41:00Z">
          <w:pPr>
            <w:pStyle w:val="BodyText"/>
          </w:pPr>
        </w:pPrChange>
      </w:pPr>
      <w:ins w:id="4505" w:author="Hughes, Anna E" w:date="2023-06-19T12:41:00Z">
        <w:r>
          <w:rPr>
            <w:rFonts w:ascii="Trebuchet MS"/>
            <w:spacing w:val="-6"/>
            <w:sz w:val="12"/>
          </w:rPr>
          <w:t>811</w:t>
        </w:r>
      </w:ins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but instead find that all combination</w:t>
      </w:r>
      <w:r>
        <w:rPr>
          <w:spacing w:val="-5"/>
        </w:rPr>
        <w:t xml:space="preserve"> </w:t>
      </w:r>
      <w:r>
        <w:rPr>
          <w:spacing w:val="-6"/>
        </w:rPr>
        <w:t>methods do reasonably well,</w:t>
      </w:r>
      <w:r>
        <w:rPr>
          <w:spacing w:val="-5"/>
        </w:rPr>
        <w:t xml:space="preserve"> </w:t>
      </w:r>
      <w:r>
        <w:rPr>
          <w:spacing w:val="-6"/>
        </w:rPr>
        <w:t>and in this par-</w:t>
      </w:r>
    </w:p>
    <w:p w:rsidR="00485016" w:rsidRDefault="00F7725C">
      <w:pPr>
        <w:pStyle w:val="BodyText"/>
        <w:pPrChange w:id="4506" w:author="Hughes, Anna E" w:date="2023-06-19T12:41:00Z">
          <w:pPr>
            <w:pStyle w:val="BodyText"/>
            <w:spacing w:before="8"/>
          </w:pPr>
        </w:pPrChange>
      </w:pPr>
      <w:del w:id="4507" w:author="Hughes, Anna E" w:date="2023-06-19T12:41:00Z">
        <w:r>
          <w:rPr>
            <w:rFonts w:ascii="Trebuchet MS"/>
            <w:w w:val="90"/>
            <w:sz w:val="12"/>
          </w:rPr>
          <w:delText>755</w:delText>
        </w:r>
      </w:del>
      <w:ins w:id="4508" w:author="Hughes, Anna E" w:date="2023-06-19T12:41:00Z">
        <w:r w:rsidR="00C14774">
          <w:rPr>
            <w:rFonts w:ascii="Trebuchet MS"/>
            <w:w w:val="90"/>
            <w:sz w:val="12"/>
          </w:rPr>
          <w:t>812</w:t>
        </w:r>
      </w:ins>
      <w:r w:rsidR="00C14774">
        <w:rPr>
          <w:rFonts w:ascii="Trebuchet MS"/>
          <w:spacing w:val="71"/>
          <w:w w:val="150"/>
          <w:sz w:val="12"/>
        </w:rPr>
        <w:t xml:space="preserve">  </w:t>
      </w:r>
      <w:r w:rsidR="00C14774">
        <w:rPr>
          <w:w w:val="90"/>
        </w:rPr>
        <w:t>ticular</w:t>
      </w:r>
      <w:r w:rsidR="00C14774">
        <w:rPr>
          <w:spacing w:val="7"/>
        </w:rPr>
        <w:t xml:space="preserve"> </w:t>
      </w:r>
      <w:r w:rsidR="00C14774">
        <w:rPr>
          <w:w w:val="90"/>
        </w:rPr>
        <w:t>experimental</w:t>
      </w:r>
      <w:r w:rsidR="00C14774">
        <w:rPr>
          <w:spacing w:val="7"/>
        </w:rPr>
        <w:t xml:space="preserve"> </w:t>
      </w:r>
      <w:r w:rsidR="00C14774">
        <w:rPr>
          <w:w w:val="90"/>
        </w:rPr>
        <w:t>design,</w:t>
      </w:r>
      <w:r w:rsidR="00C14774">
        <w:rPr>
          <w:spacing w:val="10"/>
        </w:rPr>
        <w:t xml:space="preserve"> </w:t>
      </w:r>
      <w:r w:rsidR="00C14774">
        <w:rPr>
          <w:w w:val="90"/>
        </w:rPr>
        <w:t>it</w:t>
      </w:r>
      <w:r w:rsidR="00C14774">
        <w:rPr>
          <w:spacing w:val="7"/>
        </w:rPr>
        <w:t xml:space="preserve"> </w:t>
      </w:r>
      <w:r w:rsidR="00C14774">
        <w:rPr>
          <w:w w:val="90"/>
        </w:rPr>
        <w:t>may</w:t>
      </w:r>
      <w:r w:rsidR="00C14774">
        <w:rPr>
          <w:spacing w:val="6"/>
        </w:rPr>
        <w:t xml:space="preserve"> </w:t>
      </w:r>
      <w:r w:rsidR="00C14774">
        <w:rPr>
          <w:w w:val="90"/>
        </w:rPr>
        <w:t>be</w:t>
      </w:r>
      <w:r w:rsidR="00C14774">
        <w:rPr>
          <w:spacing w:val="7"/>
        </w:rPr>
        <w:t xml:space="preserve"> </w:t>
      </w:r>
      <w:r w:rsidR="00C14774">
        <w:rPr>
          <w:w w:val="90"/>
        </w:rPr>
        <w:t>difficult</w:t>
      </w:r>
      <w:r w:rsidR="00C14774">
        <w:rPr>
          <w:spacing w:val="6"/>
        </w:rPr>
        <w:t xml:space="preserve"> </w:t>
      </w:r>
      <w:r w:rsidR="00C14774">
        <w:rPr>
          <w:w w:val="90"/>
        </w:rPr>
        <w:t>to</w:t>
      </w:r>
      <w:r w:rsidR="00C14774">
        <w:rPr>
          <w:spacing w:val="7"/>
        </w:rPr>
        <w:t xml:space="preserve"> </w:t>
      </w:r>
      <w:r w:rsidR="00C14774">
        <w:rPr>
          <w:w w:val="90"/>
        </w:rPr>
        <w:t>conclusively</w:t>
      </w:r>
      <w:r w:rsidR="00C14774">
        <w:rPr>
          <w:spacing w:val="7"/>
        </w:rPr>
        <w:t xml:space="preserve"> </w:t>
      </w:r>
      <w:r w:rsidR="00C14774">
        <w:rPr>
          <w:w w:val="90"/>
        </w:rPr>
        <w:t>distinguish</w:t>
      </w:r>
      <w:r w:rsidR="00C14774">
        <w:rPr>
          <w:spacing w:val="6"/>
        </w:rPr>
        <w:t xml:space="preserve"> </w:t>
      </w:r>
      <w:r w:rsidR="00C14774">
        <w:rPr>
          <w:spacing w:val="-2"/>
          <w:w w:val="90"/>
        </w:rPr>
        <w:t>between</w:t>
      </w:r>
    </w:p>
    <w:p w:rsidR="00485016" w:rsidRDefault="00F7725C">
      <w:pPr>
        <w:spacing w:before="8"/>
        <w:ind w:left="227"/>
        <w:rPr>
          <w:sz w:val="24"/>
        </w:rPr>
        <w:pPrChange w:id="4509" w:author="Hughes, Anna E" w:date="2023-06-19T12:41:00Z">
          <w:pPr>
            <w:spacing w:before="7"/>
            <w:ind w:left="107"/>
          </w:pPr>
        </w:pPrChange>
      </w:pPr>
      <w:del w:id="4510" w:author="Hughes, Anna E" w:date="2023-06-19T12:41:00Z">
        <w:r>
          <w:rPr>
            <w:rFonts w:ascii="Trebuchet MS"/>
            <w:sz w:val="12"/>
          </w:rPr>
          <w:delText>756</w:delText>
        </w:r>
      </w:del>
      <w:ins w:id="4511" w:author="Hughes, Anna E" w:date="2023-06-19T12:41:00Z">
        <w:r w:rsidR="00C14774">
          <w:rPr>
            <w:rFonts w:ascii="Trebuchet MS"/>
            <w:sz w:val="12"/>
          </w:rPr>
          <w:t>813</w:t>
        </w:r>
      </w:ins>
      <w:r w:rsidR="00C14774">
        <w:rPr>
          <w:rFonts w:ascii="Trebuchet MS"/>
          <w:spacing w:val="62"/>
          <w:sz w:val="12"/>
        </w:rPr>
        <w:t xml:space="preserve">  </w:t>
      </w:r>
      <w:r w:rsidR="00C14774">
        <w:rPr>
          <w:spacing w:val="-2"/>
          <w:sz w:val="24"/>
        </w:rPr>
        <w:t>them.</w:t>
      </w:r>
    </w:p>
    <w:p w:rsidR="00485016" w:rsidRDefault="00F7725C">
      <w:pPr>
        <w:pStyle w:val="BodyText"/>
        <w:tabs>
          <w:tab w:val="left" w:pos="968"/>
        </w:tabs>
        <w:pPrChange w:id="4512" w:author="Hughes, Anna E" w:date="2023-06-19T12:41:00Z">
          <w:pPr>
            <w:pStyle w:val="BodyText"/>
            <w:tabs>
              <w:tab w:val="left" w:pos="848"/>
            </w:tabs>
            <w:spacing w:before="8"/>
          </w:pPr>
        </w:pPrChange>
      </w:pPr>
      <w:del w:id="4513" w:author="Hughes, Anna E" w:date="2023-06-19T12:41:00Z">
        <w:r>
          <w:rPr>
            <w:rFonts w:ascii="Trebuchet MS"/>
            <w:spacing w:val="-5"/>
            <w:sz w:val="12"/>
          </w:rPr>
          <w:delText>757</w:delText>
        </w:r>
      </w:del>
      <w:ins w:id="4514" w:author="Hughes, Anna E" w:date="2023-06-19T12:41:00Z">
        <w:r w:rsidR="00C14774">
          <w:rPr>
            <w:rFonts w:ascii="Trebuchet MS"/>
            <w:spacing w:val="-5"/>
            <w:sz w:val="12"/>
          </w:rPr>
          <w:t>814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One of the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clear benefits of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Target Contrast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 xml:space="preserve">Signal Theory </w:t>
      </w:r>
      <w:del w:id="4515" w:author="Hughes, Anna E" w:date="2023-06-19T12:41:00Z"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>
          <w:rPr>
            <w:spacing w:val="-6"/>
          </w:rPr>
          <w:delText>(Lleras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et al.,</w:delText>
        </w:r>
        <w:r w:rsidR="00FE7979">
          <w:rPr>
            <w:spacing w:val="-6"/>
          </w:rPr>
          <w:fldChar w:fldCharType="end"/>
        </w:r>
      </w:del>
      <w:ins w:id="4516" w:author="Hughes, Anna E" w:date="2023-06-19T12:41:00Z"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 w:rsidR="00C14774">
          <w:rPr>
            <w:spacing w:val="-6"/>
          </w:rPr>
          <w:t>(Lleras</w:t>
        </w:r>
        <w:r w:rsidR="00C14774">
          <w:rPr>
            <w:spacing w:val="-5"/>
          </w:rPr>
          <w:t xml:space="preserve"> </w:t>
        </w:r>
        <w:r w:rsidR="00C14774">
          <w:rPr>
            <w:spacing w:val="-6"/>
          </w:rPr>
          <w:t>et al.,</w:t>
        </w:r>
        <w:r w:rsidR="00FE7979">
          <w:rPr>
            <w:spacing w:val="-6"/>
          </w:rPr>
          <w:fldChar w:fldCharType="end"/>
        </w:r>
      </w:ins>
      <w:r w:rsidR="00C14774">
        <w:rPr>
          <w:spacing w:val="-6"/>
        </w:rPr>
        <w:t xml:space="preserve"> </w:t>
      </w:r>
      <w:del w:id="4517" w:author="Hughes, Anna E" w:date="2023-06-19T12:41:00Z">
        <w:r w:rsidR="00FE7979">
          <w:fldChar w:fldCharType="begin"/>
        </w:r>
        <w:r w:rsidR="00FE7979">
          <w:delInstrText xml:space="preserve"> HYPERLINK \l "_bookmark53" </w:delInstrText>
        </w:r>
        <w:r w:rsidR="00FE7979">
          <w:fldChar w:fldCharType="separate"/>
        </w:r>
        <w:r>
          <w:rPr>
            <w:spacing w:val="-6"/>
          </w:rPr>
          <w:delText>2020)</w:delText>
        </w:r>
        <w:r w:rsidR="00FE7979">
          <w:rPr>
            <w:spacing w:val="-6"/>
          </w:rPr>
          <w:fldChar w:fldCharType="end"/>
        </w:r>
      </w:del>
      <w:ins w:id="4518" w:author="Hughes, Anna E" w:date="2023-06-19T12:41:00Z">
        <w:r w:rsidR="00FE7979">
          <w:fldChar w:fldCharType="begin"/>
        </w:r>
        <w:r w:rsidR="00FE7979">
          <w:instrText xml:space="preserve"> HYPERLINK \l "_bookmark55" </w:instrText>
        </w:r>
        <w:r w:rsidR="00FE7979">
          <w:fldChar w:fldCharType="separate"/>
        </w:r>
        <w:r w:rsidR="00C14774">
          <w:rPr>
            <w:spacing w:val="-6"/>
          </w:rPr>
          <w:t>2020)</w:t>
        </w:r>
        <w:r w:rsidR="00FE7979">
          <w:rPr>
            <w:spacing w:val="-6"/>
          </w:rPr>
          <w:fldChar w:fldCharType="end"/>
        </w:r>
      </w:ins>
    </w:p>
    <w:p w:rsidR="00485016" w:rsidRDefault="00F7725C">
      <w:pPr>
        <w:pStyle w:val="BodyText"/>
        <w:spacing w:before="8"/>
        <w:pPrChange w:id="4519" w:author="Hughes, Anna E" w:date="2023-06-19T12:41:00Z">
          <w:pPr>
            <w:pStyle w:val="BodyText"/>
          </w:pPr>
        </w:pPrChange>
      </w:pPr>
      <w:del w:id="4520" w:author="Hughes, Anna E" w:date="2023-06-19T12:41:00Z">
        <w:r>
          <w:rPr>
            <w:rFonts w:ascii="Trebuchet MS"/>
            <w:spacing w:val="-4"/>
            <w:sz w:val="12"/>
          </w:rPr>
          <w:delText>758</w:delText>
        </w:r>
      </w:del>
      <w:ins w:id="4521" w:author="Hughes, Anna E" w:date="2023-06-19T12:41:00Z">
        <w:r w:rsidR="00C14774">
          <w:rPr>
            <w:rFonts w:ascii="Trebuchet MS"/>
            <w:spacing w:val="-4"/>
            <w:sz w:val="12"/>
          </w:rPr>
          <w:t>815</w:t>
        </w:r>
      </w:ins>
      <w:r w:rsidR="00C14774">
        <w:rPr>
          <w:rFonts w:ascii="Trebuchet MS"/>
          <w:spacing w:val="33"/>
          <w:sz w:val="12"/>
        </w:rPr>
        <w:t xml:space="preserve">  </w:t>
      </w:r>
      <w:r w:rsidR="00C14774">
        <w:rPr>
          <w:spacing w:val="-4"/>
        </w:rPr>
        <w:t>is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its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quantitative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nature, allowing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it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be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empirically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tested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straightforward</w:t>
      </w:r>
    </w:p>
    <w:p w:rsidR="00485016" w:rsidRDefault="00F7725C">
      <w:pPr>
        <w:pStyle w:val="BodyText"/>
        <w:spacing w:before="8"/>
      </w:pPr>
      <w:del w:id="4522" w:author="Hughes, Anna E" w:date="2023-06-19T12:41:00Z">
        <w:r>
          <w:rPr>
            <w:rFonts w:ascii="Trebuchet MS"/>
            <w:spacing w:val="-8"/>
            <w:sz w:val="12"/>
          </w:rPr>
          <w:delText>759</w:delText>
        </w:r>
      </w:del>
      <w:ins w:id="4523" w:author="Hughes, Anna E" w:date="2023-06-19T12:41:00Z">
        <w:r w:rsidR="00C14774">
          <w:rPr>
            <w:rFonts w:ascii="Trebuchet MS"/>
            <w:spacing w:val="-8"/>
            <w:sz w:val="12"/>
          </w:rPr>
          <w:t>816</w:t>
        </w:r>
      </w:ins>
      <w:r w:rsidR="00C14774">
        <w:rPr>
          <w:rFonts w:ascii="Trebuchet MS"/>
          <w:spacing w:val="45"/>
          <w:sz w:val="12"/>
        </w:rPr>
        <w:t xml:space="preserve">  </w:t>
      </w:r>
      <w:r w:rsidR="00C14774">
        <w:rPr>
          <w:spacing w:val="-8"/>
        </w:rPr>
        <w:t>manner.</w:t>
      </w:r>
      <w:r w:rsidR="00C14774">
        <w:rPr>
          <w:spacing w:val="19"/>
        </w:rPr>
        <w:t xml:space="preserve"> </w:t>
      </w:r>
      <w:r w:rsidR="00C14774">
        <w:rPr>
          <w:spacing w:val="-8"/>
        </w:rPr>
        <w:t>Here,</w:t>
      </w:r>
      <w:r w:rsidR="00C14774">
        <w:rPr>
          <w:spacing w:val="1"/>
        </w:rPr>
        <w:t xml:space="preserve"> </w:t>
      </w:r>
      <w:r w:rsidR="00C14774">
        <w:rPr>
          <w:spacing w:val="-8"/>
        </w:rPr>
        <w:t>we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demonstrate</w:t>
      </w:r>
      <w:r w:rsidR="00C14774">
        <w:t xml:space="preserve"> </w:t>
      </w:r>
      <w:r w:rsidR="00C14774">
        <w:rPr>
          <w:spacing w:val="-8"/>
        </w:rPr>
        <w:t>that</w:t>
      </w:r>
      <w:r w:rsidR="00C14774">
        <w:t xml:space="preserve"> </w:t>
      </w:r>
      <w:r w:rsidR="00C14774">
        <w:rPr>
          <w:spacing w:val="-8"/>
        </w:rPr>
        <w:t>we</w:t>
      </w:r>
      <w:r w:rsidR="00C14774">
        <w:t xml:space="preserve"> </w:t>
      </w:r>
      <w:r w:rsidR="00C14774">
        <w:rPr>
          <w:spacing w:val="-8"/>
        </w:rPr>
        <w:t>can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independently</w:t>
      </w:r>
      <w:r w:rsidR="00C14774">
        <w:t xml:space="preserve"> </w:t>
      </w:r>
      <w:r w:rsidR="00C14774">
        <w:rPr>
          <w:spacing w:val="-8"/>
        </w:rPr>
        <w:t>replicate</w:t>
      </w:r>
      <w:r w:rsidR="00C14774">
        <w:t xml:space="preserve"> </w:t>
      </w:r>
      <w:r w:rsidR="00C14774">
        <w:rPr>
          <w:spacing w:val="-8"/>
        </w:rPr>
        <w:t>many</w:t>
      </w:r>
      <w:r w:rsidR="00C14774">
        <w:rPr>
          <w:spacing w:val="-1"/>
        </w:rPr>
        <w:t xml:space="preserve"> </w:t>
      </w:r>
      <w:r w:rsidR="00C14774">
        <w:rPr>
          <w:spacing w:val="-8"/>
        </w:rPr>
        <w:t>aspects</w:t>
      </w:r>
    </w:p>
    <w:p w:rsidR="00485016" w:rsidRDefault="00F7725C">
      <w:pPr>
        <w:pStyle w:val="BodyText"/>
        <w:pPrChange w:id="4524" w:author="Hughes, Anna E" w:date="2023-06-19T12:41:00Z">
          <w:pPr>
            <w:pStyle w:val="BodyText"/>
            <w:spacing w:before="8"/>
          </w:pPr>
        </w:pPrChange>
      </w:pPr>
      <w:del w:id="4525" w:author="Hughes, Anna E" w:date="2023-06-19T12:41:00Z">
        <w:r>
          <w:rPr>
            <w:rFonts w:ascii="Trebuchet MS"/>
            <w:spacing w:val="-2"/>
            <w:sz w:val="12"/>
          </w:rPr>
          <w:delText>760</w:delText>
        </w:r>
      </w:del>
      <w:ins w:id="4526" w:author="Hughes, Anna E" w:date="2023-06-19T12:41:00Z">
        <w:r w:rsidR="00C14774">
          <w:rPr>
            <w:rFonts w:ascii="Trebuchet MS"/>
            <w:spacing w:val="-2"/>
            <w:sz w:val="12"/>
          </w:rPr>
          <w:t>817</w:t>
        </w:r>
      </w:ins>
      <w:r w:rsidR="00C14774">
        <w:rPr>
          <w:rFonts w:ascii="Trebuchet MS"/>
          <w:spacing w:val="37"/>
          <w:sz w:val="12"/>
        </w:rPr>
        <w:t xml:space="preserve">  </w:t>
      </w:r>
      <w:r w:rsidR="00C14774">
        <w:rPr>
          <w:spacing w:val="-2"/>
        </w:rPr>
        <w:t>of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TCS,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while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also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offering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extensions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model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that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we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hope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will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stimulate</w:t>
      </w:r>
    </w:p>
    <w:p w:rsidR="00485016" w:rsidRDefault="00F7725C">
      <w:pPr>
        <w:pStyle w:val="BodyText"/>
        <w:spacing w:before="8"/>
        <w:pPrChange w:id="4527" w:author="Hughes, Anna E" w:date="2023-06-19T12:41:00Z">
          <w:pPr>
            <w:pStyle w:val="BodyText"/>
          </w:pPr>
        </w:pPrChange>
      </w:pPr>
      <w:del w:id="4528" w:author="Hughes, Anna E" w:date="2023-06-19T12:41:00Z">
        <w:r>
          <w:rPr>
            <w:rFonts w:ascii="Trebuchet MS"/>
            <w:w w:val="90"/>
            <w:sz w:val="12"/>
          </w:rPr>
          <w:delText>761</w:delText>
        </w:r>
      </w:del>
      <w:ins w:id="4529" w:author="Hughes, Anna E" w:date="2023-06-19T12:41:00Z">
        <w:r w:rsidR="00C14774">
          <w:rPr>
            <w:rFonts w:ascii="Trebuchet MS"/>
            <w:w w:val="90"/>
            <w:sz w:val="12"/>
          </w:rPr>
          <w:t>818</w:t>
        </w:r>
      </w:ins>
      <w:r w:rsidR="00C14774">
        <w:rPr>
          <w:rFonts w:ascii="Trebuchet MS"/>
          <w:spacing w:val="74"/>
          <w:sz w:val="12"/>
        </w:rPr>
        <w:t xml:space="preserve">  </w:t>
      </w:r>
      <w:r w:rsidR="00C14774">
        <w:rPr>
          <w:w w:val="90"/>
        </w:rPr>
        <w:t>more</w:t>
      </w:r>
      <w:r w:rsidR="00C14774">
        <w:rPr>
          <w:spacing w:val="9"/>
        </w:rPr>
        <w:t xml:space="preserve"> </w:t>
      </w:r>
      <w:r w:rsidR="00C14774">
        <w:rPr>
          <w:w w:val="90"/>
        </w:rPr>
        <w:t>research</w:t>
      </w:r>
      <w:r w:rsidR="00C14774">
        <w:rPr>
          <w:spacing w:val="8"/>
        </w:rPr>
        <w:t xml:space="preserve"> </w:t>
      </w:r>
      <w:r w:rsidR="00C14774">
        <w:rPr>
          <w:w w:val="90"/>
        </w:rPr>
        <w:t>and</w:t>
      </w:r>
      <w:r w:rsidR="00C14774">
        <w:rPr>
          <w:spacing w:val="7"/>
        </w:rPr>
        <w:t xml:space="preserve"> </w:t>
      </w:r>
      <w:r w:rsidR="00C14774">
        <w:rPr>
          <w:w w:val="90"/>
        </w:rPr>
        <w:t>refinement</w:t>
      </w:r>
      <w:r w:rsidR="00C14774">
        <w:rPr>
          <w:spacing w:val="9"/>
        </w:rPr>
        <w:t xml:space="preserve"> </w:t>
      </w:r>
      <w:r w:rsidR="00C14774">
        <w:rPr>
          <w:w w:val="90"/>
        </w:rPr>
        <w:t>of</w:t>
      </w:r>
      <w:r w:rsidR="00C14774">
        <w:rPr>
          <w:spacing w:val="7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8"/>
        </w:rPr>
        <w:t xml:space="preserve"> </w:t>
      </w:r>
      <w:r w:rsidR="00C14774">
        <w:rPr>
          <w:w w:val="90"/>
        </w:rPr>
        <w:t>theory.</w:t>
      </w:r>
      <w:r w:rsidR="00C14774">
        <w:rPr>
          <w:spacing w:val="27"/>
        </w:rPr>
        <w:t xml:space="preserve"> </w:t>
      </w:r>
      <w:r w:rsidR="00C14774">
        <w:rPr>
          <w:w w:val="90"/>
        </w:rPr>
        <w:t>Some</w:t>
      </w:r>
      <w:r w:rsidR="00C14774">
        <w:rPr>
          <w:spacing w:val="9"/>
        </w:rPr>
        <w:t xml:space="preserve"> </w:t>
      </w:r>
      <w:r w:rsidR="00C14774">
        <w:rPr>
          <w:w w:val="90"/>
        </w:rPr>
        <w:t>suggestions</w:t>
      </w:r>
      <w:r w:rsidR="00C14774">
        <w:rPr>
          <w:spacing w:val="7"/>
        </w:rPr>
        <w:t xml:space="preserve"> </w:t>
      </w:r>
      <w:r w:rsidR="00C14774">
        <w:rPr>
          <w:w w:val="90"/>
        </w:rPr>
        <w:t>for</w:t>
      </w:r>
      <w:r w:rsidR="00C14774">
        <w:rPr>
          <w:spacing w:val="8"/>
        </w:rPr>
        <w:t xml:space="preserve"> </w:t>
      </w:r>
      <w:r w:rsidR="00C14774">
        <w:rPr>
          <w:w w:val="90"/>
        </w:rPr>
        <w:t>possible</w:t>
      </w:r>
      <w:r w:rsidR="00C14774">
        <w:rPr>
          <w:spacing w:val="8"/>
        </w:rPr>
        <w:t xml:space="preserve"> </w:t>
      </w:r>
      <w:r w:rsidR="00C14774">
        <w:rPr>
          <w:spacing w:val="-2"/>
          <w:w w:val="90"/>
        </w:rPr>
        <w:t>future</w:t>
      </w:r>
    </w:p>
    <w:p w:rsidR="00485016" w:rsidRDefault="00F7725C">
      <w:pPr>
        <w:pStyle w:val="BodyText"/>
        <w:pPrChange w:id="4530" w:author="Hughes, Anna E" w:date="2023-06-19T12:41:00Z">
          <w:pPr>
            <w:pStyle w:val="BodyText"/>
            <w:spacing w:before="8"/>
          </w:pPr>
        </w:pPrChange>
      </w:pPr>
      <w:del w:id="4531" w:author="Hughes, Anna E" w:date="2023-06-19T12:41:00Z">
        <w:r>
          <w:rPr>
            <w:rFonts w:ascii="Trebuchet MS"/>
            <w:spacing w:val="-8"/>
            <w:sz w:val="12"/>
          </w:rPr>
          <w:delText>762</w:delText>
        </w:r>
      </w:del>
      <w:ins w:id="4532" w:author="Hughes, Anna E" w:date="2023-06-19T12:41:00Z">
        <w:r w:rsidR="00C14774">
          <w:rPr>
            <w:rFonts w:ascii="Trebuchet MS"/>
            <w:spacing w:val="-8"/>
            <w:sz w:val="12"/>
          </w:rPr>
          <w:t>819</w:t>
        </w:r>
      </w:ins>
      <w:r w:rsidR="00C14774">
        <w:rPr>
          <w:rFonts w:ascii="Trebuchet MS"/>
          <w:spacing w:val="48"/>
          <w:sz w:val="12"/>
        </w:rPr>
        <w:t xml:space="preserve">  </w:t>
      </w:r>
      <w:r w:rsidR="00C14774">
        <w:rPr>
          <w:spacing w:val="-8"/>
        </w:rPr>
        <w:t>directions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and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hypotheses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that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could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be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tested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include:</w:t>
      </w:r>
    </w:p>
    <w:p w:rsidR="00485016" w:rsidRDefault="00F7725C">
      <w:pPr>
        <w:pStyle w:val="BodyText"/>
        <w:tabs>
          <w:tab w:val="left" w:pos="905"/>
        </w:tabs>
        <w:spacing w:before="212"/>
        <w:pPrChange w:id="4533" w:author="Hughes, Anna E" w:date="2023-06-19T12:41:00Z">
          <w:pPr>
            <w:pStyle w:val="BodyText"/>
            <w:tabs>
              <w:tab w:val="left" w:pos="785"/>
            </w:tabs>
            <w:spacing w:before="211"/>
          </w:pPr>
        </w:pPrChange>
      </w:pPr>
      <w:del w:id="4534" w:author="Hughes, Anna E" w:date="2023-06-19T12:41:00Z">
        <w:r>
          <w:rPr>
            <w:rFonts w:ascii="Trebuchet MS"/>
            <w:spacing w:val="-5"/>
            <w:sz w:val="12"/>
          </w:rPr>
          <w:delText>763</w:delText>
        </w:r>
      </w:del>
      <w:ins w:id="4535" w:author="Hughes, Anna E" w:date="2023-06-19T12:41:00Z">
        <w:r w:rsidR="00C14774">
          <w:rPr>
            <w:rFonts w:ascii="Trebuchet MS"/>
            <w:spacing w:val="-5"/>
            <w:sz w:val="12"/>
          </w:rPr>
          <w:t>820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1.</w:t>
      </w:r>
      <w:r w:rsidR="00C14774">
        <w:rPr>
          <w:spacing w:val="68"/>
        </w:rPr>
        <w:t xml:space="preserve"> </w:t>
      </w:r>
      <w:r w:rsidR="00C14774">
        <w:rPr>
          <w:w w:val="90"/>
        </w:rPr>
        <w:t>It</w:t>
      </w:r>
      <w:r w:rsidR="00C14774">
        <w:rPr>
          <w:spacing w:val="13"/>
        </w:rPr>
        <w:t xml:space="preserve"> </w:t>
      </w:r>
      <w:r w:rsidR="00C14774">
        <w:rPr>
          <w:w w:val="90"/>
        </w:rPr>
        <w:t>is</w:t>
      </w:r>
      <w:r w:rsidR="00C14774">
        <w:rPr>
          <w:spacing w:val="12"/>
        </w:rPr>
        <w:t xml:space="preserve"> </w:t>
      </w:r>
      <w:r w:rsidR="00C14774">
        <w:rPr>
          <w:w w:val="90"/>
        </w:rPr>
        <w:t>relatively</w:t>
      </w:r>
      <w:r w:rsidR="00C14774">
        <w:rPr>
          <w:spacing w:val="14"/>
        </w:rPr>
        <w:t xml:space="preserve"> </w:t>
      </w:r>
      <w:r w:rsidR="00C14774">
        <w:rPr>
          <w:w w:val="90"/>
        </w:rPr>
        <w:t>straightforward</w:t>
      </w:r>
      <w:r w:rsidR="00C14774">
        <w:rPr>
          <w:spacing w:val="14"/>
        </w:rPr>
        <w:t xml:space="preserve"> </w:t>
      </w:r>
      <w:r w:rsidR="00C14774">
        <w:rPr>
          <w:w w:val="90"/>
        </w:rPr>
        <w:t>to</w:t>
      </w:r>
      <w:r w:rsidR="00C14774">
        <w:rPr>
          <w:spacing w:val="13"/>
        </w:rPr>
        <w:t xml:space="preserve"> </w:t>
      </w:r>
      <w:r w:rsidR="00C14774">
        <w:rPr>
          <w:w w:val="90"/>
        </w:rPr>
        <w:t>make</w:t>
      </w:r>
      <w:r w:rsidR="00C14774">
        <w:rPr>
          <w:spacing w:val="13"/>
        </w:rPr>
        <w:t xml:space="preserve"> </w:t>
      </w:r>
      <w:r w:rsidR="00C14774">
        <w:rPr>
          <w:w w:val="90"/>
        </w:rPr>
        <w:t>predictions</w:t>
      </w:r>
      <w:r w:rsidR="00C14774">
        <w:rPr>
          <w:spacing w:val="14"/>
        </w:rPr>
        <w:t xml:space="preserve"> </w:t>
      </w:r>
      <w:r w:rsidR="00C14774">
        <w:rPr>
          <w:w w:val="90"/>
        </w:rPr>
        <w:t>about</w:t>
      </w:r>
      <w:r w:rsidR="00C14774">
        <w:rPr>
          <w:spacing w:val="13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2"/>
        </w:rPr>
        <w:t xml:space="preserve"> </w:t>
      </w:r>
      <w:r w:rsidR="00C14774">
        <w:rPr>
          <w:w w:val="90"/>
        </w:rPr>
        <w:t>mean</w:t>
      </w:r>
      <w:r w:rsidR="00C14774">
        <w:rPr>
          <w:spacing w:val="14"/>
        </w:rPr>
        <w:t xml:space="preserve"> </w:t>
      </w:r>
      <w:r w:rsidR="00C14774">
        <w:rPr>
          <w:spacing w:val="-2"/>
          <w:w w:val="90"/>
        </w:rPr>
        <w:t>reaction</w:t>
      </w:r>
    </w:p>
    <w:p w:rsidR="00485016" w:rsidRDefault="00F7725C">
      <w:pPr>
        <w:pStyle w:val="BodyText"/>
        <w:tabs>
          <w:tab w:val="left" w:pos="1202"/>
        </w:tabs>
        <w:pPrChange w:id="4536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del w:id="4537" w:author="Hughes, Anna E" w:date="2023-06-19T12:41:00Z">
        <w:r>
          <w:rPr>
            <w:rFonts w:ascii="Trebuchet MS"/>
            <w:spacing w:val="-5"/>
            <w:sz w:val="12"/>
          </w:rPr>
          <w:delText>764</w:delText>
        </w:r>
      </w:del>
      <w:ins w:id="4538" w:author="Hughes, Anna E" w:date="2023-06-19T12:41:00Z">
        <w:r w:rsidR="00C14774">
          <w:rPr>
            <w:rFonts w:ascii="Trebuchet MS"/>
            <w:spacing w:val="-5"/>
            <w:sz w:val="12"/>
          </w:rPr>
          <w:t>821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time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per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participant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double-feature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7"/>
        </w:rPr>
        <w:t xml:space="preserve"> </w:t>
      </w:r>
      <w:r w:rsidR="00C14774">
        <w:rPr>
          <w:spacing w:val="-6"/>
        </w:rPr>
        <w:t>condition:</w:t>
      </w:r>
      <w:r w:rsidR="00C14774">
        <w:rPr>
          <w:spacing w:val="36"/>
        </w:rPr>
        <w:t xml:space="preserve"> </w:t>
      </w:r>
      <w:r w:rsidR="00C14774">
        <w:rPr>
          <w:spacing w:val="-6"/>
        </w:rPr>
        <w:t>however,</w:t>
      </w:r>
      <w:r w:rsidR="00C14774">
        <w:rPr>
          <w:spacing w:val="11"/>
        </w:rPr>
        <w:t xml:space="preserve"> </w:t>
      </w:r>
      <w:r w:rsidR="00C14774">
        <w:rPr>
          <w:spacing w:val="-6"/>
        </w:rPr>
        <w:t>we</w:t>
      </w:r>
    </w:p>
    <w:p w:rsidR="00485016" w:rsidRDefault="00F7725C">
      <w:pPr>
        <w:pStyle w:val="BodyText"/>
        <w:tabs>
          <w:tab w:val="left" w:pos="1202"/>
        </w:tabs>
        <w:spacing w:before="8"/>
        <w:pPrChange w:id="4539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del w:id="4540" w:author="Hughes, Anna E" w:date="2023-06-19T12:41:00Z">
        <w:r>
          <w:rPr>
            <w:rFonts w:ascii="Trebuchet MS" w:hAnsi="Trebuchet MS"/>
            <w:spacing w:val="-5"/>
            <w:sz w:val="12"/>
          </w:rPr>
          <w:delText>765</w:delText>
        </w:r>
      </w:del>
      <w:ins w:id="4541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822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</w:rPr>
        <w:t>have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not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attempted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predict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an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individual’s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trial-to-trial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variance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dif-</w:t>
      </w:r>
    </w:p>
    <w:p w:rsidR="00485016" w:rsidRDefault="00F7725C">
      <w:pPr>
        <w:pStyle w:val="BodyText"/>
        <w:tabs>
          <w:tab w:val="left" w:pos="1202"/>
        </w:tabs>
        <w:spacing w:before="8"/>
        <w:pPrChange w:id="4542" w:author="Hughes, Anna E" w:date="2023-06-19T12:41:00Z">
          <w:pPr>
            <w:pStyle w:val="BodyText"/>
            <w:tabs>
              <w:tab w:val="left" w:pos="1082"/>
            </w:tabs>
          </w:pPr>
        </w:pPrChange>
      </w:pPr>
      <w:del w:id="4543" w:author="Hughes, Anna E" w:date="2023-06-19T12:41:00Z">
        <w:r>
          <w:rPr>
            <w:rFonts w:ascii="Trebuchet MS"/>
            <w:spacing w:val="-5"/>
            <w:sz w:val="12"/>
          </w:rPr>
          <w:delText>766</w:delText>
        </w:r>
      </w:del>
      <w:ins w:id="4544" w:author="Hughes, Anna E" w:date="2023-06-19T12:41:00Z">
        <w:r w:rsidR="00C14774">
          <w:rPr>
            <w:rFonts w:ascii="Trebuchet MS"/>
            <w:spacing w:val="-5"/>
            <w:sz w:val="12"/>
          </w:rPr>
          <w:t>823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ferent</w:t>
      </w:r>
      <w:r w:rsidR="00C14774">
        <w:rPr>
          <w:spacing w:val="14"/>
        </w:rPr>
        <w:t xml:space="preserve"> </w:t>
      </w:r>
      <w:r w:rsidR="00C14774">
        <w:rPr>
          <w:w w:val="90"/>
        </w:rPr>
        <w:t>features,</w:t>
      </w:r>
      <w:r w:rsidR="00C14774">
        <w:rPr>
          <w:spacing w:val="14"/>
        </w:rPr>
        <w:t xml:space="preserve"> </w:t>
      </w:r>
      <w:r w:rsidR="00C14774">
        <w:rPr>
          <w:w w:val="90"/>
        </w:rPr>
        <w:t>which</w:t>
      </w:r>
      <w:r w:rsidR="00C14774">
        <w:rPr>
          <w:spacing w:val="14"/>
        </w:rPr>
        <w:t xml:space="preserve"> </w:t>
      </w:r>
      <w:r w:rsidR="00C14774">
        <w:rPr>
          <w:w w:val="90"/>
        </w:rPr>
        <w:t>could</w:t>
      </w:r>
      <w:r w:rsidR="00C14774">
        <w:rPr>
          <w:spacing w:val="14"/>
        </w:rPr>
        <w:t xml:space="preserve"> </w:t>
      </w:r>
      <w:r w:rsidR="00C14774">
        <w:rPr>
          <w:w w:val="90"/>
        </w:rPr>
        <w:t>improve</w:t>
      </w:r>
      <w:r w:rsidR="00C14774">
        <w:rPr>
          <w:spacing w:val="14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4"/>
        </w:rPr>
        <w:t xml:space="preserve"> </w:t>
      </w:r>
      <w:r w:rsidR="00C14774">
        <w:rPr>
          <w:w w:val="90"/>
        </w:rPr>
        <w:t>model</w:t>
      </w:r>
      <w:r w:rsidR="00C14774">
        <w:rPr>
          <w:spacing w:val="14"/>
        </w:rPr>
        <w:t xml:space="preserve"> </w:t>
      </w:r>
      <w:r w:rsidR="00C14774">
        <w:rPr>
          <w:w w:val="90"/>
        </w:rPr>
        <w:t>fit</w:t>
      </w:r>
      <w:r w:rsidR="00C14774">
        <w:rPr>
          <w:spacing w:val="14"/>
        </w:rPr>
        <w:t xml:space="preserve"> </w:t>
      </w:r>
      <w:r w:rsidR="00C14774">
        <w:rPr>
          <w:spacing w:val="-2"/>
          <w:w w:val="90"/>
        </w:rPr>
        <w:t>further.</w:t>
      </w:r>
    </w:p>
    <w:p w:rsidR="00701245" w:rsidRDefault="00F7725C">
      <w:pPr>
        <w:spacing w:before="123"/>
        <w:ind w:left="107"/>
        <w:rPr>
          <w:del w:id="4545" w:author="Hughes, Anna E" w:date="2023-06-19T12:41:00Z"/>
          <w:rFonts w:ascii="Trebuchet MS"/>
          <w:sz w:val="12"/>
        </w:rPr>
      </w:pPr>
      <w:del w:id="4546" w:author="Hughes, Anna E" w:date="2023-06-19T12:41:00Z">
        <w:r>
          <w:rPr>
            <w:rFonts w:ascii="Trebuchet MS"/>
            <w:spacing w:val="-5"/>
            <w:sz w:val="12"/>
          </w:rPr>
          <w:delText>767</w:delText>
        </w:r>
      </w:del>
    </w:p>
    <w:p w:rsidR="00485016" w:rsidRDefault="00F7725C">
      <w:pPr>
        <w:spacing w:before="123"/>
        <w:ind w:left="227"/>
        <w:rPr>
          <w:ins w:id="4547" w:author="Hughes, Anna E" w:date="2023-06-19T12:41:00Z"/>
          <w:rFonts w:ascii="Trebuchet MS"/>
          <w:sz w:val="12"/>
        </w:rPr>
      </w:pPr>
      <w:del w:id="4548" w:author="Hughes, Anna E" w:date="2023-06-19T12:41:00Z">
        <w:r>
          <w:rPr>
            <w:rFonts w:ascii="Trebuchet MS"/>
            <w:spacing w:val="-5"/>
            <w:sz w:val="12"/>
          </w:rPr>
          <w:delText>768</w:delText>
        </w:r>
      </w:del>
      <w:ins w:id="4549" w:author="Hughes, Anna E" w:date="2023-06-19T12:41:00Z">
        <w:r w:rsidR="00C14774">
          <w:rPr>
            <w:rFonts w:ascii="Trebuchet MS"/>
            <w:spacing w:val="-5"/>
            <w:sz w:val="12"/>
          </w:rPr>
          <w:t>824</w:t>
        </w:r>
      </w:ins>
    </w:p>
    <w:p w:rsidR="00485016" w:rsidRDefault="00C14774">
      <w:pPr>
        <w:pStyle w:val="BodyText"/>
        <w:tabs>
          <w:tab w:val="left" w:pos="905"/>
        </w:tabs>
        <w:spacing w:before="63"/>
        <w:pPrChange w:id="4550" w:author="Hughes, Anna E" w:date="2023-06-19T12:41:00Z">
          <w:pPr>
            <w:pStyle w:val="BodyText"/>
            <w:tabs>
              <w:tab w:val="left" w:pos="785"/>
            </w:tabs>
            <w:spacing w:before="63"/>
          </w:pPr>
        </w:pPrChange>
      </w:pPr>
      <w:ins w:id="4551" w:author="Hughes, Anna E" w:date="2023-06-19T12:41:00Z">
        <w:r>
          <w:rPr>
            <w:rFonts w:ascii="Trebuchet MS"/>
            <w:spacing w:val="-5"/>
            <w:sz w:val="12"/>
          </w:rPr>
          <w:t>825</w:t>
        </w:r>
      </w:ins>
      <w:r>
        <w:rPr>
          <w:rFonts w:ascii="Trebuchet MS"/>
          <w:sz w:val="12"/>
        </w:rPr>
        <w:tab/>
      </w:r>
      <w:r>
        <w:rPr>
          <w:spacing w:val="-8"/>
        </w:rPr>
        <w:t>2.</w:t>
      </w:r>
      <w:r>
        <w:rPr>
          <w:spacing w:val="58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find</w:t>
      </w:r>
      <w:r>
        <w:rPr>
          <w:spacing w:val="-3"/>
        </w:rPr>
        <w:t xml:space="preserve"> </w:t>
      </w:r>
      <w:r>
        <w:rPr>
          <w:spacing w:val="-8"/>
        </w:rPr>
        <w:t>correlations</w:t>
      </w:r>
      <w:r>
        <w:rPr>
          <w:spacing w:val="-2"/>
        </w:rPr>
        <w:t xml:space="preserve"> </w:t>
      </w:r>
      <w:r>
        <w:rPr>
          <w:spacing w:val="-8"/>
        </w:rPr>
        <w:t>within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2"/>
        </w:rPr>
        <w:t xml:space="preserve"> </w:t>
      </w:r>
      <w:r>
        <w:rPr>
          <w:spacing w:val="-8"/>
        </w:rPr>
        <w:t>classes</w:t>
      </w:r>
      <w:r>
        <w:rPr>
          <w:spacing w:val="-2"/>
        </w:rPr>
        <w:t xml:space="preserve"> </w:t>
      </w:r>
      <w:r>
        <w:rPr>
          <w:spacing w:val="-8"/>
        </w:rPr>
        <w:t>(i.e.</w:t>
      </w:r>
      <w:r>
        <w:rPr>
          <w:spacing w:val="15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between:</w:t>
      </w:r>
    </w:p>
    <w:p w:rsidR="00485016" w:rsidRDefault="00F7725C">
      <w:pPr>
        <w:pStyle w:val="BodyText"/>
        <w:tabs>
          <w:tab w:val="left" w:pos="1202"/>
        </w:tabs>
        <w:pPrChange w:id="4552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del w:id="4553" w:author="Hughes, Anna E" w:date="2023-06-19T12:41:00Z">
        <w:r>
          <w:rPr>
            <w:rFonts w:ascii="Trebuchet MS"/>
            <w:spacing w:val="-5"/>
            <w:sz w:val="12"/>
          </w:rPr>
          <w:delText>769</w:delText>
        </w:r>
      </w:del>
      <w:ins w:id="4554" w:author="Hughes, Anna E" w:date="2023-06-19T12:41:00Z">
        <w:r w:rsidR="00C14774">
          <w:rPr>
            <w:rFonts w:ascii="Trebuchet MS"/>
            <w:spacing w:val="-5"/>
            <w:sz w:val="12"/>
          </w:rPr>
          <w:t>826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however,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these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may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be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side-effect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block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design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experiment.</w:t>
      </w:r>
    </w:p>
    <w:p w:rsidR="00485016" w:rsidRDefault="00F7725C">
      <w:pPr>
        <w:pStyle w:val="BodyText"/>
        <w:tabs>
          <w:tab w:val="left" w:pos="1202"/>
        </w:tabs>
        <w:spacing w:before="8"/>
        <w:pPrChange w:id="4555" w:author="Hughes, Anna E" w:date="2023-06-19T12:41:00Z">
          <w:pPr>
            <w:pStyle w:val="BodyText"/>
            <w:tabs>
              <w:tab w:val="left" w:pos="1082"/>
            </w:tabs>
          </w:pPr>
        </w:pPrChange>
      </w:pPr>
      <w:del w:id="4556" w:author="Hughes, Anna E" w:date="2023-06-19T12:41:00Z">
        <w:r>
          <w:rPr>
            <w:rFonts w:ascii="Trebuchet MS"/>
            <w:spacing w:val="-5"/>
            <w:sz w:val="12"/>
          </w:rPr>
          <w:delText>770</w:delText>
        </w:r>
      </w:del>
      <w:ins w:id="4557" w:author="Hughes, Anna E" w:date="2023-06-19T12:41:00Z">
        <w:r w:rsidR="00C14774">
          <w:rPr>
            <w:rFonts w:ascii="Trebuchet MS"/>
            <w:spacing w:val="-5"/>
            <w:sz w:val="12"/>
          </w:rPr>
          <w:t>827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A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future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experiment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could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randomise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trial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type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order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more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fully</w:t>
      </w:r>
      <w:r w:rsidR="00C14774">
        <w:rPr>
          <w:spacing w:val="3"/>
        </w:rPr>
        <w:t xml:space="preserve"> </w:t>
      </w:r>
      <w:r w:rsidR="00C14774">
        <w:rPr>
          <w:spacing w:val="-6"/>
        </w:rPr>
        <w:t>un-</w:t>
      </w:r>
    </w:p>
    <w:p w:rsidR="00485016" w:rsidRDefault="00F7725C">
      <w:pPr>
        <w:pStyle w:val="BodyText"/>
        <w:tabs>
          <w:tab w:val="left" w:pos="1202"/>
        </w:tabs>
        <w:pPrChange w:id="4558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del w:id="4559" w:author="Hughes, Anna E" w:date="2023-06-19T12:41:00Z">
        <w:r>
          <w:rPr>
            <w:rFonts w:ascii="Trebuchet MS"/>
            <w:spacing w:val="-5"/>
            <w:sz w:val="12"/>
          </w:rPr>
          <w:delText>771</w:delText>
        </w:r>
      </w:del>
      <w:ins w:id="4560" w:author="Hughes, Anna E" w:date="2023-06-19T12:41:00Z">
        <w:r w:rsidR="00C14774">
          <w:rPr>
            <w:rFonts w:ascii="Trebuchet MS"/>
            <w:spacing w:val="-5"/>
            <w:sz w:val="12"/>
          </w:rPr>
          <w:t>828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derstand</w:t>
      </w:r>
      <w:r w:rsidR="00C14774">
        <w:rPr>
          <w:spacing w:val="-1"/>
        </w:rPr>
        <w:t xml:space="preserve"> </w:t>
      </w:r>
      <w:r w:rsidR="00C14774">
        <w:rPr>
          <w:w w:val="90"/>
        </w:rPr>
        <w:t>the</w:t>
      </w:r>
      <w:r w:rsidR="00C14774">
        <w:rPr>
          <w:spacing w:val="-1"/>
        </w:rPr>
        <w:t xml:space="preserve"> </w:t>
      </w:r>
      <w:r w:rsidR="00C14774">
        <w:rPr>
          <w:w w:val="90"/>
        </w:rPr>
        <w:t>nature</w:t>
      </w:r>
      <w:r w:rsidR="00C14774">
        <w:t xml:space="preserve"> </w:t>
      </w:r>
      <w:r w:rsidR="00C14774">
        <w:rPr>
          <w:w w:val="90"/>
        </w:rPr>
        <w:t>of</w:t>
      </w:r>
      <w:r w:rsidR="00C14774">
        <w:rPr>
          <w:spacing w:val="-1"/>
        </w:rPr>
        <w:t xml:space="preserve"> </w:t>
      </w:r>
      <w:r w:rsidR="00C14774">
        <w:rPr>
          <w:w w:val="90"/>
        </w:rPr>
        <w:t>these</w:t>
      </w:r>
      <w:r w:rsidR="00C14774">
        <w:t xml:space="preserve"> </w:t>
      </w:r>
      <w:r w:rsidR="00C14774">
        <w:rPr>
          <w:spacing w:val="-2"/>
          <w:w w:val="90"/>
        </w:rPr>
        <w:t>correlations.</w:t>
      </w:r>
    </w:p>
    <w:p w:rsidR="00701245" w:rsidRDefault="00F7725C">
      <w:pPr>
        <w:spacing w:before="123"/>
        <w:ind w:left="107"/>
        <w:rPr>
          <w:del w:id="4561" w:author="Hughes, Anna E" w:date="2023-06-19T12:41:00Z"/>
          <w:rFonts w:ascii="Trebuchet MS"/>
          <w:sz w:val="12"/>
        </w:rPr>
      </w:pPr>
      <w:del w:id="4562" w:author="Hughes, Anna E" w:date="2023-06-19T12:41:00Z">
        <w:r>
          <w:rPr>
            <w:rFonts w:ascii="Trebuchet MS"/>
            <w:spacing w:val="-5"/>
            <w:sz w:val="12"/>
          </w:rPr>
          <w:delText>772</w:delText>
        </w:r>
      </w:del>
    </w:p>
    <w:p w:rsidR="00485016" w:rsidRDefault="00F7725C">
      <w:pPr>
        <w:spacing w:before="123"/>
        <w:ind w:left="227"/>
        <w:rPr>
          <w:ins w:id="4563" w:author="Hughes, Anna E" w:date="2023-06-19T12:41:00Z"/>
          <w:rFonts w:ascii="Trebuchet MS"/>
          <w:sz w:val="12"/>
        </w:rPr>
      </w:pPr>
      <w:del w:id="4564" w:author="Hughes, Anna E" w:date="2023-06-19T12:41:00Z">
        <w:r>
          <w:rPr>
            <w:rFonts w:ascii="Trebuchet MS"/>
            <w:spacing w:val="-5"/>
            <w:sz w:val="12"/>
          </w:rPr>
          <w:delText>773</w:delText>
        </w:r>
      </w:del>
      <w:ins w:id="4565" w:author="Hughes, Anna E" w:date="2023-06-19T12:41:00Z">
        <w:r w:rsidR="00C14774">
          <w:rPr>
            <w:rFonts w:ascii="Trebuchet MS"/>
            <w:spacing w:val="-5"/>
            <w:sz w:val="12"/>
          </w:rPr>
          <w:t>829</w:t>
        </w:r>
      </w:ins>
    </w:p>
    <w:p w:rsidR="00485016" w:rsidRDefault="00C14774">
      <w:pPr>
        <w:pStyle w:val="BodyText"/>
        <w:tabs>
          <w:tab w:val="left" w:pos="905"/>
        </w:tabs>
        <w:spacing w:before="63"/>
        <w:pPrChange w:id="4566" w:author="Hughes, Anna E" w:date="2023-06-19T12:41:00Z">
          <w:pPr>
            <w:pStyle w:val="BodyText"/>
            <w:tabs>
              <w:tab w:val="left" w:pos="785"/>
            </w:tabs>
            <w:spacing w:before="63"/>
          </w:pPr>
        </w:pPrChange>
      </w:pPr>
      <w:ins w:id="4567" w:author="Hughes, Anna E" w:date="2023-06-19T12:41:00Z">
        <w:r>
          <w:rPr>
            <w:rFonts w:ascii="Trebuchet MS"/>
            <w:spacing w:val="-5"/>
            <w:sz w:val="12"/>
          </w:rPr>
          <w:t>830</w:t>
        </w:r>
      </w:ins>
      <w:r>
        <w:rPr>
          <w:rFonts w:ascii="Trebuchet MS"/>
          <w:sz w:val="12"/>
        </w:rPr>
        <w:tab/>
      </w:r>
      <w:r>
        <w:rPr>
          <w:spacing w:val="-6"/>
        </w:rPr>
        <w:t>3.</w:t>
      </w:r>
      <w:r>
        <w:rPr>
          <w:spacing w:val="35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fully</w:t>
      </w:r>
      <w:r>
        <w:rPr>
          <w:spacing w:val="-2"/>
        </w:rPr>
        <w:t xml:space="preserve"> </w:t>
      </w:r>
      <w:r>
        <w:rPr>
          <w:spacing w:val="-6"/>
        </w:rPr>
        <w:t>explore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combination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predicts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data,</w:t>
      </w:r>
      <w:r>
        <w:rPr>
          <w:spacing w:val="-1"/>
        </w:rPr>
        <w:t xml:space="preserve"> </w:t>
      </w:r>
      <w:r>
        <w:rPr>
          <w:spacing w:val="-6"/>
        </w:rPr>
        <w:t>we</w:t>
      </w:r>
    </w:p>
    <w:p w:rsidR="00485016" w:rsidRDefault="00F7725C">
      <w:pPr>
        <w:pStyle w:val="BodyText"/>
        <w:tabs>
          <w:tab w:val="left" w:pos="1202"/>
        </w:tabs>
        <w:spacing w:before="8"/>
        <w:pPrChange w:id="4568" w:author="Hughes, Anna E" w:date="2023-06-19T12:41:00Z">
          <w:pPr>
            <w:pStyle w:val="BodyText"/>
            <w:tabs>
              <w:tab w:val="left" w:pos="1082"/>
            </w:tabs>
          </w:pPr>
        </w:pPrChange>
      </w:pPr>
      <w:del w:id="4569" w:author="Hughes, Anna E" w:date="2023-06-19T12:41:00Z">
        <w:r>
          <w:rPr>
            <w:rFonts w:ascii="Trebuchet MS"/>
            <w:spacing w:val="-5"/>
            <w:sz w:val="12"/>
          </w:rPr>
          <w:delText>774</w:delText>
        </w:r>
      </w:del>
      <w:ins w:id="4570" w:author="Hughes, Anna E" w:date="2023-06-19T12:41:00Z">
        <w:r w:rsidR="00C14774">
          <w:rPr>
            <w:rFonts w:ascii="Trebuchet MS"/>
            <w:spacing w:val="-5"/>
            <w:sz w:val="12"/>
          </w:rPr>
          <w:t>831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suggest</w:t>
      </w:r>
      <w:r w:rsidR="00C14774">
        <w:rPr>
          <w:spacing w:val="14"/>
        </w:rPr>
        <w:t xml:space="preserve"> </w:t>
      </w:r>
      <w:r w:rsidR="00C14774">
        <w:rPr>
          <w:w w:val="90"/>
        </w:rPr>
        <w:t>a)</w:t>
      </w:r>
      <w:r w:rsidR="00C14774">
        <w:rPr>
          <w:spacing w:val="14"/>
        </w:rPr>
        <w:t xml:space="preserve"> </w:t>
      </w:r>
      <w:r w:rsidR="00C14774">
        <w:rPr>
          <w:w w:val="90"/>
        </w:rPr>
        <w:t>modifying</w:t>
      </w:r>
      <w:r w:rsidR="00C14774">
        <w:rPr>
          <w:spacing w:val="15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4"/>
        </w:rPr>
        <w:t xml:space="preserve"> </w:t>
      </w:r>
      <w:r w:rsidR="00C14774">
        <w:rPr>
          <w:w w:val="90"/>
        </w:rPr>
        <w:t>collinear</w:t>
      </w:r>
      <w:r w:rsidR="00C14774">
        <w:rPr>
          <w:spacing w:val="15"/>
        </w:rPr>
        <w:t xml:space="preserve"> </w:t>
      </w:r>
      <w:r w:rsidR="00C14774">
        <w:rPr>
          <w:w w:val="90"/>
        </w:rPr>
        <w:t>contrast</w:t>
      </w:r>
      <w:r w:rsidR="00C14774">
        <w:rPr>
          <w:spacing w:val="14"/>
        </w:rPr>
        <w:t xml:space="preserve"> </w:t>
      </w:r>
      <w:r w:rsidR="00C14774">
        <w:rPr>
          <w:w w:val="90"/>
        </w:rPr>
        <w:t>model</w:t>
      </w:r>
      <w:r w:rsidR="00C14774">
        <w:rPr>
          <w:spacing w:val="15"/>
        </w:rPr>
        <w:t xml:space="preserve"> </w:t>
      </w:r>
      <w:r w:rsidR="00C14774">
        <w:rPr>
          <w:w w:val="90"/>
        </w:rPr>
        <w:t>to</w:t>
      </w:r>
      <w:r w:rsidR="00C14774">
        <w:rPr>
          <w:spacing w:val="14"/>
        </w:rPr>
        <w:t xml:space="preserve"> </w:t>
      </w:r>
      <w:r w:rsidR="00C14774">
        <w:rPr>
          <w:w w:val="90"/>
        </w:rPr>
        <w:t>accommodate</w:t>
      </w:r>
      <w:r w:rsidR="00C14774">
        <w:rPr>
          <w:spacing w:val="14"/>
        </w:rPr>
        <w:t xml:space="preserve"> </w:t>
      </w:r>
      <w:r w:rsidR="00C14774">
        <w:rPr>
          <w:spacing w:val="-2"/>
          <w:w w:val="90"/>
        </w:rPr>
        <w:t>negative</w:t>
      </w:r>
    </w:p>
    <w:p w:rsidR="00485016" w:rsidRDefault="00C14774">
      <w:pPr>
        <w:rPr>
          <w:moveFrom w:id="4571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4572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  <w:ins w:id="4573" w:author="Hughes, Anna E" w:date="2023-06-19T12:41:00Z">
        <w:r>
          <w:rPr>
            <w:rFonts w:ascii="Trebuchet MS"/>
            <w:spacing w:val="-5"/>
            <w:sz w:val="12"/>
          </w:rPr>
          <w:t>832</w:t>
        </w:r>
      </w:ins>
      <w:moveFromRangeStart w:id="4574" w:author="Hughes, Anna E" w:date="2023-06-19T12:41:00Z" w:name="move138070914"/>
    </w:p>
    <w:p w:rsidR="00485016" w:rsidRDefault="00485016">
      <w:pPr>
        <w:pStyle w:val="BodyText"/>
        <w:spacing w:before="0"/>
        <w:ind w:left="0"/>
        <w:rPr>
          <w:moveFrom w:id="4575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moveFrom w:id="4576" w:author="Hughes, Anna E" w:date="2023-06-19T12:41:00Z"/>
          <w:sz w:val="20"/>
        </w:rPr>
      </w:pPr>
    </w:p>
    <w:p w:rsidR="00485016" w:rsidRDefault="00C14774">
      <w:pPr>
        <w:pStyle w:val="BodyText"/>
        <w:tabs>
          <w:tab w:val="left" w:pos="1202"/>
        </w:tabs>
        <w:pPrChange w:id="4577" w:author="Hughes, Anna E" w:date="2023-06-19T12:41:00Z">
          <w:pPr>
            <w:pStyle w:val="BodyText"/>
            <w:tabs>
              <w:tab w:val="left" w:pos="1082"/>
            </w:tabs>
            <w:spacing w:before="238"/>
          </w:pPr>
        </w:pPrChange>
      </w:pPr>
      <w:moveFrom w:id="4578" w:author="Hughes, Anna E" w:date="2023-06-19T12:41:00Z">
        <w:r>
          <w:rPr>
            <w:rFonts w:ascii="Trebuchet MS"/>
            <w:w w:val="90"/>
            <w:sz w:val="12"/>
            <w:rPrChange w:id="4579" w:author="Hughes, Anna E" w:date="2023-06-19T12:41:00Z">
              <w:rPr>
                <w:rFonts w:ascii="Trebuchet MS"/>
                <w:spacing w:val="-5"/>
                <w:sz w:val="12"/>
              </w:rPr>
            </w:rPrChange>
          </w:rPr>
          <w:t>775</w:t>
        </w:r>
      </w:moveFrom>
      <w:moveFromRangeEnd w:id="4574"/>
      <w:r>
        <w:rPr>
          <w:rFonts w:ascii="Trebuchet MS"/>
          <w:sz w:val="12"/>
        </w:rPr>
        <w:tab/>
      </w:r>
      <w:r>
        <w:rPr>
          <w:w w:val="90"/>
          <w:rPrChange w:id="4580" w:author="Hughes, Anna E" w:date="2023-06-19T12:41:00Z">
            <w:rPr>
              <w:spacing w:val="-6"/>
            </w:rPr>
          </w:rPrChange>
        </w:rPr>
        <w:t>search</w:t>
      </w:r>
      <w:r>
        <w:rPr>
          <w:spacing w:val="35"/>
          <w:rPrChange w:id="4581" w:author="Hughes, Anna E" w:date="2023-06-19T12:41:00Z">
            <w:rPr>
              <w:spacing w:val="-1"/>
            </w:rPr>
          </w:rPrChange>
        </w:rPr>
        <w:t xml:space="preserve"> </w:t>
      </w:r>
      <w:r>
        <w:rPr>
          <w:w w:val="90"/>
          <w:rPrChange w:id="4582" w:author="Hughes, Anna E" w:date="2023-06-19T12:41:00Z">
            <w:rPr>
              <w:spacing w:val="-6"/>
            </w:rPr>
          </w:rPrChange>
        </w:rPr>
        <w:t>slopes</w:t>
      </w:r>
      <w:r>
        <w:rPr>
          <w:spacing w:val="35"/>
          <w:rPrChange w:id="4583" w:author="Hughes, Anna E" w:date="2023-06-19T12:41:00Z">
            <w:rPr/>
          </w:rPrChange>
        </w:rPr>
        <w:t xml:space="preserve"> </w:t>
      </w:r>
      <w:r>
        <w:rPr>
          <w:w w:val="90"/>
          <w:rPrChange w:id="4584" w:author="Hughes, Anna E" w:date="2023-06-19T12:41:00Z">
            <w:rPr>
              <w:spacing w:val="-6"/>
            </w:rPr>
          </w:rPrChange>
        </w:rPr>
        <w:t>b)</w:t>
      </w:r>
      <w:r>
        <w:rPr>
          <w:spacing w:val="35"/>
          <w:rPrChange w:id="4585" w:author="Hughes, Anna E" w:date="2023-06-19T12:41:00Z">
            <w:rPr/>
          </w:rPrChange>
        </w:rPr>
        <w:t xml:space="preserve"> </w:t>
      </w:r>
      <w:del w:id="4586" w:author="Hughes, Anna E" w:date="2023-06-19T12:41:00Z">
        <w:r w:rsidR="00F7725C">
          <w:rPr>
            <w:spacing w:val="-6"/>
          </w:rPr>
          <w:delText>focusing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6"/>
          </w:rPr>
          <w:delText>on</w:delText>
        </w:r>
        <w:r w:rsidR="00F7725C">
          <w:delText xml:space="preserve"> </w:delText>
        </w:r>
        <w:r w:rsidR="00F7725C">
          <w:rPr>
            <w:spacing w:val="-6"/>
          </w:rPr>
          <w:delText>trials</w:delText>
        </w:r>
        <w:r w:rsidR="00F7725C">
          <w:delText xml:space="preserve"> </w:delText>
        </w:r>
        <w:r w:rsidR="00F7725C">
          <w:rPr>
            <w:spacing w:val="-6"/>
          </w:rPr>
          <w:delText>with</w:delText>
        </w:r>
        <w:r w:rsidR="00F7725C">
          <w:delText xml:space="preserve"> </w:delText>
        </w:r>
        <w:r w:rsidR="00F7725C">
          <w:rPr>
            <w:spacing w:val="-6"/>
          </w:rPr>
          <w:delText>a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6"/>
          </w:rPr>
          <w:delText>larger</w:delText>
        </w:r>
        <w:r w:rsidR="00F7725C">
          <w:delText xml:space="preserve"> </w:delText>
        </w:r>
        <w:r w:rsidR="00F7725C">
          <w:rPr>
            <w:spacing w:val="-6"/>
          </w:rPr>
          <w:delText>number</w:delText>
        </w:r>
        <w:r w:rsidR="00F7725C">
          <w:delText xml:space="preserve"> </w:delText>
        </w:r>
        <w:r w:rsidR="00F7725C">
          <w:rPr>
            <w:spacing w:val="-6"/>
          </w:rPr>
          <w:delText>of</w:delText>
        </w:r>
        <w:r w:rsidR="00F7725C">
          <w:rPr>
            <w:spacing w:val="-1"/>
          </w:rPr>
          <w:delText xml:space="preserve"> </w:delText>
        </w:r>
        <w:r w:rsidR="00F7725C">
          <w:rPr>
            <w:spacing w:val="-6"/>
          </w:rPr>
          <w:delText>distractors</w:delText>
        </w:r>
        <w:r w:rsidR="00F7725C">
          <w:delText xml:space="preserve"> </w:delText>
        </w:r>
        <w:r w:rsidR="00F7725C">
          <w:rPr>
            <w:spacing w:val="-6"/>
          </w:rPr>
          <w:delText>and</w:delText>
        </w:r>
      </w:del>
      <w:ins w:id="4587" w:author="Hughes, Anna E" w:date="2023-06-19T12:41:00Z">
        <w:r>
          <w:rPr>
            <w:w w:val="90"/>
          </w:rPr>
          <w:t>attempting</w:t>
        </w:r>
        <w:r>
          <w:rPr>
            <w:spacing w:val="35"/>
          </w:rPr>
          <w:t xml:space="preserve"> </w:t>
        </w:r>
        <w:r>
          <w:rPr>
            <w:w w:val="90"/>
          </w:rPr>
          <w:t>to</w:t>
        </w:r>
        <w:r>
          <w:rPr>
            <w:spacing w:val="36"/>
          </w:rPr>
          <w:t xml:space="preserve"> </w:t>
        </w:r>
        <w:r>
          <w:rPr>
            <w:w w:val="90"/>
          </w:rPr>
          <w:t>find</w:t>
        </w:r>
        <w:r>
          <w:rPr>
            <w:spacing w:val="34"/>
          </w:rPr>
          <w:t xml:space="preserve"> </w:t>
        </w:r>
        <w:r>
          <w:rPr>
            <w:w w:val="90"/>
          </w:rPr>
          <w:t>experimental</w:t>
        </w:r>
        <w:r>
          <w:rPr>
            <w:spacing w:val="36"/>
          </w:rPr>
          <w:t xml:space="preserve"> </w:t>
        </w:r>
        <w:r>
          <w:rPr>
            <w:w w:val="90"/>
          </w:rPr>
          <w:t>conditions</w:t>
        </w:r>
        <w:r>
          <w:rPr>
            <w:spacing w:val="34"/>
          </w:rPr>
          <w:t xml:space="preserve"> </w:t>
        </w:r>
        <w:r>
          <w:rPr>
            <w:w w:val="90"/>
          </w:rPr>
          <w:t>that</w:t>
        </w:r>
        <w:r>
          <w:rPr>
            <w:spacing w:val="36"/>
          </w:rPr>
          <w:t xml:space="preserve"> </w:t>
        </w:r>
        <w:r>
          <w:rPr>
            <w:w w:val="90"/>
          </w:rPr>
          <w:t>best</w:t>
        </w:r>
        <w:r>
          <w:rPr>
            <w:spacing w:val="35"/>
          </w:rPr>
          <w:t xml:space="preserve"> </w:t>
        </w:r>
        <w:r>
          <w:rPr>
            <w:spacing w:val="-4"/>
            <w:w w:val="90"/>
          </w:rPr>
          <w:t>dif-</w:t>
        </w:r>
      </w:ins>
    </w:p>
    <w:p w:rsidR="00485016" w:rsidRDefault="00F7725C">
      <w:pPr>
        <w:pStyle w:val="BodyText"/>
        <w:tabs>
          <w:tab w:val="left" w:pos="1202"/>
        </w:tabs>
        <w:spacing w:before="8"/>
        <w:rPr>
          <w:ins w:id="4588" w:author="Hughes, Anna E" w:date="2023-06-19T12:41:00Z"/>
        </w:rPr>
      </w:pPr>
      <w:del w:id="4589" w:author="Hughes, Anna E" w:date="2023-06-19T12:41:00Z">
        <w:r>
          <w:rPr>
            <w:rFonts w:ascii="Trebuchet MS"/>
            <w:spacing w:val="-5"/>
            <w:sz w:val="12"/>
          </w:rPr>
          <w:delText>776</w:delText>
        </w:r>
        <w:r>
          <w:rPr>
            <w:rFonts w:ascii="Trebuchet MS"/>
            <w:sz w:val="12"/>
          </w:rPr>
          <w:tab/>
        </w:r>
      </w:del>
      <w:ins w:id="4590" w:author="Hughes, Anna E" w:date="2023-06-19T12:41:00Z">
        <w:r w:rsidR="00C14774">
          <w:rPr>
            <w:rFonts w:ascii="Trebuchet MS"/>
            <w:spacing w:val="-5"/>
            <w:sz w:val="12"/>
          </w:rPr>
          <w:t>833</w:t>
        </w:r>
        <w:r w:rsidR="00C14774">
          <w:rPr>
            <w:rFonts w:ascii="Trebuchet MS"/>
            <w:sz w:val="12"/>
          </w:rPr>
          <w:tab/>
        </w:r>
        <w:r w:rsidR="00C14774">
          <w:rPr>
            <w:w w:val="90"/>
          </w:rPr>
          <w:t>ferentiate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between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the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models,</w:t>
        </w:r>
        <w:r w:rsidR="00C14774">
          <w:rPr>
            <w:spacing w:val="31"/>
          </w:rPr>
          <w:t xml:space="preserve"> </w:t>
        </w:r>
        <w:r w:rsidR="00C14774">
          <w:rPr>
            <w:w w:val="90"/>
          </w:rPr>
          <w:t>perhaps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by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using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feature</w:t>
        </w:r>
        <w:r w:rsidR="00C14774">
          <w:rPr>
            <w:spacing w:val="28"/>
          </w:rPr>
          <w:t xml:space="preserve"> </w:t>
        </w:r>
        <w:r w:rsidR="00C14774">
          <w:rPr>
            <w:w w:val="90"/>
          </w:rPr>
          <w:t>dimensions</w:t>
        </w:r>
        <w:r w:rsidR="00C14774">
          <w:rPr>
            <w:spacing w:val="29"/>
          </w:rPr>
          <w:t xml:space="preserve"> </w:t>
        </w:r>
        <w:r w:rsidR="00C14774">
          <w:rPr>
            <w:spacing w:val="-2"/>
            <w:w w:val="90"/>
          </w:rPr>
          <w:t>other</w:t>
        </w:r>
      </w:ins>
    </w:p>
    <w:p w:rsidR="00485016" w:rsidRDefault="00C14774">
      <w:pPr>
        <w:pStyle w:val="BodyText"/>
        <w:tabs>
          <w:tab w:val="left" w:pos="1202"/>
        </w:tabs>
        <w:pPrChange w:id="4591" w:author="Hughes, Anna E" w:date="2023-06-19T12:41:00Z">
          <w:pPr>
            <w:pStyle w:val="BodyText"/>
            <w:tabs>
              <w:tab w:val="left" w:pos="1082"/>
            </w:tabs>
          </w:pPr>
        </w:pPrChange>
      </w:pPr>
      <w:ins w:id="4592" w:author="Hughes, Anna E" w:date="2023-06-19T12:41:00Z">
        <w:r>
          <w:rPr>
            <w:rFonts w:ascii="Trebuchet MS"/>
            <w:spacing w:val="-5"/>
            <w:sz w:val="12"/>
          </w:rPr>
          <w:t>834</w: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t>than</w:t>
        </w:r>
        <w:r>
          <w:rPr>
            <w:spacing w:val="11"/>
          </w:rPr>
          <w:t xml:space="preserve"> </w:t>
        </w:r>
        <w:r>
          <w:rPr>
            <w:spacing w:val="-6"/>
          </w:rPr>
          <w:t>colour</w:t>
        </w:r>
        <w:r>
          <w:rPr>
            <w:spacing w:val="11"/>
          </w:rPr>
          <w:t xml:space="preserve"> </w:t>
        </w:r>
        <w:r>
          <w:rPr>
            <w:spacing w:val="-6"/>
          </w:rPr>
          <w:t>and</w:t>
        </w:r>
        <w:r>
          <w:rPr>
            <w:spacing w:val="12"/>
          </w:rPr>
          <w:t xml:space="preserve"> </w:t>
        </w:r>
      </w:ins>
      <w:r>
        <w:rPr>
          <w:spacing w:val="-6"/>
        </w:rPr>
        <w:t>c)</w:t>
      </w:r>
      <w:r>
        <w:rPr>
          <w:spacing w:val="11"/>
          <w:rPrChange w:id="4593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modifying</w:t>
      </w:r>
      <w:r>
        <w:rPr>
          <w:spacing w:val="11"/>
          <w:rPrChange w:id="4594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the</w:t>
      </w:r>
      <w:r>
        <w:rPr>
          <w:spacing w:val="12"/>
          <w:rPrChange w:id="459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experimental</w:t>
      </w:r>
      <w:r>
        <w:rPr>
          <w:spacing w:val="11"/>
          <w:rPrChange w:id="4596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design</w:t>
      </w:r>
      <w:r>
        <w:rPr>
          <w:spacing w:val="11"/>
          <w:rPrChange w:id="459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to</w:t>
      </w:r>
      <w:r>
        <w:rPr>
          <w:spacing w:val="11"/>
          <w:rPrChange w:id="4598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enforce</w:t>
      </w:r>
      <w:r>
        <w:rPr>
          <w:spacing w:val="12"/>
          <w:rPrChange w:id="4599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parallel</w:t>
      </w:r>
      <w:del w:id="4600" w:author="Hughes, Anna E" w:date="2023-06-19T12:41:00Z">
        <w:r w:rsidR="00F7725C">
          <w:rPr>
            <w:spacing w:val="-7"/>
          </w:rPr>
          <w:delText xml:space="preserve"> </w:delText>
        </w:r>
        <w:r w:rsidR="00F7725C">
          <w:rPr>
            <w:spacing w:val="-6"/>
          </w:rPr>
          <w:delText>processing e.g.</w:delText>
        </w:r>
        <w:r w:rsidR="00F7725C">
          <w:rPr>
            <w:spacing w:val="4"/>
          </w:rPr>
          <w:delText xml:space="preserve"> </w:delText>
        </w:r>
        <w:r w:rsidR="00F7725C">
          <w:rPr>
            <w:spacing w:val="-6"/>
          </w:rPr>
          <w:delText>by</w:delText>
        </w:r>
      </w:del>
    </w:p>
    <w:p w:rsidR="00485016" w:rsidRDefault="00F7725C">
      <w:pPr>
        <w:pStyle w:val="BodyText"/>
        <w:tabs>
          <w:tab w:val="left" w:pos="1202"/>
        </w:tabs>
        <w:spacing w:before="8"/>
        <w:pPrChange w:id="4601" w:author="Hughes, Anna E" w:date="2023-06-19T12:41:00Z">
          <w:pPr>
            <w:pStyle w:val="BodyText"/>
            <w:tabs>
              <w:tab w:val="left" w:pos="1082"/>
            </w:tabs>
            <w:spacing w:before="8"/>
          </w:pPr>
        </w:pPrChange>
      </w:pPr>
      <w:del w:id="4602" w:author="Hughes, Anna E" w:date="2023-06-19T12:41:00Z">
        <w:r>
          <w:rPr>
            <w:rFonts w:ascii="Trebuchet MS"/>
            <w:spacing w:val="-5"/>
            <w:sz w:val="12"/>
          </w:rPr>
          <w:delText>777</w:delText>
        </w:r>
        <w:r>
          <w:rPr>
            <w:rFonts w:ascii="Trebuchet MS"/>
            <w:sz w:val="12"/>
          </w:rPr>
          <w:tab/>
        </w:r>
      </w:del>
      <w:ins w:id="4603" w:author="Hughes, Anna E" w:date="2023-06-19T12:41:00Z">
        <w:r w:rsidR="00C14774">
          <w:rPr>
            <w:rFonts w:ascii="Trebuchet MS"/>
            <w:spacing w:val="-5"/>
            <w:sz w:val="12"/>
          </w:rPr>
          <w:t>835</w:t>
        </w:r>
        <w:r w:rsidR="00C14774">
          <w:rPr>
            <w:rFonts w:ascii="Trebuchet MS"/>
            <w:sz w:val="12"/>
          </w:rPr>
          <w:tab/>
        </w:r>
        <w:r w:rsidR="00C14774">
          <w:rPr>
            <w:spacing w:val="-4"/>
          </w:rPr>
          <w:t>processing</w:t>
        </w:r>
        <w:r w:rsidR="00C14774">
          <w:rPr>
            <w:spacing w:val="-10"/>
          </w:rPr>
          <w:t xml:space="preserve"> </w:t>
        </w:r>
        <w:r w:rsidR="00C14774">
          <w:rPr>
            <w:spacing w:val="-4"/>
          </w:rPr>
          <w:t>e.g. by</w:t>
        </w:r>
        <w:r w:rsidR="00C14774">
          <w:rPr>
            <w:spacing w:val="-9"/>
          </w:rPr>
          <w:t xml:space="preserve"> </w:t>
        </w:r>
      </w:ins>
      <w:r w:rsidR="00C14774">
        <w:rPr>
          <w:spacing w:val="-4"/>
          <w:rPrChange w:id="4604" w:author="Hughes, Anna E" w:date="2023-06-19T12:41:00Z">
            <w:rPr>
              <w:spacing w:val="-6"/>
            </w:rPr>
          </w:rPrChange>
        </w:rPr>
        <w:t>making</w:t>
      </w:r>
      <w:r w:rsidR="00C14774">
        <w:rPr>
          <w:spacing w:val="-9"/>
          <w:rPrChange w:id="4605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4606" w:author="Hughes, Anna E" w:date="2023-06-19T12:41:00Z">
            <w:rPr>
              <w:spacing w:val="-6"/>
            </w:rPr>
          </w:rPrChange>
        </w:rPr>
        <w:t>the</w:t>
      </w:r>
      <w:r w:rsidR="00C14774">
        <w:rPr>
          <w:spacing w:val="-10"/>
          <w:rPrChange w:id="4607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4608" w:author="Hughes, Anna E" w:date="2023-06-19T12:41:00Z">
            <w:rPr>
              <w:spacing w:val="-6"/>
            </w:rPr>
          </w:rPrChange>
        </w:rPr>
        <w:t>display</w:t>
      </w:r>
      <w:r w:rsidR="00C14774">
        <w:rPr>
          <w:spacing w:val="-9"/>
          <w:rPrChange w:id="4609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4"/>
          <w:rPrChange w:id="4610" w:author="Hughes, Anna E" w:date="2023-06-19T12:41:00Z">
            <w:rPr>
              <w:spacing w:val="-6"/>
            </w:rPr>
          </w:rPrChange>
        </w:rPr>
        <w:t>gaze</w:t>
      </w:r>
      <w:r w:rsidR="00C14774">
        <w:rPr>
          <w:spacing w:val="-9"/>
          <w:rPrChange w:id="4611" w:author="Hughes, Anna E" w:date="2023-06-19T12:41:00Z">
            <w:rPr>
              <w:spacing w:val="-6"/>
            </w:rPr>
          </w:rPrChange>
        </w:rPr>
        <w:t xml:space="preserve"> </w:t>
      </w:r>
      <w:r w:rsidR="00C14774">
        <w:rPr>
          <w:spacing w:val="-4"/>
          <w:rPrChange w:id="4612" w:author="Hughes, Anna E" w:date="2023-06-19T12:41:00Z">
            <w:rPr>
              <w:spacing w:val="-6"/>
            </w:rPr>
          </w:rPrChange>
        </w:rPr>
        <w:t>contingent.</w:t>
      </w:r>
    </w:p>
    <w:p w:rsidR="00485016" w:rsidRDefault="00F7725C">
      <w:pPr>
        <w:pStyle w:val="BodyText"/>
        <w:tabs>
          <w:tab w:val="left" w:pos="968"/>
        </w:tabs>
        <w:spacing w:before="212"/>
        <w:pPrChange w:id="4613" w:author="Hughes, Anna E" w:date="2023-06-19T12:41:00Z">
          <w:pPr>
            <w:pStyle w:val="BodyText"/>
            <w:tabs>
              <w:tab w:val="left" w:pos="848"/>
            </w:tabs>
            <w:spacing w:before="145"/>
          </w:pPr>
        </w:pPrChange>
      </w:pPr>
      <w:del w:id="4614" w:author="Hughes, Anna E" w:date="2023-06-19T12:41:00Z">
        <w:r>
          <w:rPr>
            <w:rFonts w:ascii="Trebuchet MS"/>
            <w:spacing w:val="-5"/>
            <w:sz w:val="12"/>
          </w:rPr>
          <w:delText>778</w:delText>
        </w:r>
      </w:del>
      <w:ins w:id="4615" w:author="Hughes, Anna E" w:date="2023-06-19T12:41:00Z">
        <w:r w:rsidR="00C14774">
          <w:rPr>
            <w:rFonts w:ascii="Trebuchet MS"/>
            <w:spacing w:val="-5"/>
            <w:sz w:val="12"/>
          </w:rPr>
          <w:t>836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Computational</w:t>
      </w:r>
      <w:r w:rsidR="00C14774">
        <w:rPr>
          <w:spacing w:val="46"/>
        </w:rPr>
        <w:t xml:space="preserve"> </w:t>
      </w:r>
      <w:r w:rsidR="00C14774">
        <w:rPr>
          <w:w w:val="90"/>
        </w:rPr>
        <w:t>modelling</w:t>
      </w:r>
      <w:r w:rsidR="00C14774">
        <w:rPr>
          <w:spacing w:val="47"/>
        </w:rPr>
        <w:t xml:space="preserve"> </w:t>
      </w:r>
      <w:r w:rsidR="00C14774">
        <w:rPr>
          <w:w w:val="90"/>
        </w:rPr>
        <w:t>approaches</w:t>
      </w:r>
      <w:r w:rsidR="00C14774">
        <w:rPr>
          <w:spacing w:val="46"/>
        </w:rPr>
        <w:t xml:space="preserve"> </w:t>
      </w:r>
      <w:r w:rsidR="00C14774">
        <w:rPr>
          <w:w w:val="90"/>
        </w:rPr>
        <w:t>alongside</w:t>
      </w:r>
      <w:r w:rsidR="00C14774">
        <w:rPr>
          <w:spacing w:val="48"/>
        </w:rPr>
        <w:t xml:space="preserve"> </w:t>
      </w:r>
      <w:r w:rsidR="00C14774">
        <w:rPr>
          <w:w w:val="90"/>
        </w:rPr>
        <w:t>detailed,</w:t>
      </w:r>
      <w:r w:rsidR="00C14774">
        <w:rPr>
          <w:spacing w:val="54"/>
        </w:rPr>
        <w:t xml:space="preserve"> </w:t>
      </w:r>
      <w:r w:rsidR="00C14774">
        <w:rPr>
          <w:w w:val="90"/>
        </w:rPr>
        <w:t>quantitative</w:t>
      </w:r>
      <w:r w:rsidR="00C14774">
        <w:rPr>
          <w:spacing w:val="46"/>
        </w:rPr>
        <w:t xml:space="preserve"> </w:t>
      </w:r>
      <w:r w:rsidR="00C14774">
        <w:rPr>
          <w:spacing w:val="-2"/>
          <w:w w:val="90"/>
        </w:rPr>
        <w:t>theory</w:t>
      </w:r>
    </w:p>
    <w:p w:rsidR="00485016" w:rsidRDefault="00F7725C">
      <w:pPr>
        <w:pStyle w:val="BodyText"/>
      </w:pPr>
      <w:del w:id="4616" w:author="Hughes, Anna E" w:date="2023-06-19T12:41:00Z">
        <w:r>
          <w:rPr>
            <w:rFonts w:ascii="Trebuchet MS"/>
            <w:spacing w:val="-2"/>
            <w:sz w:val="12"/>
          </w:rPr>
          <w:delText>779</w:delText>
        </w:r>
      </w:del>
      <w:ins w:id="4617" w:author="Hughes, Anna E" w:date="2023-06-19T12:41:00Z">
        <w:r w:rsidR="00C14774">
          <w:rPr>
            <w:rFonts w:ascii="Trebuchet MS"/>
            <w:spacing w:val="-2"/>
            <w:sz w:val="12"/>
          </w:rPr>
          <w:t>837</w:t>
        </w:r>
      </w:ins>
      <w:r w:rsidR="00C14774">
        <w:rPr>
          <w:rFonts w:ascii="Trebuchet MS"/>
          <w:spacing w:val="32"/>
          <w:sz w:val="12"/>
        </w:rPr>
        <w:t xml:space="preserve">  </w:t>
      </w:r>
      <w:r w:rsidR="00C14774">
        <w:rPr>
          <w:spacing w:val="-2"/>
        </w:rPr>
        <w:t>building</w:t>
      </w:r>
      <w:r w:rsidR="00C14774">
        <w:rPr>
          <w:spacing w:val="14"/>
        </w:rPr>
        <w:t xml:space="preserve"> </w:t>
      </w:r>
      <w:r w:rsidR="00C14774">
        <w:rPr>
          <w:spacing w:val="-2"/>
        </w:rPr>
        <w:t>has</w:t>
      </w:r>
      <w:r w:rsidR="00C14774">
        <w:rPr>
          <w:spacing w:val="13"/>
          <w:rPrChange w:id="4618" w:author="Hughes, Anna E" w:date="2023-06-19T12:41:00Z">
            <w:rPr>
              <w:spacing w:val="14"/>
            </w:rPr>
          </w:rPrChange>
        </w:rPr>
        <w:t xml:space="preserve"> </w:t>
      </w:r>
      <w:r w:rsidR="00C14774">
        <w:rPr>
          <w:spacing w:val="-2"/>
        </w:rPr>
        <w:t>been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argued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be</w:t>
      </w:r>
      <w:r w:rsidR="00C14774">
        <w:rPr>
          <w:spacing w:val="13"/>
          <w:rPrChange w:id="4619" w:author="Hughes, Anna E" w:date="2023-06-19T12:41:00Z">
            <w:rPr>
              <w:spacing w:val="14"/>
            </w:rPr>
          </w:rPrChange>
        </w:rPr>
        <w:t xml:space="preserve"> </w:t>
      </w:r>
      <w:r w:rsidR="00C14774">
        <w:rPr>
          <w:spacing w:val="-2"/>
        </w:rPr>
        <w:t>one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way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to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improve</w:t>
      </w:r>
      <w:r w:rsidR="00C14774">
        <w:rPr>
          <w:spacing w:val="14"/>
          <w:rPrChange w:id="4620" w:author="Hughes, Anna E" w:date="2023-06-19T12:41:00Z">
            <w:rPr>
              <w:spacing w:val="13"/>
            </w:rPr>
          </w:rPrChange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13"/>
          <w:rPrChange w:id="4621" w:author="Hughes, Anna E" w:date="2023-06-19T12:41:00Z">
            <w:rPr>
              <w:spacing w:val="14"/>
            </w:rPr>
          </w:rPrChange>
        </w:rPr>
        <w:t xml:space="preserve"> </w:t>
      </w:r>
      <w:r w:rsidR="00C14774">
        <w:rPr>
          <w:spacing w:val="-2"/>
        </w:rPr>
        <w:t>reliability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of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psycho-</w:t>
      </w:r>
    </w:p>
    <w:p w:rsidR="00701245" w:rsidRDefault="00F7725C">
      <w:pPr>
        <w:pStyle w:val="BodyText"/>
        <w:spacing w:before="8"/>
        <w:rPr>
          <w:del w:id="4622" w:author="Hughes, Anna E" w:date="2023-06-19T12:41:00Z"/>
        </w:rPr>
      </w:pPr>
      <w:del w:id="4623" w:author="Hughes, Anna E" w:date="2023-06-19T12:41:00Z">
        <w:r>
          <w:rPr>
            <w:rFonts w:ascii="Trebuchet MS"/>
            <w:spacing w:val="-4"/>
            <w:sz w:val="12"/>
          </w:rPr>
          <w:delText>780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rPr>
            <w:spacing w:val="-4"/>
          </w:rPr>
          <w:delText>logical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research</w:delText>
        </w:r>
        <w:r>
          <w:rPr>
            <w:spacing w:val="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"_bookmark65" </w:delInstrText>
        </w:r>
        <w:r w:rsidR="00FE7979">
          <w:fldChar w:fldCharType="separate"/>
        </w:r>
        <w:r>
          <w:rPr>
            <w:spacing w:val="-4"/>
          </w:rPr>
          <w:delText>(Oberauer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Lewandowsky,</w:delText>
        </w:r>
        <w:r w:rsidR="00FE7979">
          <w:rPr>
            <w:spacing w:val="-4"/>
          </w:rPr>
          <w:fldChar w:fldCharType="end"/>
        </w:r>
        <w:r>
          <w:rPr>
            <w:spacing w:val="11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"_bookmark65" </w:delInstrText>
        </w:r>
        <w:r w:rsidR="00FE7979">
          <w:fldChar w:fldCharType="separate"/>
        </w:r>
        <w:r>
          <w:rPr>
            <w:spacing w:val="-4"/>
          </w:rPr>
          <w:delText>2019;</w:delText>
        </w:r>
        <w:r w:rsidR="00FE7979">
          <w:rPr>
            <w:spacing w:val="-4"/>
          </w:rPr>
          <w:fldChar w:fldCharType="end"/>
        </w:r>
        <w:r>
          <w:rPr>
            <w:spacing w:val="10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"_bookmark36" </w:delInstrText>
        </w:r>
        <w:r w:rsidR="00FE7979">
          <w:fldChar w:fldCharType="separate"/>
        </w:r>
        <w:r>
          <w:rPr>
            <w:spacing w:val="-4"/>
          </w:rPr>
          <w:delText>Guest</w:delText>
        </w:r>
        <w:r>
          <w:rPr>
            <w:spacing w:val="10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11"/>
          </w:rPr>
          <w:delText xml:space="preserve"> </w:delText>
        </w:r>
        <w:r>
          <w:rPr>
            <w:spacing w:val="-4"/>
          </w:rPr>
          <w:delText>Martin,</w:delText>
        </w:r>
        <w:r w:rsidR="00FE7979">
          <w:rPr>
            <w:spacing w:val="-4"/>
          </w:rPr>
          <w:fldChar w:fldCharType="end"/>
        </w:r>
        <w:r>
          <w:rPr>
            <w:spacing w:val="10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"_bookmark36" </w:delInstrText>
        </w:r>
        <w:r w:rsidR="00FE7979">
          <w:fldChar w:fldCharType="separate"/>
        </w:r>
        <w:r>
          <w:rPr>
            <w:spacing w:val="-4"/>
          </w:rPr>
          <w:delText>2021).</w:delText>
        </w:r>
        <w:r w:rsidR="00FE7979">
          <w:rPr>
            <w:spacing w:val="-4"/>
          </w:rPr>
          <w:fldChar w:fldCharType="end"/>
        </w:r>
      </w:del>
    </w:p>
    <w:p w:rsidR="00485016" w:rsidRDefault="00F7725C">
      <w:pPr>
        <w:pStyle w:val="BodyText"/>
        <w:spacing w:before="8"/>
        <w:rPr>
          <w:ins w:id="4624" w:author="Hughes, Anna E" w:date="2023-06-19T12:41:00Z"/>
        </w:rPr>
      </w:pPr>
      <w:del w:id="4625" w:author="Hughes, Anna E" w:date="2023-06-19T12:41:00Z">
        <w:r>
          <w:rPr>
            <w:rFonts w:ascii="Trebuchet MS"/>
            <w:spacing w:val="-2"/>
            <w:sz w:val="12"/>
          </w:rPr>
          <w:delText>781</w:delText>
        </w:r>
      </w:del>
      <w:ins w:id="4626" w:author="Hughes, Anna E" w:date="2023-06-19T12:41:00Z">
        <w:r w:rsidR="00C14774">
          <w:rPr>
            <w:rFonts w:ascii="Trebuchet MS"/>
            <w:spacing w:val="-4"/>
            <w:sz w:val="12"/>
          </w:rPr>
          <w:t>838</w:t>
        </w:r>
        <w:r w:rsidR="00C14774">
          <w:rPr>
            <w:rFonts w:ascii="Trebuchet MS"/>
            <w:spacing w:val="35"/>
            <w:sz w:val="12"/>
          </w:rPr>
          <w:t xml:space="preserve">  </w:t>
        </w:r>
        <w:r w:rsidR="00C14774">
          <w:rPr>
            <w:spacing w:val="-4"/>
          </w:rPr>
          <w:t>logical</w:t>
        </w:r>
        <w:r w:rsidR="00C14774">
          <w:rPr>
            <w:spacing w:val="11"/>
          </w:rPr>
          <w:t xml:space="preserve"> </w:t>
        </w:r>
        <w:r w:rsidR="00C14774">
          <w:rPr>
            <w:spacing w:val="-4"/>
          </w:rPr>
          <w:t>research</w:t>
        </w:r>
        <w:r w:rsidR="00C14774">
          <w:rPr>
            <w:spacing w:val="11"/>
          </w:rPr>
          <w:t xml:space="preserve"> </w:t>
        </w:r>
        <w:r w:rsidR="00FE7979">
          <w:fldChar w:fldCharType="begin"/>
        </w:r>
        <w:r w:rsidR="00FE7979">
          <w:instrText xml:space="preserve"> HYPERLINK \l "_bookmark68" </w:instrText>
        </w:r>
        <w:r w:rsidR="00FE7979">
          <w:fldChar w:fldCharType="separate"/>
        </w:r>
        <w:r w:rsidR="00C14774">
          <w:rPr>
            <w:spacing w:val="-4"/>
          </w:rPr>
          <w:t>(Oberauer</w:t>
        </w:r>
        <w:r w:rsidR="00C14774">
          <w:rPr>
            <w:spacing w:val="11"/>
          </w:rPr>
          <w:t xml:space="preserve"> </w:t>
        </w:r>
        <w:r w:rsidR="00C14774">
          <w:rPr>
            <w:spacing w:val="-4"/>
          </w:rPr>
          <w:t>and</w:t>
        </w:r>
        <w:r w:rsidR="00C14774">
          <w:rPr>
            <w:spacing w:val="10"/>
          </w:rPr>
          <w:t xml:space="preserve"> </w:t>
        </w:r>
        <w:r w:rsidR="00C14774">
          <w:rPr>
            <w:spacing w:val="-4"/>
          </w:rPr>
          <w:t>Lewandowsky,</w:t>
        </w:r>
        <w:r w:rsidR="00FE7979">
          <w:rPr>
            <w:spacing w:val="-4"/>
          </w:rPr>
          <w:fldChar w:fldCharType="end"/>
        </w:r>
        <w:r w:rsidR="00C14774">
          <w:rPr>
            <w:spacing w:val="11"/>
          </w:rPr>
          <w:t xml:space="preserve"> </w:t>
        </w:r>
        <w:r w:rsidR="00FE7979">
          <w:fldChar w:fldCharType="begin"/>
        </w:r>
        <w:r w:rsidR="00FE7979">
          <w:instrText xml:space="preserve"> HYPERLINK \l "_bookmark68" </w:instrText>
        </w:r>
        <w:r w:rsidR="00FE7979">
          <w:fldChar w:fldCharType="separate"/>
        </w:r>
        <w:r w:rsidR="00C14774">
          <w:rPr>
            <w:spacing w:val="-4"/>
          </w:rPr>
          <w:t>2019;</w:t>
        </w:r>
        <w:r w:rsidR="00FE7979">
          <w:rPr>
            <w:spacing w:val="-4"/>
          </w:rPr>
          <w:fldChar w:fldCharType="end"/>
        </w:r>
        <w:r w:rsidR="00C14774">
          <w:rPr>
            <w:spacing w:val="10"/>
          </w:rPr>
          <w:t xml:space="preserve"> </w:t>
        </w:r>
        <w:r w:rsidR="00FE7979">
          <w:fldChar w:fldCharType="begin"/>
        </w:r>
        <w:r w:rsidR="00FE7979">
          <w:instrText xml:space="preserve"> HYPERLINK \l "_bookmark38" </w:instrText>
        </w:r>
        <w:r w:rsidR="00FE7979">
          <w:fldChar w:fldCharType="separate"/>
        </w:r>
        <w:r w:rsidR="00C14774">
          <w:rPr>
            <w:spacing w:val="-4"/>
          </w:rPr>
          <w:t>Guest</w:t>
        </w:r>
        <w:r w:rsidR="00C14774">
          <w:rPr>
            <w:spacing w:val="10"/>
          </w:rPr>
          <w:t xml:space="preserve"> </w:t>
        </w:r>
        <w:r w:rsidR="00C14774">
          <w:rPr>
            <w:spacing w:val="-4"/>
          </w:rPr>
          <w:t>and</w:t>
        </w:r>
        <w:r w:rsidR="00C14774">
          <w:rPr>
            <w:spacing w:val="11"/>
          </w:rPr>
          <w:t xml:space="preserve"> </w:t>
        </w:r>
        <w:r w:rsidR="00C14774">
          <w:rPr>
            <w:spacing w:val="-4"/>
          </w:rPr>
          <w:t>Martin,</w:t>
        </w:r>
        <w:r w:rsidR="00FE7979">
          <w:rPr>
            <w:spacing w:val="-4"/>
          </w:rPr>
          <w:fldChar w:fldCharType="end"/>
        </w:r>
        <w:r w:rsidR="00C14774">
          <w:rPr>
            <w:spacing w:val="10"/>
          </w:rPr>
          <w:t xml:space="preserve"> </w:t>
        </w:r>
        <w:r w:rsidR="00FE7979">
          <w:fldChar w:fldCharType="begin"/>
        </w:r>
        <w:r w:rsidR="00FE7979">
          <w:instrText xml:space="preserve"> HYPERLINK \l "_bookmark38" </w:instrText>
        </w:r>
        <w:r w:rsidR="00FE7979">
          <w:fldChar w:fldCharType="separate"/>
        </w:r>
        <w:r w:rsidR="00C14774">
          <w:rPr>
            <w:spacing w:val="-4"/>
          </w:rPr>
          <w:t>2021).</w:t>
        </w:r>
        <w:r w:rsidR="00FE7979">
          <w:rPr>
            <w:spacing w:val="-4"/>
          </w:rPr>
          <w:fldChar w:fldCharType="end"/>
        </w:r>
      </w:ins>
    </w:p>
    <w:p w:rsidR="00485016" w:rsidRDefault="00C14774">
      <w:pPr>
        <w:pStyle w:val="BodyText"/>
        <w:pPrChange w:id="4627" w:author="Hughes, Anna E" w:date="2023-06-19T12:41:00Z">
          <w:pPr>
            <w:pStyle w:val="BodyText"/>
            <w:spacing w:before="8"/>
          </w:pPr>
        </w:pPrChange>
      </w:pPr>
      <w:ins w:id="4628" w:author="Hughes, Anna E" w:date="2023-06-19T12:41:00Z">
        <w:r>
          <w:rPr>
            <w:rFonts w:ascii="Trebuchet MS"/>
            <w:spacing w:val="-2"/>
            <w:sz w:val="12"/>
          </w:rPr>
          <w:t>839</w:t>
        </w:r>
      </w:ins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combining</w:t>
      </w:r>
      <w:r>
        <w:rPr>
          <w:spacing w:val="10"/>
        </w:rPr>
        <w:t xml:space="preserve"> </w:t>
      </w:r>
      <w:r>
        <w:rPr>
          <w:spacing w:val="-2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approach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2"/>
        </w:rPr>
        <w:t>fully</w:t>
      </w:r>
      <w:r>
        <w:rPr>
          <w:spacing w:val="10"/>
        </w:rPr>
        <w:t xml:space="preserve"> </w:t>
      </w:r>
      <w:r>
        <w:rPr>
          <w:spacing w:val="-2"/>
        </w:rPr>
        <w:t>open</w:t>
      </w:r>
      <w:r>
        <w:rPr>
          <w:spacing w:val="10"/>
        </w:rPr>
        <w:t xml:space="preserve"> </w:t>
      </w:r>
      <w:r>
        <w:rPr>
          <w:spacing w:val="-2"/>
        </w:rPr>
        <w:t>datasets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10"/>
        </w:rPr>
        <w:t xml:space="preserve"> </w:t>
      </w:r>
      <w:r>
        <w:rPr>
          <w:spacing w:val="-2"/>
        </w:rPr>
        <w:t>scripts,</w:t>
      </w:r>
      <w:r>
        <w:rPr>
          <w:spacing w:val="16"/>
        </w:rPr>
        <w:t xml:space="preserve"> </w:t>
      </w:r>
      <w:r>
        <w:rPr>
          <w:spacing w:val="-5"/>
        </w:rPr>
        <w:t>we</w:t>
      </w:r>
    </w:p>
    <w:p w:rsidR="00485016" w:rsidRDefault="00F7725C">
      <w:pPr>
        <w:pStyle w:val="BodyText"/>
        <w:spacing w:before="8"/>
        <w:pPrChange w:id="4629" w:author="Hughes, Anna E" w:date="2023-06-19T12:41:00Z">
          <w:pPr>
            <w:pStyle w:val="BodyText"/>
          </w:pPr>
        </w:pPrChange>
      </w:pPr>
      <w:del w:id="4630" w:author="Hughes, Anna E" w:date="2023-06-19T12:41:00Z">
        <w:r>
          <w:rPr>
            <w:rFonts w:ascii="Trebuchet MS" w:hAnsi="Trebuchet MS"/>
            <w:spacing w:val="-6"/>
            <w:sz w:val="12"/>
          </w:rPr>
          <w:delText>782</w:delText>
        </w:r>
      </w:del>
      <w:ins w:id="4631" w:author="Hughes, Anna E" w:date="2023-06-19T12:41:00Z">
        <w:r w:rsidR="00C14774">
          <w:rPr>
            <w:rFonts w:ascii="Trebuchet MS" w:hAnsi="Trebuchet MS"/>
            <w:spacing w:val="-6"/>
            <w:sz w:val="12"/>
          </w:rPr>
          <w:t>840</w:t>
        </w:r>
      </w:ins>
      <w:r w:rsidR="00C14774">
        <w:rPr>
          <w:rFonts w:ascii="Trebuchet MS" w:hAnsi="Trebuchet MS"/>
          <w:spacing w:val="40"/>
          <w:sz w:val="12"/>
        </w:rPr>
        <w:t xml:space="preserve">  </w:t>
      </w:r>
      <w:r w:rsidR="00C14774">
        <w:rPr>
          <w:spacing w:val="-6"/>
        </w:rPr>
        <w:t>can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hopefully</w:t>
      </w:r>
      <w:r w:rsidR="00C14774">
        <w:t xml:space="preserve"> </w:t>
      </w:r>
      <w:r w:rsidR="00C14774">
        <w:rPr>
          <w:spacing w:val="-6"/>
        </w:rPr>
        <w:t>begin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to</w:t>
      </w:r>
      <w:r w:rsidR="00C14774">
        <w:t xml:space="preserve"> </w:t>
      </w:r>
      <w:r w:rsidR="00C14774">
        <w:rPr>
          <w:spacing w:val="-6"/>
        </w:rPr>
        <w:t>take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a</w:t>
      </w:r>
      <w:r w:rsidR="00C14774">
        <w:t xml:space="preserve"> </w:t>
      </w:r>
      <w:r w:rsidR="00C14774">
        <w:rPr>
          <w:spacing w:val="-6"/>
        </w:rPr>
        <w:t>more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“distributed</w:t>
      </w:r>
      <w:r w:rsidR="00C14774">
        <w:t xml:space="preserve"> </w:t>
      </w:r>
      <w:r w:rsidR="00C14774">
        <w:rPr>
          <w:spacing w:val="-6"/>
        </w:rPr>
        <w:t>collaborative</w:t>
      </w:r>
      <w:r w:rsidR="00C14774">
        <w:t xml:space="preserve"> </w:t>
      </w:r>
      <w:r w:rsidR="00C14774">
        <w:rPr>
          <w:spacing w:val="-6"/>
        </w:rPr>
        <w:t>network”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approach</w:t>
      </w:r>
    </w:p>
    <w:p w:rsidR="00485016" w:rsidRDefault="00F7725C">
      <w:pPr>
        <w:pStyle w:val="BodyText"/>
        <w:spacing w:before="8"/>
      </w:pPr>
      <w:del w:id="4632" w:author="Hughes, Anna E" w:date="2023-06-19T12:41:00Z">
        <w:r>
          <w:rPr>
            <w:rFonts w:ascii="Trebuchet MS"/>
            <w:sz w:val="12"/>
          </w:rPr>
          <w:delText>783</w:delText>
        </w:r>
        <w:r>
          <w:rPr>
            <w:rFonts w:ascii="Trebuchet MS"/>
            <w:spacing w:val="75"/>
            <w:w w:val="150"/>
            <w:sz w:val="1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"_bookmark61" </w:delInstrText>
        </w:r>
        <w:r w:rsidR="00FE7979">
          <w:fldChar w:fldCharType="separate"/>
        </w:r>
        <w:r>
          <w:delText>(Moshontz</w:delText>
        </w:r>
        <w:r>
          <w:rPr>
            <w:spacing w:val="2"/>
          </w:rPr>
          <w:delText xml:space="preserve"> </w:delText>
        </w:r>
        <w:r>
          <w:delText>et</w:delText>
        </w:r>
        <w:r>
          <w:rPr>
            <w:spacing w:val="4"/>
          </w:rPr>
          <w:delText xml:space="preserve"> </w:delText>
        </w:r>
        <w:r>
          <w:delText>al.,</w:delText>
        </w:r>
        <w:r w:rsidR="00FE7979">
          <w:fldChar w:fldCharType="end"/>
        </w:r>
        <w:r>
          <w:rPr>
            <w:spacing w:val="2"/>
          </w:rPr>
          <w:delText xml:space="preserve"> </w:delText>
        </w:r>
        <w:r w:rsidR="00FE7979">
          <w:fldChar w:fldCharType="begin"/>
        </w:r>
        <w:r w:rsidR="00FE7979">
          <w:delInstrText xml:space="preserve"> HYPERLINK \l "_bookmark61" </w:delInstrText>
        </w:r>
        <w:r w:rsidR="00FE7979">
          <w:fldChar w:fldCharType="separate"/>
        </w:r>
        <w:r>
          <w:delText>2018)</w:delText>
        </w:r>
        <w:r w:rsidR="00FE7979">
          <w:fldChar w:fldCharType="end"/>
        </w:r>
      </w:del>
      <w:ins w:id="4633" w:author="Hughes, Anna E" w:date="2023-06-19T12:41:00Z">
        <w:r w:rsidR="00C14774">
          <w:rPr>
            <w:rFonts w:ascii="Trebuchet MS"/>
            <w:sz w:val="12"/>
          </w:rPr>
          <w:t>841</w:t>
        </w:r>
        <w:r w:rsidR="00C14774">
          <w:rPr>
            <w:rFonts w:ascii="Trebuchet MS"/>
            <w:spacing w:val="75"/>
            <w:w w:val="150"/>
            <w:sz w:val="12"/>
          </w:rPr>
          <w:t xml:space="preserve"> </w:t>
        </w:r>
        <w:r w:rsidR="00FE7979">
          <w:fldChar w:fldCharType="begin"/>
        </w:r>
        <w:r w:rsidR="00FE7979">
          <w:instrText xml:space="preserve"> HYPERLINK \l "_bookmark63" </w:instrText>
        </w:r>
        <w:r w:rsidR="00FE7979">
          <w:fldChar w:fldCharType="separate"/>
        </w:r>
        <w:r w:rsidR="00C14774">
          <w:t>(Moshontz</w:t>
        </w:r>
        <w:r w:rsidR="00C14774">
          <w:rPr>
            <w:spacing w:val="2"/>
          </w:rPr>
          <w:t xml:space="preserve"> </w:t>
        </w:r>
        <w:r w:rsidR="00C14774">
          <w:t>et</w:t>
        </w:r>
        <w:r w:rsidR="00C14774">
          <w:rPr>
            <w:spacing w:val="4"/>
          </w:rPr>
          <w:t xml:space="preserve"> </w:t>
        </w:r>
        <w:r w:rsidR="00C14774">
          <w:t>al.,</w:t>
        </w:r>
        <w:r w:rsidR="00FE7979">
          <w:fldChar w:fldCharType="end"/>
        </w:r>
        <w:r w:rsidR="00C14774">
          <w:rPr>
            <w:spacing w:val="2"/>
          </w:rPr>
          <w:t xml:space="preserve"> </w:t>
        </w:r>
        <w:r w:rsidR="00FE7979">
          <w:fldChar w:fldCharType="begin"/>
        </w:r>
        <w:r w:rsidR="00FE7979">
          <w:instrText xml:space="preserve"> HYPERLINK \l "_bookmark63" </w:instrText>
        </w:r>
        <w:r w:rsidR="00FE7979">
          <w:fldChar w:fldCharType="separate"/>
        </w:r>
        <w:r w:rsidR="00C14774">
          <w:t>2018)</w:t>
        </w:r>
        <w:r w:rsidR="00FE7979">
          <w:fldChar w:fldCharType="end"/>
        </w:r>
      </w:ins>
      <w:r w:rsidR="00C14774">
        <w:rPr>
          <w:spacing w:val="3"/>
        </w:rPr>
        <w:t xml:space="preserve"> </w:t>
      </w:r>
      <w:r w:rsidR="00C14774">
        <w:t>to</w:t>
      </w:r>
      <w:r w:rsidR="00C14774">
        <w:rPr>
          <w:spacing w:val="3"/>
        </w:rPr>
        <w:t xml:space="preserve"> </w:t>
      </w:r>
      <w:r w:rsidR="00C14774">
        <w:t>our</w:t>
      </w:r>
      <w:r w:rsidR="00C14774">
        <w:rPr>
          <w:spacing w:val="3"/>
        </w:rPr>
        <w:t xml:space="preserve"> </w:t>
      </w:r>
      <w:r w:rsidR="00C14774">
        <w:t>scientific</w:t>
      </w:r>
      <w:r w:rsidR="00C14774">
        <w:rPr>
          <w:spacing w:val="2"/>
        </w:rPr>
        <w:t xml:space="preserve"> </w:t>
      </w:r>
      <w:r w:rsidR="00C14774">
        <w:t>questions.</w:t>
      </w:r>
      <w:r w:rsidR="00C14774">
        <w:rPr>
          <w:spacing w:val="48"/>
        </w:rPr>
        <w:t xml:space="preserve"> </w:t>
      </w:r>
      <w:r w:rsidR="00C14774">
        <w:t>As</w:t>
      </w:r>
      <w:r w:rsidR="00C14774">
        <w:rPr>
          <w:spacing w:val="3"/>
        </w:rPr>
        <w:t xml:space="preserve"> </w:t>
      </w:r>
      <w:r w:rsidR="00C14774">
        <w:t>such,</w:t>
      </w:r>
      <w:r w:rsidR="00C14774">
        <w:rPr>
          <w:spacing w:val="7"/>
        </w:rPr>
        <w:t xml:space="preserve"> </w:t>
      </w:r>
      <w:r w:rsidR="00C14774">
        <w:t>we</w:t>
      </w:r>
      <w:r w:rsidR="00C14774">
        <w:rPr>
          <w:spacing w:val="3"/>
        </w:rPr>
        <w:t xml:space="preserve"> </w:t>
      </w:r>
      <w:r w:rsidR="00C14774">
        <w:t>would</w:t>
      </w:r>
      <w:r w:rsidR="00C14774">
        <w:rPr>
          <w:spacing w:val="3"/>
        </w:rPr>
        <w:t xml:space="preserve"> </w:t>
      </w:r>
      <w:r w:rsidR="00C14774">
        <w:t>like</w:t>
      </w:r>
      <w:r w:rsidR="00C14774">
        <w:rPr>
          <w:spacing w:val="2"/>
        </w:rPr>
        <w:t xml:space="preserve"> </w:t>
      </w:r>
      <w:r w:rsidR="00C14774">
        <w:rPr>
          <w:spacing w:val="-5"/>
        </w:rPr>
        <w:t>to</w:t>
      </w:r>
    </w:p>
    <w:p w:rsidR="00485016" w:rsidRDefault="00F7725C">
      <w:pPr>
        <w:pStyle w:val="BodyText"/>
      </w:pPr>
      <w:del w:id="4634" w:author="Hughes, Anna E" w:date="2023-06-19T12:41:00Z">
        <w:r>
          <w:rPr>
            <w:rFonts w:ascii="Trebuchet MS"/>
            <w:spacing w:val="-6"/>
            <w:sz w:val="12"/>
          </w:rPr>
          <w:delText>784</w:delText>
        </w:r>
      </w:del>
      <w:ins w:id="4635" w:author="Hughes, Anna E" w:date="2023-06-19T12:41:00Z">
        <w:r w:rsidR="00C14774">
          <w:rPr>
            <w:rFonts w:ascii="Trebuchet MS"/>
            <w:spacing w:val="-6"/>
            <w:sz w:val="12"/>
          </w:rPr>
          <w:t>842</w:t>
        </w:r>
      </w:ins>
      <w:r w:rsidR="00C14774">
        <w:rPr>
          <w:rFonts w:ascii="Trebuchet MS"/>
          <w:spacing w:val="36"/>
          <w:sz w:val="12"/>
        </w:rPr>
        <w:t xml:space="preserve">  </w:t>
      </w:r>
      <w:r w:rsidR="00C14774">
        <w:rPr>
          <w:spacing w:val="-6"/>
        </w:rPr>
        <w:t>conclude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by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encouraging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other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researchers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to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critique,</w:t>
      </w:r>
      <w:r w:rsidR="00C14774">
        <w:rPr>
          <w:spacing w:val="1"/>
        </w:rPr>
        <w:t xml:space="preserve"> </w:t>
      </w:r>
      <w:r w:rsidR="00C14774">
        <w:rPr>
          <w:spacing w:val="-6"/>
        </w:rPr>
        <w:t>build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on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improve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the</w:t>
      </w:r>
    </w:p>
    <w:p w:rsidR="00485016" w:rsidRDefault="00F7725C">
      <w:pPr>
        <w:pStyle w:val="BodyText"/>
        <w:spacing w:before="8"/>
      </w:pPr>
      <w:del w:id="4636" w:author="Hughes, Anna E" w:date="2023-06-19T12:41:00Z">
        <w:r>
          <w:rPr>
            <w:rFonts w:ascii="Trebuchet MS"/>
            <w:w w:val="90"/>
            <w:sz w:val="12"/>
          </w:rPr>
          <w:delText>785</w:delText>
        </w:r>
      </w:del>
      <w:ins w:id="4637" w:author="Hughes, Anna E" w:date="2023-06-19T12:41:00Z">
        <w:r w:rsidR="00C14774">
          <w:rPr>
            <w:rFonts w:ascii="Trebuchet MS"/>
            <w:w w:val="90"/>
            <w:sz w:val="12"/>
          </w:rPr>
          <w:t>843</w:t>
        </w:r>
      </w:ins>
      <w:r w:rsidR="00C14774">
        <w:rPr>
          <w:rFonts w:ascii="Trebuchet MS"/>
          <w:spacing w:val="63"/>
          <w:sz w:val="12"/>
        </w:rPr>
        <w:t xml:space="preserve">  </w:t>
      </w:r>
      <w:r w:rsidR="00C14774">
        <w:rPr>
          <w:w w:val="90"/>
        </w:rPr>
        <w:t>approach</w:t>
      </w:r>
      <w:r w:rsidR="00C14774">
        <w:rPr>
          <w:spacing w:val="6"/>
        </w:rPr>
        <w:t xml:space="preserve"> </w:t>
      </w:r>
      <w:r w:rsidR="00C14774">
        <w:rPr>
          <w:w w:val="90"/>
        </w:rPr>
        <w:t>we</w:t>
      </w:r>
      <w:r w:rsidR="00C14774">
        <w:rPr>
          <w:spacing w:val="6"/>
        </w:rPr>
        <w:t xml:space="preserve"> </w:t>
      </w:r>
      <w:r w:rsidR="00C14774">
        <w:rPr>
          <w:w w:val="90"/>
        </w:rPr>
        <w:t>have</w:t>
      </w:r>
      <w:r w:rsidR="00C14774">
        <w:rPr>
          <w:spacing w:val="5"/>
        </w:rPr>
        <w:t xml:space="preserve"> </w:t>
      </w:r>
      <w:r w:rsidR="00C14774">
        <w:rPr>
          <w:w w:val="90"/>
        </w:rPr>
        <w:t>taken</w:t>
      </w:r>
      <w:r w:rsidR="00C14774">
        <w:rPr>
          <w:spacing w:val="6"/>
        </w:rPr>
        <w:t xml:space="preserve"> </w:t>
      </w:r>
      <w:r w:rsidR="00C14774">
        <w:rPr>
          <w:w w:val="90"/>
        </w:rPr>
        <w:t>in</w:t>
      </w:r>
      <w:r w:rsidR="00C14774">
        <w:rPr>
          <w:spacing w:val="5"/>
        </w:rPr>
        <w:t xml:space="preserve"> </w:t>
      </w:r>
      <w:r w:rsidR="00C14774">
        <w:rPr>
          <w:w w:val="90"/>
        </w:rPr>
        <w:t>this</w:t>
      </w:r>
      <w:r w:rsidR="00C14774">
        <w:rPr>
          <w:spacing w:val="5"/>
        </w:rPr>
        <w:t xml:space="preserve"> </w:t>
      </w:r>
      <w:r w:rsidR="00C14774">
        <w:rPr>
          <w:w w:val="90"/>
        </w:rPr>
        <w:t>manuscript,</w:t>
      </w:r>
      <w:r w:rsidR="00C14774">
        <w:rPr>
          <w:spacing w:val="6"/>
        </w:rPr>
        <w:t xml:space="preserve"> </w:t>
      </w:r>
      <w:r w:rsidR="00C14774">
        <w:rPr>
          <w:w w:val="90"/>
        </w:rPr>
        <w:t>in</w:t>
      </w:r>
      <w:r w:rsidR="00C14774">
        <w:rPr>
          <w:spacing w:val="5"/>
        </w:rPr>
        <w:t xml:space="preserve"> </w:t>
      </w:r>
      <w:r w:rsidR="00C14774">
        <w:rPr>
          <w:w w:val="90"/>
        </w:rPr>
        <w:t>order</w:t>
      </w:r>
      <w:r w:rsidR="00C14774">
        <w:rPr>
          <w:spacing w:val="6"/>
        </w:rPr>
        <w:t xml:space="preserve"> </w:t>
      </w:r>
      <w:r w:rsidR="00C14774">
        <w:rPr>
          <w:w w:val="90"/>
        </w:rPr>
        <w:t>to</w:t>
      </w:r>
      <w:r w:rsidR="00C14774">
        <w:rPr>
          <w:spacing w:val="5"/>
        </w:rPr>
        <w:t xml:space="preserve"> </w:t>
      </w:r>
      <w:r w:rsidR="00C14774">
        <w:rPr>
          <w:w w:val="90"/>
        </w:rPr>
        <w:t>further</w:t>
      </w:r>
      <w:r w:rsidR="00C14774">
        <w:rPr>
          <w:spacing w:val="6"/>
        </w:rPr>
        <w:t xml:space="preserve"> </w:t>
      </w:r>
      <w:r w:rsidR="00C14774">
        <w:rPr>
          <w:w w:val="90"/>
        </w:rPr>
        <w:t>improve</w:t>
      </w:r>
      <w:r w:rsidR="00C14774">
        <w:rPr>
          <w:spacing w:val="5"/>
        </w:rPr>
        <w:t xml:space="preserve"> </w:t>
      </w:r>
      <w:r w:rsidR="00C14774">
        <w:rPr>
          <w:w w:val="90"/>
        </w:rPr>
        <w:t>our</w:t>
      </w:r>
      <w:r w:rsidR="00C14774">
        <w:rPr>
          <w:spacing w:val="5"/>
        </w:rPr>
        <w:t xml:space="preserve"> </w:t>
      </w:r>
      <w:r w:rsidR="00C14774">
        <w:rPr>
          <w:spacing w:val="-2"/>
          <w:w w:val="90"/>
        </w:rPr>
        <w:t>ability</w:t>
      </w:r>
    </w:p>
    <w:p w:rsidR="00485016" w:rsidRDefault="00F7725C">
      <w:pPr>
        <w:pStyle w:val="BodyText"/>
      </w:pPr>
      <w:del w:id="4638" w:author="Hughes, Anna E" w:date="2023-06-19T12:41:00Z">
        <w:r>
          <w:rPr>
            <w:rFonts w:ascii="Trebuchet MS"/>
            <w:spacing w:val="-6"/>
            <w:sz w:val="12"/>
          </w:rPr>
          <w:delText>786</w:delText>
        </w:r>
      </w:del>
      <w:ins w:id="4639" w:author="Hughes, Anna E" w:date="2023-06-19T12:41:00Z">
        <w:r w:rsidR="00C14774">
          <w:rPr>
            <w:rFonts w:ascii="Trebuchet MS"/>
            <w:spacing w:val="-6"/>
            <w:sz w:val="12"/>
          </w:rPr>
          <w:t>844</w:t>
        </w:r>
      </w:ins>
      <w:r w:rsidR="00C14774">
        <w:rPr>
          <w:rFonts w:ascii="Trebuchet MS"/>
          <w:spacing w:val="45"/>
          <w:sz w:val="12"/>
        </w:rPr>
        <w:t xml:space="preserve">  </w:t>
      </w:r>
      <w:r w:rsidR="00C14774">
        <w:rPr>
          <w:spacing w:val="-6"/>
        </w:rPr>
        <w:t>to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model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performance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visual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tasks.</w:t>
      </w:r>
    </w:p>
    <w:p w:rsidR="00701245" w:rsidRDefault="00701245">
      <w:pPr>
        <w:pStyle w:val="BodyText"/>
        <w:spacing w:before="1"/>
        <w:ind w:left="0"/>
        <w:rPr>
          <w:del w:id="4640" w:author="Hughes, Anna E" w:date="2023-06-19T12:41:00Z"/>
          <w:sz w:val="28"/>
        </w:rPr>
      </w:pPr>
    </w:p>
    <w:p w:rsidR="00485016" w:rsidRDefault="00F7725C">
      <w:pPr>
        <w:rPr>
          <w:ins w:id="4641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4642" w:author="Hughes, Anna E" w:date="2023-06-19T12:41:00Z">
        <w:r>
          <w:rPr>
            <w:rFonts w:ascii="Trebuchet MS"/>
            <w:sz w:val="12"/>
          </w:rPr>
          <w:delText>787</w:delText>
        </w:r>
      </w:del>
    </w:p>
    <w:p w:rsidR="00485016" w:rsidRDefault="00485016">
      <w:pPr>
        <w:pStyle w:val="BodyText"/>
        <w:spacing w:before="0"/>
        <w:ind w:left="0"/>
        <w:rPr>
          <w:ins w:id="4643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4644" w:author="Hughes, Anna E" w:date="2023-06-19T12:41:00Z"/>
          <w:sz w:val="20"/>
        </w:rPr>
      </w:pPr>
    </w:p>
    <w:p w:rsidR="00485016" w:rsidRDefault="00C14774">
      <w:pPr>
        <w:pStyle w:val="Heading1"/>
        <w:spacing w:before="242"/>
        <w:pPrChange w:id="4645" w:author="Hughes, Anna E" w:date="2023-06-19T12:41:00Z">
          <w:pPr>
            <w:pStyle w:val="Heading1"/>
            <w:spacing w:before="0"/>
          </w:pPr>
        </w:pPrChange>
      </w:pPr>
      <w:ins w:id="4646" w:author="Hughes, Anna E" w:date="2023-06-19T12:41:00Z">
        <w:r>
          <w:rPr>
            <w:rFonts w:ascii="Trebuchet MS"/>
            <w:b w:val="0"/>
            <w:sz w:val="12"/>
          </w:rPr>
          <w:t>845</w:t>
        </w:r>
      </w:ins>
      <w:r>
        <w:rPr>
          <w:rFonts w:ascii="Trebuchet MS"/>
          <w:b w:val="0"/>
          <w:spacing w:val="57"/>
          <w:sz w:val="12"/>
        </w:rPr>
        <w:t xml:space="preserve">  </w:t>
      </w:r>
      <w:r>
        <w:t>Conflict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interest</w:t>
      </w:r>
    </w:p>
    <w:p w:rsidR="00485016" w:rsidRDefault="00F7725C">
      <w:pPr>
        <w:pStyle w:val="BodyText"/>
        <w:tabs>
          <w:tab w:val="left" w:pos="968"/>
        </w:tabs>
        <w:spacing w:before="188"/>
        <w:pPrChange w:id="4647" w:author="Hughes, Anna E" w:date="2023-06-19T12:41:00Z">
          <w:pPr>
            <w:pStyle w:val="BodyText"/>
            <w:tabs>
              <w:tab w:val="left" w:pos="848"/>
            </w:tabs>
            <w:spacing w:before="148"/>
          </w:pPr>
        </w:pPrChange>
      </w:pPr>
      <w:del w:id="4648" w:author="Hughes, Anna E" w:date="2023-06-19T12:41:00Z">
        <w:r>
          <w:rPr>
            <w:rFonts w:ascii="Trebuchet MS"/>
            <w:spacing w:val="-5"/>
            <w:sz w:val="12"/>
          </w:rPr>
          <w:delText>788</w:delText>
        </w:r>
      </w:del>
      <w:ins w:id="4649" w:author="Hughes, Anna E" w:date="2023-06-19T12:41:00Z">
        <w:r w:rsidR="00C14774">
          <w:rPr>
            <w:rFonts w:ascii="Trebuchet MS"/>
            <w:spacing w:val="-5"/>
            <w:sz w:val="12"/>
          </w:rPr>
          <w:t>846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8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authors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declare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that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they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have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no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conflict</w:t>
      </w:r>
      <w:r w:rsidR="00C14774">
        <w:rPr>
          <w:spacing w:val="-2"/>
        </w:rPr>
        <w:t xml:space="preserve"> </w:t>
      </w:r>
      <w:r w:rsidR="00C14774">
        <w:rPr>
          <w:spacing w:val="-8"/>
        </w:rPr>
        <w:t>of</w:t>
      </w:r>
      <w:r w:rsidR="00C14774">
        <w:rPr>
          <w:spacing w:val="-3"/>
        </w:rPr>
        <w:t xml:space="preserve"> </w:t>
      </w:r>
      <w:r w:rsidR="00C14774">
        <w:rPr>
          <w:spacing w:val="-8"/>
        </w:rPr>
        <w:t>interest.</w:t>
      </w:r>
    </w:p>
    <w:p w:rsidR="00485016" w:rsidRDefault="00485016">
      <w:pPr>
        <w:pStyle w:val="BodyText"/>
        <w:ind w:left="0"/>
        <w:rPr>
          <w:sz w:val="22"/>
          <w:rPrChange w:id="4650" w:author="Hughes, Anna E" w:date="2023-06-19T12:41:00Z">
            <w:rPr>
              <w:sz w:val="28"/>
            </w:rPr>
          </w:rPrChange>
        </w:rPr>
        <w:pPrChange w:id="4651" w:author="Hughes, Anna E" w:date="2023-06-19T12:41:00Z">
          <w:pPr>
            <w:pStyle w:val="BodyText"/>
            <w:spacing w:before="1"/>
            <w:ind w:left="0"/>
          </w:pPr>
        </w:pPrChange>
      </w:pPr>
    </w:p>
    <w:p w:rsidR="00485016" w:rsidRDefault="00F7725C">
      <w:pPr>
        <w:spacing w:before="105"/>
        <w:ind w:left="227"/>
        <w:rPr>
          <w:rFonts w:ascii="Times New Roman"/>
          <w:b/>
          <w:sz w:val="24"/>
        </w:rPr>
        <w:pPrChange w:id="4652" w:author="Hughes, Anna E" w:date="2023-06-19T12:41:00Z">
          <w:pPr>
            <w:ind w:left="107"/>
          </w:pPr>
        </w:pPrChange>
      </w:pPr>
      <w:del w:id="4653" w:author="Hughes, Anna E" w:date="2023-06-19T12:41:00Z">
        <w:r>
          <w:rPr>
            <w:rFonts w:ascii="Trebuchet MS"/>
            <w:sz w:val="12"/>
          </w:rPr>
          <w:delText>789</w:delText>
        </w:r>
      </w:del>
      <w:ins w:id="4654" w:author="Hughes, Anna E" w:date="2023-06-19T12:41:00Z">
        <w:r w:rsidR="00C14774">
          <w:rPr>
            <w:rFonts w:ascii="Trebuchet MS"/>
            <w:sz w:val="12"/>
          </w:rPr>
          <w:t>847</w:t>
        </w:r>
      </w:ins>
      <w:r w:rsidR="00C14774">
        <w:rPr>
          <w:rFonts w:ascii="Trebuchet MS"/>
          <w:spacing w:val="62"/>
          <w:sz w:val="12"/>
        </w:rPr>
        <w:t xml:space="preserve">  </w:t>
      </w:r>
      <w:r w:rsidR="00C14774">
        <w:rPr>
          <w:rFonts w:ascii="Times New Roman"/>
          <w:b/>
          <w:spacing w:val="-2"/>
          <w:sz w:val="24"/>
        </w:rPr>
        <w:t>Acknowledgements</w:t>
      </w:r>
    </w:p>
    <w:p w:rsidR="00485016" w:rsidRDefault="00F7725C">
      <w:pPr>
        <w:pStyle w:val="BodyText"/>
        <w:tabs>
          <w:tab w:val="left" w:pos="968"/>
        </w:tabs>
        <w:spacing w:before="189"/>
        <w:pPrChange w:id="4655" w:author="Hughes, Anna E" w:date="2023-06-19T12:41:00Z">
          <w:pPr>
            <w:pStyle w:val="BodyText"/>
            <w:tabs>
              <w:tab w:val="left" w:pos="848"/>
            </w:tabs>
            <w:spacing w:before="147"/>
          </w:pPr>
        </w:pPrChange>
      </w:pPr>
      <w:del w:id="4656" w:author="Hughes, Anna E" w:date="2023-06-19T12:41:00Z">
        <w:r>
          <w:rPr>
            <w:rFonts w:ascii="Trebuchet MS"/>
            <w:spacing w:val="-5"/>
            <w:sz w:val="12"/>
          </w:rPr>
          <w:delText>790</w:delText>
        </w:r>
      </w:del>
      <w:ins w:id="4657" w:author="Hughes, Anna E" w:date="2023-06-19T12:41:00Z">
        <w:r w:rsidR="00C14774">
          <w:rPr>
            <w:rFonts w:ascii="Trebuchet MS"/>
            <w:spacing w:val="-5"/>
            <w:sz w:val="12"/>
          </w:rPr>
          <w:t>848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This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work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was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supported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by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an</w:t>
      </w:r>
      <w:r w:rsidR="00C14774">
        <w:t xml:space="preserve"> </w:t>
      </w:r>
      <w:r w:rsidR="00C14774">
        <w:rPr>
          <w:spacing w:val="-6"/>
        </w:rPr>
        <w:t>Economic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Social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Research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Council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grant</w:t>
      </w:r>
    </w:p>
    <w:p w:rsidR="00485016" w:rsidRDefault="00F7725C">
      <w:pPr>
        <w:pStyle w:val="BodyText"/>
        <w:pPrChange w:id="4658" w:author="Hughes, Anna E" w:date="2023-06-19T12:41:00Z">
          <w:pPr>
            <w:pStyle w:val="BodyText"/>
            <w:spacing w:before="8"/>
          </w:pPr>
        </w:pPrChange>
      </w:pPr>
      <w:del w:id="4659" w:author="Hughes, Anna E" w:date="2023-06-19T12:41:00Z">
        <w:r>
          <w:rPr>
            <w:rFonts w:ascii="Trebuchet MS"/>
            <w:spacing w:val="-4"/>
            <w:sz w:val="12"/>
          </w:rPr>
          <w:delText>791</w:delText>
        </w:r>
      </w:del>
      <w:ins w:id="4660" w:author="Hughes, Anna E" w:date="2023-06-19T12:41:00Z">
        <w:r w:rsidR="00C14774">
          <w:rPr>
            <w:rFonts w:ascii="Trebuchet MS"/>
            <w:spacing w:val="-4"/>
            <w:sz w:val="12"/>
          </w:rPr>
          <w:t>849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4"/>
        </w:rPr>
        <w:t>(ES/S016120/1)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to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ADFC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employing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AN.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We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thank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reviewers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for</w:t>
      </w:r>
      <w:r w:rsidR="00C14774">
        <w:rPr>
          <w:spacing w:val="6"/>
        </w:rPr>
        <w:t xml:space="preserve"> </w:t>
      </w:r>
      <w:r w:rsidR="00C14774">
        <w:rPr>
          <w:spacing w:val="-4"/>
        </w:rPr>
        <w:t>their</w:t>
      </w:r>
    </w:p>
    <w:p w:rsidR="00485016" w:rsidRDefault="00F7725C">
      <w:pPr>
        <w:pStyle w:val="BodyText"/>
        <w:spacing w:before="8"/>
        <w:pPrChange w:id="4661" w:author="Hughes, Anna E" w:date="2023-06-19T12:41:00Z">
          <w:pPr>
            <w:pStyle w:val="BodyText"/>
          </w:pPr>
        </w:pPrChange>
      </w:pPr>
      <w:del w:id="4662" w:author="Hughes, Anna E" w:date="2023-06-19T12:41:00Z">
        <w:r>
          <w:rPr>
            <w:rFonts w:ascii="Trebuchet MS"/>
            <w:spacing w:val="-6"/>
            <w:sz w:val="12"/>
          </w:rPr>
          <w:delText>792</w:delText>
        </w:r>
      </w:del>
      <w:ins w:id="4663" w:author="Hughes, Anna E" w:date="2023-06-19T12:41:00Z">
        <w:r w:rsidR="00C14774">
          <w:rPr>
            <w:rFonts w:ascii="Trebuchet MS"/>
            <w:spacing w:val="-6"/>
            <w:sz w:val="12"/>
          </w:rPr>
          <w:t>850</w:t>
        </w:r>
      </w:ins>
      <w:r w:rsidR="00C14774">
        <w:rPr>
          <w:rFonts w:ascii="Trebuchet MS"/>
          <w:spacing w:val="42"/>
          <w:sz w:val="12"/>
        </w:rPr>
        <w:t xml:space="preserve">  </w:t>
      </w:r>
      <w:r w:rsidR="00C14774">
        <w:rPr>
          <w:spacing w:val="-6"/>
        </w:rPr>
        <w:t>helpful comments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which greatly improved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 manuscript.</w:t>
      </w:r>
    </w:p>
    <w:p w:rsidR="00485016" w:rsidRDefault="00485016">
      <w:pPr>
        <w:pStyle w:val="BodyText"/>
        <w:spacing w:before="6"/>
        <w:ind w:left="0"/>
        <w:rPr>
          <w:sz w:val="22"/>
          <w:rPrChange w:id="4664" w:author="Hughes, Anna E" w:date="2023-06-19T12:41:00Z">
            <w:rPr>
              <w:sz w:val="28"/>
            </w:rPr>
          </w:rPrChange>
        </w:rPr>
        <w:pPrChange w:id="4665" w:author="Hughes, Anna E" w:date="2023-06-19T12:41:00Z">
          <w:pPr>
            <w:pStyle w:val="BodyText"/>
            <w:spacing w:before="1"/>
            <w:ind w:left="0"/>
          </w:pPr>
        </w:pPrChange>
      </w:pPr>
    </w:p>
    <w:p w:rsidR="00485016" w:rsidRDefault="00F7725C">
      <w:pPr>
        <w:spacing w:before="106"/>
        <w:ind w:left="227"/>
        <w:rPr>
          <w:rFonts w:ascii="Times New Roman"/>
          <w:b/>
          <w:sz w:val="24"/>
        </w:rPr>
        <w:pPrChange w:id="4666" w:author="Hughes, Anna E" w:date="2023-06-19T12:41:00Z">
          <w:pPr>
            <w:spacing w:before="1"/>
            <w:ind w:left="107"/>
          </w:pPr>
        </w:pPrChange>
      </w:pPr>
      <w:del w:id="4667" w:author="Hughes, Anna E" w:date="2023-06-19T12:41:00Z">
        <w:r>
          <w:rPr>
            <w:rFonts w:ascii="Trebuchet MS"/>
            <w:sz w:val="12"/>
          </w:rPr>
          <w:delText>793</w:delText>
        </w:r>
      </w:del>
      <w:ins w:id="4668" w:author="Hughes, Anna E" w:date="2023-06-19T12:41:00Z">
        <w:r w:rsidR="00C14774">
          <w:rPr>
            <w:rFonts w:ascii="Trebuchet MS"/>
            <w:sz w:val="12"/>
          </w:rPr>
          <w:t>851</w:t>
        </w:r>
      </w:ins>
      <w:r w:rsidR="00C14774">
        <w:rPr>
          <w:rFonts w:ascii="Trebuchet MS"/>
          <w:spacing w:val="62"/>
          <w:sz w:val="12"/>
        </w:rPr>
        <w:t xml:space="preserve">  </w:t>
      </w:r>
      <w:r w:rsidR="00C14774">
        <w:rPr>
          <w:rFonts w:ascii="Times New Roman"/>
          <w:b/>
          <w:spacing w:val="-2"/>
          <w:sz w:val="24"/>
        </w:rPr>
        <w:t>References</w:t>
      </w:r>
    </w:p>
    <w:p w:rsidR="00485016" w:rsidRDefault="00F7725C">
      <w:pPr>
        <w:pStyle w:val="BodyText"/>
        <w:spacing w:before="188"/>
        <w:pPrChange w:id="4669" w:author="Hughes, Anna E" w:date="2023-06-19T12:41:00Z">
          <w:pPr>
            <w:pStyle w:val="BodyText"/>
            <w:spacing w:before="147"/>
          </w:pPr>
        </w:pPrChange>
      </w:pPr>
      <w:bookmarkStart w:id="4670" w:name="_bookmark25"/>
      <w:bookmarkEnd w:id="4670"/>
      <w:del w:id="4671" w:author="Hughes, Anna E" w:date="2023-06-19T12:41:00Z">
        <w:r>
          <w:rPr>
            <w:rFonts w:ascii="Trebuchet MS" w:hAnsi="Trebuchet MS"/>
            <w:spacing w:val="-4"/>
            <w:sz w:val="12"/>
          </w:rPr>
          <w:delText>794</w:delText>
        </w:r>
      </w:del>
      <w:ins w:id="4672" w:author="Hughes, Anna E" w:date="2023-06-19T12:41:00Z">
        <w:r w:rsidR="00C14774">
          <w:rPr>
            <w:rFonts w:ascii="Trebuchet MS" w:hAnsi="Trebuchet MS"/>
            <w:spacing w:val="-4"/>
            <w:sz w:val="12"/>
          </w:rPr>
          <w:t>852</w:t>
        </w:r>
      </w:ins>
      <w:r w:rsidR="00C14774">
        <w:rPr>
          <w:rFonts w:ascii="Trebuchet MS" w:hAnsi="Trebuchet MS"/>
          <w:spacing w:val="31"/>
          <w:sz w:val="12"/>
        </w:rPr>
        <w:t xml:space="preserve">  </w:t>
      </w:r>
      <w:r w:rsidR="00C14774">
        <w:rPr>
          <w:spacing w:val="-4"/>
        </w:rPr>
        <w:t>Stefanie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I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Becker.</w:t>
      </w:r>
      <w:r w:rsidR="00C14774">
        <w:rPr>
          <w:spacing w:val="20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role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target–distractor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relationships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guiding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attention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67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674" w:author="Hughes, Anna E" w:date="2023-06-19T12:41:00Z">
        <w:r>
          <w:rPr>
            <w:rFonts w:ascii="Trebuchet MS"/>
            <w:spacing w:val="-5"/>
            <w:sz w:val="12"/>
          </w:rPr>
          <w:delText>795</w:delText>
        </w:r>
      </w:del>
      <w:ins w:id="4675" w:author="Hughes, Anna E" w:date="2023-06-19T12:41:00Z">
        <w:r w:rsidR="00C14774">
          <w:rPr>
            <w:rFonts w:ascii="Trebuchet MS"/>
            <w:spacing w:val="-5"/>
            <w:sz w:val="12"/>
          </w:rPr>
          <w:t>853</w:t>
        </w:r>
      </w:ins>
      <w:r w:rsidR="00C14774">
        <w:rPr>
          <w:rFonts w:ascii="Trebuchet MS"/>
          <w:sz w:val="12"/>
        </w:rPr>
        <w:tab/>
      </w:r>
      <w:r w:rsidR="00C14774">
        <w:rPr>
          <w:sz w:val="24"/>
        </w:rPr>
        <w:t>and</w:t>
      </w:r>
      <w:r w:rsidR="00C14774">
        <w:rPr>
          <w:spacing w:val="-5"/>
          <w:sz w:val="24"/>
        </w:rPr>
        <w:t xml:space="preserve"> </w:t>
      </w:r>
      <w:r w:rsidR="00C14774">
        <w:rPr>
          <w:sz w:val="24"/>
        </w:rPr>
        <w:t>the</w:t>
      </w:r>
      <w:r w:rsidR="00C14774">
        <w:rPr>
          <w:spacing w:val="-5"/>
          <w:sz w:val="24"/>
        </w:rPr>
        <w:t xml:space="preserve"> </w:t>
      </w:r>
      <w:r w:rsidR="00C14774">
        <w:rPr>
          <w:sz w:val="24"/>
        </w:rPr>
        <w:t>eyes</w:t>
      </w:r>
      <w:r w:rsidR="00C14774">
        <w:rPr>
          <w:spacing w:val="-5"/>
          <w:sz w:val="24"/>
        </w:rPr>
        <w:t xml:space="preserve"> </w:t>
      </w:r>
      <w:r w:rsidR="00C14774">
        <w:rPr>
          <w:sz w:val="24"/>
        </w:rPr>
        <w:t>in</w:t>
      </w:r>
      <w:r w:rsidR="00C14774">
        <w:rPr>
          <w:spacing w:val="-4"/>
          <w:sz w:val="24"/>
        </w:rPr>
        <w:t xml:space="preserve"> </w:t>
      </w:r>
      <w:r w:rsidR="00C14774">
        <w:rPr>
          <w:sz w:val="24"/>
        </w:rPr>
        <w:t>visual</w:t>
      </w:r>
      <w:r w:rsidR="00C14774">
        <w:rPr>
          <w:spacing w:val="-5"/>
          <w:sz w:val="24"/>
        </w:rPr>
        <w:t xml:space="preserve"> </w:t>
      </w:r>
      <w:r w:rsidR="00C14774">
        <w:rPr>
          <w:sz w:val="24"/>
        </w:rPr>
        <w:t>search.</w:t>
      </w:r>
      <w:r w:rsidR="00C14774">
        <w:rPr>
          <w:spacing w:val="32"/>
          <w:sz w:val="24"/>
        </w:rPr>
        <w:t xml:space="preserve"> </w:t>
      </w:r>
      <w:r w:rsidR="00C14774">
        <w:rPr>
          <w:rFonts w:ascii="Times New Roman"/>
          <w:i/>
          <w:sz w:val="24"/>
        </w:rPr>
        <w:t>Journal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z w:val="24"/>
        </w:rPr>
        <w:t>of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z w:val="24"/>
        </w:rPr>
        <w:t>Experimental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z w:val="24"/>
        </w:rPr>
        <w:t>Psychology:</w:t>
      </w:r>
      <w:r w:rsidR="00C14774">
        <w:rPr>
          <w:rFonts w:ascii="Times New Roman"/>
          <w:i/>
          <w:spacing w:val="8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General</w:t>
      </w:r>
      <w:r w:rsidR="00C14774">
        <w:rPr>
          <w:spacing w:val="-2"/>
          <w:sz w:val="24"/>
        </w:rPr>
        <w:t>,</w:t>
      </w:r>
    </w:p>
    <w:p w:rsidR="00485016" w:rsidRDefault="00F7725C">
      <w:pPr>
        <w:pStyle w:val="BodyText"/>
        <w:tabs>
          <w:tab w:val="left" w:pos="851"/>
        </w:tabs>
        <w:pPrChange w:id="4676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677" w:author="Hughes, Anna E" w:date="2023-06-19T12:41:00Z">
        <w:r>
          <w:rPr>
            <w:rFonts w:ascii="Trebuchet MS"/>
            <w:spacing w:val="-5"/>
            <w:sz w:val="12"/>
          </w:rPr>
          <w:delText>796</w:delText>
        </w:r>
      </w:del>
      <w:ins w:id="4678" w:author="Hughes, Anna E" w:date="2023-06-19T12:41:00Z">
        <w:r w:rsidR="00C14774">
          <w:rPr>
            <w:rFonts w:ascii="Trebuchet MS"/>
            <w:spacing w:val="-5"/>
            <w:sz w:val="12"/>
          </w:rPr>
          <w:t>854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139(2):247,</w:t>
      </w:r>
      <w:r w:rsidR="00C14774">
        <w:rPr>
          <w:spacing w:val="18"/>
        </w:rPr>
        <w:t xml:space="preserve"> </w:t>
      </w:r>
      <w:r w:rsidR="00C14774">
        <w:rPr>
          <w:spacing w:val="-2"/>
        </w:rPr>
        <w:t>2010.</w:t>
      </w:r>
    </w:p>
    <w:p w:rsidR="00485016" w:rsidRDefault="00F7725C">
      <w:pPr>
        <w:pStyle w:val="BodyText"/>
        <w:spacing w:before="207"/>
        <w:pPrChange w:id="4679" w:author="Hughes, Anna E" w:date="2023-06-19T12:41:00Z">
          <w:pPr>
            <w:pStyle w:val="BodyText"/>
            <w:spacing w:before="180"/>
          </w:pPr>
        </w:pPrChange>
      </w:pPr>
      <w:bookmarkStart w:id="4680" w:name="_bookmark26"/>
      <w:bookmarkEnd w:id="4680"/>
      <w:del w:id="4681" w:author="Hughes, Anna E" w:date="2023-06-19T12:41:00Z">
        <w:r>
          <w:rPr>
            <w:rFonts w:ascii="Trebuchet MS"/>
            <w:spacing w:val="-2"/>
            <w:sz w:val="12"/>
          </w:rPr>
          <w:delText>797</w:delText>
        </w:r>
      </w:del>
      <w:ins w:id="4682" w:author="Hughes, Anna E" w:date="2023-06-19T12:41:00Z">
        <w:r w:rsidR="00C14774">
          <w:rPr>
            <w:rFonts w:ascii="Trebuchet MS"/>
            <w:spacing w:val="-2"/>
            <w:sz w:val="12"/>
          </w:rPr>
          <w:t>855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2"/>
        </w:rPr>
        <w:t>Stefanie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I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Becker,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Christian</w:t>
      </w:r>
      <w:r w:rsidR="00C14774">
        <w:t xml:space="preserve"> </w:t>
      </w:r>
      <w:r w:rsidR="00C14774">
        <w:rPr>
          <w:spacing w:val="-2"/>
        </w:rPr>
        <w:t>Valuch,</w:t>
      </w:r>
      <w:r w:rsidR="00C14774">
        <w:rPr>
          <w:spacing w:val="3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Ulrich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Ansorge.</w:t>
      </w:r>
      <w:r w:rsidR="00C14774">
        <w:rPr>
          <w:spacing w:val="40"/>
        </w:rPr>
        <w:t xml:space="preserve"> </w:t>
      </w:r>
      <w:r w:rsidR="00C14774">
        <w:rPr>
          <w:spacing w:val="-2"/>
        </w:rPr>
        <w:t>Color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priming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in</w:t>
      </w:r>
      <w:r w:rsidR="00C14774">
        <w:rPr>
          <w:spacing w:val="2"/>
        </w:rPr>
        <w:t xml:space="preserve"> </w:t>
      </w:r>
      <w:r w:rsidR="00C14774">
        <w:rPr>
          <w:spacing w:val="-4"/>
        </w:rPr>
        <w:t>pop-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68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684" w:author="Hughes, Anna E" w:date="2023-06-19T12:41:00Z">
        <w:r>
          <w:rPr>
            <w:rFonts w:ascii="Trebuchet MS"/>
            <w:spacing w:val="-5"/>
            <w:sz w:val="12"/>
          </w:rPr>
          <w:delText>798</w:delText>
        </w:r>
      </w:del>
      <w:ins w:id="4685" w:author="Hughes, Anna E" w:date="2023-06-19T12:41:00Z">
        <w:r w:rsidR="00C14774">
          <w:rPr>
            <w:rFonts w:ascii="Trebuchet MS"/>
            <w:spacing w:val="-5"/>
            <w:sz w:val="12"/>
          </w:rPr>
          <w:t>856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out search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depends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on</w:t>
      </w:r>
      <w:r w:rsidR="00C14774">
        <w:rPr>
          <w:spacing w:val="-4"/>
          <w:sz w:val="24"/>
        </w:rPr>
        <w:t xml:space="preserve"> </w:t>
      </w:r>
      <w:r w:rsidR="00C14774">
        <w:rPr>
          <w:spacing w:val="-6"/>
          <w:sz w:val="24"/>
        </w:rPr>
        <w:t>the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relative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color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of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the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target.</w:t>
      </w:r>
      <w:r w:rsidR="00C14774">
        <w:rPr>
          <w:spacing w:val="26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Frontiers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in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psychology</w:t>
      </w:r>
      <w:r w:rsidR="00C14774">
        <w:rPr>
          <w:spacing w:val="-6"/>
          <w:sz w:val="24"/>
        </w:rPr>
        <w:t>,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686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687" w:author="Hughes, Anna E" w:date="2023-06-19T12:41:00Z">
        <w:r>
          <w:rPr>
            <w:rFonts w:ascii="Trebuchet MS"/>
            <w:spacing w:val="-5"/>
            <w:sz w:val="12"/>
          </w:rPr>
          <w:delText>799</w:delText>
        </w:r>
      </w:del>
      <w:ins w:id="4688" w:author="Hughes, Anna E" w:date="2023-06-19T12:41:00Z">
        <w:r w:rsidR="00C14774">
          <w:rPr>
            <w:rFonts w:ascii="Trebuchet MS"/>
            <w:spacing w:val="-5"/>
            <w:sz w:val="12"/>
          </w:rPr>
          <w:t>857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5:289,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2014.</w:t>
      </w:r>
    </w:p>
    <w:p w:rsidR="00485016" w:rsidRDefault="00F7725C">
      <w:pPr>
        <w:pStyle w:val="BodyText"/>
        <w:spacing w:before="207"/>
        <w:pPrChange w:id="4689" w:author="Hughes, Anna E" w:date="2023-06-19T12:41:00Z">
          <w:pPr>
            <w:pStyle w:val="BodyText"/>
            <w:spacing w:before="179"/>
          </w:pPr>
        </w:pPrChange>
      </w:pPr>
      <w:bookmarkStart w:id="4690" w:name="_bookmark27"/>
      <w:bookmarkEnd w:id="4690"/>
      <w:del w:id="4691" w:author="Hughes, Anna E" w:date="2023-06-19T12:41:00Z">
        <w:r>
          <w:rPr>
            <w:rFonts w:ascii="Trebuchet MS" w:hAnsi="Trebuchet MS"/>
            <w:spacing w:val="-2"/>
            <w:sz w:val="12"/>
          </w:rPr>
          <w:delText>800</w:delText>
        </w:r>
      </w:del>
      <w:ins w:id="4692" w:author="Hughes, Anna E" w:date="2023-06-19T12:41:00Z">
        <w:r w:rsidR="00C14774">
          <w:rPr>
            <w:rFonts w:ascii="Trebuchet MS" w:hAnsi="Trebuchet MS"/>
            <w:spacing w:val="-2"/>
            <w:sz w:val="12"/>
          </w:rPr>
          <w:t>858</w:t>
        </w:r>
      </w:ins>
      <w:r w:rsidR="00C14774">
        <w:rPr>
          <w:rFonts w:ascii="Trebuchet MS" w:hAnsi="Trebuchet MS"/>
          <w:spacing w:val="34"/>
          <w:sz w:val="12"/>
        </w:rPr>
        <w:t xml:space="preserve">  </w:t>
      </w:r>
      <w:r w:rsidR="00C14774">
        <w:rPr>
          <w:spacing w:val="-2"/>
        </w:rPr>
        <w:t>Aline Bompas,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Petroc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Sumner,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-4"/>
        </w:rPr>
        <w:t xml:space="preserve"> </w:t>
      </w:r>
      <w:r w:rsidR="00C14774">
        <w:rPr>
          <w:spacing w:val="-2"/>
        </w:rPr>
        <w:t>Craig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Hedge.</w:t>
      </w:r>
      <w:r w:rsidR="00C14774">
        <w:rPr>
          <w:spacing w:val="30"/>
        </w:rPr>
        <w:t xml:space="preserve"> </w:t>
      </w:r>
      <w:r w:rsidR="00C14774">
        <w:rPr>
          <w:spacing w:val="-2"/>
        </w:rPr>
        <w:t>Non-decision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time: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higg’s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69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694" w:author="Hughes, Anna E" w:date="2023-06-19T12:41:00Z">
        <w:r>
          <w:rPr>
            <w:rFonts w:ascii="Trebuchet MS" w:hAnsi="Trebuchet MS"/>
            <w:spacing w:val="-5"/>
            <w:sz w:val="12"/>
          </w:rPr>
          <w:delText>801</w:delText>
        </w:r>
      </w:del>
      <w:ins w:id="4695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859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boson</w:t>
      </w:r>
      <w:r w:rsidR="00C14774">
        <w:rPr>
          <w:spacing w:val="-8"/>
          <w:sz w:val="24"/>
        </w:rPr>
        <w:t xml:space="preserve"> </w:t>
      </w:r>
      <w:r w:rsidR="00C14774">
        <w:rPr>
          <w:spacing w:val="-4"/>
          <w:sz w:val="24"/>
        </w:rPr>
        <w:t>of</w:t>
      </w:r>
      <w:r w:rsidR="00C14774">
        <w:rPr>
          <w:spacing w:val="-7"/>
          <w:sz w:val="24"/>
        </w:rPr>
        <w:t xml:space="preserve"> </w:t>
      </w:r>
      <w:r w:rsidR="00C14774">
        <w:rPr>
          <w:spacing w:val="-4"/>
          <w:sz w:val="24"/>
        </w:rPr>
        <w:t>decision.</w:t>
      </w:r>
      <w:r w:rsidR="00C14774">
        <w:rPr>
          <w:spacing w:val="13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bioRxiv</w:t>
      </w:r>
      <w:r w:rsidR="00C14774">
        <w:rPr>
          <w:spacing w:val="-4"/>
          <w:sz w:val="24"/>
        </w:rPr>
        <w:t>,</w:t>
      </w:r>
      <w:r w:rsidR="00C14774">
        <w:rPr>
          <w:spacing w:val="-8"/>
          <w:sz w:val="24"/>
        </w:rPr>
        <w:t xml:space="preserve"> </w:t>
      </w:r>
      <w:r w:rsidR="00C14774">
        <w:rPr>
          <w:spacing w:val="-4"/>
          <w:sz w:val="24"/>
        </w:rPr>
        <w:t>pages</w:t>
      </w:r>
      <w:r w:rsidR="00C14774">
        <w:rPr>
          <w:spacing w:val="-7"/>
          <w:sz w:val="24"/>
        </w:rPr>
        <w:t xml:space="preserve"> </w:t>
      </w:r>
      <w:r w:rsidR="00C14774">
        <w:rPr>
          <w:spacing w:val="-4"/>
          <w:sz w:val="24"/>
        </w:rPr>
        <w:t>2023–02,</w:t>
      </w:r>
      <w:r w:rsidR="00C14774">
        <w:rPr>
          <w:spacing w:val="-7"/>
          <w:sz w:val="24"/>
        </w:rPr>
        <w:t xml:space="preserve"> </w:t>
      </w:r>
      <w:r w:rsidR="00C14774">
        <w:rPr>
          <w:spacing w:val="-4"/>
          <w:sz w:val="24"/>
        </w:rPr>
        <w:t>2023.</w:t>
      </w:r>
    </w:p>
    <w:p w:rsidR="00485016" w:rsidRDefault="00F7725C">
      <w:pPr>
        <w:pStyle w:val="BodyText"/>
        <w:spacing w:before="206"/>
        <w:pPrChange w:id="4696" w:author="Hughes, Anna E" w:date="2023-06-19T12:41:00Z">
          <w:pPr>
            <w:pStyle w:val="BodyText"/>
            <w:spacing w:before="179"/>
          </w:pPr>
        </w:pPrChange>
      </w:pPr>
      <w:bookmarkStart w:id="4697" w:name="_bookmark28"/>
      <w:bookmarkEnd w:id="4697"/>
      <w:del w:id="4698" w:author="Hughes, Anna E" w:date="2023-06-19T12:41:00Z">
        <w:r>
          <w:rPr>
            <w:rFonts w:ascii="Trebuchet MS"/>
            <w:sz w:val="12"/>
          </w:rPr>
          <w:delText>802</w:delText>
        </w:r>
      </w:del>
      <w:ins w:id="4699" w:author="Hughes, Anna E" w:date="2023-06-19T12:41:00Z">
        <w:r w:rsidR="00C14774">
          <w:rPr>
            <w:rFonts w:ascii="Trebuchet MS"/>
            <w:sz w:val="12"/>
          </w:rPr>
          <w:t>860</w:t>
        </w:r>
      </w:ins>
      <w:r w:rsidR="00C14774">
        <w:rPr>
          <w:rFonts w:ascii="Trebuchet MS"/>
          <w:spacing w:val="35"/>
          <w:sz w:val="12"/>
        </w:rPr>
        <w:t xml:space="preserve">  </w:t>
      </w:r>
      <w:r w:rsidR="00C14774">
        <w:t>Simona</w:t>
      </w:r>
      <w:r w:rsidR="00C14774">
        <w:rPr>
          <w:spacing w:val="3"/>
        </w:rPr>
        <w:t xml:space="preserve"> </w:t>
      </w:r>
      <w:r w:rsidR="00C14774">
        <w:t>Buetti,</w:t>
      </w:r>
      <w:r w:rsidR="00C14774">
        <w:rPr>
          <w:spacing w:val="6"/>
        </w:rPr>
        <w:t xml:space="preserve"> </w:t>
      </w:r>
      <w:r w:rsidR="00C14774">
        <w:t>Deborah</w:t>
      </w:r>
      <w:r w:rsidR="00C14774">
        <w:rPr>
          <w:spacing w:val="3"/>
        </w:rPr>
        <w:t xml:space="preserve"> </w:t>
      </w:r>
      <w:r w:rsidR="00C14774">
        <w:t>A</w:t>
      </w:r>
      <w:r w:rsidR="00C14774">
        <w:rPr>
          <w:spacing w:val="3"/>
        </w:rPr>
        <w:t xml:space="preserve"> </w:t>
      </w:r>
      <w:r w:rsidR="00C14774">
        <w:t>Cronin,</w:t>
      </w:r>
      <w:r w:rsidR="00C14774">
        <w:rPr>
          <w:spacing w:val="5"/>
        </w:rPr>
        <w:t xml:space="preserve"> </w:t>
      </w:r>
      <w:r w:rsidR="00C14774">
        <w:t>Anna</w:t>
      </w:r>
      <w:r w:rsidR="00C14774">
        <w:rPr>
          <w:spacing w:val="3"/>
        </w:rPr>
        <w:t xml:space="preserve"> </w:t>
      </w:r>
      <w:r w:rsidR="00C14774">
        <w:t>M</w:t>
      </w:r>
      <w:r w:rsidR="00C14774">
        <w:rPr>
          <w:spacing w:val="3"/>
        </w:rPr>
        <w:t xml:space="preserve"> </w:t>
      </w:r>
      <w:r w:rsidR="00C14774">
        <w:t>Madison,</w:t>
      </w:r>
      <w:r w:rsidR="00C14774">
        <w:rPr>
          <w:spacing w:val="5"/>
        </w:rPr>
        <w:t xml:space="preserve"> </w:t>
      </w:r>
      <w:r w:rsidR="00C14774">
        <w:t>Zhiyuan</w:t>
      </w:r>
      <w:r w:rsidR="00C14774">
        <w:rPr>
          <w:spacing w:val="3"/>
        </w:rPr>
        <w:t xml:space="preserve"> </w:t>
      </w:r>
      <w:r w:rsidR="00C14774">
        <w:t>Wang,</w:t>
      </w:r>
      <w:r w:rsidR="00C14774">
        <w:rPr>
          <w:spacing w:val="6"/>
        </w:rPr>
        <w:t xml:space="preserve"> </w:t>
      </w:r>
      <w:r w:rsidR="00C14774">
        <w:t>and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Ale-</w:t>
      </w:r>
    </w:p>
    <w:p w:rsidR="00485016" w:rsidRDefault="00F7725C">
      <w:pPr>
        <w:pStyle w:val="BodyText"/>
        <w:tabs>
          <w:tab w:val="left" w:pos="851"/>
        </w:tabs>
        <w:spacing w:before="8"/>
        <w:pPrChange w:id="4700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701" w:author="Hughes, Anna E" w:date="2023-06-19T12:41:00Z">
        <w:r>
          <w:rPr>
            <w:rFonts w:ascii="Trebuchet MS"/>
            <w:spacing w:val="-5"/>
            <w:sz w:val="12"/>
          </w:rPr>
          <w:delText>803</w:delText>
        </w:r>
      </w:del>
      <w:ins w:id="4702" w:author="Hughes, Anna E" w:date="2023-06-19T12:41:00Z">
        <w:r w:rsidR="00C14774">
          <w:rPr>
            <w:rFonts w:ascii="Trebuchet MS"/>
            <w:spacing w:val="-5"/>
            <w:sz w:val="12"/>
          </w:rPr>
          <w:t>861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jandro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Lleras.</w:t>
      </w:r>
      <w:r w:rsidR="00C14774">
        <w:rPr>
          <w:spacing w:val="26"/>
        </w:rPr>
        <w:t xml:space="preserve"> </w:t>
      </w:r>
      <w:r w:rsidR="00C14774">
        <w:rPr>
          <w:spacing w:val="-6"/>
        </w:rPr>
        <w:t>Towards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better understanding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parallel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visual processing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in</w:t>
      </w:r>
    </w:p>
    <w:p w:rsidR="00485016" w:rsidRDefault="00F7725C">
      <w:pPr>
        <w:pStyle w:val="BodyText"/>
        <w:tabs>
          <w:tab w:val="left" w:pos="851"/>
        </w:tabs>
        <w:rPr>
          <w:rFonts w:ascii="Times New Roman"/>
          <w:i/>
        </w:rPr>
        <w:pPrChange w:id="4703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704" w:author="Hughes, Anna E" w:date="2023-06-19T12:41:00Z">
        <w:r>
          <w:rPr>
            <w:rFonts w:ascii="Trebuchet MS"/>
            <w:spacing w:val="-5"/>
            <w:sz w:val="12"/>
          </w:rPr>
          <w:delText>804</w:delText>
        </w:r>
      </w:del>
      <w:ins w:id="4705" w:author="Hughes, Anna E" w:date="2023-06-19T12:41:00Z">
        <w:r w:rsidR="00C14774">
          <w:rPr>
            <w:rFonts w:ascii="Trebuchet MS"/>
            <w:spacing w:val="-5"/>
            <w:sz w:val="12"/>
          </w:rPr>
          <w:t>862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human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vision:</w:t>
      </w:r>
      <w:r w:rsidR="00C14774">
        <w:rPr>
          <w:spacing w:val="10"/>
        </w:rPr>
        <w:t xml:space="preserve"> </w:t>
      </w:r>
      <w:r w:rsidR="00C14774">
        <w:rPr>
          <w:spacing w:val="-6"/>
        </w:rPr>
        <w:t>Evidence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exhaustive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analysis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of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visual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information.</w:t>
      </w:r>
      <w:r w:rsidR="00C14774">
        <w:rPr>
          <w:spacing w:val="21"/>
        </w:rPr>
        <w:t xml:space="preserve"> </w:t>
      </w:r>
      <w:r w:rsidR="00C14774">
        <w:rPr>
          <w:rFonts w:ascii="Times New Roman"/>
          <w:i/>
          <w:spacing w:val="-6"/>
        </w:rPr>
        <w:t>Journal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06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707" w:author="Hughes, Anna E" w:date="2023-06-19T12:41:00Z">
        <w:r>
          <w:rPr>
            <w:rFonts w:ascii="Trebuchet MS"/>
            <w:spacing w:val="-5"/>
            <w:sz w:val="12"/>
          </w:rPr>
          <w:delText>805</w:delText>
        </w:r>
      </w:del>
      <w:ins w:id="4708" w:author="Hughes, Anna E" w:date="2023-06-19T12:41:00Z">
        <w:r w:rsidR="00C14774">
          <w:rPr>
            <w:rFonts w:ascii="Trebuchet MS"/>
            <w:spacing w:val="-5"/>
            <w:sz w:val="12"/>
          </w:rPr>
          <w:t>863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2"/>
          <w:sz w:val="24"/>
        </w:rPr>
        <w:t>of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Experimental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General</w:t>
      </w:r>
      <w:r w:rsidR="00C14774">
        <w:rPr>
          <w:spacing w:val="-2"/>
          <w:sz w:val="24"/>
        </w:rPr>
        <w:t>,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145(6):672,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2016.</w:t>
      </w:r>
    </w:p>
    <w:p w:rsidR="00701245" w:rsidRDefault="00701245">
      <w:pPr>
        <w:rPr>
          <w:del w:id="4709" w:author="Hughes, Anna E" w:date="2023-06-19T12:41:00Z"/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  <w:bookmarkStart w:id="4710" w:name="_bookmark29"/>
      <w:bookmarkEnd w:id="4710"/>
    </w:p>
    <w:p w:rsidR="00701245" w:rsidRDefault="00701245">
      <w:pPr>
        <w:pStyle w:val="BodyText"/>
        <w:spacing w:before="0"/>
        <w:ind w:left="0"/>
        <w:rPr>
          <w:del w:id="4711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4712" w:author="Hughes, Anna E" w:date="2023-06-19T12:41:00Z"/>
          <w:sz w:val="20"/>
        </w:rPr>
      </w:pPr>
    </w:p>
    <w:p w:rsidR="00485016" w:rsidRDefault="00F7725C">
      <w:pPr>
        <w:pStyle w:val="BodyText"/>
        <w:spacing w:before="207"/>
        <w:pPrChange w:id="4713" w:author="Hughes, Anna E" w:date="2023-06-19T12:41:00Z">
          <w:pPr>
            <w:pStyle w:val="BodyText"/>
            <w:spacing w:before="238"/>
          </w:pPr>
        </w:pPrChange>
      </w:pPr>
      <w:del w:id="4714" w:author="Hughes, Anna E" w:date="2023-06-19T12:41:00Z">
        <w:r>
          <w:rPr>
            <w:rFonts w:ascii="Trebuchet MS"/>
            <w:sz w:val="12"/>
          </w:rPr>
          <w:delText>806</w:delText>
        </w:r>
      </w:del>
      <w:ins w:id="4715" w:author="Hughes, Anna E" w:date="2023-06-19T12:41:00Z">
        <w:r w:rsidR="00C14774">
          <w:rPr>
            <w:rFonts w:ascii="Trebuchet MS"/>
            <w:sz w:val="12"/>
          </w:rPr>
          <w:t>864</w:t>
        </w:r>
      </w:ins>
      <w:r w:rsidR="00C14774">
        <w:rPr>
          <w:rFonts w:ascii="Trebuchet MS"/>
          <w:spacing w:val="77"/>
          <w:w w:val="150"/>
          <w:sz w:val="12"/>
        </w:rPr>
        <w:t xml:space="preserve"> </w:t>
      </w:r>
      <w:r w:rsidR="00C14774">
        <w:t>Simona</w:t>
      </w:r>
      <w:r w:rsidR="00C14774">
        <w:rPr>
          <w:spacing w:val="-3"/>
        </w:rPr>
        <w:t xml:space="preserve"> </w:t>
      </w:r>
      <w:r w:rsidR="00C14774">
        <w:t>Buetti, Jing</w:t>
      </w:r>
      <w:r w:rsidR="00C14774">
        <w:rPr>
          <w:spacing w:val="-2"/>
        </w:rPr>
        <w:t xml:space="preserve"> </w:t>
      </w:r>
      <w:r w:rsidR="00C14774">
        <w:t>Xu, and</w:t>
      </w:r>
      <w:r w:rsidR="00C14774">
        <w:rPr>
          <w:spacing w:val="-2"/>
        </w:rPr>
        <w:t xml:space="preserve"> </w:t>
      </w:r>
      <w:r w:rsidR="00C14774">
        <w:t>Alejandro</w:t>
      </w:r>
      <w:r w:rsidR="00C14774">
        <w:rPr>
          <w:spacing w:val="-3"/>
        </w:rPr>
        <w:t xml:space="preserve"> </w:t>
      </w:r>
      <w:r w:rsidR="00C14774">
        <w:t>Lleras.</w:t>
      </w:r>
      <w:r w:rsidR="00C14774">
        <w:rPr>
          <w:spacing w:val="40"/>
        </w:rPr>
        <w:t xml:space="preserve"> </w:t>
      </w:r>
      <w:r w:rsidR="00C14774">
        <w:t>Predicting</w:t>
      </w:r>
      <w:r w:rsidR="00C14774">
        <w:rPr>
          <w:spacing w:val="-2"/>
        </w:rPr>
        <w:t xml:space="preserve"> </w:t>
      </w:r>
      <w:r w:rsidR="00C14774">
        <w:t>how</w:t>
      </w:r>
      <w:r w:rsidR="00C14774">
        <w:rPr>
          <w:spacing w:val="-3"/>
        </w:rPr>
        <w:t xml:space="preserve"> </w:t>
      </w:r>
      <w:r w:rsidR="00C14774">
        <w:t>color</w:t>
      </w:r>
      <w:r w:rsidR="00C14774">
        <w:rPr>
          <w:spacing w:val="-2"/>
        </w:rPr>
        <w:t xml:space="preserve"> </w:t>
      </w:r>
      <w:r w:rsidR="00C14774">
        <w:t>and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shape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716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717" w:author="Hughes, Anna E" w:date="2023-06-19T12:41:00Z">
        <w:r>
          <w:rPr>
            <w:rFonts w:ascii="Trebuchet MS"/>
            <w:spacing w:val="-5"/>
            <w:sz w:val="12"/>
          </w:rPr>
          <w:delText>807</w:delText>
        </w:r>
      </w:del>
      <w:ins w:id="4718" w:author="Hughes, Anna E" w:date="2023-06-19T12:41:00Z">
        <w:r w:rsidR="00C14774">
          <w:rPr>
            <w:rFonts w:ascii="Trebuchet MS"/>
            <w:spacing w:val="-5"/>
            <w:sz w:val="12"/>
          </w:rPr>
          <w:t>865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combine</w:t>
      </w:r>
      <w:r w:rsidR="00C14774">
        <w:rPr>
          <w:spacing w:val="-8"/>
          <w:sz w:val="24"/>
        </w:rPr>
        <w:t xml:space="preserve"> </w:t>
      </w:r>
      <w:r w:rsidR="00C14774">
        <w:rPr>
          <w:spacing w:val="-6"/>
          <w:sz w:val="24"/>
        </w:rPr>
        <w:t>in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the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human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visual</w:t>
      </w:r>
      <w:r w:rsidR="00C14774">
        <w:rPr>
          <w:spacing w:val="-8"/>
          <w:sz w:val="24"/>
        </w:rPr>
        <w:t xml:space="preserve"> </w:t>
      </w:r>
      <w:r w:rsidR="00C14774">
        <w:rPr>
          <w:spacing w:val="-6"/>
          <w:sz w:val="24"/>
        </w:rPr>
        <w:t>system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to direct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attention.</w:t>
      </w:r>
      <w:r w:rsidR="00C14774">
        <w:rPr>
          <w:spacing w:val="12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Scientific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reports</w:t>
      </w:r>
      <w:r w:rsidR="00C14774">
        <w:rPr>
          <w:spacing w:val="-6"/>
          <w:sz w:val="24"/>
        </w:rPr>
        <w:t>,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9(1):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1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20" w:author="Hughes, Anna E" w:date="2023-06-19T12:41:00Z">
        <w:r>
          <w:rPr>
            <w:rFonts w:ascii="Trebuchet MS" w:hAnsi="Trebuchet MS"/>
            <w:spacing w:val="-5"/>
            <w:sz w:val="12"/>
          </w:rPr>
          <w:delText>808</w:delText>
        </w:r>
      </w:del>
      <w:ins w:id="4721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866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1–11,</w:t>
      </w:r>
      <w:r w:rsidR="00C14774">
        <w:rPr>
          <w:spacing w:val="-9"/>
          <w:sz w:val="24"/>
        </w:rPr>
        <w:t xml:space="preserve"> </w:t>
      </w:r>
      <w:r w:rsidR="00C14774">
        <w:rPr>
          <w:spacing w:val="-4"/>
          <w:sz w:val="24"/>
        </w:rPr>
        <w:t>2019.</w:t>
      </w:r>
    </w:p>
    <w:p w:rsidR="00485016" w:rsidRDefault="00F7725C">
      <w:pPr>
        <w:pStyle w:val="BodyText"/>
        <w:spacing w:before="207"/>
        <w:pPrChange w:id="4722" w:author="Hughes, Anna E" w:date="2023-06-19T12:41:00Z">
          <w:pPr>
            <w:pStyle w:val="BodyText"/>
            <w:spacing w:before="191"/>
          </w:pPr>
        </w:pPrChange>
      </w:pPr>
      <w:bookmarkStart w:id="4723" w:name="_bookmark30"/>
      <w:bookmarkEnd w:id="4723"/>
      <w:del w:id="4724" w:author="Hughes, Anna E" w:date="2023-06-19T12:41:00Z">
        <w:r>
          <w:rPr>
            <w:rFonts w:ascii="Trebuchet MS"/>
            <w:sz w:val="12"/>
          </w:rPr>
          <w:delText>809</w:delText>
        </w:r>
      </w:del>
      <w:ins w:id="4725" w:author="Hughes, Anna E" w:date="2023-06-19T12:41:00Z">
        <w:r w:rsidR="00C14774">
          <w:rPr>
            <w:rFonts w:ascii="Trebuchet MS"/>
            <w:sz w:val="12"/>
          </w:rPr>
          <w:t>867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t>Marisa</w:t>
      </w:r>
      <w:r w:rsidR="00C14774">
        <w:rPr>
          <w:spacing w:val="-13"/>
        </w:rPr>
        <w:t xml:space="preserve"> </w:t>
      </w:r>
      <w:r w:rsidR="00C14774">
        <w:t>Carrasco,</w:t>
      </w:r>
      <w:r w:rsidR="00C14774">
        <w:rPr>
          <w:spacing w:val="-12"/>
        </w:rPr>
        <w:t xml:space="preserve"> </w:t>
      </w:r>
      <w:r w:rsidR="00C14774">
        <w:t>Denise</w:t>
      </w:r>
      <w:r w:rsidR="00C14774">
        <w:rPr>
          <w:spacing w:val="-13"/>
        </w:rPr>
        <w:t xml:space="preserve"> </w:t>
      </w:r>
      <w:r w:rsidR="00C14774">
        <w:t>L</w:t>
      </w:r>
      <w:r w:rsidR="00C14774">
        <w:rPr>
          <w:spacing w:val="-13"/>
        </w:rPr>
        <w:t xml:space="preserve"> </w:t>
      </w:r>
      <w:r w:rsidR="00C14774">
        <w:t>Evert,</w:t>
      </w:r>
      <w:r w:rsidR="00C14774">
        <w:rPr>
          <w:spacing w:val="-13"/>
        </w:rPr>
        <w:t xml:space="preserve"> </w:t>
      </w:r>
      <w:r w:rsidR="00C14774">
        <w:t>Irene</w:t>
      </w:r>
      <w:r w:rsidR="00C14774">
        <w:rPr>
          <w:spacing w:val="-12"/>
        </w:rPr>
        <w:t xml:space="preserve"> </w:t>
      </w:r>
      <w:r w:rsidR="00C14774">
        <w:t>Chang,</w:t>
      </w:r>
      <w:r w:rsidR="00C14774">
        <w:rPr>
          <w:spacing w:val="-13"/>
        </w:rPr>
        <w:t xml:space="preserve"> </w:t>
      </w:r>
      <w:r w:rsidR="00C14774">
        <w:t>and</w:t>
      </w:r>
      <w:r w:rsidR="00C14774">
        <w:rPr>
          <w:spacing w:val="-13"/>
        </w:rPr>
        <w:t xml:space="preserve"> </w:t>
      </w:r>
      <w:r w:rsidR="00C14774">
        <w:t>Svetlana</w:t>
      </w:r>
      <w:r w:rsidR="00C14774">
        <w:rPr>
          <w:spacing w:val="-13"/>
        </w:rPr>
        <w:t xml:space="preserve"> </w:t>
      </w:r>
      <w:r w:rsidR="00C14774">
        <w:t>M</w:t>
      </w:r>
      <w:r w:rsidR="00C14774">
        <w:rPr>
          <w:spacing w:val="-12"/>
        </w:rPr>
        <w:t xml:space="preserve"> </w:t>
      </w:r>
      <w:r w:rsidR="00C14774">
        <w:t>Katz.</w:t>
      </w:r>
      <w:r w:rsidR="00C14774">
        <w:rPr>
          <w:spacing w:val="5"/>
        </w:rPr>
        <w:t xml:space="preserve"> </w:t>
      </w:r>
      <w:r w:rsidR="00C14774">
        <w:t>The</w:t>
      </w:r>
      <w:r w:rsidR="00C14774">
        <w:rPr>
          <w:spacing w:val="-13"/>
        </w:rPr>
        <w:t xml:space="preserve"> </w:t>
      </w:r>
      <w:r w:rsidR="00C14774">
        <w:rPr>
          <w:spacing w:val="-2"/>
        </w:rPr>
        <w:t>eccen-</w:t>
      </w:r>
    </w:p>
    <w:p w:rsidR="00485016" w:rsidRDefault="00F7725C">
      <w:pPr>
        <w:pStyle w:val="BodyText"/>
        <w:tabs>
          <w:tab w:val="left" w:pos="851"/>
        </w:tabs>
        <w:pPrChange w:id="4726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727" w:author="Hughes, Anna E" w:date="2023-06-19T12:41:00Z">
        <w:r>
          <w:rPr>
            <w:rFonts w:ascii="Trebuchet MS"/>
            <w:spacing w:val="-5"/>
            <w:sz w:val="12"/>
          </w:rPr>
          <w:delText>810</w:delText>
        </w:r>
      </w:del>
      <w:ins w:id="4728" w:author="Hughes, Anna E" w:date="2023-06-19T12:41:00Z">
        <w:r w:rsidR="00C14774">
          <w:rPr>
            <w:rFonts w:ascii="Trebuchet MS"/>
            <w:spacing w:val="-5"/>
            <w:sz w:val="12"/>
          </w:rPr>
          <w:t>868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tricity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effect:</w:t>
      </w:r>
      <w:r w:rsidR="00C14774">
        <w:rPr>
          <w:spacing w:val="13"/>
        </w:rPr>
        <w:t xml:space="preserve"> </w:t>
      </w:r>
      <w:r w:rsidR="00C14774">
        <w:rPr>
          <w:spacing w:val="-6"/>
        </w:rPr>
        <w:t>Target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eccentricity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affects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performance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on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conjunction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searches.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29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730" w:author="Hughes, Anna E" w:date="2023-06-19T12:41:00Z">
        <w:r>
          <w:rPr>
            <w:rFonts w:ascii="Trebuchet MS" w:hAnsi="Trebuchet MS"/>
            <w:spacing w:val="-5"/>
            <w:sz w:val="12"/>
          </w:rPr>
          <w:delText>811</w:delText>
        </w:r>
      </w:del>
      <w:ins w:id="4731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869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4"/>
          <w:sz w:val="24"/>
        </w:rPr>
        <w:t>Perception</w:t>
      </w:r>
      <w:r w:rsidR="00C14774">
        <w:rPr>
          <w:rFonts w:ascii="Times New Roman" w:hAnsi="Times New Roman"/>
          <w:i/>
          <w:spacing w:val="-7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&amp;</w:t>
      </w:r>
      <w:r w:rsidR="00C14774">
        <w:rPr>
          <w:rFonts w:ascii="Times New Roman" w:hAnsi="Times New Roman"/>
          <w:i/>
          <w:spacing w:val="-7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psychophysics</w:t>
      </w:r>
      <w:r w:rsidR="00C14774">
        <w:rPr>
          <w:spacing w:val="-4"/>
          <w:sz w:val="24"/>
        </w:rPr>
        <w:t>,</w:t>
      </w:r>
      <w:r w:rsidR="00C14774">
        <w:rPr>
          <w:sz w:val="24"/>
        </w:rPr>
        <w:t xml:space="preserve"> </w:t>
      </w:r>
      <w:r w:rsidR="00C14774">
        <w:rPr>
          <w:spacing w:val="-4"/>
          <w:sz w:val="24"/>
        </w:rPr>
        <w:t>57:1241–1261,</w:t>
      </w:r>
      <w:r w:rsidR="00C14774">
        <w:rPr>
          <w:spacing w:val="1"/>
          <w:sz w:val="24"/>
        </w:rPr>
        <w:t xml:space="preserve"> </w:t>
      </w:r>
      <w:r w:rsidR="00C14774">
        <w:rPr>
          <w:spacing w:val="-4"/>
          <w:sz w:val="24"/>
        </w:rPr>
        <w:t>1995.</w:t>
      </w:r>
    </w:p>
    <w:p w:rsidR="00485016" w:rsidRDefault="00F7725C">
      <w:pPr>
        <w:pStyle w:val="BodyText"/>
        <w:spacing w:before="207"/>
        <w:pPrChange w:id="4732" w:author="Hughes, Anna E" w:date="2023-06-19T12:41:00Z">
          <w:pPr>
            <w:pStyle w:val="BodyText"/>
            <w:spacing w:before="192"/>
          </w:pPr>
        </w:pPrChange>
      </w:pPr>
      <w:bookmarkStart w:id="4733" w:name="_bookmark31"/>
      <w:bookmarkEnd w:id="4733"/>
      <w:del w:id="4734" w:author="Hughes, Anna E" w:date="2023-06-19T12:41:00Z">
        <w:r>
          <w:rPr>
            <w:rFonts w:ascii="Trebuchet MS"/>
            <w:sz w:val="12"/>
          </w:rPr>
          <w:delText>812</w:delText>
        </w:r>
      </w:del>
      <w:ins w:id="4735" w:author="Hughes, Anna E" w:date="2023-06-19T12:41:00Z">
        <w:r w:rsidR="00C14774">
          <w:rPr>
            <w:rFonts w:ascii="Trebuchet MS"/>
            <w:sz w:val="12"/>
          </w:rPr>
          <w:t>870</w:t>
        </w:r>
      </w:ins>
      <w:r w:rsidR="00C14774">
        <w:rPr>
          <w:rFonts w:ascii="Trebuchet MS"/>
          <w:spacing w:val="35"/>
          <w:sz w:val="12"/>
        </w:rPr>
        <w:t xml:space="preserve">  </w:t>
      </w:r>
      <w:r w:rsidR="00C14774">
        <w:t>Kyle</w:t>
      </w:r>
      <w:r w:rsidR="00C14774">
        <w:rPr>
          <w:spacing w:val="2"/>
        </w:rPr>
        <w:t xml:space="preserve"> </w:t>
      </w:r>
      <w:r w:rsidR="00C14774">
        <w:t>R</w:t>
      </w:r>
      <w:r w:rsidR="00C14774">
        <w:rPr>
          <w:spacing w:val="2"/>
        </w:rPr>
        <w:t xml:space="preserve"> </w:t>
      </w:r>
      <w:r w:rsidR="00C14774">
        <w:t>Cave</w:t>
      </w:r>
      <w:r w:rsidR="00C14774">
        <w:rPr>
          <w:spacing w:val="2"/>
        </w:rPr>
        <w:t xml:space="preserve"> </w:t>
      </w:r>
      <w:r w:rsidR="00C14774">
        <w:t>and</w:t>
      </w:r>
      <w:r w:rsidR="00C14774">
        <w:rPr>
          <w:spacing w:val="2"/>
        </w:rPr>
        <w:t xml:space="preserve"> </w:t>
      </w:r>
      <w:r w:rsidR="00C14774">
        <w:t>Jeremy</w:t>
      </w:r>
      <w:r w:rsidR="00C14774">
        <w:rPr>
          <w:spacing w:val="3"/>
        </w:rPr>
        <w:t xml:space="preserve"> </w:t>
      </w:r>
      <w:r w:rsidR="00C14774">
        <w:t>M</w:t>
      </w:r>
      <w:r w:rsidR="00C14774">
        <w:rPr>
          <w:spacing w:val="2"/>
        </w:rPr>
        <w:t xml:space="preserve"> </w:t>
      </w:r>
      <w:r w:rsidR="00C14774">
        <w:t>Wolfe.</w:t>
      </w:r>
      <w:r w:rsidR="00C14774">
        <w:rPr>
          <w:spacing w:val="47"/>
        </w:rPr>
        <w:t xml:space="preserve"> </w:t>
      </w:r>
      <w:r w:rsidR="00C14774">
        <w:t>Modeling</w:t>
      </w:r>
      <w:r w:rsidR="00C14774">
        <w:rPr>
          <w:spacing w:val="3"/>
        </w:rPr>
        <w:t xml:space="preserve"> </w:t>
      </w:r>
      <w:r w:rsidR="00C14774">
        <w:t>the</w:t>
      </w:r>
      <w:r w:rsidR="00C14774">
        <w:rPr>
          <w:spacing w:val="2"/>
        </w:rPr>
        <w:t xml:space="preserve"> </w:t>
      </w:r>
      <w:r w:rsidR="00C14774">
        <w:t>role</w:t>
      </w:r>
      <w:r w:rsidR="00C14774">
        <w:rPr>
          <w:spacing w:val="2"/>
        </w:rPr>
        <w:t xml:space="preserve"> </w:t>
      </w:r>
      <w:r w:rsidR="00C14774">
        <w:t>of</w:t>
      </w:r>
      <w:r w:rsidR="00C14774">
        <w:rPr>
          <w:spacing w:val="2"/>
        </w:rPr>
        <w:t xml:space="preserve"> </w:t>
      </w:r>
      <w:r w:rsidR="00C14774">
        <w:t>parallel</w:t>
      </w:r>
      <w:r w:rsidR="00C14774">
        <w:rPr>
          <w:spacing w:val="2"/>
        </w:rPr>
        <w:t xml:space="preserve"> </w:t>
      </w:r>
      <w:r w:rsidR="00C14774">
        <w:t>processing</w:t>
      </w:r>
      <w:r w:rsidR="00C14774">
        <w:rPr>
          <w:spacing w:val="3"/>
        </w:rPr>
        <w:t xml:space="preserve"> </w:t>
      </w:r>
      <w:r w:rsidR="00C14774">
        <w:rPr>
          <w:spacing w:val="-5"/>
        </w:rPr>
        <w:t>in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736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737" w:author="Hughes, Anna E" w:date="2023-06-19T12:41:00Z">
        <w:r>
          <w:rPr>
            <w:rFonts w:ascii="Trebuchet MS" w:hAnsi="Trebuchet MS"/>
            <w:spacing w:val="-5"/>
            <w:sz w:val="12"/>
          </w:rPr>
          <w:delText>813</w:delText>
        </w:r>
      </w:del>
      <w:ins w:id="4738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871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visual</w:t>
      </w:r>
      <w:r w:rsidR="00C14774">
        <w:rPr>
          <w:spacing w:val="-10"/>
          <w:sz w:val="24"/>
        </w:rPr>
        <w:t xml:space="preserve"> </w:t>
      </w:r>
      <w:r w:rsidR="00C14774">
        <w:rPr>
          <w:spacing w:val="-4"/>
          <w:sz w:val="24"/>
        </w:rPr>
        <w:t>search.</w:t>
      </w:r>
      <w:r w:rsidR="00C14774">
        <w:rPr>
          <w:spacing w:val="12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Cognitive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psychology</w:t>
      </w:r>
      <w:r w:rsidR="00C14774">
        <w:rPr>
          <w:spacing w:val="-4"/>
          <w:sz w:val="24"/>
        </w:rPr>
        <w:t>,</w:t>
      </w:r>
      <w:r w:rsidR="00C14774">
        <w:rPr>
          <w:spacing w:val="-7"/>
          <w:sz w:val="24"/>
        </w:rPr>
        <w:t xml:space="preserve"> </w:t>
      </w:r>
      <w:r w:rsidR="00C14774">
        <w:rPr>
          <w:spacing w:val="-4"/>
          <w:sz w:val="24"/>
        </w:rPr>
        <w:t>22(2):225–271,</w:t>
      </w:r>
      <w:r w:rsidR="00C14774">
        <w:rPr>
          <w:spacing w:val="-8"/>
          <w:sz w:val="24"/>
        </w:rPr>
        <w:t xml:space="preserve"> </w:t>
      </w:r>
      <w:r w:rsidR="00C14774">
        <w:rPr>
          <w:spacing w:val="-4"/>
          <w:sz w:val="24"/>
        </w:rPr>
        <w:t>1990.</w:t>
      </w:r>
    </w:p>
    <w:p w:rsidR="00485016" w:rsidRDefault="00F7725C">
      <w:pPr>
        <w:rPr>
          <w:ins w:id="4739" w:author="Hughes, Anna E" w:date="2023-06-19T12:41:00Z"/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4740" w:author="Hughes, Anna E" w:date="2023-06-19T12:41:00Z">
        <w:r>
          <w:rPr>
            <w:rFonts w:ascii="Trebuchet MS"/>
            <w:sz w:val="12"/>
          </w:rPr>
          <w:delText>814</w:delText>
        </w:r>
      </w:del>
    </w:p>
    <w:p w:rsidR="00485016" w:rsidRDefault="00485016">
      <w:pPr>
        <w:pStyle w:val="BodyText"/>
        <w:spacing w:before="0"/>
        <w:ind w:left="0"/>
        <w:rPr>
          <w:ins w:id="4741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4742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4743" w:author="Hughes, Anna E" w:date="2023-06-19T12:41:00Z">
          <w:pPr>
            <w:pStyle w:val="BodyText"/>
            <w:spacing w:before="192"/>
          </w:pPr>
        </w:pPrChange>
      </w:pPr>
      <w:bookmarkStart w:id="4744" w:name="_bookmark32"/>
      <w:bookmarkEnd w:id="4744"/>
      <w:ins w:id="4745" w:author="Hughes, Anna E" w:date="2023-06-19T12:41:00Z">
        <w:r>
          <w:rPr>
            <w:rFonts w:ascii="Trebuchet MS"/>
            <w:sz w:val="12"/>
          </w:rPr>
          <w:t>872</w:t>
        </w:r>
      </w:ins>
      <w:r>
        <w:rPr>
          <w:rFonts w:ascii="Trebuchet MS"/>
          <w:spacing w:val="43"/>
          <w:sz w:val="12"/>
        </w:rPr>
        <w:t xml:space="preserve">  </w:t>
      </w:r>
      <w:r>
        <w:t>Alasdair</w:t>
      </w:r>
      <w:r>
        <w:rPr>
          <w:spacing w:val="44"/>
        </w:rPr>
        <w:t xml:space="preserve"> </w:t>
      </w:r>
      <w:r>
        <w:t>DF</w:t>
      </w:r>
      <w:r>
        <w:rPr>
          <w:spacing w:val="43"/>
        </w:rPr>
        <w:t xml:space="preserve"> </w:t>
      </w:r>
      <w:r>
        <w:t>Clarke,</w:t>
      </w:r>
      <w:r>
        <w:rPr>
          <w:spacing w:val="56"/>
        </w:rPr>
        <w:t xml:space="preserve"> </w:t>
      </w:r>
      <w:r>
        <w:t>Jessica</w:t>
      </w:r>
      <w:r>
        <w:rPr>
          <w:spacing w:val="43"/>
        </w:rPr>
        <w:t xml:space="preserve"> </w:t>
      </w:r>
      <w:r>
        <w:t>L</w:t>
      </w:r>
      <w:r>
        <w:rPr>
          <w:spacing w:val="43"/>
        </w:rPr>
        <w:t xml:space="preserve"> </w:t>
      </w:r>
      <w:r>
        <w:t>Irons,</w:t>
      </w:r>
      <w:r>
        <w:rPr>
          <w:spacing w:val="55"/>
        </w:rPr>
        <w:t xml:space="preserve"> </w:t>
      </w:r>
      <w:r>
        <w:t>Warren</w:t>
      </w:r>
      <w:r>
        <w:rPr>
          <w:spacing w:val="43"/>
        </w:rPr>
        <w:t xml:space="preserve"> </w:t>
      </w:r>
      <w:r>
        <w:t>James,</w:t>
      </w:r>
      <w:r>
        <w:rPr>
          <w:spacing w:val="56"/>
        </w:rPr>
        <w:t xml:space="preserve"> </w:t>
      </w:r>
      <w:r>
        <w:t>Andrew</w:t>
      </w:r>
      <w:r>
        <w:rPr>
          <w:spacing w:val="43"/>
        </w:rPr>
        <w:t xml:space="preserve"> </w:t>
      </w:r>
      <w:r>
        <w:t>B</w:t>
      </w:r>
      <w:r>
        <w:rPr>
          <w:spacing w:val="43"/>
        </w:rPr>
        <w:t xml:space="preserve"> </w:t>
      </w:r>
      <w:r>
        <w:t>Leber,</w:t>
      </w:r>
      <w:r>
        <w:rPr>
          <w:spacing w:val="55"/>
        </w:rPr>
        <w:t xml:space="preserve"> </w:t>
      </w:r>
      <w:r>
        <w:rPr>
          <w:spacing w:val="-5"/>
        </w:rPr>
        <w:t>and</w:t>
      </w:r>
    </w:p>
    <w:p w:rsidR="00485016" w:rsidRDefault="00F7725C">
      <w:pPr>
        <w:pStyle w:val="BodyText"/>
        <w:tabs>
          <w:tab w:val="left" w:pos="851"/>
        </w:tabs>
        <w:pPrChange w:id="4746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747" w:author="Hughes, Anna E" w:date="2023-06-19T12:41:00Z">
        <w:r>
          <w:rPr>
            <w:rFonts w:ascii="Trebuchet MS"/>
            <w:spacing w:val="-5"/>
            <w:sz w:val="12"/>
          </w:rPr>
          <w:delText>815</w:delText>
        </w:r>
      </w:del>
      <w:ins w:id="4748" w:author="Hughes, Anna E" w:date="2023-06-19T12:41:00Z">
        <w:r w:rsidR="00C14774">
          <w:rPr>
            <w:rFonts w:ascii="Trebuchet MS"/>
            <w:spacing w:val="-5"/>
            <w:sz w:val="12"/>
          </w:rPr>
          <w:t>873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Amelia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R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Hunt.</w:t>
      </w:r>
      <w:r w:rsidR="00C14774">
        <w:rPr>
          <w:spacing w:val="35"/>
        </w:rPr>
        <w:t xml:space="preserve"> </w:t>
      </w:r>
      <w:r w:rsidR="00C14774">
        <w:rPr>
          <w:spacing w:val="-4"/>
        </w:rPr>
        <w:t>Stable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individual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differences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in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strategies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within,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but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not</w:t>
      </w:r>
      <w:r w:rsidR="00C14774">
        <w:rPr>
          <w:spacing w:val="-2"/>
        </w:rPr>
        <w:t xml:space="preserve"> </w:t>
      </w:r>
      <w:r w:rsidR="00C14774">
        <w:rPr>
          <w:spacing w:val="-5"/>
        </w:rPr>
        <w:t>be-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4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50" w:author="Hughes, Anna E" w:date="2023-06-19T12:41:00Z">
        <w:r>
          <w:rPr>
            <w:rFonts w:ascii="Trebuchet MS"/>
            <w:spacing w:val="-5"/>
            <w:sz w:val="12"/>
          </w:rPr>
          <w:delText>816</w:delText>
        </w:r>
      </w:del>
      <w:ins w:id="4751" w:author="Hughes, Anna E" w:date="2023-06-19T12:41:00Z">
        <w:r w:rsidR="00C14774">
          <w:rPr>
            <w:rFonts w:ascii="Trebuchet MS"/>
            <w:spacing w:val="-5"/>
            <w:sz w:val="12"/>
          </w:rPr>
          <w:t>874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tween,</w:t>
      </w:r>
      <w:r w:rsidR="00C14774">
        <w:rPr>
          <w:spacing w:val="1"/>
          <w:sz w:val="24"/>
        </w:rPr>
        <w:t xml:space="preserve"> </w:t>
      </w:r>
      <w:r w:rsidR="00C14774">
        <w:rPr>
          <w:spacing w:val="-2"/>
          <w:sz w:val="24"/>
        </w:rPr>
        <w:t>visual</w:t>
      </w:r>
      <w:r w:rsidR="00C14774">
        <w:rPr>
          <w:spacing w:val="-1"/>
          <w:sz w:val="24"/>
        </w:rPr>
        <w:t xml:space="preserve"> </w:t>
      </w:r>
      <w:r w:rsidR="00C14774">
        <w:rPr>
          <w:spacing w:val="-2"/>
          <w:sz w:val="24"/>
        </w:rPr>
        <w:t>search</w:t>
      </w:r>
      <w:r w:rsidR="00C14774">
        <w:rPr>
          <w:spacing w:val="1"/>
          <w:sz w:val="24"/>
        </w:rPr>
        <w:t xml:space="preserve"> </w:t>
      </w:r>
      <w:r w:rsidR="00C14774">
        <w:rPr>
          <w:spacing w:val="-2"/>
          <w:sz w:val="24"/>
        </w:rPr>
        <w:t>tasks.</w:t>
      </w:r>
      <w:r w:rsidR="00C14774">
        <w:rPr>
          <w:spacing w:val="3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Quarterly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Journal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of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Experimental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</w:t>
      </w:r>
      <w:r w:rsidR="00C14774">
        <w:rPr>
          <w:spacing w:val="-2"/>
          <w:sz w:val="24"/>
        </w:rPr>
        <w:t>,</w:t>
      </w:r>
      <w:r w:rsidR="00C14774">
        <w:rPr>
          <w:spacing w:val="1"/>
          <w:sz w:val="24"/>
        </w:rPr>
        <w:t xml:space="preserve"> </w:t>
      </w:r>
      <w:r w:rsidR="00C14774">
        <w:rPr>
          <w:spacing w:val="-5"/>
          <w:sz w:val="24"/>
        </w:rPr>
        <w:t>75</w:t>
      </w:r>
    </w:p>
    <w:p w:rsidR="00485016" w:rsidRDefault="00F7725C">
      <w:pPr>
        <w:pStyle w:val="BodyText"/>
        <w:tabs>
          <w:tab w:val="left" w:pos="851"/>
        </w:tabs>
        <w:pPrChange w:id="4752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753" w:author="Hughes, Anna E" w:date="2023-06-19T12:41:00Z">
        <w:r>
          <w:rPr>
            <w:rFonts w:ascii="Trebuchet MS" w:hAnsi="Trebuchet MS"/>
            <w:spacing w:val="-5"/>
            <w:sz w:val="12"/>
          </w:rPr>
          <w:delText>817</w:delText>
        </w:r>
      </w:del>
      <w:ins w:id="4754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875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(2):289–296,</w:t>
      </w:r>
      <w:r w:rsidR="00C14774">
        <w:rPr>
          <w:spacing w:val="32"/>
        </w:rPr>
        <w:t xml:space="preserve"> </w:t>
      </w:r>
      <w:r w:rsidR="00C14774">
        <w:rPr>
          <w:spacing w:val="-2"/>
        </w:rPr>
        <w:t>2022a.</w:t>
      </w:r>
    </w:p>
    <w:p w:rsidR="00485016" w:rsidRDefault="00F7725C">
      <w:pPr>
        <w:pStyle w:val="BodyText"/>
        <w:spacing w:before="192"/>
      </w:pPr>
      <w:bookmarkStart w:id="4755" w:name="_bookmark33"/>
      <w:bookmarkEnd w:id="4755"/>
      <w:del w:id="4756" w:author="Hughes, Anna E" w:date="2023-06-19T12:41:00Z">
        <w:r>
          <w:rPr>
            <w:rFonts w:ascii="Trebuchet MS"/>
            <w:spacing w:val="-4"/>
            <w:sz w:val="12"/>
          </w:rPr>
          <w:delText>818</w:delText>
        </w:r>
      </w:del>
      <w:ins w:id="4757" w:author="Hughes, Anna E" w:date="2023-06-19T12:41:00Z">
        <w:r w:rsidR="00C14774">
          <w:rPr>
            <w:rFonts w:ascii="Trebuchet MS"/>
            <w:spacing w:val="-4"/>
            <w:sz w:val="12"/>
          </w:rPr>
          <w:t>876</w:t>
        </w:r>
      </w:ins>
      <w:r w:rsidR="00C14774">
        <w:rPr>
          <w:rFonts w:ascii="Trebuchet MS"/>
          <w:spacing w:val="50"/>
          <w:sz w:val="12"/>
        </w:rPr>
        <w:t xml:space="preserve">  </w:t>
      </w:r>
      <w:r w:rsidR="00C14774">
        <w:rPr>
          <w:spacing w:val="-4"/>
        </w:rPr>
        <w:t>Alasdair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DF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Clarke,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Anna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Nowakowska,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Amelia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R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Hunt.</w:t>
      </w:r>
      <w:r w:rsidR="00C14774">
        <w:rPr>
          <w:spacing w:val="3"/>
        </w:rPr>
        <w:t xml:space="preserve"> </w:t>
      </w:r>
      <w:r w:rsidR="00C14774">
        <w:rPr>
          <w:spacing w:val="-4"/>
        </w:rPr>
        <w:t>Visual</w:t>
      </w:r>
      <w:r w:rsidR="00C14774">
        <w:rPr>
          <w:spacing w:val="-10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habits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758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759" w:author="Hughes, Anna E" w:date="2023-06-19T12:41:00Z">
        <w:r>
          <w:rPr>
            <w:rFonts w:ascii="Trebuchet MS"/>
            <w:spacing w:val="-5"/>
            <w:sz w:val="12"/>
          </w:rPr>
          <w:delText>819</w:delText>
        </w:r>
      </w:del>
      <w:ins w:id="4760" w:author="Hughes, Anna E" w:date="2023-06-19T12:41:00Z">
        <w:r w:rsidR="00C14774">
          <w:rPr>
            <w:rFonts w:ascii="Trebuchet MS"/>
            <w:spacing w:val="-5"/>
            <w:sz w:val="12"/>
          </w:rPr>
          <w:t>877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and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the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spatial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structure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of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scenes.</w:t>
      </w:r>
      <w:r w:rsidR="00C14774">
        <w:rPr>
          <w:spacing w:val="25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Attention,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Perception,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&amp;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Psychophysics</w:t>
      </w:r>
      <w:r w:rsidR="00C14774">
        <w:rPr>
          <w:spacing w:val="-4"/>
          <w:sz w:val="24"/>
        </w:rPr>
        <w:t>,</w:t>
      </w:r>
      <w:r w:rsidR="00C14774">
        <w:rPr>
          <w:spacing w:val="-1"/>
          <w:sz w:val="24"/>
        </w:rPr>
        <w:t xml:space="preserve"> </w:t>
      </w:r>
      <w:r w:rsidR="00C14774">
        <w:rPr>
          <w:spacing w:val="-5"/>
          <w:sz w:val="24"/>
        </w:rPr>
        <w:t>84</w:t>
      </w:r>
    </w:p>
    <w:p w:rsidR="00485016" w:rsidRDefault="00F7725C">
      <w:pPr>
        <w:pStyle w:val="BodyText"/>
        <w:tabs>
          <w:tab w:val="left" w:pos="851"/>
        </w:tabs>
        <w:spacing w:before="8"/>
        <w:pPrChange w:id="4761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762" w:author="Hughes, Anna E" w:date="2023-06-19T12:41:00Z">
        <w:r>
          <w:rPr>
            <w:rFonts w:ascii="Trebuchet MS" w:hAnsi="Trebuchet MS"/>
            <w:spacing w:val="-5"/>
            <w:sz w:val="12"/>
          </w:rPr>
          <w:delText>820</w:delText>
        </w:r>
      </w:del>
      <w:ins w:id="4763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878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(6):1874–1885,</w:t>
      </w:r>
      <w:r w:rsidR="00C14774">
        <w:rPr>
          <w:spacing w:val="22"/>
        </w:rPr>
        <w:t xml:space="preserve"> </w:t>
      </w:r>
      <w:r w:rsidR="00C14774">
        <w:rPr>
          <w:spacing w:val="-2"/>
        </w:rPr>
        <w:t>2022b.</w:t>
      </w:r>
    </w:p>
    <w:p w:rsidR="00485016" w:rsidRDefault="00F7725C">
      <w:pPr>
        <w:pStyle w:val="BodyText"/>
        <w:spacing w:before="191"/>
      </w:pPr>
      <w:bookmarkStart w:id="4764" w:name="_bookmark34"/>
      <w:bookmarkEnd w:id="4764"/>
      <w:del w:id="4765" w:author="Hughes, Anna E" w:date="2023-06-19T12:41:00Z">
        <w:r>
          <w:rPr>
            <w:rFonts w:ascii="Trebuchet MS"/>
            <w:sz w:val="12"/>
          </w:rPr>
          <w:delText>821</w:delText>
        </w:r>
      </w:del>
      <w:ins w:id="4766" w:author="Hughes, Anna E" w:date="2023-06-19T12:41:00Z">
        <w:r w:rsidR="00C14774">
          <w:rPr>
            <w:rFonts w:ascii="Trebuchet MS"/>
            <w:sz w:val="12"/>
          </w:rPr>
          <w:t>879</w:t>
        </w:r>
      </w:ins>
      <w:r w:rsidR="00C14774">
        <w:rPr>
          <w:rFonts w:ascii="Trebuchet MS"/>
          <w:spacing w:val="74"/>
          <w:w w:val="150"/>
          <w:sz w:val="12"/>
        </w:rPr>
        <w:t xml:space="preserve"> </w:t>
      </w:r>
      <w:r w:rsidR="00C14774">
        <w:t>Elaine</w:t>
      </w:r>
      <w:r w:rsidR="00C14774">
        <w:rPr>
          <w:spacing w:val="-12"/>
        </w:rPr>
        <w:t xml:space="preserve"> </w:t>
      </w:r>
      <w:r w:rsidR="00C14774">
        <w:t>A</w:t>
      </w:r>
      <w:r w:rsidR="00C14774">
        <w:rPr>
          <w:spacing w:val="-11"/>
        </w:rPr>
        <w:t xml:space="preserve"> </w:t>
      </w:r>
      <w:r w:rsidR="00C14774">
        <w:t>Corbett</w:t>
      </w:r>
      <w:r w:rsidR="00C14774">
        <w:rPr>
          <w:spacing w:val="-12"/>
        </w:rPr>
        <w:t xml:space="preserve"> </w:t>
      </w:r>
      <w:r w:rsidR="00C14774">
        <w:t>and</w:t>
      </w:r>
      <w:r w:rsidR="00C14774">
        <w:rPr>
          <w:spacing w:val="-12"/>
        </w:rPr>
        <w:t xml:space="preserve"> </w:t>
      </w:r>
      <w:r w:rsidR="00C14774">
        <w:t>Philip</w:t>
      </w:r>
      <w:r w:rsidR="00C14774">
        <w:rPr>
          <w:spacing w:val="-12"/>
        </w:rPr>
        <w:t xml:space="preserve"> </w:t>
      </w:r>
      <w:r w:rsidR="00C14774">
        <w:t>L</w:t>
      </w:r>
      <w:r w:rsidR="00C14774">
        <w:rPr>
          <w:spacing w:val="-12"/>
        </w:rPr>
        <w:t xml:space="preserve"> </w:t>
      </w:r>
      <w:r w:rsidR="00C14774">
        <w:t>Smith.</w:t>
      </w:r>
      <w:r w:rsidR="00C14774">
        <w:rPr>
          <w:spacing w:val="9"/>
        </w:rPr>
        <w:t xml:space="preserve"> </w:t>
      </w:r>
      <w:r w:rsidR="00C14774">
        <w:t>A</w:t>
      </w:r>
      <w:r w:rsidR="00C14774">
        <w:rPr>
          <w:spacing w:val="-11"/>
        </w:rPr>
        <w:t xml:space="preserve"> </w:t>
      </w:r>
      <w:r w:rsidR="00C14774">
        <w:t>diffusion</w:t>
      </w:r>
      <w:r w:rsidR="00C14774">
        <w:rPr>
          <w:spacing w:val="-12"/>
        </w:rPr>
        <w:t xml:space="preserve"> </w:t>
      </w:r>
      <w:r w:rsidR="00C14774">
        <w:t>model</w:t>
      </w:r>
      <w:r w:rsidR="00C14774">
        <w:rPr>
          <w:spacing w:val="-12"/>
        </w:rPr>
        <w:t xml:space="preserve"> </w:t>
      </w:r>
      <w:r w:rsidR="00C14774">
        <w:t>analysis</w:t>
      </w:r>
      <w:r w:rsidR="00C14774">
        <w:rPr>
          <w:spacing w:val="-12"/>
        </w:rPr>
        <w:t xml:space="preserve"> </w:t>
      </w:r>
      <w:r w:rsidR="00C14774">
        <w:t>of</w:t>
      </w:r>
      <w:r w:rsidR="00C14774">
        <w:rPr>
          <w:spacing w:val="-12"/>
        </w:rPr>
        <w:t xml:space="preserve"> </w:t>
      </w:r>
      <w:r w:rsidR="00C14774">
        <w:t>target</w:t>
      </w:r>
      <w:r w:rsidR="00C14774">
        <w:rPr>
          <w:spacing w:val="-12"/>
        </w:rPr>
        <w:t xml:space="preserve"> </w:t>
      </w:r>
      <w:r w:rsidR="00C14774">
        <w:rPr>
          <w:spacing w:val="-2"/>
        </w:rPr>
        <w:t>detec-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67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68" w:author="Hughes, Anna E" w:date="2023-06-19T12:41:00Z">
        <w:r>
          <w:rPr>
            <w:rFonts w:ascii="Trebuchet MS"/>
            <w:spacing w:val="-5"/>
            <w:sz w:val="12"/>
          </w:rPr>
          <w:delText>822</w:delText>
        </w:r>
      </w:del>
      <w:ins w:id="4769" w:author="Hughes, Anna E" w:date="2023-06-19T12:41:00Z">
        <w:r w:rsidR="00C14774">
          <w:rPr>
            <w:rFonts w:ascii="Trebuchet MS"/>
            <w:spacing w:val="-5"/>
            <w:sz w:val="12"/>
          </w:rPr>
          <w:t>880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tion</w:t>
      </w:r>
      <w:r w:rsidR="00C14774">
        <w:rPr>
          <w:spacing w:val="-4"/>
          <w:sz w:val="24"/>
        </w:rPr>
        <w:t xml:space="preserve"> </w:t>
      </w:r>
      <w:r w:rsidR="00C14774">
        <w:rPr>
          <w:spacing w:val="-6"/>
          <w:sz w:val="24"/>
        </w:rPr>
        <w:t>in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near-threshold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visual</w:t>
      </w:r>
      <w:r w:rsidR="00C14774">
        <w:rPr>
          <w:spacing w:val="-2"/>
          <w:sz w:val="24"/>
        </w:rPr>
        <w:t xml:space="preserve"> </w:t>
      </w:r>
      <w:r w:rsidR="00C14774">
        <w:rPr>
          <w:spacing w:val="-6"/>
          <w:sz w:val="24"/>
        </w:rPr>
        <w:t>search.</w:t>
      </w:r>
      <w:r w:rsidR="00C14774">
        <w:rPr>
          <w:spacing w:val="1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Cognitive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Psychology</w:t>
      </w:r>
      <w:r w:rsidR="00C14774">
        <w:rPr>
          <w:spacing w:val="-6"/>
          <w:sz w:val="24"/>
        </w:rPr>
        <w:t>,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120:101289,</w:t>
      </w:r>
      <w:r w:rsidR="00C14774">
        <w:rPr>
          <w:spacing w:val="-3"/>
          <w:sz w:val="24"/>
        </w:rPr>
        <w:t xml:space="preserve"> </w:t>
      </w:r>
      <w:r w:rsidR="00C14774">
        <w:rPr>
          <w:spacing w:val="-6"/>
          <w:sz w:val="24"/>
        </w:rPr>
        <w:t>2020.</w:t>
      </w:r>
    </w:p>
    <w:p w:rsidR="00485016" w:rsidRDefault="00F7725C">
      <w:pPr>
        <w:pStyle w:val="BodyText"/>
        <w:spacing w:before="191"/>
      </w:pPr>
      <w:bookmarkStart w:id="4770" w:name="_bookmark35"/>
      <w:bookmarkEnd w:id="4770"/>
      <w:del w:id="4771" w:author="Hughes, Anna E" w:date="2023-06-19T12:41:00Z">
        <w:r>
          <w:rPr>
            <w:rFonts w:ascii="Trebuchet MS"/>
            <w:sz w:val="12"/>
          </w:rPr>
          <w:delText>823</w:delText>
        </w:r>
      </w:del>
      <w:ins w:id="4772" w:author="Hughes, Anna E" w:date="2023-06-19T12:41:00Z">
        <w:r w:rsidR="00C14774">
          <w:rPr>
            <w:rFonts w:ascii="Trebuchet MS"/>
            <w:sz w:val="12"/>
          </w:rPr>
          <w:t>881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t>John</w:t>
      </w:r>
      <w:r w:rsidR="00C14774">
        <w:rPr>
          <w:spacing w:val="10"/>
        </w:rPr>
        <w:t xml:space="preserve"> </w:t>
      </w:r>
      <w:r w:rsidR="00C14774">
        <w:t>Duncan</w:t>
      </w:r>
      <w:r w:rsidR="00C14774">
        <w:rPr>
          <w:spacing w:val="9"/>
        </w:rPr>
        <w:t xml:space="preserve"> </w:t>
      </w:r>
      <w:r w:rsidR="00C14774">
        <w:t>and</w:t>
      </w:r>
      <w:r w:rsidR="00C14774">
        <w:rPr>
          <w:spacing w:val="9"/>
        </w:rPr>
        <w:t xml:space="preserve"> </w:t>
      </w:r>
      <w:r w:rsidR="00C14774">
        <w:t>Glyn</w:t>
      </w:r>
      <w:r w:rsidR="00C14774">
        <w:rPr>
          <w:spacing w:val="9"/>
        </w:rPr>
        <w:t xml:space="preserve"> </w:t>
      </w:r>
      <w:r w:rsidR="00C14774">
        <w:t>W</w:t>
      </w:r>
      <w:r w:rsidR="00C14774">
        <w:rPr>
          <w:spacing w:val="9"/>
        </w:rPr>
        <w:t xml:space="preserve"> </w:t>
      </w:r>
      <w:r w:rsidR="00C14774">
        <w:t>Humphreys.</w:t>
      </w:r>
      <w:r w:rsidR="00C14774">
        <w:rPr>
          <w:spacing w:val="76"/>
        </w:rPr>
        <w:t xml:space="preserve"> </w:t>
      </w:r>
      <w:r w:rsidR="00C14774">
        <w:t>Visual</w:t>
      </w:r>
      <w:r w:rsidR="00C14774">
        <w:rPr>
          <w:spacing w:val="9"/>
        </w:rPr>
        <w:t xml:space="preserve"> </w:t>
      </w:r>
      <w:r w:rsidR="00C14774">
        <w:t>search</w:t>
      </w:r>
      <w:r w:rsidR="00C14774">
        <w:rPr>
          <w:spacing w:val="9"/>
        </w:rPr>
        <w:t xml:space="preserve"> </w:t>
      </w:r>
      <w:r w:rsidR="00C14774">
        <w:t>and</w:t>
      </w:r>
      <w:r w:rsidR="00C14774">
        <w:rPr>
          <w:spacing w:val="9"/>
        </w:rPr>
        <w:t xml:space="preserve"> </w:t>
      </w:r>
      <w:r w:rsidR="00C14774">
        <w:t>stimulus</w:t>
      </w:r>
      <w:r w:rsidR="00C14774">
        <w:rPr>
          <w:spacing w:val="9"/>
        </w:rPr>
        <w:t xml:space="preserve"> </w:t>
      </w:r>
      <w:r w:rsidR="00C14774">
        <w:rPr>
          <w:spacing w:val="-2"/>
        </w:rPr>
        <w:t>similarity.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7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74" w:author="Hughes, Anna E" w:date="2023-06-19T12:41:00Z">
        <w:r>
          <w:rPr>
            <w:rFonts w:ascii="Trebuchet MS"/>
            <w:spacing w:val="-5"/>
            <w:sz w:val="12"/>
          </w:rPr>
          <w:delText>824</w:delText>
        </w:r>
      </w:del>
      <w:ins w:id="4775" w:author="Hughes, Anna E" w:date="2023-06-19T12:41:00Z">
        <w:r w:rsidR="00C14774">
          <w:rPr>
            <w:rFonts w:ascii="Trebuchet MS"/>
            <w:spacing w:val="-5"/>
            <w:sz w:val="12"/>
          </w:rPr>
          <w:t>882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4"/>
          <w:sz w:val="24"/>
        </w:rPr>
        <w:t>Psychological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review</w:t>
      </w:r>
      <w:r w:rsidR="00C14774">
        <w:rPr>
          <w:spacing w:val="-4"/>
          <w:sz w:val="24"/>
        </w:rPr>
        <w:t>,</w:t>
      </w:r>
      <w:r w:rsidR="00C14774">
        <w:rPr>
          <w:spacing w:val="2"/>
          <w:sz w:val="24"/>
        </w:rPr>
        <w:t xml:space="preserve"> </w:t>
      </w:r>
      <w:r w:rsidR="00C14774">
        <w:rPr>
          <w:spacing w:val="-4"/>
          <w:sz w:val="24"/>
        </w:rPr>
        <w:t>96(3):433,</w:t>
      </w:r>
      <w:r w:rsidR="00C14774">
        <w:rPr>
          <w:spacing w:val="1"/>
          <w:sz w:val="24"/>
        </w:rPr>
        <w:t xml:space="preserve"> </w:t>
      </w:r>
      <w:r w:rsidR="00C14774">
        <w:rPr>
          <w:spacing w:val="-4"/>
          <w:sz w:val="24"/>
        </w:rPr>
        <w:t>1989.</w:t>
      </w:r>
    </w:p>
    <w:p w:rsidR="00485016" w:rsidRDefault="00F7725C">
      <w:pPr>
        <w:pStyle w:val="BodyText"/>
        <w:spacing w:before="191"/>
      </w:pPr>
      <w:bookmarkStart w:id="4776" w:name="_bookmark36"/>
      <w:bookmarkEnd w:id="4776"/>
      <w:del w:id="4777" w:author="Hughes, Anna E" w:date="2023-06-19T12:41:00Z">
        <w:r>
          <w:rPr>
            <w:rFonts w:ascii="Trebuchet MS"/>
            <w:spacing w:val="-6"/>
            <w:sz w:val="12"/>
          </w:rPr>
          <w:delText>825</w:delText>
        </w:r>
      </w:del>
      <w:ins w:id="4778" w:author="Hughes, Anna E" w:date="2023-06-19T12:41:00Z">
        <w:r w:rsidR="00C14774">
          <w:rPr>
            <w:rFonts w:ascii="Trebuchet MS"/>
            <w:spacing w:val="-6"/>
            <w:sz w:val="12"/>
          </w:rPr>
          <w:t>883</w:t>
        </w:r>
      </w:ins>
      <w:r w:rsidR="00C14774">
        <w:rPr>
          <w:rFonts w:ascii="Trebuchet MS"/>
          <w:spacing w:val="46"/>
          <w:sz w:val="12"/>
        </w:rPr>
        <w:t xml:space="preserve">  </w:t>
      </w:r>
      <w:r w:rsidR="00C14774">
        <w:rPr>
          <w:spacing w:val="-6"/>
        </w:rPr>
        <w:t>Nathan J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Evans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Eric-Jan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Wagenmakers.</w:t>
      </w:r>
      <w:r w:rsidR="00C14774">
        <w:rPr>
          <w:spacing w:val="5"/>
        </w:rPr>
        <w:t xml:space="preserve"> </w:t>
      </w:r>
      <w:r w:rsidR="00C14774">
        <w:rPr>
          <w:spacing w:val="-6"/>
        </w:rPr>
        <w:t>Evidence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accumulation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models:</w:t>
      </w:r>
      <w:r w:rsidR="00C14774">
        <w:rPr>
          <w:spacing w:val="8"/>
        </w:rPr>
        <w:t xml:space="preserve"> </w:t>
      </w:r>
      <w:r w:rsidR="00C14774">
        <w:rPr>
          <w:spacing w:val="-6"/>
        </w:rPr>
        <w:t>Cur-</w:t>
      </w:r>
    </w:p>
    <w:p w:rsidR="00485016" w:rsidRDefault="00F7725C">
      <w:pPr>
        <w:pStyle w:val="BodyText"/>
        <w:tabs>
          <w:tab w:val="left" w:pos="851"/>
        </w:tabs>
        <w:spacing w:before="8"/>
        <w:pPrChange w:id="4779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780" w:author="Hughes, Anna E" w:date="2023-06-19T12:41:00Z">
        <w:r>
          <w:rPr>
            <w:rFonts w:ascii="Trebuchet MS"/>
            <w:spacing w:val="-5"/>
            <w:sz w:val="12"/>
          </w:rPr>
          <w:delText>826</w:delText>
        </w:r>
      </w:del>
      <w:ins w:id="4781" w:author="Hughes, Anna E" w:date="2023-06-19T12:41:00Z">
        <w:r w:rsidR="00C14774">
          <w:rPr>
            <w:rFonts w:ascii="Trebuchet MS"/>
            <w:spacing w:val="-5"/>
            <w:sz w:val="12"/>
          </w:rPr>
          <w:t>884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rent</w:t>
      </w:r>
      <w:r w:rsidR="00C14774">
        <w:rPr>
          <w:spacing w:val="9"/>
        </w:rPr>
        <w:t xml:space="preserve"> </w:t>
      </w:r>
      <w:r w:rsidR="00C14774">
        <w:rPr>
          <w:w w:val="90"/>
        </w:rPr>
        <w:t>limitations</w:t>
      </w:r>
      <w:r w:rsidR="00C14774">
        <w:rPr>
          <w:spacing w:val="9"/>
        </w:rPr>
        <w:t xml:space="preserve"> </w:t>
      </w:r>
      <w:r w:rsidR="00C14774">
        <w:rPr>
          <w:w w:val="90"/>
        </w:rPr>
        <w:t>and</w:t>
      </w:r>
      <w:r w:rsidR="00C14774">
        <w:rPr>
          <w:spacing w:val="9"/>
        </w:rPr>
        <w:t xml:space="preserve"> </w:t>
      </w:r>
      <w:r w:rsidR="00C14774">
        <w:rPr>
          <w:w w:val="90"/>
        </w:rPr>
        <w:t>future</w:t>
      </w:r>
      <w:r w:rsidR="00C14774">
        <w:rPr>
          <w:spacing w:val="9"/>
        </w:rPr>
        <w:t xml:space="preserve"> </w:t>
      </w:r>
      <w:r w:rsidR="00C14774">
        <w:rPr>
          <w:w w:val="90"/>
        </w:rPr>
        <w:t>directions.</w:t>
      </w:r>
      <w:r w:rsidR="00C14774">
        <w:rPr>
          <w:spacing w:val="36"/>
        </w:rPr>
        <w:t xml:space="preserve"> </w:t>
      </w:r>
      <w:r w:rsidR="00C14774">
        <w:rPr>
          <w:spacing w:val="-2"/>
          <w:w w:val="90"/>
        </w:rPr>
        <w:t>2019.</w:t>
      </w:r>
    </w:p>
    <w:p w:rsidR="00485016" w:rsidRDefault="00F7725C">
      <w:pPr>
        <w:spacing w:before="191"/>
        <w:ind w:left="227"/>
        <w:rPr>
          <w:rFonts w:ascii="Times New Roman"/>
          <w:i/>
          <w:sz w:val="24"/>
        </w:rPr>
        <w:pPrChange w:id="4782" w:author="Hughes, Anna E" w:date="2023-06-19T12:41:00Z">
          <w:pPr>
            <w:spacing w:before="191"/>
            <w:ind w:left="107"/>
          </w:pPr>
        </w:pPrChange>
      </w:pPr>
      <w:bookmarkStart w:id="4783" w:name="_bookmark37"/>
      <w:bookmarkEnd w:id="4783"/>
      <w:del w:id="4784" w:author="Hughes, Anna E" w:date="2023-06-19T12:41:00Z">
        <w:r>
          <w:rPr>
            <w:rFonts w:ascii="Trebuchet MS"/>
            <w:sz w:val="12"/>
          </w:rPr>
          <w:delText>827</w:delText>
        </w:r>
      </w:del>
      <w:ins w:id="4785" w:author="Hughes, Anna E" w:date="2023-06-19T12:41:00Z">
        <w:r w:rsidR="00C14774">
          <w:rPr>
            <w:rFonts w:ascii="Trebuchet MS"/>
            <w:sz w:val="12"/>
          </w:rPr>
          <w:t>885</w:t>
        </w:r>
      </w:ins>
      <w:r w:rsidR="00C14774">
        <w:rPr>
          <w:rFonts w:ascii="Trebuchet MS"/>
          <w:spacing w:val="45"/>
          <w:sz w:val="12"/>
        </w:rPr>
        <w:t xml:space="preserve">  </w:t>
      </w:r>
      <w:r w:rsidR="00C14774">
        <w:rPr>
          <w:sz w:val="24"/>
        </w:rPr>
        <w:t>Andrew</w:t>
      </w:r>
      <w:r w:rsidR="00C14774">
        <w:rPr>
          <w:spacing w:val="21"/>
          <w:sz w:val="24"/>
        </w:rPr>
        <w:t xml:space="preserve"> </w:t>
      </w:r>
      <w:r w:rsidR="00C14774">
        <w:rPr>
          <w:sz w:val="24"/>
        </w:rPr>
        <w:t>Gelman</w:t>
      </w:r>
      <w:r w:rsidR="00C14774">
        <w:rPr>
          <w:spacing w:val="21"/>
          <w:sz w:val="24"/>
        </w:rPr>
        <w:t xml:space="preserve"> </w:t>
      </w:r>
      <w:r w:rsidR="00C14774">
        <w:rPr>
          <w:sz w:val="24"/>
        </w:rPr>
        <w:t>and</w:t>
      </w:r>
      <w:r w:rsidR="00C14774">
        <w:rPr>
          <w:spacing w:val="21"/>
          <w:sz w:val="24"/>
        </w:rPr>
        <w:t xml:space="preserve"> </w:t>
      </w:r>
      <w:r w:rsidR="00C14774">
        <w:rPr>
          <w:sz w:val="24"/>
        </w:rPr>
        <w:t>Jennifer</w:t>
      </w:r>
      <w:r w:rsidR="00C14774">
        <w:rPr>
          <w:spacing w:val="21"/>
          <w:sz w:val="24"/>
        </w:rPr>
        <w:t xml:space="preserve"> </w:t>
      </w:r>
      <w:r w:rsidR="00C14774">
        <w:rPr>
          <w:sz w:val="24"/>
        </w:rPr>
        <w:t>Hill.</w:t>
      </w:r>
      <w:r w:rsidR="00C14774">
        <w:rPr>
          <w:spacing w:val="74"/>
          <w:w w:val="150"/>
          <w:sz w:val="24"/>
        </w:rPr>
        <w:t xml:space="preserve"> </w:t>
      </w:r>
      <w:r w:rsidR="00C14774">
        <w:rPr>
          <w:rFonts w:ascii="Times New Roman"/>
          <w:i/>
          <w:sz w:val="24"/>
        </w:rPr>
        <w:t>Data</w:t>
      </w:r>
      <w:r w:rsidR="00C14774">
        <w:rPr>
          <w:rFonts w:ascii="Times New Roman"/>
          <w:i/>
          <w:spacing w:val="15"/>
          <w:sz w:val="24"/>
        </w:rPr>
        <w:t xml:space="preserve"> </w:t>
      </w:r>
      <w:r w:rsidR="00C14774">
        <w:rPr>
          <w:rFonts w:ascii="Times New Roman"/>
          <w:i/>
          <w:sz w:val="24"/>
        </w:rPr>
        <w:t>analysis</w:t>
      </w:r>
      <w:r w:rsidR="00C14774">
        <w:rPr>
          <w:rFonts w:ascii="Times New Roman"/>
          <w:i/>
          <w:spacing w:val="14"/>
          <w:sz w:val="24"/>
        </w:rPr>
        <w:t xml:space="preserve"> </w:t>
      </w:r>
      <w:r w:rsidR="00C14774">
        <w:rPr>
          <w:rFonts w:ascii="Times New Roman"/>
          <w:i/>
          <w:sz w:val="24"/>
        </w:rPr>
        <w:t>using</w:t>
      </w:r>
      <w:r w:rsidR="00C14774">
        <w:rPr>
          <w:rFonts w:ascii="Times New Roman"/>
          <w:i/>
          <w:spacing w:val="15"/>
          <w:sz w:val="24"/>
        </w:rPr>
        <w:t xml:space="preserve"> </w:t>
      </w:r>
      <w:r w:rsidR="00C14774">
        <w:rPr>
          <w:rFonts w:ascii="Times New Roman"/>
          <w:i/>
          <w:sz w:val="24"/>
        </w:rPr>
        <w:t>regression</w:t>
      </w:r>
      <w:r w:rsidR="00C14774">
        <w:rPr>
          <w:rFonts w:ascii="Times New Roman"/>
          <w:i/>
          <w:spacing w:val="15"/>
          <w:sz w:val="24"/>
        </w:rPr>
        <w:t xml:space="preserve"> </w:t>
      </w:r>
      <w:r w:rsidR="00C14774">
        <w:rPr>
          <w:rFonts w:ascii="Times New Roman"/>
          <w:i/>
          <w:sz w:val="24"/>
        </w:rPr>
        <w:t>and</w:t>
      </w:r>
      <w:r w:rsidR="00C14774">
        <w:rPr>
          <w:rFonts w:ascii="Times New Roman"/>
          <w:i/>
          <w:spacing w:val="14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multi-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86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87" w:author="Hughes, Anna E" w:date="2023-06-19T12:41:00Z">
        <w:r>
          <w:rPr>
            <w:rFonts w:ascii="Trebuchet MS"/>
            <w:spacing w:val="-5"/>
            <w:sz w:val="12"/>
          </w:rPr>
          <w:delText>828</w:delText>
        </w:r>
      </w:del>
      <w:ins w:id="4788" w:author="Hughes, Anna E" w:date="2023-06-19T12:41:00Z">
        <w:r w:rsidR="00C14774">
          <w:rPr>
            <w:rFonts w:ascii="Trebuchet MS"/>
            <w:spacing w:val="-5"/>
            <w:sz w:val="12"/>
          </w:rPr>
          <w:t>886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4"/>
          <w:sz w:val="24"/>
        </w:rPr>
        <w:t>level/hierarchical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models</w:t>
      </w:r>
      <w:r w:rsidR="00C14774">
        <w:rPr>
          <w:spacing w:val="-4"/>
          <w:sz w:val="24"/>
        </w:rPr>
        <w:t>.</w:t>
      </w:r>
      <w:r w:rsidR="00C14774">
        <w:rPr>
          <w:spacing w:val="19"/>
          <w:sz w:val="24"/>
        </w:rPr>
        <w:t xml:space="preserve"> </w:t>
      </w:r>
      <w:r w:rsidR="00C14774">
        <w:rPr>
          <w:spacing w:val="-4"/>
          <w:sz w:val="24"/>
        </w:rPr>
        <w:t>Cambridge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university</w:t>
      </w:r>
      <w:r w:rsidR="00C14774">
        <w:rPr>
          <w:spacing w:val="-3"/>
          <w:sz w:val="24"/>
        </w:rPr>
        <w:t xml:space="preserve"> </w:t>
      </w:r>
      <w:r w:rsidR="00C14774">
        <w:rPr>
          <w:spacing w:val="-4"/>
          <w:sz w:val="24"/>
        </w:rPr>
        <w:t>press,</w:t>
      </w:r>
      <w:r w:rsidR="00C14774">
        <w:rPr>
          <w:spacing w:val="-3"/>
          <w:sz w:val="24"/>
        </w:rPr>
        <w:t xml:space="preserve"> </w:t>
      </w:r>
      <w:r w:rsidR="00C14774">
        <w:rPr>
          <w:spacing w:val="-4"/>
          <w:sz w:val="24"/>
        </w:rPr>
        <w:t>2006.</w:t>
      </w:r>
    </w:p>
    <w:p w:rsidR="00485016" w:rsidRDefault="00F7725C">
      <w:pPr>
        <w:pStyle w:val="BodyText"/>
        <w:spacing w:before="191"/>
      </w:pPr>
      <w:bookmarkStart w:id="4789" w:name="_bookmark38"/>
      <w:bookmarkEnd w:id="4789"/>
      <w:del w:id="4790" w:author="Hughes, Anna E" w:date="2023-06-19T12:41:00Z">
        <w:r>
          <w:rPr>
            <w:rFonts w:ascii="Trebuchet MS"/>
            <w:spacing w:val="-6"/>
            <w:sz w:val="12"/>
          </w:rPr>
          <w:delText>829</w:delText>
        </w:r>
      </w:del>
      <w:ins w:id="4791" w:author="Hughes, Anna E" w:date="2023-06-19T12:41:00Z">
        <w:r w:rsidR="00C14774">
          <w:rPr>
            <w:rFonts w:ascii="Trebuchet MS"/>
            <w:spacing w:val="-6"/>
            <w:sz w:val="12"/>
          </w:rPr>
          <w:t>887</w:t>
        </w:r>
      </w:ins>
      <w:r w:rsidR="00C14774">
        <w:rPr>
          <w:rFonts w:ascii="Trebuchet MS"/>
          <w:spacing w:val="48"/>
          <w:sz w:val="12"/>
        </w:rPr>
        <w:t xml:space="preserve">  </w:t>
      </w:r>
      <w:r w:rsidR="00C14774">
        <w:rPr>
          <w:spacing w:val="-6"/>
        </w:rPr>
        <w:t>Olivia Guest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Andrea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Martin.</w:t>
      </w:r>
      <w:r w:rsidR="00C14774">
        <w:rPr>
          <w:spacing w:val="4"/>
        </w:rPr>
        <w:t xml:space="preserve"> </w:t>
      </w:r>
      <w:r w:rsidR="00C14774">
        <w:rPr>
          <w:spacing w:val="-6"/>
        </w:rPr>
        <w:t>How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computational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modeling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can</w:t>
      </w:r>
      <w:r w:rsidR="00C14774">
        <w:rPr>
          <w:spacing w:val="-8"/>
        </w:rPr>
        <w:t xml:space="preserve"> </w:t>
      </w:r>
      <w:r w:rsidR="00C14774">
        <w:rPr>
          <w:spacing w:val="-6"/>
        </w:rPr>
        <w:t>force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theory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792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793" w:author="Hughes, Anna E" w:date="2023-06-19T12:41:00Z">
        <w:r>
          <w:rPr>
            <w:rFonts w:ascii="Trebuchet MS"/>
            <w:spacing w:val="-5"/>
            <w:sz w:val="12"/>
          </w:rPr>
          <w:delText>830</w:delText>
        </w:r>
      </w:del>
      <w:ins w:id="4794" w:author="Hughes, Anna E" w:date="2023-06-19T12:41:00Z">
        <w:r w:rsidR="00C14774">
          <w:rPr>
            <w:rFonts w:ascii="Trebuchet MS"/>
            <w:spacing w:val="-5"/>
            <w:sz w:val="12"/>
          </w:rPr>
          <w:t>888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building</w:t>
      </w:r>
      <w:r w:rsidR="00C14774">
        <w:rPr>
          <w:spacing w:val="8"/>
          <w:sz w:val="24"/>
        </w:rPr>
        <w:t xml:space="preserve"> </w:t>
      </w:r>
      <w:r w:rsidR="00C14774">
        <w:rPr>
          <w:spacing w:val="-2"/>
          <w:sz w:val="24"/>
        </w:rPr>
        <w:t>in</w:t>
      </w:r>
      <w:r w:rsidR="00C14774">
        <w:rPr>
          <w:spacing w:val="10"/>
          <w:sz w:val="24"/>
        </w:rPr>
        <w:t xml:space="preserve"> </w:t>
      </w:r>
      <w:r w:rsidR="00C14774">
        <w:rPr>
          <w:spacing w:val="-2"/>
          <w:sz w:val="24"/>
        </w:rPr>
        <w:t>psychological</w:t>
      </w:r>
      <w:r w:rsidR="00C14774">
        <w:rPr>
          <w:spacing w:val="8"/>
          <w:sz w:val="24"/>
        </w:rPr>
        <w:t xml:space="preserve"> </w:t>
      </w:r>
      <w:r w:rsidR="00C14774">
        <w:rPr>
          <w:spacing w:val="-2"/>
          <w:sz w:val="24"/>
        </w:rPr>
        <w:t>science.</w:t>
      </w:r>
      <w:r w:rsidR="00C14774">
        <w:rPr>
          <w:spacing w:val="59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Perspectives</w:t>
      </w:r>
      <w:r w:rsidR="00C14774">
        <w:rPr>
          <w:rFonts w:ascii="Times New Roman"/>
          <w:i/>
          <w:spacing w:val="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on</w:t>
      </w:r>
      <w:r w:rsidR="00C14774">
        <w:rPr>
          <w:rFonts w:ascii="Times New Roman"/>
          <w:i/>
          <w:spacing w:val="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Psychological</w:t>
      </w:r>
      <w:r w:rsidR="00C14774">
        <w:rPr>
          <w:rFonts w:ascii="Times New Roman"/>
          <w:i/>
          <w:spacing w:val="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Science</w:t>
      </w:r>
      <w:r w:rsidR="00C14774">
        <w:rPr>
          <w:spacing w:val="-2"/>
          <w:sz w:val="24"/>
        </w:rPr>
        <w:t>,</w:t>
      </w:r>
      <w:r w:rsidR="00C14774">
        <w:rPr>
          <w:spacing w:val="12"/>
          <w:sz w:val="24"/>
        </w:rPr>
        <w:t xml:space="preserve"> </w:t>
      </w:r>
      <w:r w:rsidR="00C14774">
        <w:rPr>
          <w:spacing w:val="-5"/>
          <w:sz w:val="24"/>
        </w:rPr>
        <w:t>16</w:t>
      </w:r>
    </w:p>
    <w:p w:rsidR="00485016" w:rsidRDefault="00F7725C">
      <w:pPr>
        <w:pStyle w:val="BodyText"/>
        <w:tabs>
          <w:tab w:val="left" w:pos="851"/>
        </w:tabs>
        <w:pPrChange w:id="4795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796" w:author="Hughes, Anna E" w:date="2023-06-19T12:41:00Z">
        <w:r>
          <w:rPr>
            <w:rFonts w:ascii="Trebuchet MS" w:hAnsi="Trebuchet MS"/>
            <w:spacing w:val="-5"/>
            <w:sz w:val="12"/>
          </w:rPr>
          <w:delText>831</w:delText>
        </w:r>
      </w:del>
      <w:ins w:id="4797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889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(4):789–802,</w:t>
      </w:r>
      <w:r w:rsidR="00C14774">
        <w:rPr>
          <w:spacing w:val="32"/>
        </w:rPr>
        <w:t xml:space="preserve"> </w:t>
      </w:r>
      <w:r w:rsidR="00C14774">
        <w:rPr>
          <w:spacing w:val="-2"/>
        </w:rPr>
        <w:t>2021.</w:t>
      </w:r>
    </w:p>
    <w:p w:rsidR="00485016" w:rsidRDefault="00F7725C">
      <w:pPr>
        <w:pStyle w:val="BodyText"/>
        <w:spacing w:before="192"/>
      </w:pPr>
      <w:bookmarkStart w:id="4798" w:name="_bookmark39"/>
      <w:bookmarkEnd w:id="4798"/>
      <w:del w:id="4799" w:author="Hughes, Anna E" w:date="2023-06-19T12:41:00Z">
        <w:r>
          <w:rPr>
            <w:rFonts w:ascii="Trebuchet MS"/>
            <w:sz w:val="12"/>
          </w:rPr>
          <w:delText>832</w:delText>
        </w:r>
      </w:del>
      <w:ins w:id="4800" w:author="Hughes, Anna E" w:date="2023-06-19T12:41:00Z">
        <w:r w:rsidR="00C14774">
          <w:rPr>
            <w:rFonts w:ascii="Trebuchet MS"/>
            <w:sz w:val="12"/>
          </w:rPr>
          <w:t>890</w:t>
        </w:r>
      </w:ins>
      <w:r w:rsidR="00C14774">
        <w:rPr>
          <w:rFonts w:ascii="Trebuchet MS"/>
          <w:spacing w:val="74"/>
          <w:w w:val="150"/>
          <w:sz w:val="12"/>
        </w:rPr>
        <w:t xml:space="preserve"> </w:t>
      </w:r>
      <w:r w:rsidR="00C14774">
        <w:t>Anna</w:t>
      </w:r>
      <w:r w:rsidR="00C14774">
        <w:rPr>
          <w:spacing w:val="-13"/>
        </w:rPr>
        <w:t xml:space="preserve"> </w:t>
      </w:r>
      <w:r w:rsidR="00C14774">
        <w:t>E</w:t>
      </w:r>
      <w:r w:rsidR="00C14774">
        <w:rPr>
          <w:spacing w:val="-13"/>
        </w:rPr>
        <w:t xml:space="preserve"> </w:t>
      </w:r>
      <w:r w:rsidR="00C14774">
        <w:t>Hughes,</w:t>
      </w:r>
      <w:r w:rsidR="00C14774">
        <w:rPr>
          <w:spacing w:val="-14"/>
        </w:rPr>
        <w:t xml:space="preserve"> </w:t>
      </w:r>
      <w:r w:rsidR="00C14774">
        <w:t>Rosy</w:t>
      </w:r>
      <w:r w:rsidR="00C14774">
        <w:rPr>
          <w:spacing w:val="-13"/>
        </w:rPr>
        <w:t xml:space="preserve"> </w:t>
      </w:r>
      <w:r w:rsidR="00C14774">
        <w:t>V</w:t>
      </w:r>
      <w:r w:rsidR="00C14774">
        <w:rPr>
          <w:spacing w:val="-13"/>
        </w:rPr>
        <w:t xml:space="preserve"> </w:t>
      </w:r>
      <w:r w:rsidR="00C14774">
        <w:t>Southwell,</w:t>
      </w:r>
      <w:r w:rsidR="00C14774">
        <w:rPr>
          <w:spacing w:val="-13"/>
        </w:rPr>
        <w:t xml:space="preserve"> </w:t>
      </w:r>
      <w:r w:rsidR="00C14774">
        <w:t>Iain</w:t>
      </w:r>
      <w:r w:rsidR="00C14774">
        <w:rPr>
          <w:spacing w:val="-13"/>
        </w:rPr>
        <w:t xml:space="preserve"> </w:t>
      </w:r>
      <w:r w:rsidR="00C14774">
        <w:t>D</w:t>
      </w:r>
      <w:r w:rsidR="00C14774">
        <w:rPr>
          <w:spacing w:val="-14"/>
        </w:rPr>
        <w:t xml:space="preserve"> </w:t>
      </w:r>
      <w:r w:rsidR="00C14774">
        <w:t>Gilchrist,</w:t>
      </w:r>
      <w:r w:rsidR="00C14774">
        <w:rPr>
          <w:spacing w:val="-13"/>
        </w:rPr>
        <w:t xml:space="preserve"> </w:t>
      </w:r>
      <w:r w:rsidR="00C14774">
        <w:t>and</w:t>
      </w:r>
      <w:r w:rsidR="00C14774">
        <w:rPr>
          <w:spacing w:val="-13"/>
        </w:rPr>
        <w:t xml:space="preserve"> </w:t>
      </w:r>
      <w:r w:rsidR="00C14774">
        <w:t>David</w:t>
      </w:r>
      <w:r w:rsidR="00C14774">
        <w:rPr>
          <w:spacing w:val="-13"/>
        </w:rPr>
        <w:t xml:space="preserve"> </w:t>
      </w:r>
      <w:r w:rsidR="00C14774">
        <w:t>J</w:t>
      </w:r>
      <w:r w:rsidR="00C14774">
        <w:rPr>
          <w:spacing w:val="-13"/>
        </w:rPr>
        <w:t xml:space="preserve"> </w:t>
      </w:r>
      <w:r w:rsidR="00C14774">
        <w:t>Tolhurst.</w:t>
      </w:r>
      <w:r w:rsidR="00C14774">
        <w:rPr>
          <w:spacing w:val="-6"/>
        </w:rPr>
        <w:t xml:space="preserve"> </w:t>
      </w:r>
      <w:r w:rsidR="00C14774">
        <w:rPr>
          <w:spacing w:val="-2"/>
        </w:rPr>
        <w:t>Quan-</w:t>
      </w:r>
    </w:p>
    <w:p w:rsidR="00485016" w:rsidRDefault="00F7725C">
      <w:pPr>
        <w:pStyle w:val="BodyText"/>
        <w:tabs>
          <w:tab w:val="left" w:pos="851"/>
        </w:tabs>
        <w:pPrChange w:id="4801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802" w:author="Hughes, Anna E" w:date="2023-06-19T12:41:00Z">
        <w:r>
          <w:rPr>
            <w:rFonts w:ascii="Trebuchet MS"/>
            <w:spacing w:val="-5"/>
            <w:sz w:val="12"/>
          </w:rPr>
          <w:delText>833</w:delText>
        </w:r>
      </w:del>
      <w:ins w:id="4803" w:author="Hughes, Anna E" w:date="2023-06-19T12:41:00Z">
        <w:r w:rsidR="00C14774">
          <w:rPr>
            <w:rFonts w:ascii="Trebuchet MS"/>
            <w:spacing w:val="-5"/>
            <w:sz w:val="12"/>
          </w:rPr>
          <w:t>891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tifying</w:t>
      </w:r>
      <w:r w:rsidR="00C14774">
        <w:rPr>
          <w:spacing w:val="24"/>
        </w:rPr>
        <w:t xml:space="preserve"> </w:t>
      </w:r>
      <w:r w:rsidR="00C14774">
        <w:rPr>
          <w:w w:val="90"/>
        </w:rPr>
        <w:t>peripheral</w:t>
      </w:r>
      <w:r w:rsidR="00C14774">
        <w:rPr>
          <w:spacing w:val="25"/>
        </w:rPr>
        <w:t xml:space="preserve"> </w:t>
      </w:r>
      <w:r w:rsidR="00C14774">
        <w:rPr>
          <w:w w:val="90"/>
        </w:rPr>
        <w:t>and</w:t>
      </w:r>
      <w:r w:rsidR="00C14774">
        <w:rPr>
          <w:spacing w:val="24"/>
        </w:rPr>
        <w:t xml:space="preserve"> </w:t>
      </w:r>
      <w:r w:rsidR="00C14774">
        <w:rPr>
          <w:w w:val="90"/>
        </w:rPr>
        <w:t>foveal</w:t>
      </w:r>
      <w:r w:rsidR="00C14774">
        <w:rPr>
          <w:spacing w:val="25"/>
        </w:rPr>
        <w:t xml:space="preserve"> </w:t>
      </w:r>
      <w:r w:rsidR="00C14774">
        <w:rPr>
          <w:w w:val="90"/>
        </w:rPr>
        <w:t>perceived</w:t>
      </w:r>
      <w:r w:rsidR="00C14774">
        <w:rPr>
          <w:spacing w:val="24"/>
        </w:rPr>
        <w:t xml:space="preserve"> </w:t>
      </w:r>
      <w:r w:rsidR="00C14774">
        <w:rPr>
          <w:w w:val="90"/>
        </w:rPr>
        <w:t>differences</w:t>
      </w:r>
      <w:r w:rsidR="00C14774">
        <w:rPr>
          <w:spacing w:val="25"/>
        </w:rPr>
        <w:t xml:space="preserve"> </w:t>
      </w:r>
      <w:r w:rsidR="00C14774">
        <w:rPr>
          <w:w w:val="90"/>
        </w:rPr>
        <w:t>in</w:t>
      </w:r>
      <w:r w:rsidR="00C14774">
        <w:rPr>
          <w:spacing w:val="24"/>
        </w:rPr>
        <w:t xml:space="preserve"> </w:t>
      </w:r>
      <w:r w:rsidR="00C14774">
        <w:rPr>
          <w:w w:val="90"/>
        </w:rPr>
        <w:t>natural</w:t>
      </w:r>
      <w:r w:rsidR="00C14774">
        <w:rPr>
          <w:spacing w:val="25"/>
        </w:rPr>
        <w:t xml:space="preserve"> </w:t>
      </w:r>
      <w:r w:rsidR="00C14774">
        <w:rPr>
          <w:w w:val="90"/>
        </w:rPr>
        <w:t>image</w:t>
      </w:r>
      <w:r w:rsidR="00C14774">
        <w:rPr>
          <w:spacing w:val="24"/>
        </w:rPr>
        <w:t xml:space="preserve"> </w:t>
      </w:r>
      <w:r w:rsidR="00C14774">
        <w:rPr>
          <w:w w:val="90"/>
        </w:rPr>
        <w:t>patches</w:t>
      </w:r>
      <w:r w:rsidR="00C14774">
        <w:rPr>
          <w:spacing w:val="25"/>
        </w:rPr>
        <w:t xml:space="preserve"> </w:t>
      </w:r>
      <w:r w:rsidR="00C14774">
        <w:rPr>
          <w:spacing w:val="-5"/>
          <w:w w:val="90"/>
        </w:rPr>
        <w:t>to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04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05" w:author="Hughes, Anna E" w:date="2023-06-19T12:41:00Z">
        <w:r>
          <w:rPr>
            <w:rFonts w:ascii="Trebuchet MS" w:hAnsi="Trebuchet MS"/>
            <w:spacing w:val="-5"/>
            <w:sz w:val="12"/>
          </w:rPr>
          <w:delText>834</w:delText>
        </w:r>
      </w:del>
      <w:ins w:id="4806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892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  <w:sz w:val="24"/>
        </w:rPr>
        <w:t>predict</w:t>
      </w:r>
      <w:r w:rsidR="00C14774">
        <w:rPr>
          <w:spacing w:val="-1"/>
          <w:sz w:val="24"/>
        </w:rPr>
        <w:t xml:space="preserve"> </w:t>
      </w:r>
      <w:r w:rsidR="00C14774">
        <w:rPr>
          <w:spacing w:val="-6"/>
          <w:sz w:val="24"/>
        </w:rPr>
        <w:t>visual</w:t>
      </w:r>
      <w:r w:rsidR="00C14774">
        <w:rPr>
          <w:spacing w:val="-1"/>
          <w:sz w:val="24"/>
        </w:rPr>
        <w:t xml:space="preserve"> </w:t>
      </w:r>
      <w:r w:rsidR="00C14774">
        <w:rPr>
          <w:spacing w:val="-6"/>
          <w:sz w:val="24"/>
        </w:rPr>
        <w:t>search</w:t>
      </w:r>
      <w:r w:rsidR="00C14774">
        <w:rPr>
          <w:spacing w:val="-1"/>
          <w:sz w:val="24"/>
        </w:rPr>
        <w:t xml:space="preserve"> </w:t>
      </w:r>
      <w:r w:rsidR="00C14774">
        <w:rPr>
          <w:spacing w:val="-6"/>
          <w:sz w:val="24"/>
        </w:rPr>
        <w:t>performance.</w:t>
      </w:r>
      <w:r w:rsidR="00C14774">
        <w:rPr>
          <w:spacing w:val="22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Journal</w:t>
      </w:r>
      <w:r w:rsidR="00C14774">
        <w:rPr>
          <w:rFonts w:ascii="Times New Roman" w:hAnsi="Times New Roman"/>
          <w:i/>
          <w:spacing w:val="-7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of</w:t>
      </w:r>
      <w:r w:rsidR="00C14774">
        <w:rPr>
          <w:rFonts w:ascii="Times New Roman" w:hAnsi="Times New Roman"/>
          <w:i/>
          <w:spacing w:val="-8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vision</w:t>
      </w:r>
      <w:r w:rsidR="00C14774">
        <w:rPr>
          <w:spacing w:val="-6"/>
          <w:sz w:val="24"/>
        </w:rPr>
        <w:t>,</w:t>
      </w:r>
      <w:r w:rsidR="00C14774">
        <w:rPr>
          <w:spacing w:val="-1"/>
          <w:sz w:val="24"/>
        </w:rPr>
        <w:t xml:space="preserve"> </w:t>
      </w:r>
      <w:r w:rsidR="00C14774">
        <w:rPr>
          <w:spacing w:val="-6"/>
          <w:sz w:val="24"/>
        </w:rPr>
        <w:t>16(10):18–18,</w:t>
      </w:r>
      <w:r w:rsidR="00C14774">
        <w:rPr>
          <w:spacing w:val="-1"/>
          <w:sz w:val="24"/>
        </w:rPr>
        <w:t xml:space="preserve"> </w:t>
      </w:r>
      <w:r w:rsidR="00C14774">
        <w:rPr>
          <w:spacing w:val="-6"/>
          <w:sz w:val="24"/>
        </w:rPr>
        <w:t>2016.</w:t>
      </w:r>
    </w:p>
    <w:p w:rsidR="00485016" w:rsidRDefault="00F7725C">
      <w:pPr>
        <w:pStyle w:val="BodyText"/>
        <w:spacing w:before="191"/>
      </w:pPr>
      <w:bookmarkStart w:id="4807" w:name="_bookmark40"/>
      <w:bookmarkEnd w:id="4807"/>
      <w:del w:id="4808" w:author="Hughes, Anna E" w:date="2023-06-19T12:41:00Z">
        <w:r>
          <w:rPr>
            <w:rFonts w:ascii="Trebuchet MS"/>
            <w:spacing w:val="-2"/>
            <w:sz w:val="12"/>
          </w:rPr>
          <w:delText>835</w:delText>
        </w:r>
      </w:del>
      <w:ins w:id="4809" w:author="Hughes, Anna E" w:date="2023-06-19T12:41:00Z">
        <w:r w:rsidR="00C14774">
          <w:rPr>
            <w:rFonts w:ascii="Trebuchet MS"/>
            <w:spacing w:val="-2"/>
            <w:sz w:val="12"/>
          </w:rPr>
          <w:t>893</w:t>
        </w:r>
      </w:ins>
      <w:r w:rsidR="00C14774">
        <w:rPr>
          <w:rFonts w:ascii="Trebuchet MS"/>
          <w:spacing w:val="34"/>
          <w:sz w:val="12"/>
        </w:rPr>
        <w:t xml:space="preserve">  </w:t>
      </w:r>
      <w:r w:rsidR="00C14774">
        <w:rPr>
          <w:spacing w:val="-2"/>
        </w:rPr>
        <w:t>Johan</w:t>
      </w:r>
      <w:r w:rsidR="00C14774">
        <w:rPr>
          <w:spacing w:val="-7"/>
        </w:rPr>
        <w:t xml:space="preserve"> </w:t>
      </w:r>
      <w:r w:rsidR="00C14774">
        <w:rPr>
          <w:spacing w:val="-2"/>
        </w:rPr>
        <w:t>Hulleman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Christian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NL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Olivers.</w:t>
      </w:r>
      <w:r w:rsidR="00C14774">
        <w:rPr>
          <w:spacing w:val="13"/>
        </w:rPr>
        <w:t xml:space="preserve"> </w:t>
      </w:r>
      <w:r w:rsidR="00C14774">
        <w:rPr>
          <w:spacing w:val="-2"/>
        </w:rPr>
        <w:t>On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brink:</w:t>
      </w:r>
      <w:r w:rsidR="00C14774">
        <w:rPr>
          <w:spacing w:val="3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demise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of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item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10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11" w:author="Hughes, Anna E" w:date="2023-06-19T12:41:00Z">
        <w:r>
          <w:rPr>
            <w:rFonts w:ascii="Trebuchet MS"/>
            <w:spacing w:val="-5"/>
            <w:sz w:val="12"/>
          </w:rPr>
          <w:delText>836</w:delText>
        </w:r>
      </w:del>
      <w:ins w:id="4812" w:author="Hughes, Anna E" w:date="2023-06-19T12:41:00Z">
        <w:r w:rsidR="00C14774">
          <w:rPr>
            <w:rFonts w:ascii="Trebuchet MS"/>
            <w:spacing w:val="-5"/>
            <w:sz w:val="12"/>
          </w:rPr>
          <w:t>894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in</w:t>
      </w:r>
      <w:r w:rsidR="00C14774">
        <w:rPr>
          <w:spacing w:val="-12"/>
          <w:sz w:val="24"/>
        </w:rPr>
        <w:t xml:space="preserve"> </w:t>
      </w:r>
      <w:r w:rsidR="00C14774">
        <w:rPr>
          <w:spacing w:val="-2"/>
          <w:sz w:val="24"/>
        </w:rPr>
        <w:t>visual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search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moves</w:t>
      </w:r>
      <w:r w:rsidR="00C14774">
        <w:rPr>
          <w:spacing w:val="-11"/>
          <w:sz w:val="24"/>
        </w:rPr>
        <w:t xml:space="preserve"> </w:t>
      </w:r>
      <w:r w:rsidR="00C14774">
        <w:rPr>
          <w:spacing w:val="-2"/>
          <w:sz w:val="24"/>
        </w:rPr>
        <w:t>closer.</w:t>
      </w:r>
      <w:r w:rsidR="00C14774">
        <w:rPr>
          <w:spacing w:val="6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Behavioral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and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Brain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Sciences</w:t>
      </w:r>
      <w:r w:rsidR="00C14774">
        <w:rPr>
          <w:spacing w:val="-2"/>
          <w:sz w:val="24"/>
        </w:rPr>
        <w:t>,</w:t>
      </w:r>
      <w:r w:rsidR="00C14774">
        <w:rPr>
          <w:spacing w:val="-10"/>
          <w:sz w:val="24"/>
        </w:rPr>
        <w:t xml:space="preserve"> </w:t>
      </w:r>
      <w:r w:rsidR="00C14774">
        <w:rPr>
          <w:spacing w:val="-2"/>
          <w:sz w:val="24"/>
        </w:rPr>
        <w:t>40,</w:t>
      </w:r>
      <w:r w:rsidR="00C14774">
        <w:rPr>
          <w:spacing w:val="-9"/>
          <w:sz w:val="24"/>
        </w:rPr>
        <w:t xml:space="preserve"> </w:t>
      </w:r>
      <w:r w:rsidR="00C14774">
        <w:rPr>
          <w:spacing w:val="-2"/>
          <w:sz w:val="24"/>
        </w:rPr>
        <w:t>2017.</w:t>
      </w:r>
    </w:p>
    <w:p w:rsidR="00701245" w:rsidRDefault="00701245">
      <w:pPr>
        <w:rPr>
          <w:del w:id="4813" w:author="Hughes, Anna E" w:date="2023-06-19T12:41:00Z"/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  <w:bookmarkStart w:id="4814" w:name="_bookmark41"/>
      <w:bookmarkEnd w:id="4814"/>
    </w:p>
    <w:p w:rsidR="00701245" w:rsidRDefault="00701245">
      <w:pPr>
        <w:pStyle w:val="BodyText"/>
        <w:spacing w:before="0"/>
        <w:ind w:left="0"/>
        <w:rPr>
          <w:del w:id="4815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4816" w:author="Hughes, Anna E" w:date="2023-06-19T12:41:00Z"/>
          <w:sz w:val="20"/>
        </w:rPr>
      </w:pPr>
    </w:p>
    <w:p w:rsidR="00485016" w:rsidRDefault="00F7725C">
      <w:pPr>
        <w:pStyle w:val="BodyText"/>
        <w:spacing w:before="191"/>
        <w:pPrChange w:id="4817" w:author="Hughes, Anna E" w:date="2023-06-19T12:41:00Z">
          <w:pPr>
            <w:pStyle w:val="BodyText"/>
            <w:spacing w:before="238"/>
          </w:pPr>
        </w:pPrChange>
      </w:pPr>
      <w:del w:id="4818" w:author="Hughes, Anna E" w:date="2023-06-19T12:41:00Z">
        <w:r>
          <w:rPr>
            <w:rFonts w:ascii="Trebuchet MS"/>
            <w:spacing w:val="-2"/>
            <w:sz w:val="12"/>
          </w:rPr>
          <w:delText>837</w:delText>
        </w:r>
      </w:del>
      <w:ins w:id="4819" w:author="Hughes, Anna E" w:date="2023-06-19T12:41:00Z">
        <w:r w:rsidR="00C14774">
          <w:rPr>
            <w:rFonts w:ascii="Trebuchet MS"/>
            <w:spacing w:val="-2"/>
            <w:sz w:val="12"/>
          </w:rPr>
          <w:t>895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2"/>
        </w:rPr>
        <w:t>Jessica L Irons and Andrew B Leber.</w:t>
      </w:r>
      <w:r w:rsidR="00C14774">
        <w:rPr>
          <w:spacing w:val="39"/>
        </w:rPr>
        <w:t xml:space="preserve"> </w:t>
      </w:r>
      <w:r w:rsidR="00C14774">
        <w:rPr>
          <w:spacing w:val="-2"/>
        </w:rPr>
        <w:t xml:space="preserve">Choosing attentional control settings in </w:t>
      </w:r>
      <w:r w:rsidR="00C14774">
        <w:rPr>
          <w:spacing w:val="-10"/>
        </w:rPr>
        <w:t>a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2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21" w:author="Hughes, Anna E" w:date="2023-06-19T12:41:00Z">
        <w:r>
          <w:rPr>
            <w:rFonts w:ascii="Trebuchet MS"/>
            <w:spacing w:val="-5"/>
            <w:sz w:val="12"/>
          </w:rPr>
          <w:delText>838</w:delText>
        </w:r>
      </w:del>
      <w:ins w:id="4822" w:author="Hughes, Anna E" w:date="2023-06-19T12:41:00Z">
        <w:r w:rsidR="00C14774">
          <w:rPr>
            <w:rFonts w:ascii="Trebuchet MS"/>
            <w:spacing w:val="-5"/>
            <w:sz w:val="12"/>
          </w:rPr>
          <w:t>896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dynamically</w:t>
      </w:r>
      <w:r w:rsidR="00C14774">
        <w:rPr>
          <w:spacing w:val="12"/>
          <w:sz w:val="24"/>
        </w:rPr>
        <w:t xml:space="preserve"> </w:t>
      </w:r>
      <w:r w:rsidR="00C14774">
        <w:rPr>
          <w:spacing w:val="-4"/>
          <w:sz w:val="24"/>
        </w:rPr>
        <w:t>changing</w:t>
      </w:r>
      <w:r w:rsidR="00C14774">
        <w:rPr>
          <w:spacing w:val="12"/>
          <w:sz w:val="24"/>
        </w:rPr>
        <w:t xml:space="preserve"> </w:t>
      </w:r>
      <w:r w:rsidR="00C14774">
        <w:rPr>
          <w:spacing w:val="-4"/>
          <w:sz w:val="24"/>
        </w:rPr>
        <w:t>environment.</w:t>
      </w:r>
      <w:r w:rsidR="00C14774">
        <w:rPr>
          <w:spacing w:val="71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Attention,</w:t>
      </w:r>
      <w:r w:rsidR="00C14774">
        <w:rPr>
          <w:rFonts w:ascii="Times New Roman"/>
          <w:i/>
          <w:spacing w:val="10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Perception,</w:t>
      </w:r>
      <w:r w:rsidR="00C14774">
        <w:rPr>
          <w:rFonts w:ascii="Times New Roman"/>
          <w:i/>
          <w:spacing w:val="10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&amp;</w:t>
      </w:r>
      <w:r w:rsidR="00C14774">
        <w:rPr>
          <w:rFonts w:ascii="Times New Roman"/>
          <w:i/>
          <w:spacing w:val="6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Psychophysics</w:t>
      </w:r>
      <w:r w:rsidR="00C14774">
        <w:rPr>
          <w:spacing w:val="-4"/>
          <w:sz w:val="24"/>
        </w:rPr>
        <w:t>,</w:t>
      </w:r>
    </w:p>
    <w:p w:rsidR="00485016" w:rsidRDefault="00F7725C">
      <w:pPr>
        <w:pStyle w:val="BodyText"/>
        <w:tabs>
          <w:tab w:val="left" w:pos="851"/>
        </w:tabs>
        <w:pPrChange w:id="4823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824" w:author="Hughes, Anna E" w:date="2023-06-19T12:41:00Z">
        <w:r>
          <w:rPr>
            <w:rFonts w:ascii="Trebuchet MS" w:hAnsi="Trebuchet MS"/>
            <w:spacing w:val="-5"/>
            <w:sz w:val="12"/>
          </w:rPr>
          <w:delText>839</w:delText>
        </w:r>
      </w:del>
      <w:ins w:id="4825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897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78(7):2031–2048,</w:t>
      </w:r>
      <w:r w:rsidR="00C14774">
        <w:rPr>
          <w:spacing w:val="24"/>
        </w:rPr>
        <w:t xml:space="preserve"> </w:t>
      </w:r>
      <w:r w:rsidR="00C14774">
        <w:rPr>
          <w:spacing w:val="-2"/>
        </w:rPr>
        <w:t>2016.</w:t>
      </w:r>
    </w:p>
    <w:p w:rsidR="00485016" w:rsidRDefault="00F7725C">
      <w:pPr>
        <w:pStyle w:val="BodyText"/>
        <w:spacing w:before="192"/>
        <w:pPrChange w:id="4826" w:author="Hughes, Anna E" w:date="2023-06-19T12:41:00Z">
          <w:pPr>
            <w:pStyle w:val="BodyText"/>
            <w:spacing w:before="207"/>
          </w:pPr>
        </w:pPrChange>
      </w:pPr>
      <w:bookmarkStart w:id="4827" w:name="_bookmark42"/>
      <w:bookmarkEnd w:id="4827"/>
      <w:del w:id="4828" w:author="Hughes, Anna E" w:date="2023-06-19T12:41:00Z">
        <w:r>
          <w:rPr>
            <w:rFonts w:ascii="Trebuchet MS"/>
            <w:spacing w:val="-2"/>
            <w:sz w:val="12"/>
          </w:rPr>
          <w:delText>840</w:delText>
        </w:r>
      </w:del>
      <w:ins w:id="4829" w:author="Hughes, Anna E" w:date="2023-06-19T12:41:00Z">
        <w:r w:rsidR="00C14774">
          <w:rPr>
            <w:rFonts w:ascii="Trebuchet MS"/>
            <w:spacing w:val="-2"/>
            <w:sz w:val="12"/>
          </w:rPr>
          <w:t>898</w:t>
        </w:r>
      </w:ins>
      <w:r w:rsidR="00C14774">
        <w:rPr>
          <w:rFonts w:ascii="Trebuchet MS"/>
          <w:spacing w:val="31"/>
          <w:sz w:val="12"/>
        </w:rPr>
        <w:t xml:space="preserve">  </w:t>
      </w:r>
      <w:r w:rsidR="00C14774">
        <w:rPr>
          <w:spacing w:val="-2"/>
        </w:rPr>
        <w:t>Jessica L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Irons and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Andrew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B Leber.</w:t>
      </w:r>
      <w:r w:rsidR="00C14774">
        <w:rPr>
          <w:spacing w:val="41"/>
        </w:rPr>
        <w:t xml:space="preserve"> </w:t>
      </w:r>
      <w:r w:rsidR="00C14774">
        <w:rPr>
          <w:spacing w:val="-2"/>
        </w:rPr>
        <w:t>Characterizing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>individual variation</w:t>
      </w:r>
      <w:r w:rsidR="00C14774">
        <w:rPr>
          <w:spacing w:val="-1"/>
        </w:rPr>
        <w:t xml:space="preserve"> </w:t>
      </w:r>
      <w:r w:rsidR="00C14774">
        <w:rPr>
          <w:spacing w:val="-2"/>
        </w:rPr>
        <w:t xml:space="preserve">in </w:t>
      </w:r>
      <w:r w:rsidR="00C14774">
        <w:rPr>
          <w:spacing w:val="-5"/>
        </w:rPr>
        <w:t>the</w:t>
      </w:r>
    </w:p>
    <w:p w:rsidR="00485016" w:rsidRDefault="00F7725C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483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31" w:author="Hughes, Anna E" w:date="2023-06-19T12:41:00Z">
        <w:r>
          <w:rPr>
            <w:rFonts w:ascii="Trebuchet MS"/>
            <w:spacing w:val="-5"/>
            <w:sz w:val="12"/>
          </w:rPr>
          <w:delText>841</w:delText>
        </w:r>
      </w:del>
      <w:ins w:id="4832" w:author="Hughes, Anna E" w:date="2023-06-19T12:41:00Z">
        <w:r w:rsidR="00C14774">
          <w:rPr>
            <w:rFonts w:ascii="Trebuchet MS"/>
            <w:spacing w:val="-5"/>
            <w:sz w:val="12"/>
          </w:rPr>
          <w:t>899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strategic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use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of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attentional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control.</w:t>
      </w:r>
      <w:r w:rsidR="00C14774">
        <w:rPr>
          <w:spacing w:val="28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Journal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of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Experimental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pacing w:val="5"/>
          <w:sz w:val="24"/>
        </w:rPr>
        <w:t xml:space="preserve"> </w:t>
      </w:r>
      <w:r w:rsidR="00C14774">
        <w:rPr>
          <w:rFonts w:ascii="Times New Roman"/>
          <w:i/>
          <w:spacing w:val="-5"/>
          <w:sz w:val="24"/>
        </w:rPr>
        <w:t>Hu-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3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34" w:author="Hughes, Anna E" w:date="2023-06-19T12:41:00Z">
        <w:r>
          <w:rPr>
            <w:rFonts w:ascii="Trebuchet MS"/>
            <w:spacing w:val="-5"/>
            <w:sz w:val="12"/>
          </w:rPr>
          <w:delText>842</w:delText>
        </w:r>
      </w:del>
      <w:ins w:id="4835" w:author="Hughes, Anna E" w:date="2023-06-19T12:41:00Z">
        <w:r w:rsidR="00C14774">
          <w:rPr>
            <w:rFonts w:ascii="Trebuchet MS"/>
            <w:spacing w:val="-5"/>
            <w:sz w:val="12"/>
          </w:rPr>
          <w:t>900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4"/>
          <w:sz w:val="24"/>
        </w:rPr>
        <w:t>man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Perception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and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Performance</w:t>
      </w:r>
      <w:r w:rsidR="00C14774">
        <w:rPr>
          <w:spacing w:val="-4"/>
          <w:sz w:val="24"/>
        </w:rPr>
        <w:t>,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44(10):1637,</w:t>
      </w:r>
      <w:r w:rsidR="00C14774">
        <w:rPr>
          <w:sz w:val="24"/>
        </w:rPr>
        <w:t xml:space="preserve"> </w:t>
      </w:r>
      <w:r w:rsidR="00C14774">
        <w:rPr>
          <w:spacing w:val="-4"/>
          <w:sz w:val="24"/>
        </w:rPr>
        <w:t>2018.</w:t>
      </w:r>
    </w:p>
    <w:p w:rsidR="00485016" w:rsidRDefault="00F7725C">
      <w:pPr>
        <w:pStyle w:val="BodyText"/>
        <w:spacing w:before="191"/>
        <w:pPrChange w:id="4836" w:author="Hughes, Anna E" w:date="2023-06-19T12:41:00Z">
          <w:pPr>
            <w:pStyle w:val="BodyText"/>
            <w:spacing w:before="207"/>
          </w:pPr>
        </w:pPrChange>
      </w:pPr>
      <w:bookmarkStart w:id="4837" w:name="_bookmark43"/>
      <w:bookmarkEnd w:id="4837"/>
      <w:del w:id="4838" w:author="Hughes, Anna E" w:date="2023-06-19T12:41:00Z">
        <w:r>
          <w:rPr>
            <w:rFonts w:ascii="Trebuchet MS"/>
            <w:spacing w:val="-6"/>
            <w:sz w:val="12"/>
          </w:rPr>
          <w:delText>843</w:delText>
        </w:r>
      </w:del>
      <w:ins w:id="4839" w:author="Hughes, Anna E" w:date="2023-06-19T12:41:00Z">
        <w:r w:rsidR="00C14774">
          <w:rPr>
            <w:rFonts w:ascii="Trebuchet MS"/>
            <w:spacing w:val="-6"/>
            <w:sz w:val="12"/>
          </w:rPr>
          <w:t>901</w:t>
        </w:r>
      </w:ins>
      <w:r w:rsidR="00C14774">
        <w:rPr>
          <w:rFonts w:ascii="Trebuchet MS"/>
          <w:spacing w:val="48"/>
          <w:sz w:val="12"/>
        </w:rPr>
        <w:t xml:space="preserve">  </w:t>
      </w:r>
      <w:r w:rsidR="00C14774">
        <w:rPr>
          <w:spacing w:val="-6"/>
        </w:rPr>
        <w:t>Laurent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Itti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Christof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Koch.</w:t>
      </w:r>
      <w:r w:rsidR="00C14774">
        <w:rPr>
          <w:spacing w:val="18"/>
        </w:rPr>
        <w:t xml:space="preserve"> </w:t>
      </w:r>
      <w:r w:rsidR="00C14774">
        <w:rPr>
          <w:spacing w:val="-6"/>
        </w:rPr>
        <w:t>A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saliency-based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search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mechanism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overt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and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4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41" w:author="Hughes, Anna E" w:date="2023-06-19T12:41:00Z">
        <w:r>
          <w:rPr>
            <w:rFonts w:ascii="Trebuchet MS" w:hAnsi="Trebuchet MS"/>
            <w:spacing w:val="-5"/>
            <w:sz w:val="12"/>
          </w:rPr>
          <w:delText>844</w:delText>
        </w:r>
      </w:del>
      <w:ins w:id="4842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902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  <w:sz w:val="24"/>
        </w:rPr>
        <w:t>covert</w:t>
      </w:r>
      <w:r w:rsidR="00C14774">
        <w:rPr>
          <w:spacing w:val="-8"/>
          <w:sz w:val="24"/>
        </w:rPr>
        <w:t xml:space="preserve"> </w:t>
      </w:r>
      <w:r w:rsidR="00C14774">
        <w:rPr>
          <w:spacing w:val="-6"/>
          <w:sz w:val="24"/>
        </w:rPr>
        <w:t>shifts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of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visual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attention.</w:t>
      </w:r>
      <w:r w:rsidR="00C14774">
        <w:rPr>
          <w:spacing w:val="2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Vision</w:t>
      </w:r>
      <w:r w:rsidR="00C14774">
        <w:rPr>
          <w:rFonts w:ascii="Times New Roman" w:hAnsi="Times New Roman"/>
          <w:i/>
          <w:spacing w:val="-9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research</w:t>
      </w:r>
      <w:r w:rsidR="00C14774">
        <w:rPr>
          <w:spacing w:val="-6"/>
          <w:sz w:val="24"/>
        </w:rPr>
        <w:t>,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40(10-12):1489–1506,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2000.</w:t>
      </w:r>
    </w:p>
    <w:p w:rsidR="00485016" w:rsidRDefault="00F7725C">
      <w:pPr>
        <w:rPr>
          <w:ins w:id="4843" w:author="Hughes, Anna E" w:date="2023-06-19T12:41:00Z"/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4844" w:author="Hughes, Anna E" w:date="2023-06-19T12:41:00Z">
        <w:r>
          <w:rPr>
            <w:rFonts w:ascii="Trebuchet MS"/>
            <w:spacing w:val="-2"/>
            <w:sz w:val="12"/>
          </w:rPr>
          <w:delText>845</w:delText>
        </w:r>
      </w:del>
    </w:p>
    <w:p w:rsidR="00485016" w:rsidRDefault="00485016">
      <w:pPr>
        <w:pStyle w:val="BodyText"/>
        <w:spacing w:before="0"/>
        <w:ind w:left="0"/>
        <w:rPr>
          <w:ins w:id="4845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4846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4847" w:author="Hughes, Anna E" w:date="2023-06-19T12:41:00Z">
          <w:pPr>
            <w:pStyle w:val="BodyText"/>
            <w:spacing w:before="207"/>
          </w:pPr>
        </w:pPrChange>
      </w:pPr>
      <w:bookmarkStart w:id="4848" w:name="_bookmark44"/>
      <w:bookmarkEnd w:id="4848"/>
      <w:ins w:id="4849" w:author="Hughes, Anna E" w:date="2023-06-19T12:41:00Z">
        <w:r>
          <w:rPr>
            <w:rFonts w:ascii="Trebuchet MS"/>
            <w:spacing w:val="-2"/>
            <w:sz w:val="12"/>
          </w:rPr>
          <w:t>903</w:t>
        </w:r>
      </w:ins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Laurent Itti, Christof</w:t>
      </w:r>
      <w:r>
        <w:rPr>
          <w:spacing w:val="-3"/>
        </w:rPr>
        <w:t xml:space="preserve"> </w:t>
      </w:r>
      <w:r>
        <w:rPr>
          <w:spacing w:val="-2"/>
        </w:rPr>
        <w:t>Koch,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Ernst</w:t>
      </w:r>
      <w:r>
        <w:rPr>
          <w:spacing w:val="-3"/>
        </w:rPr>
        <w:t xml:space="preserve"> </w:t>
      </w:r>
      <w:r>
        <w:rPr>
          <w:spacing w:val="-2"/>
        </w:rPr>
        <w:t>Niebur.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saliency-based</w:t>
      </w:r>
      <w:r>
        <w:rPr>
          <w:spacing w:val="-4"/>
        </w:rPr>
        <w:t xml:space="preserve"> </w:t>
      </w:r>
      <w:r>
        <w:rPr>
          <w:spacing w:val="-2"/>
        </w:rPr>
        <w:t>visual</w:t>
      </w:r>
    </w:p>
    <w:p w:rsidR="00485016" w:rsidRDefault="00F7725C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485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51" w:author="Hughes, Anna E" w:date="2023-06-19T12:41:00Z">
        <w:r>
          <w:rPr>
            <w:rFonts w:ascii="Trebuchet MS"/>
            <w:spacing w:val="-5"/>
            <w:sz w:val="12"/>
          </w:rPr>
          <w:delText>846</w:delText>
        </w:r>
      </w:del>
      <w:ins w:id="4852" w:author="Hughes, Anna E" w:date="2023-06-19T12:41:00Z">
        <w:r w:rsidR="00C14774">
          <w:rPr>
            <w:rFonts w:ascii="Trebuchet MS"/>
            <w:spacing w:val="-5"/>
            <w:sz w:val="12"/>
          </w:rPr>
          <w:t>904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attention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for</w:t>
      </w:r>
      <w:r w:rsidR="00C14774">
        <w:rPr>
          <w:spacing w:val="-3"/>
          <w:sz w:val="24"/>
        </w:rPr>
        <w:t xml:space="preserve"> </w:t>
      </w:r>
      <w:r w:rsidR="00C14774">
        <w:rPr>
          <w:spacing w:val="-2"/>
          <w:sz w:val="24"/>
        </w:rPr>
        <w:t>rapid</w:t>
      </w:r>
      <w:r w:rsidR="00C14774">
        <w:rPr>
          <w:spacing w:val="-3"/>
          <w:sz w:val="24"/>
          <w:rPrChange w:id="4853" w:author="Hughes, Anna E" w:date="2023-06-19T12:41:00Z">
            <w:rPr>
              <w:spacing w:val="-4"/>
              <w:sz w:val="24"/>
            </w:rPr>
          </w:rPrChange>
        </w:rPr>
        <w:t xml:space="preserve"> </w:t>
      </w:r>
      <w:r w:rsidR="00C14774">
        <w:rPr>
          <w:spacing w:val="-2"/>
          <w:sz w:val="24"/>
        </w:rPr>
        <w:t>scene</w:t>
      </w:r>
      <w:r w:rsidR="00C14774">
        <w:rPr>
          <w:spacing w:val="-4"/>
          <w:sz w:val="24"/>
          <w:rPrChange w:id="4854" w:author="Hughes, Anna E" w:date="2023-06-19T12:41:00Z">
            <w:rPr>
              <w:spacing w:val="-3"/>
              <w:sz w:val="24"/>
            </w:rPr>
          </w:rPrChange>
        </w:rPr>
        <w:t xml:space="preserve"> </w:t>
      </w:r>
      <w:r w:rsidR="00C14774">
        <w:rPr>
          <w:spacing w:val="-2"/>
          <w:sz w:val="24"/>
        </w:rPr>
        <w:t>analysis.</w:t>
      </w:r>
      <w:r w:rsidR="00C14774">
        <w:rPr>
          <w:spacing w:val="32"/>
          <w:sz w:val="24"/>
          <w:rPrChange w:id="4855" w:author="Hughes, Anna E" w:date="2023-06-19T12:41:00Z">
            <w:rPr>
              <w:spacing w:val="31"/>
              <w:sz w:val="24"/>
            </w:rPr>
          </w:rPrChange>
        </w:rPr>
        <w:t xml:space="preserve"> </w:t>
      </w:r>
      <w:r w:rsidR="00C14774">
        <w:rPr>
          <w:rFonts w:ascii="Times New Roman"/>
          <w:i/>
          <w:spacing w:val="-2"/>
          <w:sz w:val="24"/>
        </w:rPr>
        <w:t>IEEE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Transactions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on</w:t>
      </w:r>
      <w:r w:rsidR="00C14774">
        <w:rPr>
          <w:rFonts w:ascii="Times New Roman"/>
          <w:i/>
          <w:spacing w:val="-10"/>
          <w:sz w:val="24"/>
          <w:rPrChange w:id="4856" w:author="Hughes, Anna E" w:date="2023-06-19T12:41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pattern</w:t>
      </w:r>
      <w:r w:rsidR="00C14774">
        <w:rPr>
          <w:rFonts w:ascii="Times New Roman"/>
          <w:i/>
          <w:spacing w:val="-11"/>
          <w:sz w:val="24"/>
          <w:rPrChange w:id="4857" w:author="Hughes, Anna E" w:date="2023-06-19T12:41:00Z">
            <w:rPr>
              <w:rFonts w:ascii="Times New Roman"/>
              <w:i/>
              <w:spacing w:val="-10"/>
              <w:sz w:val="24"/>
            </w:rPr>
          </w:rPrChange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analysis</w:t>
      </w:r>
      <w:r w:rsidR="00C14774">
        <w:rPr>
          <w:rFonts w:ascii="Times New Roman"/>
          <w:i/>
          <w:spacing w:val="-10"/>
          <w:sz w:val="24"/>
          <w:rPrChange w:id="4858" w:author="Hughes, Anna E" w:date="2023-06-19T12:41:00Z">
            <w:rPr>
              <w:rFonts w:ascii="Times New Roman"/>
              <w:i/>
              <w:spacing w:val="-11"/>
              <w:sz w:val="24"/>
            </w:rPr>
          </w:rPrChange>
        </w:rPr>
        <w:t xml:space="preserve"> </w:t>
      </w:r>
      <w:r w:rsidR="00C14774">
        <w:rPr>
          <w:rFonts w:ascii="Times New Roman"/>
          <w:i/>
          <w:spacing w:val="-5"/>
          <w:sz w:val="24"/>
        </w:rPr>
        <w:t>and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5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60" w:author="Hughes, Anna E" w:date="2023-06-19T12:41:00Z">
        <w:r>
          <w:rPr>
            <w:rFonts w:ascii="Trebuchet MS" w:hAnsi="Trebuchet MS"/>
            <w:spacing w:val="-5"/>
            <w:sz w:val="12"/>
          </w:rPr>
          <w:delText>847</w:delText>
        </w:r>
      </w:del>
      <w:ins w:id="4861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905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6"/>
          <w:sz w:val="24"/>
        </w:rPr>
        <w:t>machine</w:t>
      </w:r>
      <w:r w:rsidR="00C14774">
        <w:rPr>
          <w:rFonts w:ascii="Times New Roman" w:hAnsi="Times New Roman"/>
          <w:i/>
          <w:spacing w:val="7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intelligence</w:t>
      </w:r>
      <w:r w:rsidR="00C14774">
        <w:rPr>
          <w:spacing w:val="-6"/>
          <w:sz w:val="24"/>
        </w:rPr>
        <w:t>,</w:t>
      </w:r>
      <w:r w:rsidR="00C14774">
        <w:rPr>
          <w:spacing w:val="14"/>
          <w:sz w:val="24"/>
        </w:rPr>
        <w:t xml:space="preserve"> </w:t>
      </w:r>
      <w:r w:rsidR="00C14774">
        <w:rPr>
          <w:spacing w:val="-6"/>
          <w:sz w:val="24"/>
        </w:rPr>
        <w:t>20(11):1254–1259,</w:t>
      </w:r>
      <w:r w:rsidR="00C14774">
        <w:rPr>
          <w:spacing w:val="14"/>
          <w:sz w:val="24"/>
        </w:rPr>
        <w:t xml:space="preserve"> </w:t>
      </w:r>
      <w:r w:rsidR="00C14774">
        <w:rPr>
          <w:spacing w:val="-6"/>
          <w:sz w:val="24"/>
        </w:rPr>
        <w:t>1998.</w:t>
      </w:r>
    </w:p>
    <w:p w:rsidR="00485016" w:rsidRDefault="00F7725C">
      <w:pPr>
        <w:pStyle w:val="BodyText"/>
        <w:spacing w:before="207"/>
      </w:pPr>
      <w:bookmarkStart w:id="4862" w:name="_bookmark45"/>
      <w:bookmarkEnd w:id="4862"/>
      <w:del w:id="4863" w:author="Hughes, Anna E" w:date="2023-06-19T12:41:00Z">
        <w:r>
          <w:rPr>
            <w:rFonts w:ascii="Trebuchet MS"/>
            <w:spacing w:val="-4"/>
            <w:sz w:val="12"/>
          </w:rPr>
          <w:delText>848</w:delText>
        </w:r>
      </w:del>
      <w:ins w:id="4864" w:author="Hughes, Anna E" w:date="2023-06-19T12:41:00Z">
        <w:r w:rsidR="00C14774">
          <w:rPr>
            <w:rFonts w:ascii="Trebuchet MS"/>
            <w:spacing w:val="-4"/>
            <w:sz w:val="12"/>
          </w:rPr>
          <w:t>906</w:t>
        </w:r>
      </w:ins>
      <w:r w:rsidR="00C14774">
        <w:rPr>
          <w:rFonts w:ascii="Trebuchet MS"/>
          <w:spacing w:val="53"/>
          <w:sz w:val="12"/>
        </w:rPr>
        <w:t xml:space="preserve">  </w:t>
      </w:r>
      <w:r w:rsidR="00C14774">
        <w:rPr>
          <w:spacing w:val="-4"/>
        </w:rPr>
        <w:t>Paul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D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Kieffaber,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Emily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S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Kappenman,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Misty</w:t>
      </w:r>
      <w:r w:rsidR="00C14774">
        <w:rPr>
          <w:spacing w:val="-8"/>
        </w:rPr>
        <w:t xml:space="preserve"> </w:t>
      </w:r>
      <w:r w:rsidR="00C14774">
        <w:rPr>
          <w:spacing w:val="-4"/>
        </w:rPr>
        <w:t>Bodkins,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Anantha</w:t>
      </w:r>
      <w:r w:rsidR="00C14774">
        <w:rPr>
          <w:spacing w:val="-7"/>
        </w:rPr>
        <w:t xml:space="preserve"> </w:t>
      </w:r>
      <w:r w:rsidR="00C14774">
        <w:rPr>
          <w:spacing w:val="-4"/>
        </w:rPr>
        <w:t>Shekhar,</w:t>
      </w:r>
      <w:r w:rsidR="00C14774">
        <w:rPr>
          <w:spacing w:val="-6"/>
        </w:rPr>
        <w:t xml:space="preserve"> </w:t>
      </w:r>
      <w:r w:rsidR="00C14774">
        <w:rPr>
          <w:spacing w:val="-4"/>
        </w:rPr>
        <w:t>Brian</w:t>
      </w:r>
      <w:r w:rsidR="00C14774">
        <w:rPr>
          <w:spacing w:val="-8"/>
        </w:rPr>
        <w:t xml:space="preserve"> </w:t>
      </w:r>
      <w:r w:rsidR="00C14774">
        <w:rPr>
          <w:spacing w:val="-10"/>
        </w:rPr>
        <w:t>F</w:t>
      </w:r>
    </w:p>
    <w:p w:rsidR="00485016" w:rsidRDefault="00F7725C">
      <w:pPr>
        <w:pStyle w:val="BodyText"/>
        <w:tabs>
          <w:tab w:val="left" w:pos="851"/>
          <w:tab w:val="left" w:pos="4557"/>
        </w:tabs>
        <w:pPrChange w:id="4865" w:author="Hughes, Anna E" w:date="2023-06-19T12:41:00Z">
          <w:pPr>
            <w:pStyle w:val="BodyText"/>
            <w:tabs>
              <w:tab w:val="left" w:pos="731"/>
              <w:tab w:val="left" w:pos="4437"/>
            </w:tabs>
          </w:pPr>
        </w:pPrChange>
      </w:pPr>
      <w:del w:id="4866" w:author="Hughes, Anna E" w:date="2023-06-19T12:41:00Z">
        <w:r>
          <w:rPr>
            <w:rFonts w:ascii="Trebuchet MS" w:hAnsi="Trebuchet MS"/>
            <w:spacing w:val="-5"/>
            <w:sz w:val="12"/>
          </w:rPr>
          <w:delText>849</w:delText>
        </w:r>
      </w:del>
      <w:ins w:id="4867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907</w:t>
        </w:r>
      </w:ins>
      <w:r w:rsidR="00C14774">
        <w:rPr>
          <w:rFonts w:ascii="Trebuchet MS" w:hAnsi="Trebuchet MS"/>
          <w:sz w:val="12"/>
        </w:rPr>
        <w:tab/>
      </w:r>
      <w:r w:rsidR="00C14774">
        <w:t>O’Donnell,</w:t>
      </w:r>
      <w:r w:rsidR="00C14774">
        <w:rPr>
          <w:spacing w:val="36"/>
        </w:rPr>
        <w:t xml:space="preserve"> </w:t>
      </w:r>
      <w:r w:rsidR="00C14774">
        <w:t>and</w:t>
      </w:r>
      <w:r w:rsidR="00C14774">
        <w:rPr>
          <w:spacing w:val="29"/>
        </w:rPr>
        <w:t xml:space="preserve"> </w:t>
      </w:r>
      <w:r w:rsidR="00C14774">
        <w:t>William</w:t>
      </w:r>
      <w:r w:rsidR="00C14774">
        <w:rPr>
          <w:spacing w:val="29"/>
        </w:rPr>
        <w:t xml:space="preserve"> </w:t>
      </w:r>
      <w:r w:rsidR="00C14774">
        <w:t>P</w:t>
      </w:r>
      <w:r w:rsidR="00C14774">
        <w:rPr>
          <w:spacing w:val="29"/>
        </w:rPr>
        <w:t xml:space="preserve"> </w:t>
      </w:r>
      <w:r w:rsidR="00C14774">
        <w:rPr>
          <w:spacing w:val="-2"/>
        </w:rPr>
        <w:t>Hetrick.</w:t>
      </w:r>
      <w:r w:rsidR="00C14774">
        <w:tab/>
      </w:r>
      <w:r w:rsidR="00C14774">
        <w:rPr>
          <w:spacing w:val="-4"/>
        </w:rPr>
        <w:t>Switch</w:t>
      </w:r>
      <w:r w:rsidR="00C14774">
        <w:rPr>
          <w:spacing w:val="16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16"/>
        </w:rPr>
        <w:t xml:space="preserve"> </w:t>
      </w:r>
      <w:r w:rsidR="00C14774">
        <w:rPr>
          <w:spacing w:val="-4"/>
        </w:rPr>
        <w:t>maintenance</w:t>
      </w:r>
      <w:r w:rsidR="00C14774">
        <w:rPr>
          <w:spacing w:val="17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16"/>
        </w:rPr>
        <w:t xml:space="preserve"> </w:t>
      </w:r>
      <w:r w:rsidR="00C14774">
        <w:rPr>
          <w:spacing w:val="-4"/>
        </w:rPr>
        <w:t>task</w:t>
      </w:r>
      <w:r w:rsidR="00C14774">
        <w:rPr>
          <w:spacing w:val="16"/>
        </w:rPr>
        <w:t xml:space="preserve"> </w:t>
      </w:r>
      <w:r w:rsidR="00C14774">
        <w:rPr>
          <w:spacing w:val="-4"/>
        </w:rPr>
        <w:t>set</w:t>
      </w:r>
      <w:r w:rsidR="00C14774">
        <w:rPr>
          <w:spacing w:val="17"/>
        </w:rPr>
        <w:t xml:space="preserve"> </w:t>
      </w:r>
      <w:r w:rsidR="00C14774">
        <w:rPr>
          <w:spacing w:val="-5"/>
        </w:rPr>
        <w:t>in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68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69" w:author="Hughes, Anna E" w:date="2023-06-19T12:41:00Z">
        <w:r>
          <w:rPr>
            <w:rFonts w:ascii="Trebuchet MS" w:hAnsi="Trebuchet MS"/>
            <w:spacing w:val="-5"/>
            <w:sz w:val="12"/>
          </w:rPr>
          <w:delText>850</w:delText>
        </w:r>
      </w:del>
      <w:ins w:id="4870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908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  <w:sz w:val="24"/>
        </w:rPr>
        <w:t>schizophrenia.</w:t>
      </w:r>
      <w:r w:rsidR="00C14774">
        <w:rPr>
          <w:spacing w:val="31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Schizophrenia</w:t>
      </w:r>
      <w:r w:rsidR="00C14774">
        <w:rPr>
          <w:rFonts w:ascii="Times New Roman" w:hAnsi="Times New Roman"/>
          <w:i/>
          <w:spacing w:val="-1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research</w:t>
      </w:r>
      <w:r w:rsidR="00C14774">
        <w:rPr>
          <w:spacing w:val="-6"/>
          <w:sz w:val="24"/>
        </w:rPr>
        <w:t>,</w:t>
      </w:r>
      <w:r w:rsidR="00C14774">
        <w:rPr>
          <w:spacing w:val="6"/>
          <w:sz w:val="24"/>
        </w:rPr>
        <w:t xml:space="preserve"> </w:t>
      </w:r>
      <w:r w:rsidR="00C14774">
        <w:rPr>
          <w:spacing w:val="-6"/>
          <w:sz w:val="24"/>
        </w:rPr>
        <w:t>84(2-3):345–358,</w:t>
      </w:r>
      <w:r w:rsidR="00C14774">
        <w:rPr>
          <w:spacing w:val="5"/>
          <w:sz w:val="24"/>
        </w:rPr>
        <w:t xml:space="preserve"> </w:t>
      </w:r>
      <w:r w:rsidR="00C14774">
        <w:rPr>
          <w:spacing w:val="-6"/>
          <w:sz w:val="24"/>
        </w:rPr>
        <w:t>2006.</w:t>
      </w:r>
    </w:p>
    <w:p w:rsidR="00485016" w:rsidRDefault="00F7725C">
      <w:pPr>
        <w:pStyle w:val="BodyText"/>
        <w:spacing w:before="207"/>
      </w:pPr>
      <w:bookmarkStart w:id="4871" w:name="_bookmark46"/>
      <w:bookmarkEnd w:id="4871"/>
      <w:del w:id="4872" w:author="Hughes, Anna E" w:date="2023-06-19T12:41:00Z">
        <w:r>
          <w:rPr>
            <w:rFonts w:ascii="Trebuchet MS"/>
            <w:spacing w:val="-2"/>
            <w:sz w:val="12"/>
          </w:rPr>
          <w:delText>851</w:delText>
        </w:r>
      </w:del>
      <w:ins w:id="4873" w:author="Hughes, Anna E" w:date="2023-06-19T12:41:00Z">
        <w:r w:rsidR="00C14774">
          <w:rPr>
            <w:rFonts w:ascii="Trebuchet MS"/>
            <w:spacing w:val="-2"/>
            <w:sz w:val="12"/>
          </w:rPr>
          <w:t>909</w:t>
        </w:r>
      </w:ins>
      <w:r w:rsidR="00C14774">
        <w:rPr>
          <w:rFonts w:ascii="Trebuchet MS"/>
          <w:spacing w:val="37"/>
          <w:sz w:val="12"/>
        </w:rPr>
        <w:t xml:space="preserve">  </w:t>
      </w:r>
      <w:r w:rsidR="00C14774">
        <w:rPr>
          <w:spacing w:val="-2"/>
        </w:rPr>
        <w:t>Christof</w:t>
      </w:r>
      <w:r w:rsidR="00C14774">
        <w:rPr>
          <w:spacing w:val="2"/>
          <w:rPrChange w:id="4874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2"/>
        </w:rPr>
        <w:t>Koch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Shimon</w:t>
      </w:r>
      <w:r w:rsidR="00C14774">
        <w:rPr>
          <w:spacing w:val="1"/>
          <w:rPrChange w:id="4875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2"/>
        </w:rPr>
        <w:t>Ullman.</w:t>
      </w:r>
      <w:r w:rsidR="00C14774">
        <w:rPr>
          <w:spacing w:val="42"/>
          <w:rPrChange w:id="4876" w:author="Hughes, Anna E" w:date="2023-06-19T12:41:00Z">
            <w:rPr>
              <w:spacing w:val="41"/>
            </w:rPr>
          </w:rPrChange>
        </w:rPr>
        <w:t xml:space="preserve"> </w:t>
      </w:r>
      <w:r w:rsidR="00C14774">
        <w:rPr>
          <w:spacing w:val="-2"/>
        </w:rPr>
        <w:t>Shifts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in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selective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visual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attention:</w:t>
      </w:r>
      <w:r w:rsidR="00C14774">
        <w:rPr>
          <w:spacing w:val="22"/>
          <w:rPrChange w:id="4877" w:author="Hughes, Anna E" w:date="2023-06-19T12:41:00Z">
            <w:rPr>
              <w:spacing w:val="21"/>
            </w:rPr>
          </w:rPrChange>
        </w:rPr>
        <w:t xml:space="preserve"> </w:t>
      </w:r>
      <w:r w:rsidR="00C14774">
        <w:rPr>
          <w:spacing w:val="-2"/>
        </w:rPr>
        <w:t>towards</w:t>
      </w:r>
    </w:p>
    <w:p w:rsidR="00485016" w:rsidRDefault="00F7725C">
      <w:pPr>
        <w:tabs>
          <w:tab w:val="left" w:pos="851"/>
          <w:tab w:val="left" w:pos="4141"/>
        </w:tabs>
        <w:spacing w:before="7"/>
        <w:ind w:left="227"/>
        <w:rPr>
          <w:sz w:val="24"/>
        </w:rPr>
        <w:pPrChange w:id="4878" w:author="Hughes, Anna E" w:date="2023-06-19T12:41:00Z">
          <w:pPr>
            <w:tabs>
              <w:tab w:val="left" w:pos="731"/>
              <w:tab w:val="left" w:pos="4021"/>
            </w:tabs>
            <w:spacing w:before="7"/>
            <w:ind w:left="107"/>
          </w:pPr>
        </w:pPrChange>
      </w:pPr>
      <w:del w:id="4879" w:author="Hughes, Anna E" w:date="2023-06-19T12:41:00Z">
        <w:r>
          <w:rPr>
            <w:rFonts w:ascii="Trebuchet MS" w:hAnsi="Trebuchet MS"/>
            <w:spacing w:val="-5"/>
            <w:sz w:val="12"/>
          </w:rPr>
          <w:delText>852</w:delText>
        </w:r>
      </w:del>
      <w:ins w:id="4880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910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  <w:sz w:val="24"/>
        </w:rPr>
        <w:t>the</w:t>
      </w:r>
      <w:r w:rsidR="00C14774">
        <w:rPr>
          <w:spacing w:val="15"/>
          <w:sz w:val="24"/>
        </w:rPr>
        <w:t xml:space="preserve"> </w:t>
      </w:r>
      <w:r w:rsidR="00C14774">
        <w:rPr>
          <w:spacing w:val="-6"/>
          <w:sz w:val="24"/>
        </w:rPr>
        <w:t>underlying</w:t>
      </w:r>
      <w:r w:rsidR="00C14774">
        <w:rPr>
          <w:spacing w:val="15"/>
          <w:sz w:val="24"/>
        </w:rPr>
        <w:t xml:space="preserve"> </w:t>
      </w:r>
      <w:r w:rsidR="00C14774">
        <w:rPr>
          <w:spacing w:val="-6"/>
          <w:sz w:val="24"/>
        </w:rPr>
        <w:t>neural</w:t>
      </w:r>
      <w:r w:rsidR="00C14774">
        <w:rPr>
          <w:spacing w:val="16"/>
          <w:sz w:val="24"/>
        </w:rPr>
        <w:t xml:space="preserve"> </w:t>
      </w:r>
      <w:r w:rsidR="00C14774">
        <w:rPr>
          <w:spacing w:val="-6"/>
          <w:sz w:val="24"/>
        </w:rPr>
        <w:t>circuitry.</w:t>
      </w:r>
      <w:r w:rsidR="00C14774">
        <w:rPr>
          <w:sz w:val="24"/>
        </w:rPr>
        <w:tab/>
        <w:t>In</w:t>
      </w:r>
      <w:r w:rsidR="00C14774">
        <w:rPr>
          <w:spacing w:val="29"/>
          <w:sz w:val="24"/>
        </w:rPr>
        <w:t xml:space="preserve"> </w:t>
      </w:r>
      <w:r w:rsidR="00C14774">
        <w:rPr>
          <w:rFonts w:ascii="Times New Roman" w:hAnsi="Times New Roman"/>
          <w:i/>
          <w:sz w:val="24"/>
        </w:rPr>
        <w:t>Matters</w:t>
      </w:r>
      <w:r w:rsidR="00C14774">
        <w:rPr>
          <w:rFonts w:ascii="Times New Roman" w:hAnsi="Times New Roman"/>
          <w:i/>
          <w:spacing w:val="24"/>
          <w:sz w:val="24"/>
        </w:rPr>
        <w:t xml:space="preserve"> </w:t>
      </w:r>
      <w:r w:rsidR="00C14774">
        <w:rPr>
          <w:rFonts w:ascii="Times New Roman" w:hAnsi="Times New Roman"/>
          <w:i/>
          <w:sz w:val="24"/>
        </w:rPr>
        <w:t>of</w:t>
      </w:r>
      <w:r w:rsidR="00C14774">
        <w:rPr>
          <w:rFonts w:ascii="Times New Roman" w:hAnsi="Times New Roman"/>
          <w:i/>
          <w:spacing w:val="24"/>
          <w:sz w:val="24"/>
        </w:rPr>
        <w:t xml:space="preserve"> </w:t>
      </w:r>
      <w:r w:rsidR="00C14774">
        <w:rPr>
          <w:rFonts w:ascii="Times New Roman" w:hAnsi="Times New Roman"/>
          <w:i/>
          <w:sz w:val="24"/>
        </w:rPr>
        <w:t>intelligence</w:t>
      </w:r>
      <w:r w:rsidR="00C14774">
        <w:rPr>
          <w:sz w:val="24"/>
        </w:rPr>
        <w:t>,</w:t>
      </w:r>
      <w:r w:rsidR="00C14774">
        <w:rPr>
          <w:spacing w:val="38"/>
          <w:sz w:val="24"/>
        </w:rPr>
        <w:t xml:space="preserve"> </w:t>
      </w:r>
      <w:r w:rsidR="00C14774">
        <w:rPr>
          <w:sz w:val="24"/>
        </w:rPr>
        <w:t>pages</w:t>
      </w:r>
      <w:r w:rsidR="00C14774">
        <w:rPr>
          <w:spacing w:val="30"/>
          <w:sz w:val="24"/>
        </w:rPr>
        <w:t xml:space="preserve"> </w:t>
      </w:r>
      <w:r w:rsidR="00C14774">
        <w:rPr>
          <w:spacing w:val="-2"/>
          <w:sz w:val="24"/>
        </w:rPr>
        <w:t>115–141.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81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882" w:author="Hughes, Anna E" w:date="2023-06-19T12:41:00Z">
        <w:r>
          <w:rPr>
            <w:rFonts w:ascii="Trebuchet MS"/>
            <w:spacing w:val="-5"/>
            <w:sz w:val="12"/>
          </w:rPr>
          <w:delText>853</w:delText>
        </w:r>
      </w:del>
      <w:ins w:id="4883" w:author="Hughes, Anna E" w:date="2023-06-19T12:41:00Z">
        <w:r w:rsidR="00C14774">
          <w:rPr>
            <w:rFonts w:ascii="Trebuchet MS"/>
            <w:spacing w:val="-5"/>
            <w:sz w:val="12"/>
          </w:rPr>
          <w:t>911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7"/>
          <w:sz w:val="24"/>
        </w:rPr>
        <w:t>Springer,</w:t>
      </w:r>
      <w:r w:rsidR="00C14774">
        <w:rPr>
          <w:spacing w:val="-2"/>
          <w:sz w:val="24"/>
        </w:rPr>
        <w:t xml:space="preserve"> 1987.</w:t>
      </w:r>
    </w:p>
    <w:p w:rsidR="00485016" w:rsidRDefault="00F7725C">
      <w:pPr>
        <w:pStyle w:val="BodyText"/>
        <w:tabs>
          <w:tab w:val="left" w:pos="7525"/>
        </w:tabs>
        <w:spacing w:before="206"/>
        <w:pPrChange w:id="4884" w:author="Hughes, Anna E" w:date="2023-06-19T12:41:00Z">
          <w:pPr>
            <w:pStyle w:val="BodyText"/>
            <w:tabs>
              <w:tab w:val="left" w:pos="7405"/>
            </w:tabs>
            <w:spacing w:before="207"/>
          </w:pPr>
        </w:pPrChange>
      </w:pPr>
      <w:bookmarkStart w:id="4885" w:name="_bookmark47"/>
      <w:bookmarkEnd w:id="4885"/>
      <w:del w:id="4886" w:author="Hughes, Anna E" w:date="2023-06-19T12:41:00Z">
        <w:r>
          <w:rPr>
            <w:rFonts w:ascii="Trebuchet MS"/>
            <w:sz w:val="12"/>
          </w:rPr>
          <w:delText>854</w:delText>
        </w:r>
      </w:del>
      <w:ins w:id="4887" w:author="Hughes, Anna E" w:date="2023-06-19T12:41:00Z">
        <w:r w:rsidR="00C14774">
          <w:rPr>
            <w:rFonts w:ascii="Trebuchet MS"/>
            <w:sz w:val="12"/>
          </w:rPr>
          <w:t>912</w:t>
        </w:r>
      </w:ins>
      <w:r w:rsidR="00C14774">
        <w:rPr>
          <w:rFonts w:ascii="Trebuchet MS"/>
          <w:spacing w:val="46"/>
          <w:sz w:val="12"/>
        </w:rPr>
        <w:t xml:space="preserve">  </w:t>
      </w:r>
      <w:r w:rsidR="00C14774">
        <w:t>Kathryn</w:t>
      </w:r>
      <w:r w:rsidR="00C14774">
        <w:rPr>
          <w:spacing w:val="33"/>
        </w:rPr>
        <w:t xml:space="preserve"> </w:t>
      </w:r>
      <w:r w:rsidR="00C14774">
        <w:t>Koehler,</w:t>
      </w:r>
      <w:r w:rsidR="00C14774">
        <w:rPr>
          <w:spacing w:val="43"/>
        </w:rPr>
        <w:t xml:space="preserve"> </w:t>
      </w:r>
      <w:r w:rsidR="00C14774">
        <w:t>Fei</w:t>
      </w:r>
      <w:r w:rsidR="00C14774">
        <w:rPr>
          <w:spacing w:val="33"/>
        </w:rPr>
        <w:t xml:space="preserve"> </w:t>
      </w:r>
      <w:r w:rsidR="00C14774">
        <w:t>Guo,</w:t>
      </w:r>
      <w:r w:rsidR="00C14774">
        <w:rPr>
          <w:spacing w:val="44"/>
        </w:rPr>
        <w:t xml:space="preserve"> </w:t>
      </w:r>
      <w:r w:rsidR="00C14774">
        <w:t>Sheng</w:t>
      </w:r>
      <w:r w:rsidR="00C14774">
        <w:rPr>
          <w:spacing w:val="33"/>
        </w:rPr>
        <w:t xml:space="preserve"> </w:t>
      </w:r>
      <w:r w:rsidR="00C14774">
        <w:t>Zhang,</w:t>
      </w:r>
      <w:r w:rsidR="00C14774">
        <w:rPr>
          <w:spacing w:val="43"/>
        </w:rPr>
        <w:t xml:space="preserve"> </w:t>
      </w:r>
      <w:r w:rsidR="00C14774">
        <w:t>and</w:t>
      </w:r>
      <w:r w:rsidR="00C14774">
        <w:rPr>
          <w:spacing w:val="33"/>
        </w:rPr>
        <w:t xml:space="preserve"> </w:t>
      </w:r>
      <w:r w:rsidR="00C14774">
        <w:t>Miguel</w:t>
      </w:r>
      <w:r w:rsidR="00C14774">
        <w:rPr>
          <w:spacing w:val="34"/>
        </w:rPr>
        <w:t xml:space="preserve"> </w:t>
      </w:r>
      <w:r w:rsidR="00C14774">
        <w:t>P</w:t>
      </w:r>
      <w:r w:rsidR="00C14774">
        <w:rPr>
          <w:spacing w:val="33"/>
        </w:rPr>
        <w:t xml:space="preserve"> </w:t>
      </w:r>
      <w:r w:rsidR="00C14774">
        <w:rPr>
          <w:spacing w:val="-2"/>
        </w:rPr>
        <w:t>Eckstein.</w:t>
      </w:r>
      <w:r w:rsidR="00C14774">
        <w:tab/>
      </w:r>
      <w:r w:rsidR="00C14774">
        <w:rPr>
          <w:spacing w:val="-2"/>
        </w:rPr>
        <w:t>What</w:t>
      </w:r>
      <w:r w:rsidR="00C14774">
        <w:rPr>
          <w:spacing w:val="20"/>
        </w:rPr>
        <w:t xml:space="preserve"> </w:t>
      </w:r>
      <w:r w:rsidR="00C14774">
        <w:rPr>
          <w:spacing w:val="-5"/>
        </w:rPr>
        <w:t>do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88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89" w:author="Hughes, Anna E" w:date="2023-06-19T12:41:00Z">
        <w:r>
          <w:rPr>
            <w:rFonts w:ascii="Trebuchet MS" w:hAnsi="Trebuchet MS"/>
            <w:spacing w:val="-5"/>
            <w:sz w:val="12"/>
          </w:rPr>
          <w:delText>855</w:delText>
        </w:r>
      </w:del>
      <w:ins w:id="4890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913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saliency</w:t>
      </w:r>
      <w:r w:rsidR="00C14774">
        <w:rPr>
          <w:spacing w:val="-10"/>
          <w:sz w:val="24"/>
        </w:rPr>
        <w:t xml:space="preserve"> </w:t>
      </w:r>
      <w:r w:rsidR="00C14774">
        <w:rPr>
          <w:spacing w:val="-4"/>
          <w:sz w:val="24"/>
        </w:rPr>
        <w:t>models</w:t>
      </w:r>
      <w:r w:rsidR="00C14774">
        <w:rPr>
          <w:spacing w:val="-9"/>
          <w:sz w:val="24"/>
        </w:rPr>
        <w:t xml:space="preserve"> </w:t>
      </w:r>
      <w:r w:rsidR="00C14774">
        <w:rPr>
          <w:spacing w:val="-4"/>
          <w:sz w:val="24"/>
        </w:rPr>
        <w:t>predict?</w:t>
      </w:r>
      <w:r w:rsidR="00C14774">
        <w:rPr>
          <w:spacing w:val="15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Journal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of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vision</w:t>
      </w:r>
      <w:r w:rsidR="00C14774">
        <w:rPr>
          <w:spacing w:val="-4"/>
          <w:sz w:val="24"/>
        </w:rPr>
        <w:t>,</w:t>
      </w:r>
      <w:r w:rsidR="00C14774">
        <w:rPr>
          <w:spacing w:val="-8"/>
          <w:sz w:val="24"/>
        </w:rPr>
        <w:t xml:space="preserve"> </w:t>
      </w:r>
      <w:r w:rsidR="00C14774">
        <w:rPr>
          <w:spacing w:val="-4"/>
          <w:sz w:val="24"/>
        </w:rPr>
        <w:t>14(3):14–14,</w:t>
      </w:r>
      <w:r w:rsidR="00C14774">
        <w:rPr>
          <w:spacing w:val="-8"/>
          <w:sz w:val="24"/>
        </w:rPr>
        <w:t xml:space="preserve"> </w:t>
      </w:r>
      <w:r w:rsidR="00C14774">
        <w:rPr>
          <w:spacing w:val="-4"/>
          <w:sz w:val="24"/>
        </w:rPr>
        <w:t>2014.</w:t>
      </w:r>
    </w:p>
    <w:p w:rsidR="00485016" w:rsidRDefault="00F7725C">
      <w:pPr>
        <w:pStyle w:val="BodyText"/>
        <w:spacing w:before="207"/>
      </w:pPr>
      <w:bookmarkStart w:id="4891" w:name="_bookmark48"/>
      <w:bookmarkEnd w:id="4891"/>
      <w:del w:id="4892" w:author="Hughes, Anna E" w:date="2023-06-19T12:41:00Z">
        <w:r>
          <w:rPr>
            <w:rFonts w:ascii="Trebuchet MS"/>
            <w:sz w:val="12"/>
          </w:rPr>
          <w:delText>856</w:delText>
        </w:r>
      </w:del>
      <w:ins w:id="4893" w:author="Hughes, Anna E" w:date="2023-06-19T12:41:00Z">
        <w:r w:rsidR="00C14774">
          <w:rPr>
            <w:rFonts w:ascii="Trebuchet MS"/>
            <w:sz w:val="12"/>
          </w:rPr>
          <w:t>914</w:t>
        </w:r>
      </w:ins>
      <w:r w:rsidR="00C14774">
        <w:rPr>
          <w:rFonts w:ascii="Trebuchet MS"/>
          <w:spacing w:val="33"/>
          <w:sz w:val="12"/>
        </w:rPr>
        <w:t xml:space="preserve">  </w:t>
      </w:r>
      <w:r w:rsidR="00C14774">
        <w:t>Iuliia</w:t>
      </w:r>
      <w:r w:rsidR="00C14774">
        <w:rPr>
          <w:spacing w:val="-9"/>
        </w:rPr>
        <w:t xml:space="preserve"> </w:t>
      </w:r>
      <w:r w:rsidR="00C14774">
        <w:t>Kotseruba,</w:t>
      </w:r>
      <w:r w:rsidR="00C14774">
        <w:rPr>
          <w:spacing w:val="-9"/>
        </w:rPr>
        <w:t xml:space="preserve"> </w:t>
      </w:r>
      <w:r w:rsidR="00C14774">
        <w:t>Calden</w:t>
      </w:r>
      <w:r w:rsidR="00C14774">
        <w:rPr>
          <w:spacing w:val="-9"/>
        </w:rPr>
        <w:t xml:space="preserve"> </w:t>
      </w:r>
      <w:r w:rsidR="00C14774">
        <w:t>Wloka,</w:t>
      </w:r>
      <w:r w:rsidR="00C14774">
        <w:rPr>
          <w:spacing w:val="-8"/>
        </w:rPr>
        <w:t xml:space="preserve"> </w:t>
      </w:r>
      <w:r w:rsidR="00C14774">
        <w:t>Amir</w:t>
      </w:r>
      <w:r w:rsidR="00C14774">
        <w:rPr>
          <w:spacing w:val="-9"/>
        </w:rPr>
        <w:t xml:space="preserve"> </w:t>
      </w:r>
      <w:r w:rsidR="00C14774">
        <w:t>Rasouli,</w:t>
      </w:r>
      <w:r w:rsidR="00C14774">
        <w:rPr>
          <w:spacing w:val="-9"/>
        </w:rPr>
        <w:t xml:space="preserve"> </w:t>
      </w:r>
      <w:r w:rsidR="00C14774">
        <w:t>and</w:t>
      </w:r>
      <w:r w:rsidR="00C14774">
        <w:rPr>
          <w:spacing w:val="-9"/>
        </w:rPr>
        <w:t xml:space="preserve"> </w:t>
      </w:r>
      <w:r w:rsidR="00C14774">
        <w:t>John</w:t>
      </w:r>
      <w:r w:rsidR="00C14774">
        <w:rPr>
          <w:spacing w:val="-9"/>
        </w:rPr>
        <w:t xml:space="preserve"> </w:t>
      </w:r>
      <w:r w:rsidR="00C14774">
        <w:t>K</w:t>
      </w:r>
      <w:r w:rsidR="00C14774">
        <w:rPr>
          <w:spacing w:val="-9"/>
        </w:rPr>
        <w:t xml:space="preserve"> </w:t>
      </w:r>
      <w:r w:rsidR="00C14774">
        <w:t>Tsotsos.</w:t>
      </w:r>
      <w:r w:rsidR="00C14774">
        <w:rPr>
          <w:spacing w:val="14"/>
        </w:rPr>
        <w:t xml:space="preserve"> </w:t>
      </w:r>
      <w:r w:rsidR="00C14774">
        <w:t>Do</w:t>
      </w:r>
      <w:r w:rsidR="00C14774">
        <w:rPr>
          <w:spacing w:val="-9"/>
        </w:rPr>
        <w:t xml:space="preserve"> </w:t>
      </w:r>
      <w:r w:rsidR="00C14774">
        <w:rPr>
          <w:spacing w:val="-2"/>
        </w:rPr>
        <w:t>saliency</w:t>
      </w:r>
    </w:p>
    <w:p w:rsidR="00485016" w:rsidRDefault="00F7725C">
      <w:pPr>
        <w:pStyle w:val="BodyText"/>
        <w:tabs>
          <w:tab w:val="left" w:pos="851"/>
          <w:tab w:val="left" w:pos="4611"/>
          <w:tab w:val="left" w:pos="7856"/>
        </w:tabs>
        <w:rPr>
          <w:rFonts w:ascii="Times New Roman"/>
          <w:i/>
        </w:rPr>
        <w:pPrChange w:id="4894" w:author="Hughes, Anna E" w:date="2023-06-19T12:41:00Z">
          <w:pPr>
            <w:pStyle w:val="BodyText"/>
            <w:tabs>
              <w:tab w:val="left" w:pos="731"/>
              <w:tab w:val="left" w:pos="4491"/>
              <w:tab w:val="left" w:pos="7736"/>
            </w:tabs>
            <w:spacing w:before="8"/>
          </w:pPr>
        </w:pPrChange>
      </w:pPr>
      <w:del w:id="4895" w:author="Hughes, Anna E" w:date="2023-06-19T12:41:00Z">
        <w:r>
          <w:rPr>
            <w:rFonts w:ascii="Trebuchet MS"/>
            <w:spacing w:val="-5"/>
            <w:sz w:val="12"/>
          </w:rPr>
          <w:delText>857</w:delText>
        </w:r>
      </w:del>
      <w:ins w:id="4896" w:author="Hughes, Anna E" w:date="2023-06-19T12:41:00Z">
        <w:r w:rsidR="00C14774">
          <w:rPr>
            <w:rFonts w:ascii="Trebuchet MS"/>
            <w:spacing w:val="-5"/>
            <w:sz w:val="12"/>
          </w:rPr>
          <w:t>915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models</w:t>
      </w:r>
      <w:r w:rsidR="00C14774">
        <w:rPr>
          <w:spacing w:val="26"/>
        </w:rPr>
        <w:t xml:space="preserve"> </w:t>
      </w:r>
      <w:r w:rsidR="00C14774">
        <w:rPr>
          <w:spacing w:val="-6"/>
        </w:rPr>
        <w:t>detect</w:t>
      </w:r>
      <w:r w:rsidR="00C14774">
        <w:rPr>
          <w:spacing w:val="27"/>
        </w:rPr>
        <w:t xml:space="preserve"> </w:t>
      </w:r>
      <w:r w:rsidR="00C14774">
        <w:rPr>
          <w:spacing w:val="-6"/>
        </w:rPr>
        <w:t>odd-one-out</w:t>
      </w:r>
      <w:r w:rsidR="00C14774">
        <w:rPr>
          <w:spacing w:val="26"/>
        </w:rPr>
        <w:t xml:space="preserve"> </w:t>
      </w:r>
      <w:r w:rsidR="00C14774">
        <w:rPr>
          <w:spacing w:val="-6"/>
        </w:rPr>
        <w:t>targets?</w:t>
      </w:r>
      <w:r w:rsidR="00C14774">
        <w:tab/>
      </w:r>
      <w:r w:rsidR="00C14774">
        <w:rPr>
          <w:spacing w:val="-6"/>
        </w:rPr>
        <w:t>new</w:t>
      </w:r>
      <w:r w:rsidR="00C14774">
        <w:rPr>
          <w:spacing w:val="25"/>
        </w:rPr>
        <w:t xml:space="preserve"> </w:t>
      </w:r>
      <w:r w:rsidR="00C14774">
        <w:rPr>
          <w:spacing w:val="-6"/>
        </w:rPr>
        <w:t>datasets</w:t>
      </w:r>
      <w:r w:rsidR="00C14774">
        <w:rPr>
          <w:spacing w:val="26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25"/>
        </w:rPr>
        <w:t xml:space="preserve"> </w:t>
      </w:r>
      <w:r w:rsidR="00C14774">
        <w:rPr>
          <w:spacing w:val="-6"/>
        </w:rPr>
        <w:t>evaluations.</w:t>
      </w:r>
      <w:r w:rsidR="00C14774">
        <w:tab/>
      </w:r>
      <w:r w:rsidR="00C14774">
        <w:rPr>
          <w:rFonts w:ascii="Times New Roman"/>
          <w:i/>
          <w:spacing w:val="-2"/>
        </w:rPr>
        <w:t>arXiv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897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898" w:author="Hughes, Anna E" w:date="2023-06-19T12:41:00Z">
        <w:r>
          <w:rPr>
            <w:rFonts w:ascii="Trebuchet MS"/>
            <w:spacing w:val="-5"/>
            <w:sz w:val="12"/>
          </w:rPr>
          <w:delText>858</w:delText>
        </w:r>
      </w:del>
      <w:ins w:id="4899" w:author="Hughes, Anna E" w:date="2023-06-19T12:41:00Z">
        <w:r w:rsidR="00C14774">
          <w:rPr>
            <w:rFonts w:ascii="Trebuchet MS"/>
            <w:spacing w:val="-5"/>
            <w:sz w:val="12"/>
          </w:rPr>
          <w:t>916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z w:val="24"/>
        </w:rPr>
        <w:t>preprint</w:t>
      </w:r>
      <w:r w:rsidR="00C14774">
        <w:rPr>
          <w:rFonts w:ascii="Times New Roman"/>
          <w:i/>
          <w:spacing w:val="-14"/>
          <w:sz w:val="24"/>
        </w:rPr>
        <w:t xml:space="preserve"> </w:t>
      </w:r>
      <w:r w:rsidR="00C14774">
        <w:rPr>
          <w:rFonts w:ascii="Times New Roman"/>
          <w:i/>
          <w:sz w:val="24"/>
        </w:rPr>
        <w:t>arXiv:2005.06583</w:t>
      </w:r>
      <w:r w:rsidR="00C14774">
        <w:rPr>
          <w:sz w:val="24"/>
        </w:rPr>
        <w:t>,</w:t>
      </w:r>
      <w:r w:rsidR="00C14774">
        <w:rPr>
          <w:spacing w:val="-7"/>
          <w:sz w:val="24"/>
        </w:rPr>
        <w:t xml:space="preserve"> </w:t>
      </w:r>
      <w:r w:rsidR="00C14774">
        <w:rPr>
          <w:spacing w:val="-2"/>
          <w:sz w:val="24"/>
        </w:rPr>
        <w:t>2020.</w:t>
      </w:r>
    </w:p>
    <w:p w:rsidR="00485016" w:rsidRDefault="00F7725C">
      <w:pPr>
        <w:pStyle w:val="BodyText"/>
        <w:spacing w:before="147"/>
      </w:pPr>
      <w:bookmarkStart w:id="4900" w:name="_bookmark49"/>
      <w:bookmarkEnd w:id="4900"/>
      <w:del w:id="4901" w:author="Hughes, Anna E" w:date="2023-06-19T12:41:00Z">
        <w:r>
          <w:rPr>
            <w:rFonts w:ascii="Trebuchet MS" w:hAnsi="Trebuchet MS"/>
            <w:w w:val="95"/>
            <w:sz w:val="12"/>
          </w:rPr>
          <w:delText>859</w:delText>
        </w:r>
      </w:del>
      <w:ins w:id="4902" w:author="Hughes, Anna E" w:date="2023-06-19T12:41:00Z">
        <w:r w:rsidR="00C14774">
          <w:rPr>
            <w:rFonts w:ascii="Trebuchet MS" w:hAnsi="Trebuchet MS"/>
            <w:w w:val="95"/>
            <w:sz w:val="12"/>
          </w:rPr>
          <w:t>917</w:t>
        </w:r>
      </w:ins>
      <w:r w:rsidR="00C14774">
        <w:rPr>
          <w:rFonts w:ascii="Trebuchet MS" w:hAnsi="Trebuchet MS"/>
          <w:spacing w:val="43"/>
          <w:sz w:val="12"/>
        </w:rPr>
        <w:t xml:space="preserve">  </w:t>
      </w:r>
      <w:r w:rsidR="00C14774">
        <w:rPr>
          <w:spacing w:val="-127"/>
          <w:w w:val="94"/>
        </w:rPr>
        <w:t>A</w:t>
      </w:r>
      <w:r w:rsidR="00C14774">
        <w:rPr>
          <w:w w:val="95"/>
          <w:position w:val="5"/>
        </w:rPr>
        <w:t>´</w:t>
      </w:r>
      <w:r w:rsidR="00C14774">
        <w:rPr>
          <w:spacing w:val="-3"/>
          <w:w w:val="94"/>
          <w:position w:val="5"/>
        </w:rPr>
        <w:t xml:space="preserve"> </w:t>
      </w:r>
      <w:r w:rsidR="00C14774">
        <w:rPr>
          <w:w w:val="95"/>
        </w:rPr>
        <w:t>rni</w:t>
      </w:r>
      <w:r w:rsidR="00C14774">
        <w:rPr>
          <w:spacing w:val="-11"/>
          <w:w w:val="95"/>
        </w:rPr>
        <w:t xml:space="preserve"> </w:t>
      </w:r>
      <w:r w:rsidR="00C14774">
        <w:rPr>
          <w:spacing w:val="5"/>
          <w:w w:val="95"/>
        </w:rPr>
        <w:t>Kristj</w:t>
      </w:r>
      <w:r w:rsidR="00C14774">
        <w:rPr>
          <w:spacing w:val="-88"/>
          <w:w w:val="89"/>
        </w:rPr>
        <w:t>a</w:t>
      </w:r>
      <w:r w:rsidR="00C14774">
        <w:rPr>
          <w:spacing w:val="18"/>
          <w:w w:val="115"/>
        </w:rPr>
        <w:t>´</w:t>
      </w:r>
      <w:r w:rsidR="00C14774">
        <w:rPr>
          <w:spacing w:val="5"/>
          <w:w w:val="91"/>
        </w:rPr>
        <w:t>nsson,</w:t>
      </w:r>
      <w:r w:rsidR="00C14774">
        <w:rPr>
          <w:spacing w:val="-7"/>
          <w:w w:val="94"/>
        </w:rPr>
        <w:t xml:space="preserve"> </w:t>
      </w:r>
      <w:r w:rsidR="00C14774">
        <w:rPr>
          <w:spacing w:val="-127"/>
          <w:w w:val="92"/>
        </w:rPr>
        <w:t>O</w:t>
      </w:r>
      <w:r w:rsidR="00C14774">
        <w:rPr>
          <w:w w:val="98"/>
          <w:position w:val="6"/>
        </w:rPr>
        <w:t>´</w:t>
      </w:r>
      <w:r w:rsidR="00C14774">
        <w:rPr>
          <w:spacing w:val="-5"/>
          <w:w w:val="95"/>
          <w:position w:val="6"/>
        </w:rPr>
        <w:t xml:space="preserve"> </w:t>
      </w:r>
      <w:r w:rsidR="00C14774">
        <w:rPr>
          <w:w w:val="95"/>
        </w:rPr>
        <w:t>mar</w:t>
      </w:r>
      <w:r w:rsidR="00C14774">
        <w:rPr>
          <w:spacing w:val="-10"/>
          <w:w w:val="95"/>
        </w:rPr>
        <w:t xml:space="preserve"> </w:t>
      </w:r>
      <w:r w:rsidR="00C14774">
        <w:rPr>
          <w:w w:val="95"/>
        </w:rPr>
        <w:t>I</w:t>
      </w:r>
      <w:r w:rsidR="00C14774">
        <w:rPr>
          <w:spacing w:val="-11"/>
          <w:w w:val="95"/>
        </w:rPr>
        <w:t xml:space="preserve"> </w:t>
      </w:r>
      <w:r w:rsidR="00C14774">
        <w:rPr>
          <w:spacing w:val="6"/>
          <w:w w:val="125"/>
        </w:rPr>
        <w:t>J</w:t>
      </w:r>
      <w:r w:rsidR="00C14774">
        <w:rPr>
          <w:spacing w:val="-94"/>
          <w:w w:val="92"/>
        </w:rPr>
        <w:t>o</w:t>
      </w:r>
      <w:r w:rsidR="00C14774">
        <w:rPr>
          <w:spacing w:val="25"/>
          <w:w w:val="115"/>
        </w:rPr>
        <w:t>´</w:t>
      </w:r>
      <w:r w:rsidR="00C14774">
        <w:rPr>
          <w:spacing w:val="6"/>
          <w:w w:val="90"/>
        </w:rPr>
        <w:t>hannesson,</w:t>
      </w:r>
      <w:r w:rsidR="00C14774">
        <w:rPr>
          <w:spacing w:val="-7"/>
          <w:w w:val="94"/>
        </w:rPr>
        <w:t xml:space="preserve"> </w:t>
      </w:r>
      <w:r w:rsidR="00C14774">
        <w:rPr>
          <w:w w:val="95"/>
        </w:rPr>
        <w:t>and</w:t>
      </w:r>
      <w:r w:rsidR="00C14774">
        <w:rPr>
          <w:spacing w:val="-11"/>
          <w:w w:val="95"/>
        </w:rPr>
        <w:t xml:space="preserve"> </w:t>
      </w:r>
      <w:r w:rsidR="00C14774">
        <w:rPr>
          <w:w w:val="95"/>
        </w:rPr>
        <w:t>Ian</w:t>
      </w:r>
      <w:r w:rsidR="00C14774">
        <w:rPr>
          <w:spacing w:val="-11"/>
          <w:w w:val="95"/>
        </w:rPr>
        <w:t xml:space="preserve"> </w:t>
      </w:r>
      <w:r w:rsidR="00C14774">
        <w:rPr>
          <w:w w:val="95"/>
        </w:rPr>
        <w:t>M</w:t>
      </w:r>
      <w:r w:rsidR="00C14774">
        <w:rPr>
          <w:spacing w:val="-10"/>
          <w:w w:val="95"/>
        </w:rPr>
        <w:t xml:space="preserve"> </w:t>
      </w:r>
      <w:r w:rsidR="00C14774">
        <w:rPr>
          <w:w w:val="95"/>
        </w:rPr>
        <w:t>Thornton.</w:t>
      </w:r>
      <w:r w:rsidR="00C14774">
        <w:rPr>
          <w:spacing w:val="-2"/>
          <w:w w:val="95"/>
        </w:rPr>
        <w:t xml:space="preserve"> </w:t>
      </w:r>
      <w:r w:rsidR="00C14774">
        <w:rPr>
          <w:w w:val="95"/>
        </w:rPr>
        <w:t>Common</w:t>
      </w:r>
      <w:r w:rsidR="00C14774">
        <w:rPr>
          <w:spacing w:val="-11"/>
          <w:w w:val="95"/>
        </w:rPr>
        <w:t xml:space="preserve"> </w:t>
      </w:r>
      <w:r w:rsidR="00C14774">
        <w:rPr>
          <w:spacing w:val="-2"/>
          <w:w w:val="95"/>
        </w:rPr>
        <w:t>attentional</w:t>
      </w:r>
    </w:p>
    <w:p w:rsidR="00485016" w:rsidRDefault="00F7725C">
      <w:pPr>
        <w:pStyle w:val="BodyText"/>
        <w:tabs>
          <w:tab w:val="left" w:pos="851"/>
        </w:tabs>
        <w:pPrChange w:id="4903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904" w:author="Hughes, Anna E" w:date="2023-06-19T12:41:00Z">
        <w:r>
          <w:rPr>
            <w:rFonts w:ascii="Trebuchet MS"/>
            <w:spacing w:val="-5"/>
            <w:sz w:val="12"/>
          </w:rPr>
          <w:delText>860</w:delText>
        </w:r>
      </w:del>
      <w:ins w:id="4905" w:author="Hughes, Anna E" w:date="2023-06-19T12:41:00Z">
        <w:r w:rsidR="00C14774">
          <w:rPr>
            <w:rFonts w:ascii="Trebuchet MS"/>
            <w:spacing w:val="-5"/>
            <w:sz w:val="12"/>
          </w:rPr>
          <w:t>918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constraints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in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visual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foraging.</w:t>
      </w:r>
      <w:r w:rsidR="00C14774">
        <w:rPr>
          <w:spacing w:val="22"/>
        </w:rPr>
        <w:t xml:space="preserve"> </w:t>
      </w:r>
      <w:r w:rsidR="00C14774">
        <w:rPr>
          <w:rFonts w:ascii="Times New Roman"/>
          <w:i/>
          <w:spacing w:val="-6"/>
        </w:rPr>
        <w:t>PloS</w:t>
      </w:r>
      <w:r w:rsidR="00C14774">
        <w:rPr>
          <w:rFonts w:ascii="Times New Roman"/>
          <w:i/>
          <w:spacing w:val="-8"/>
        </w:rPr>
        <w:t xml:space="preserve"> </w:t>
      </w:r>
      <w:r w:rsidR="00C14774">
        <w:rPr>
          <w:rFonts w:ascii="Times New Roman"/>
          <w:i/>
          <w:spacing w:val="-6"/>
        </w:rPr>
        <w:t>one</w:t>
      </w:r>
      <w:r w:rsidR="00C14774">
        <w:rPr>
          <w:spacing w:val="-6"/>
        </w:rPr>
        <w:t>,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9(6):e100752,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2014.</w:t>
      </w:r>
    </w:p>
    <w:p w:rsidR="00485016" w:rsidRDefault="00F7725C">
      <w:pPr>
        <w:pStyle w:val="BodyText"/>
        <w:spacing w:before="207"/>
      </w:pPr>
      <w:bookmarkStart w:id="4906" w:name="_bookmark50"/>
      <w:bookmarkEnd w:id="4906"/>
      <w:del w:id="4907" w:author="Hughes, Anna E" w:date="2023-06-19T12:41:00Z">
        <w:r>
          <w:rPr>
            <w:rFonts w:ascii="Trebuchet MS" w:hAnsi="Trebuchet MS"/>
            <w:w w:val="95"/>
            <w:sz w:val="12"/>
          </w:rPr>
          <w:delText>861</w:delText>
        </w:r>
      </w:del>
      <w:ins w:id="4908" w:author="Hughes, Anna E" w:date="2023-06-19T12:41:00Z">
        <w:r w:rsidR="00C14774">
          <w:rPr>
            <w:rFonts w:ascii="Trebuchet MS" w:hAnsi="Trebuchet MS"/>
            <w:w w:val="95"/>
            <w:sz w:val="12"/>
          </w:rPr>
          <w:t>919</w:t>
        </w:r>
      </w:ins>
      <w:r w:rsidR="00C14774">
        <w:rPr>
          <w:rFonts w:ascii="Trebuchet MS" w:hAnsi="Trebuchet MS"/>
          <w:spacing w:val="44"/>
          <w:sz w:val="12"/>
        </w:rPr>
        <w:t xml:space="preserve">  </w:t>
      </w:r>
      <w:r w:rsidR="00C14774">
        <w:rPr>
          <w:w w:val="95"/>
        </w:rPr>
        <w:t>Joseph</w:t>
      </w:r>
      <w:r w:rsidR="00C14774">
        <w:rPr>
          <w:spacing w:val="-2"/>
        </w:rPr>
        <w:t xml:space="preserve"> </w:t>
      </w:r>
      <w:r w:rsidR="00C14774">
        <w:rPr>
          <w:w w:val="95"/>
        </w:rPr>
        <w:t>Krummenacher</w:t>
      </w:r>
      <w:r w:rsidR="00C14774">
        <w:rPr>
          <w:spacing w:val="-1"/>
          <w:w w:val="95"/>
        </w:rPr>
        <w:t xml:space="preserve"> </w:t>
      </w:r>
      <w:r w:rsidR="00C14774">
        <w:rPr>
          <w:w w:val="95"/>
        </w:rPr>
        <w:t>and</w:t>
      </w:r>
      <w:r w:rsidR="00C14774">
        <w:rPr>
          <w:spacing w:val="-1"/>
          <w:w w:val="95"/>
        </w:rPr>
        <w:t xml:space="preserve"> </w:t>
      </w:r>
      <w:r w:rsidR="00C14774">
        <w:rPr>
          <w:w w:val="95"/>
        </w:rPr>
        <w:t>Hermann</w:t>
      </w:r>
      <w:r w:rsidR="00C14774">
        <w:rPr>
          <w:spacing w:val="-3"/>
        </w:rPr>
        <w:t xml:space="preserve"> </w:t>
      </w:r>
      <w:r w:rsidR="00C14774">
        <w:rPr>
          <w:w w:val="95"/>
        </w:rPr>
        <w:t>J</w:t>
      </w:r>
      <w:r w:rsidR="00C14774">
        <w:rPr>
          <w:spacing w:val="-3"/>
        </w:rPr>
        <w:t xml:space="preserve"> </w:t>
      </w:r>
      <w:r w:rsidR="00C14774">
        <w:rPr>
          <w:spacing w:val="11"/>
          <w:w w:val="103"/>
        </w:rPr>
        <w:t>M</w:t>
      </w:r>
      <w:r w:rsidR="00C14774">
        <w:rPr>
          <w:spacing w:val="-89"/>
          <w:w w:val="85"/>
        </w:rPr>
        <w:t>u</w:t>
      </w:r>
      <w:r w:rsidR="00C14774">
        <w:rPr>
          <w:spacing w:val="30"/>
          <w:w w:val="111"/>
        </w:rPr>
        <w:t>¨</w:t>
      </w:r>
      <w:r w:rsidR="00C14774">
        <w:rPr>
          <w:spacing w:val="11"/>
          <w:w w:val="86"/>
        </w:rPr>
        <w:t>lle</w:t>
      </w:r>
      <w:r w:rsidR="00C14774">
        <w:rPr>
          <w:spacing w:val="-3"/>
          <w:w w:val="86"/>
        </w:rPr>
        <w:t>r</w:t>
      </w:r>
      <w:r w:rsidR="00C14774">
        <w:rPr>
          <w:spacing w:val="11"/>
          <w:w w:val="116"/>
        </w:rPr>
        <w:t>.</w:t>
      </w:r>
      <w:r w:rsidR="00C14774">
        <w:rPr>
          <w:spacing w:val="21"/>
        </w:rPr>
        <w:t xml:space="preserve"> </w:t>
      </w:r>
      <w:r w:rsidR="00C14774">
        <w:rPr>
          <w:w w:val="95"/>
        </w:rPr>
        <w:t>Dynamic</w:t>
      </w:r>
      <w:r w:rsidR="00C14774">
        <w:rPr>
          <w:spacing w:val="-3"/>
        </w:rPr>
        <w:t xml:space="preserve"> </w:t>
      </w:r>
      <w:r w:rsidR="00C14774">
        <w:rPr>
          <w:w w:val="95"/>
        </w:rPr>
        <w:t>weighting</w:t>
      </w:r>
      <w:r w:rsidR="00C14774">
        <w:rPr>
          <w:spacing w:val="-1"/>
          <w:w w:val="95"/>
        </w:rPr>
        <w:t xml:space="preserve"> </w:t>
      </w:r>
      <w:r w:rsidR="00C14774">
        <w:rPr>
          <w:w w:val="95"/>
        </w:rPr>
        <w:t>of</w:t>
      </w:r>
      <w:r w:rsidR="00C14774">
        <w:rPr>
          <w:spacing w:val="-3"/>
        </w:rPr>
        <w:t xml:space="preserve"> </w:t>
      </w:r>
      <w:r w:rsidR="00C14774">
        <w:rPr>
          <w:w w:val="95"/>
        </w:rPr>
        <w:t>feature</w:t>
      </w:r>
      <w:r w:rsidR="00C14774">
        <w:rPr>
          <w:spacing w:val="-3"/>
        </w:rPr>
        <w:t xml:space="preserve"> </w:t>
      </w:r>
      <w:r w:rsidR="00C14774">
        <w:rPr>
          <w:spacing w:val="-5"/>
          <w:w w:val="95"/>
        </w:rPr>
        <w:t>di-</w:t>
      </w:r>
    </w:p>
    <w:p w:rsidR="00485016" w:rsidRDefault="00F7725C">
      <w:pPr>
        <w:pStyle w:val="BodyText"/>
        <w:tabs>
          <w:tab w:val="left" w:pos="851"/>
        </w:tabs>
        <w:spacing w:before="8"/>
        <w:rPr>
          <w:rFonts w:ascii="Times New Roman"/>
          <w:i/>
        </w:rPr>
        <w:pPrChange w:id="4909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910" w:author="Hughes, Anna E" w:date="2023-06-19T12:41:00Z">
        <w:r>
          <w:rPr>
            <w:rFonts w:ascii="Trebuchet MS"/>
            <w:spacing w:val="-5"/>
            <w:sz w:val="12"/>
          </w:rPr>
          <w:delText>862</w:delText>
        </w:r>
      </w:del>
      <w:ins w:id="4911" w:author="Hughes, Anna E" w:date="2023-06-19T12:41:00Z">
        <w:r w:rsidR="00C14774">
          <w:rPr>
            <w:rFonts w:ascii="Trebuchet MS"/>
            <w:spacing w:val="-5"/>
            <w:sz w:val="12"/>
          </w:rPr>
          <w:t>920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mensions</w:t>
      </w:r>
      <w:r w:rsidR="00C14774">
        <w:rPr>
          <w:spacing w:val="17"/>
        </w:rPr>
        <w:t xml:space="preserve"> </w:t>
      </w:r>
      <w:r w:rsidR="00C14774">
        <w:rPr>
          <w:w w:val="90"/>
        </w:rPr>
        <w:t>in</w:t>
      </w:r>
      <w:r w:rsidR="00C14774">
        <w:rPr>
          <w:spacing w:val="18"/>
        </w:rPr>
        <w:t xml:space="preserve"> </w:t>
      </w:r>
      <w:r w:rsidR="00C14774">
        <w:rPr>
          <w:w w:val="90"/>
        </w:rPr>
        <w:t>visual</w:t>
      </w:r>
      <w:r w:rsidR="00C14774">
        <w:rPr>
          <w:spacing w:val="18"/>
        </w:rPr>
        <w:t xml:space="preserve"> </w:t>
      </w:r>
      <w:r w:rsidR="00C14774">
        <w:rPr>
          <w:w w:val="90"/>
        </w:rPr>
        <w:t>search:</w:t>
      </w:r>
      <w:r w:rsidR="00C14774">
        <w:rPr>
          <w:spacing w:val="44"/>
        </w:rPr>
        <w:t xml:space="preserve"> </w:t>
      </w:r>
      <w:r w:rsidR="00C14774">
        <w:rPr>
          <w:w w:val="90"/>
        </w:rPr>
        <w:t>behavioral</w:t>
      </w:r>
      <w:r w:rsidR="00C14774">
        <w:rPr>
          <w:spacing w:val="17"/>
          <w:rPrChange w:id="4912" w:author="Hughes, Anna E" w:date="2023-06-19T12:41:00Z">
            <w:rPr>
              <w:spacing w:val="18"/>
            </w:rPr>
          </w:rPrChange>
        </w:rPr>
        <w:t xml:space="preserve"> </w:t>
      </w:r>
      <w:r w:rsidR="00C14774">
        <w:rPr>
          <w:w w:val="90"/>
        </w:rPr>
        <w:t>and</w:t>
      </w:r>
      <w:r w:rsidR="00C14774">
        <w:rPr>
          <w:spacing w:val="18"/>
        </w:rPr>
        <w:t xml:space="preserve"> </w:t>
      </w:r>
      <w:r w:rsidR="00C14774">
        <w:rPr>
          <w:w w:val="90"/>
        </w:rPr>
        <w:t>psychophysiological</w:t>
      </w:r>
      <w:r w:rsidR="00C14774">
        <w:rPr>
          <w:spacing w:val="18"/>
        </w:rPr>
        <w:t xml:space="preserve"> </w:t>
      </w:r>
      <w:r w:rsidR="00C14774">
        <w:rPr>
          <w:w w:val="90"/>
        </w:rPr>
        <w:t>evidence.</w:t>
      </w:r>
      <w:r w:rsidR="00C14774">
        <w:rPr>
          <w:spacing w:val="41"/>
        </w:rPr>
        <w:t xml:space="preserve"> </w:t>
      </w:r>
      <w:r w:rsidR="00C14774">
        <w:rPr>
          <w:rFonts w:ascii="Times New Roman"/>
          <w:i/>
          <w:spacing w:val="-4"/>
          <w:w w:val="90"/>
        </w:rPr>
        <w:t>Fron-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91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914" w:author="Hughes, Anna E" w:date="2023-06-19T12:41:00Z">
        <w:r>
          <w:rPr>
            <w:rFonts w:ascii="Trebuchet MS"/>
            <w:spacing w:val="-5"/>
            <w:sz w:val="12"/>
          </w:rPr>
          <w:delText>863</w:delText>
        </w:r>
      </w:del>
      <w:ins w:id="4915" w:author="Hughes, Anna E" w:date="2023-06-19T12:41:00Z">
        <w:r w:rsidR="00C14774">
          <w:rPr>
            <w:rFonts w:ascii="Trebuchet MS"/>
            <w:spacing w:val="-5"/>
            <w:sz w:val="12"/>
          </w:rPr>
          <w:t>921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z w:val="24"/>
        </w:rPr>
        <w:t>tiers</w:t>
      </w:r>
      <w:r w:rsidR="00C14774">
        <w:rPr>
          <w:rFonts w:ascii="Times New Roman"/>
          <w:i/>
          <w:spacing w:val="-15"/>
          <w:sz w:val="24"/>
        </w:rPr>
        <w:t xml:space="preserve"> </w:t>
      </w:r>
      <w:r w:rsidR="00C14774">
        <w:rPr>
          <w:rFonts w:ascii="Times New Roman"/>
          <w:i/>
          <w:sz w:val="24"/>
        </w:rPr>
        <w:t>in</w:t>
      </w:r>
      <w:r w:rsidR="00C14774">
        <w:rPr>
          <w:rFonts w:ascii="Times New Roman"/>
          <w:i/>
          <w:spacing w:val="-15"/>
          <w:sz w:val="24"/>
        </w:rPr>
        <w:t xml:space="preserve"> </w:t>
      </w:r>
      <w:r w:rsidR="00C14774">
        <w:rPr>
          <w:rFonts w:ascii="Times New Roman"/>
          <w:i/>
          <w:sz w:val="24"/>
        </w:rPr>
        <w:t>psychology</w:t>
      </w:r>
      <w:r w:rsidR="00C14774">
        <w:rPr>
          <w:sz w:val="24"/>
        </w:rPr>
        <w:t>,</w:t>
      </w:r>
      <w:r w:rsidR="00C14774">
        <w:rPr>
          <w:spacing w:val="-14"/>
          <w:sz w:val="24"/>
        </w:rPr>
        <w:t xml:space="preserve"> </w:t>
      </w:r>
      <w:r w:rsidR="00C14774">
        <w:rPr>
          <w:sz w:val="24"/>
        </w:rPr>
        <w:t>3:221,</w:t>
      </w:r>
      <w:r w:rsidR="00C14774">
        <w:rPr>
          <w:spacing w:val="-9"/>
          <w:sz w:val="24"/>
        </w:rPr>
        <w:t xml:space="preserve"> </w:t>
      </w:r>
      <w:r w:rsidR="00C14774">
        <w:rPr>
          <w:spacing w:val="-2"/>
          <w:sz w:val="24"/>
        </w:rPr>
        <w:t>2012.</w:t>
      </w:r>
    </w:p>
    <w:p w:rsidR="00485016" w:rsidRDefault="00F7725C">
      <w:pPr>
        <w:pStyle w:val="BodyText"/>
        <w:spacing w:before="207"/>
      </w:pPr>
      <w:bookmarkStart w:id="4916" w:name="_bookmark51"/>
      <w:bookmarkEnd w:id="4916"/>
      <w:del w:id="4917" w:author="Hughes, Anna E" w:date="2023-06-19T12:41:00Z">
        <w:r>
          <w:rPr>
            <w:rFonts w:ascii="Trebuchet MS"/>
            <w:sz w:val="12"/>
          </w:rPr>
          <w:delText>864</w:delText>
        </w:r>
      </w:del>
      <w:ins w:id="4918" w:author="Hughes, Anna E" w:date="2023-06-19T12:41:00Z">
        <w:r w:rsidR="00C14774">
          <w:rPr>
            <w:rFonts w:ascii="Trebuchet MS"/>
            <w:sz w:val="12"/>
          </w:rPr>
          <w:t>922</w:t>
        </w:r>
      </w:ins>
      <w:r w:rsidR="00C14774">
        <w:rPr>
          <w:rFonts w:ascii="Trebuchet MS"/>
          <w:spacing w:val="48"/>
          <w:sz w:val="12"/>
        </w:rPr>
        <w:t xml:space="preserve">  </w:t>
      </w:r>
      <w:r w:rsidR="00C14774">
        <w:t>Walden</w:t>
      </w:r>
      <w:r w:rsidR="00C14774">
        <w:rPr>
          <w:spacing w:val="20"/>
        </w:rPr>
        <w:t xml:space="preserve"> </w:t>
      </w:r>
      <w:r w:rsidR="00C14774">
        <w:t>Y</w:t>
      </w:r>
      <w:r w:rsidR="00C14774">
        <w:rPr>
          <w:spacing w:val="19"/>
        </w:rPr>
        <w:t xml:space="preserve"> </w:t>
      </w:r>
      <w:r w:rsidR="00C14774">
        <w:t>Li,</w:t>
      </w:r>
      <w:r w:rsidR="00C14774">
        <w:rPr>
          <w:spacing w:val="25"/>
        </w:rPr>
        <w:t xml:space="preserve"> </w:t>
      </w:r>
      <w:r w:rsidR="00C14774">
        <w:t>Molly</w:t>
      </w:r>
      <w:r w:rsidR="00C14774">
        <w:rPr>
          <w:spacing w:val="19"/>
        </w:rPr>
        <w:t xml:space="preserve"> </w:t>
      </w:r>
      <w:r w:rsidR="00C14774">
        <w:t>R</w:t>
      </w:r>
      <w:r w:rsidR="00C14774">
        <w:rPr>
          <w:spacing w:val="19"/>
        </w:rPr>
        <w:t xml:space="preserve"> </w:t>
      </w:r>
      <w:r w:rsidR="00C14774">
        <w:t>McKinney,</w:t>
      </w:r>
      <w:r w:rsidR="00C14774">
        <w:rPr>
          <w:spacing w:val="25"/>
        </w:rPr>
        <w:t xml:space="preserve"> </w:t>
      </w:r>
      <w:r w:rsidR="00C14774">
        <w:t>Jessica</w:t>
      </w:r>
      <w:r w:rsidR="00C14774">
        <w:rPr>
          <w:spacing w:val="19"/>
        </w:rPr>
        <w:t xml:space="preserve"> </w:t>
      </w:r>
      <w:r w:rsidR="00C14774">
        <w:t>L</w:t>
      </w:r>
      <w:r w:rsidR="00C14774">
        <w:rPr>
          <w:spacing w:val="19"/>
        </w:rPr>
        <w:t xml:space="preserve"> </w:t>
      </w:r>
      <w:r w:rsidR="00C14774">
        <w:t>Irons,</w:t>
      </w:r>
      <w:r w:rsidR="00C14774">
        <w:rPr>
          <w:spacing w:val="25"/>
        </w:rPr>
        <w:t xml:space="preserve"> </w:t>
      </w:r>
      <w:r w:rsidR="00C14774">
        <w:t>and</w:t>
      </w:r>
      <w:r w:rsidR="00C14774">
        <w:rPr>
          <w:spacing w:val="19"/>
        </w:rPr>
        <w:t xml:space="preserve"> </w:t>
      </w:r>
      <w:r w:rsidR="00C14774">
        <w:t>Andrew</w:t>
      </w:r>
      <w:r w:rsidR="00C14774">
        <w:rPr>
          <w:spacing w:val="19"/>
        </w:rPr>
        <w:t xml:space="preserve"> </w:t>
      </w:r>
      <w:r w:rsidR="00C14774">
        <w:t>B</w:t>
      </w:r>
      <w:r w:rsidR="00C14774">
        <w:rPr>
          <w:spacing w:val="19"/>
        </w:rPr>
        <w:t xml:space="preserve"> </w:t>
      </w:r>
      <w:r w:rsidR="00C14774">
        <w:t>Leber.</w:t>
      </w:r>
      <w:r w:rsidR="00C14774">
        <w:rPr>
          <w:spacing w:val="65"/>
          <w:w w:val="150"/>
        </w:rPr>
        <w:t xml:space="preserve"> </w:t>
      </w:r>
      <w:r w:rsidR="00C14774">
        <w:rPr>
          <w:spacing w:val="-5"/>
        </w:rPr>
        <w:t>As-</w:t>
      </w:r>
    </w:p>
    <w:p w:rsidR="00485016" w:rsidRDefault="00F7725C">
      <w:pPr>
        <w:pStyle w:val="BodyText"/>
        <w:tabs>
          <w:tab w:val="left" w:pos="851"/>
        </w:tabs>
        <w:spacing w:before="8"/>
        <w:pPrChange w:id="4919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920" w:author="Hughes, Anna E" w:date="2023-06-19T12:41:00Z">
        <w:r>
          <w:rPr>
            <w:rFonts w:ascii="Trebuchet MS"/>
            <w:spacing w:val="-5"/>
            <w:sz w:val="12"/>
          </w:rPr>
          <w:delText>865</w:delText>
        </w:r>
      </w:del>
      <w:ins w:id="4921" w:author="Hughes, Anna E" w:date="2023-06-19T12:41:00Z">
        <w:r w:rsidR="00C14774">
          <w:rPr>
            <w:rFonts w:ascii="Trebuchet MS"/>
            <w:spacing w:val="-5"/>
            <w:sz w:val="12"/>
          </w:rPr>
          <w:t>923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sessing</w:t>
      </w:r>
      <w:r w:rsidR="00C14774">
        <w:rPr>
          <w:spacing w:val="19"/>
        </w:rPr>
        <w:t xml:space="preserve"> </w:t>
      </w:r>
      <w:r w:rsidR="00C14774">
        <w:rPr>
          <w:w w:val="90"/>
        </w:rPr>
        <w:t>the</w:t>
      </w:r>
      <w:r w:rsidR="00C14774">
        <w:rPr>
          <w:spacing w:val="20"/>
        </w:rPr>
        <w:t xml:space="preserve"> </w:t>
      </w:r>
      <w:r w:rsidR="00C14774">
        <w:rPr>
          <w:w w:val="90"/>
        </w:rPr>
        <w:t>generality</w:t>
      </w:r>
      <w:r w:rsidR="00C14774">
        <w:rPr>
          <w:spacing w:val="20"/>
        </w:rPr>
        <w:t xml:space="preserve"> </w:t>
      </w:r>
      <w:r w:rsidR="00C14774">
        <w:rPr>
          <w:w w:val="90"/>
        </w:rPr>
        <w:t>of</w:t>
      </w:r>
      <w:r w:rsidR="00C14774">
        <w:rPr>
          <w:spacing w:val="20"/>
        </w:rPr>
        <w:t xml:space="preserve"> </w:t>
      </w:r>
      <w:r w:rsidR="00C14774">
        <w:rPr>
          <w:w w:val="90"/>
        </w:rPr>
        <w:t>strategy</w:t>
      </w:r>
      <w:r w:rsidR="00C14774">
        <w:rPr>
          <w:spacing w:val="19"/>
        </w:rPr>
        <w:t xml:space="preserve"> </w:t>
      </w:r>
      <w:r w:rsidR="00C14774">
        <w:rPr>
          <w:w w:val="90"/>
        </w:rPr>
        <w:t>optimization</w:t>
      </w:r>
      <w:r w:rsidR="00C14774">
        <w:rPr>
          <w:spacing w:val="20"/>
        </w:rPr>
        <w:t xml:space="preserve"> </w:t>
      </w:r>
      <w:r w:rsidR="00C14774">
        <w:rPr>
          <w:w w:val="90"/>
        </w:rPr>
        <w:t>across</w:t>
      </w:r>
      <w:r w:rsidR="00C14774">
        <w:rPr>
          <w:spacing w:val="20"/>
        </w:rPr>
        <w:t xml:space="preserve"> </w:t>
      </w:r>
      <w:r w:rsidR="00C14774">
        <w:rPr>
          <w:w w:val="90"/>
        </w:rPr>
        <w:t>distinct</w:t>
      </w:r>
      <w:r w:rsidR="00C14774">
        <w:rPr>
          <w:spacing w:val="20"/>
        </w:rPr>
        <w:t xml:space="preserve"> </w:t>
      </w:r>
      <w:r w:rsidR="00C14774">
        <w:rPr>
          <w:w w:val="90"/>
        </w:rPr>
        <w:t>attentional</w:t>
      </w:r>
      <w:r w:rsidR="00C14774">
        <w:rPr>
          <w:spacing w:val="19"/>
        </w:rPr>
        <w:t xml:space="preserve"> </w:t>
      </w:r>
      <w:r w:rsidR="00C14774">
        <w:rPr>
          <w:spacing w:val="-2"/>
          <w:w w:val="90"/>
        </w:rPr>
        <w:t>tasks.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922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923" w:author="Hughes, Anna E" w:date="2023-06-19T12:41:00Z">
        <w:r>
          <w:rPr>
            <w:rFonts w:ascii="Trebuchet MS"/>
            <w:spacing w:val="-5"/>
            <w:sz w:val="12"/>
          </w:rPr>
          <w:delText>866</w:delText>
        </w:r>
      </w:del>
      <w:ins w:id="4924" w:author="Hughes, Anna E" w:date="2023-06-19T12:41:00Z">
        <w:r w:rsidR="00C14774">
          <w:rPr>
            <w:rFonts w:ascii="Trebuchet MS"/>
            <w:spacing w:val="-5"/>
            <w:sz w:val="12"/>
          </w:rPr>
          <w:t>924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z w:val="24"/>
        </w:rPr>
        <w:t>Journal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of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z w:val="24"/>
        </w:rPr>
        <w:t>Experimental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Psychology:</w:t>
      </w:r>
      <w:r w:rsidR="00C14774">
        <w:rPr>
          <w:rFonts w:ascii="Times New Roman"/>
          <w:i/>
          <w:spacing w:val="4"/>
          <w:sz w:val="24"/>
        </w:rPr>
        <w:t xml:space="preserve"> </w:t>
      </w:r>
      <w:r w:rsidR="00C14774">
        <w:rPr>
          <w:rFonts w:ascii="Times New Roman"/>
          <w:i/>
          <w:sz w:val="24"/>
        </w:rPr>
        <w:t>Human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z w:val="24"/>
        </w:rPr>
        <w:t>Perception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and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z w:val="24"/>
        </w:rPr>
        <w:t>Performance</w:t>
      </w:r>
      <w:r w:rsidR="00C14774">
        <w:rPr>
          <w:sz w:val="24"/>
        </w:rPr>
        <w:t>,</w:t>
      </w:r>
      <w:r w:rsidR="00C14774">
        <w:rPr>
          <w:spacing w:val="-3"/>
          <w:sz w:val="24"/>
        </w:rPr>
        <w:t xml:space="preserve"> </w:t>
      </w:r>
      <w:r w:rsidR="00C14774">
        <w:rPr>
          <w:spacing w:val="-5"/>
          <w:sz w:val="24"/>
        </w:rPr>
        <w:t>48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925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926" w:author="Hughes, Anna E" w:date="2023-06-19T12:41:00Z">
        <w:r>
          <w:rPr>
            <w:rFonts w:ascii="Trebuchet MS"/>
            <w:spacing w:val="-5"/>
            <w:sz w:val="12"/>
          </w:rPr>
          <w:delText>867</w:delText>
        </w:r>
      </w:del>
      <w:ins w:id="4927" w:author="Hughes, Anna E" w:date="2023-06-19T12:41:00Z">
        <w:r w:rsidR="00C14774">
          <w:rPr>
            <w:rFonts w:ascii="Trebuchet MS"/>
            <w:spacing w:val="-5"/>
            <w:sz w:val="12"/>
          </w:rPr>
          <w:t>925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  <w:sz w:val="24"/>
        </w:rPr>
        <w:t>(6):582,</w:t>
      </w:r>
      <w:r w:rsidR="00C14774">
        <w:rPr>
          <w:spacing w:val="22"/>
          <w:sz w:val="24"/>
        </w:rPr>
        <w:t xml:space="preserve"> </w:t>
      </w:r>
      <w:r w:rsidR="00C14774">
        <w:rPr>
          <w:spacing w:val="-2"/>
          <w:sz w:val="24"/>
        </w:rPr>
        <w:t>2022.</w:t>
      </w:r>
    </w:p>
    <w:p w:rsidR="00701245" w:rsidRDefault="00701245">
      <w:pPr>
        <w:rPr>
          <w:del w:id="4928" w:author="Hughes, Anna E" w:date="2023-06-19T12:41:00Z"/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  <w:bookmarkStart w:id="4929" w:name="_bookmark52"/>
      <w:bookmarkEnd w:id="4929"/>
    </w:p>
    <w:p w:rsidR="00701245" w:rsidRDefault="00701245">
      <w:pPr>
        <w:pStyle w:val="BodyText"/>
        <w:spacing w:before="0"/>
        <w:ind w:left="0"/>
        <w:rPr>
          <w:del w:id="4930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4931" w:author="Hughes, Anna E" w:date="2023-06-19T12:41:00Z"/>
          <w:sz w:val="20"/>
        </w:rPr>
      </w:pPr>
    </w:p>
    <w:p w:rsidR="00485016" w:rsidRDefault="00F7725C">
      <w:pPr>
        <w:pStyle w:val="BodyText"/>
        <w:spacing w:before="206"/>
        <w:pPrChange w:id="4932" w:author="Hughes, Anna E" w:date="2023-06-19T12:41:00Z">
          <w:pPr>
            <w:pStyle w:val="BodyText"/>
            <w:spacing w:before="238"/>
          </w:pPr>
        </w:pPrChange>
      </w:pPr>
      <w:del w:id="4933" w:author="Hughes, Anna E" w:date="2023-06-19T12:41:00Z">
        <w:r>
          <w:rPr>
            <w:rFonts w:ascii="Trebuchet MS" w:hAnsi="Trebuchet MS"/>
            <w:w w:val="95"/>
            <w:sz w:val="12"/>
          </w:rPr>
          <w:delText>868</w:delText>
        </w:r>
      </w:del>
      <w:ins w:id="4934" w:author="Hughes, Anna E" w:date="2023-06-19T12:41:00Z">
        <w:r w:rsidR="00C14774">
          <w:rPr>
            <w:rFonts w:ascii="Trebuchet MS" w:hAnsi="Trebuchet MS"/>
            <w:w w:val="95"/>
            <w:sz w:val="12"/>
          </w:rPr>
          <w:t>926</w:t>
        </w:r>
      </w:ins>
      <w:r w:rsidR="00C14774">
        <w:rPr>
          <w:rFonts w:ascii="Trebuchet MS" w:hAnsi="Trebuchet MS"/>
          <w:spacing w:val="39"/>
          <w:sz w:val="12"/>
        </w:rPr>
        <w:t xml:space="preserve">  </w:t>
      </w:r>
      <w:r w:rsidR="00C14774">
        <w:rPr>
          <w:w w:val="95"/>
        </w:rPr>
        <w:t>Heinrich</w:t>
      </w:r>
      <w:r w:rsidR="00C14774">
        <w:rPr>
          <w:spacing w:val="4"/>
        </w:rPr>
        <w:t xml:space="preserve"> </w:t>
      </w:r>
      <w:r w:rsidR="00C14774">
        <w:rPr>
          <w:w w:val="95"/>
        </w:rPr>
        <w:t>Rene´</w:t>
      </w:r>
      <w:r w:rsidR="00C14774">
        <w:rPr>
          <w:spacing w:val="12"/>
        </w:rPr>
        <w:t xml:space="preserve"> </w:t>
      </w:r>
      <w:r w:rsidR="00C14774">
        <w:rPr>
          <w:w w:val="95"/>
        </w:rPr>
        <w:t>Liesefeld</w:t>
      </w:r>
      <w:r w:rsidR="00C14774">
        <w:rPr>
          <w:spacing w:val="2"/>
        </w:rPr>
        <w:t xml:space="preserve"> </w:t>
      </w:r>
      <w:r w:rsidR="00C14774">
        <w:rPr>
          <w:w w:val="95"/>
        </w:rPr>
        <w:t>and</w:t>
      </w:r>
      <w:r w:rsidR="00C14774">
        <w:rPr>
          <w:spacing w:val="3"/>
        </w:rPr>
        <w:t xml:space="preserve"> </w:t>
      </w:r>
      <w:r w:rsidR="00C14774">
        <w:rPr>
          <w:w w:val="95"/>
        </w:rPr>
        <w:t>Hermann</w:t>
      </w:r>
      <w:r w:rsidR="00C14774">
        <w:rPr>
          <w:spacing w:val="3"/>
        </w:rPr>
        <w:t xml:space="preserve"> </w:t>
      </w:r>
      <w:r w:rsidR="00C14774">
        <w:rPr>
          <w:w w:val="95"/>
        </w:rPr>
        <w:t>J</w:t>
      </w:r>
      <w:r w:rsidR="00C14774">
        <w:rPr>
          <w:spacing w:val="3"/>
        </w:rPr>
        <w:t xml:space="preserve"> </w:t>
      </w:r>
      <w:r w:rsidR="00C14774">
        <w:rPr>
          <w:spacing w:val="11"/>
          <w:w w:val="103"/>
        </w:rPr>
        <w:t>M</w:t>
      </w:r>
      <w:r w:rsidR="00C14774">
        <w:rPr>
          <w:spacing w:val="-88"/>
          <w:w w:val="85"/>
        </w:rPr>
        <w:t>u</w:t>
      </w:r>
      <w:r w:rsidR="00C14774">
        <w:rPr>
          <w:spacing w:val="31"/>
          <w:w w:val="111"/>
        </w:rPr>
        <w:t>¨</w:t>
      </w:r>
      <w:r w:rsidR="00C14774">
        <w:rPr>
          <w:spacing w:val="12"/>
          <w:w w:val="86"/>
        </w:rPr>
        <w:t>lle</w:t>
      </w:r>
      <w:r w:rsidR="00C14774">
        <w:rPr>
          <w:spacing w:val="-2"/>
          <w:w w:val="86"/>
        </w:rPr>
        <w:t>r</w:t>
      </w:r>
      <w:r w:rsidR="00C14774">
        <w:rPr>
          <w:spacing w:val="12"/>
          <w:w w:val="116"/>
        </w:rPr>
        <w:t>.</w:t>
      </w:r>
      <w:r w:rsidR="00C14774">
        <w:rPr>
          <w:spacing w:val="45"/>
        </w:rPr>
        <w:t xml:space="preserve"> </w:t>
      </w:r>
      <w:r w:rsidR="00C14774">
        <w:rPr>
          <w:w w:val="95"/>
        </w:rPr>
        <w:t>A</w:t>
      </w:r>
      <w:r w:rsidR="00C14774">
        <w:rPr>
          <w:spacing w:val="3"/>
        </w:rPr>
        <w:t xml:space="preserve"> </w:t>
      </w:r>
      <w:r w:rsidR="00C14774">
        <w:rPr>
          <w:w w:val="95"/>
        </w:rPr>
        <w:t>theoretical</w:t>
      </w:r>
      <w:r w:rsidR="00C14774">
        <w:rPr>
          <w:spacing w:val="2"/>
        </w:rPr>
        <w:t xml:space="preserve"> </w:t>
      </w:r>
      <w:r w:rsidR="00C14774">
        <w:rPr>
          <w:w w:val="95"/>
        </w:rPr>
        <w:t>attempt</w:t>
      </w:r>
      <w:r w:rsidR="00C14774">
        <w:rPr>
          <w:spacing w:val="3"/>
        </w:rPr>
        <w:t xml:space="preserve"> </w:t>
      </w:r>
      <w:r w:rsidR="00C14774">
        <w:rPr>
          <w:w w:val="95"/>
        </w:rPr>
        <w:t>to</w:t>
      </w:r>
      <w:r w:rsidR="00C14774">
        <w:rPr>
          <w:spacing w:val="3"/>
        </w:rPr>
        <w:t xml:space="preserve"> </w:t>
      </w:r>
      <w:r w:rsidR="00C14774">
        <w:rPr>
          <w:spacing w:val="-2"/>
          <w:w w:val="95"/>
        </w:rPr>
        <w:t>revive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935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936" w:author="Hughes, Anna E" w:date="2023-06-19T12:41:00Z">
        <w:r>
          <w:rPr>
            <w:rFonts w:ascii="Trebuchet MS"/>
            <w:spacing w:val="-5"/>
            <w:sz w:val="12"/>
          </w:rPr>
          <w:delText>869</w:delText>
        </w:r>
      </w:del>
      <w:ins w:id="4937" w:author="Hughes, Anna E" w:date="2023-06-19T12:41:00Z">
        <w:r w:rsidR="00C14774">
          <w:rPr>
            <w:rFonts w:ascii="Trebuchet MS"/>
            <w:spacing w:val="-5"/>
            <w:sz w:val="12"/>
          </w:rPr>
          <w:t>927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the</w:t>
      </w:r>
      <w:r w:rsidR="00C14774">
        <w:rPr>
          <w:spacing w:val="12"/>
          <w:sz w:val="24"/>
        </w:rPr>
        <w:t xml:space="preserve"> </w:t>
      </w:r>
      <w:r w:rsidR="00C14774">
        <w:rPr>
          <w:spacing w:val="-6"/>
          <w:sz w:val="24"/>
        </w:rPr>
        <w:t>serial/parallel-search</w:t>
      </w:r>
      <w:r w:rsidR="00C14774">
        <w:rPr>
          <w:spacing w:val="12"/>
          <w:sz w:val="24"/>
        </w:rPr>
        <w:t xml:space="preserve"> </w:t>
      </w:r>
      <w:r w:rsidR="00C14774">
        <w:rPr>
          <w:spacing w:val="-6"/>
          <w:sz w:val="24"/>
        </w:rPr>
        <w:t>dichotomy.</w:t>
      </w:r>
      <w:r w:rsidR="00C14774">
        <w:rPr>
          <w:spacing w:val="66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Attention,</w:t>
      </w:r>
      <w:r w:rsidR="00C14774">
        <w:rPr>
          <w:rFonts w:ascii="Times New Roman"/>
          <w:i/>
          <w:spacing w:val="8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Perception,</w:t>
      </w:r>
      <w:r w:rsidR="00C14774">
        <w:rPr>
          <w:rFonts w:ascii="Times New Roman"/>
          <w:i/>
          <w:spacing w:val="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&amp;</w:t>
      </w:r>
      <w:r w:rsidR="00C14774">
        <w:rPr>
          <w:rFonts w:ascii="Times New Roman"/>
          <w:i/>
          <w:spacing w:val="5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Psychophysics</w:t>
      </w:r>
      <w:r w:rsidR="00C14774">
        <w:rPr>
          <w:spacing w:val="-6"/>
          <w:sz w:val="24"/>
        </w:rPr>
        <w:t>,</w:t>
      </w:r>
    </w:p>
    <w:p w:rsidR="00485016" w:rsidRDefault="00F7725C">
      <w:pPr>
        <w:pStyle w:val="BodyText"/>
        <w:tabs>
          <w:tab w:val="left" w:pos="851"/>
        </w:tabs>
        <w:spacing w:before="8"/>
        <w:pPrChange w:id="4938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939" w:author="Hughes, Anna E" w:date="2023-06-19T12:41:00Z">
        <w:r>
          <w:rPr>
            <w:rFonts w:ascii="Trebuchet MS" w:hAnsi="Trebuchet MS"/>
            <w:spacing w:val="-5"/>
            <w:sz w:val="12"/>
          </w:rPr>
          <w:delText>870</w:delText>
        </w:r>
      </w:del>
      <w:ins w:id="4940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928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82(1):228–245,</w:t>
      </w:r>
      <w:r w:rsidR="00C14774">
        <w:rPr>
          <w:spacing w:val="22"/>
        </w:rPr>
        <w:t xml:space="preserve"> </w:t>
      </w:r>
      <w:r w:rsidR="00C14774">
        <w:rPr>
          <w:spacing w:val="-2"/>
        </w:rPr>
        <w:t>2020.</w:t>
      </w:r>
    </w:p>
    <w:p w:rsidR="00485016" w:rsidRDefault="00485016" w:rsidP="002A2A73">
      <w:pPr>
        <w:pStyle w:val="BodyText"/>
        <w:ind w:left="0"/>
        <w:rPr>
          <w:sz w:val="9"/>
        </w:rPr>
      </w:pPr>
    </w:p>
    <w:p w:rsidR="00485016" w:rsidRDefault="00485016">
      <w:pPr>
        <w:rPr>
          <w:sz w:val="9"/>
        </w:rPr>
        <w:sectPr w:rsidR="00485016">
          <w:pgSz w:w="12240" w:h="15840"/>
          <w:pgMar w:top="1820" w:right="1720" w:bottom="2000" w:left="1600" w:header="0" w:footer="1818" w:gutter="0"/>
          <w:cols w:space="720"/>
          <w:sectPrChange w:id="4941" w:author="Hughes, Anna E" w:date="2023-06-19T12:41:00Z">
            <w:sectPr w:rsidR="00485016">
              <w:pgMar w:top="1820" w:right="1720" w:bottom="2000" w:left="1720" w:header="0" w:footer="1818" w:gutter="0"/>
            </w:sectPr>
          </w:sectPrChange>
        </w:sectPr>
      </w:pPr>
    </w:p>
    <w:p w:rsidR="00485016" w:rsidRDefault="00485016">
      <w:pPr>
        <w:pStyle w:val="BodyText"/>
        <w:spacing w:before="10"/>
        <w:ind w:left="0"/>
        <w:rPr>
          <w:sz w:val="17"/>
        </w:rPr>
      </w:pPr>
    </w:p>
    <w:p w:rsidR="00701245" w:rsidRDefault="00F7725C">
      <w:pPr>
        <w:spacing w:before="1"/>
        <w:ind w:left="107"/>
        <w:rPr>
          <w:del w:id="4942" w:author="Hughes, Anna E" w:date="2023-06-19T12:41:00Z"/>
          <w:rFonts w:ascii="Trebuchet MS"/>
          <w:sz w:val="12"/>
        </w:rPr>
      </w:pPr>
      <w:bookmarkStart w:id="4943" w:name="_bookmark53"/>
      <w:bookmarkEnd w:id="4943"/>
      <w:del w:id="4944" w:author="Hughes, Anna E" w:date="2023-06-19T12:41:00Z">
        <w:r>
          <w:rPr>
            <w:rFonts w:ascii="Trebuchet MS"/>
            <w:spacing w:val="-5"/>
            <w:sz w:val="12"/>
          </w:rPr>
          <w:delText>871</w:delText>
        </w:r>
      </w:del>
    </w:p>
    <w:p w:rsidR="00485016" w:rsidRDefault="00C14774">
      <w:pPr>
        <w:ind w:left="227"/>
        <w:rPr>
          <w:ins w:id="4945" w:author="Hughes, Anna E" w:date="2023-06-19T12:41:00Z"/>
          <w:rFonts w:ascii="Trebuchet MS"/>
          <w:sz w:val="12"/>
        </w:rPr>
      </w:pPr>
      <w:ins w:id="4946" w:author="Hughes, Anna E" w:date="2023-06-19T12:41:00Z">
        <w:r>
          <w:rPr>
            <w:rFonts w:ascii="Trebuchet MS"/>
            <w:spacing w:val="-5"/>
            <w:sz w:val="12"/>
          </w:rPr>
          <w:t>929</w:t>
        </w:r>
      </w:ins>
    </w:p>
    <w:p w:rsidR="00485016" w:rsidRDefault="00C14774">
      <w:pPr>
        <w:pStyle w:val="BodyText"/>
        <w:spacing w:before="94"/>
        <w:ind w:left="159"/>
        <w:pPrChange w:id="4947" w:author="Hughes, Anna E" w:date="2023-06-19T12:41:00Z">
          <w:pPr>
            <w:pStyle w:val="BodyText"/>
            <w:spacing w:before="95"/>
          </w:pPr>
        </w:pPrChange>
      </w:pPr>
      <w:r>
        <w:br w:type="column"/>
      </w:r>
      <w:r>
        <w:rPr>
          <w:spacing w:val="-4"/>
        </w:rPr>
        <w:t>Heinrich</w:t>
      </w:r>
      <w:r>
        <w:rPr>
          <w:spacing w:val="22"/>
        </w:rPr>
        <w:t xml:space="preserve"> </w:t>
      </w:r>
      <w:r>
        <w:rPr>
          <w:spacing w:val="-24"/>
        </w:rPr>
        <w:t>Rene´</w:t>
      </w:r>
    </w:p>
    <w:p w:rsidR="00485016" w:rsidRDefault="00C14774">
      <w:pPr>
        <w:pStyle w:val="BodyText"/>
        <w:spacing w:before="94"/>
        <w:ind w:left="71"/>
        <w:pPrChange w:id="4948" w:author="Hughes, Anna E" w:date="2023-06-19T12:41:00Z">
          <w:pPr>
            <w:pStyle w:val="BodyText"/>
            <w:spacing w:before="95"/>
            <w:ind w:left="71"/>
          </w:pPr>
        </w:pPrChange>
      </w:pPr>
      <w:r>
        <w:br w:type="column"/>
      </w:r>
      <w:r>
        <w:rPr>
          <w:spacing w:val="-2"/>
        </w:rPr>
        <w:t>Liesefeld,</w:t>
      </w:r>
      <w:r>
        <w:rPr>
          <w:spacing w:val="26"/>
        </w:rPr>
        <w:t xml:space="preserve"> </w:t>
      </w:r>
      <w:r>
        <w:rPr>
          <w:spacing w:val="-2"/>
        </w:rPr>
        <w:t>Rani</w:t>
      </w:r>
      <w:r>
        <w:rPr>
          <w:spacing w:val="19"/>
        </w:rPr>
        <w:t xml:space="preserve"> </w:t>
      </w:r>
      <w:r>
        <w:rPr>
          <w:spacing w:val="-2"/>
        </w:rPr>
        <w:t>Moran,</w:t>
      </w:r>
      <w:r>
        <w:rPr>
          <w:spacing w:val="26"/>
        </w:rPr>
        <w:t xml:space="preserve"> </w:t>
      </w:r>
      <w:r>
        <w:rPr>
          <w:spacing w:val="-2"/>
        </w:rPr>
        <w:t>Marius</w:t>
      </w:r>
      <w:r>
        <w:rPr>
          <w:spacing w:val="20"/>
        </w:rPr>
        <w:t xml:space="preserve"> </w:t>
      </w:r>
      <w:r>
        <w:rPr>
          <w:spacing w:val="-2"/>
        </w:rPr>
        <w:t>Usher,</w:t>
      </w:r>
      <w:r>
        <w:rPr>
          <w:spacing w:val="26"/>
        </w:rPr>
        <w:t xml:space="preserve"> </w:t>
      </w:r>
      <w:r>
        <w:rPr>
          <w:spacing w:val="-2"/>
        </w:rPr>
        <w:t>Hermann</w:t>
      </w:r>
      <w:r>
        <w:rPr>
          <w:spacing w:val="19"/>
        </w:rPr>
        <w:t xml:space="preserve"> </w:t>
      </w:r>
      <w:r>
        <w:rPr>
          <w:spacing w:val="-2"/>
        </w:rPr>
        <w:t>J</w:t>
      </w:r>
      <w:r>
        <w:rPr>
          <w:spacing w:val="20"/>
        </w:rPr>
        <w:t xml:space="preserve"> </w:t>
      </w:r>
      <w:r>
        <w:rPr>
          <w:spacing w:val="9"/>
          <w:w w:val="108"/>
        </w:rPr>
        <w:t>M</w:t>
      </w:r>
      <w:r>
        <w:rPr>
          <w:spacing w:val="-91"/>
          <w:w w:val="90"/>
        </w:rPr>
        <w:t>u</w:t>
      </w:r>
      <w:r>
        <w:rPr>
          <w:spacing w:val="28"/>
          <w:w w:val="116"/>
        </w:rPr>
        <w:t>¨</w:t>
      </w:r>
      <w:r>
        <w:rPr>
          <w:spacing w:val="9"/>
          <w:w w:val="91"/>
        </w:rPr>
        <w:t>lle</w:t>
      </w:r>
      <w:r>
        <w:rPr>
          <w:spacing w:val="-1"/>
          <w:w w:val="91"/>
        </w:rPr>
        <w:t>r</w:t>
      </w:r>
      <w:r>
        <w:rPr>
          <w:spacing w:val="9"/>
          <w:w w:val="121"/>
        </w:rPr>
        <w:t>,</w:t>
      </w:r>
      <w:r>
        <w:rPr>
          <w:spacing w:val="26"/>
        </w:rPr>
        <w:t xml:space="preserve"> </w:t>
      </w:r>
      <w:r>
        <w:rPr>
          <w:spacing w:val="-5"/>
        </w:rPr>
        <w:t>and</w:t>
      </w:r>
    </w:p>
    <w:p w:rsidR="00485016" w:rsidRDefault="00485016">
      <w:pPr>
        <w:sectPr w:rsidR="00485016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418" w:space="40"/>
            <w:col w:w="1572" w:space="39"/>
            <w:col w:w="6851"/>
          </w:cols>
          <w:sectPrChange w:id="4949" w:author="Hughes, Anna E" w:date="2023-06-19T12:41:00Z">
            <w:sectPr w:rsidR="00485016">
              <w:pgMar w:top="1820" w:right="1720" w:bottom="280" w:left="1720" w:header="0" w:footer="1818" w:gutter="0"/>
            </w:sectPr>
          </w:sectPrChange>
        </w:sectPr>
      </w:pPr>
    </w:p>
    <w:p w:rsidR="00485016" w:rsidRDefault="00F7725C">
      <w:pPr>
        <w:pStyle w:val="BodyText"/>
        <w:tabs>
          <w:tab w:val="left" w:pos="851"/>
        </w:tabs>
        <w:pPrChange w:id="4950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951" w:author="Hughes, Anna E" w:date="2023-06-19T12:41:00Z">
        <w:r>
          <w:rPr>
            <w:rFonts w:ascii="Trebuchet MS"/>
            <w:spacing w:val="-5"/>
            <w:sz w:val="12"/>
          </w:rPr>
          <w:delText>872</w:delText>
        </w:r>
      </w:del>
      <w:ins w:id="4952" w:author="Hughes, Anna E" w:date="2023-06-19T12:41:00Z">
        <w:r w:rsidR="00C14774">
          <w:rPr>
            <w:rFonts w:ascii="Trebuchet MS"/>
            <w:spacing w:val="-5"/>
            <w:sz w:val="12"/>
          </w:rPr>
          <w:t>930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Michael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Zehetleitner.</w:t>
      </w:r>
      <w:r w:rsidR="00C14774">
        <w:rPr>
          <w:spacing w:val="63"/>
        </w:rPr>
        <w:t xml:space="preserve"> </w:t>
      </w:r>
      <w:r w:rsidR="00C14774">
        <w:rPr>
          <w:spacing w:val="-4"/>
        </w:rPr>
        <w:t>Search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efficiency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as</w:t>
      </w:r>
      <w:r w:rsidR="00C14774">
        <w:rPr>
          <w:spacing w:val="8"/>
          <w:rPrChange w:id="4953" w:author="Hughes, Anna E" w:date="2023-06-19T12:41:00Z">
            <w:rPr>
              <w:spacing w:val="7"/>
            </w:rPr>
          </w:rPrChange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function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target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saliency:</w:t>
      </w:r>
      <w:r w:rsidR="00C14774">
        <w:rPr>
          <w:spacing w:val="35"/>
        </w:rPr>
        <w:t xml:space="preserve"> </w:t>
      </w:r>
      <w:r w:rsidR="00C14774">
        <w:rPr>
          <w:spacing w:val="-5"/>
        </w:rPr>
        <w:t>The</w:t>
      </w:r>
    </w:p>
    <w:p w:rsidR="00485016" w:rsidRDefault="00F7725C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  <w:pPrChange w:id="4954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955" w:author="Hughes, Anna E" w:date="2023-06-19T12:41:00Z">
        <w:r>
          <w:rPr>
            <w:rFonts w:ascii="Trebuchet MS"/>
            <w:spacing w:val="-5"/>
            <w:sz w:val="12"/>
          </w:rPr>
          <w:delText>873</w:delText>
        </w:r>
      </w:del>
      <w:ins w:id="4956" w:author="Hughes, Anna E" w:date="2023-06-19T12:41:00Z">
        <w:r w:rsidR="00C14774">
          <w:rPr>
            <w:rFonts w:ascii="Trebuchet MS"/>
            <w:spacing w:val="-5"/>
            <w:sz w:val="12"/>
          </w:rPr>
          <w:t>931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transition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from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inefficient</w:t>
      </w:r>
      <w:r w:rsidR="00C14774">
        <w:rPr>
          <w:spacing w:val="5"/>
          <w:sz w:val="24"/>
        </w:rPr>
        <w:t xml:space="preserve"> </w:t>
      </w:r>
      <w:r w:rsidR="00C14774">
        <w:rPr>
          <w:spacing w:val="-4"/>
          <w:sz w:val="24"/>
        </w:rPr>
        <w:t>to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efficient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search</w:t>
      </w:r>
      <w:r w:rsidR="00C14774">
        <w:rPr>
          <w:spacing w:val="5"/>
          <w:sz w:val="24"/>
        </w:rPr>
        <w:t xml:space="preserve"> </w:t>
      </w:r>
      <w:r w:rsidR="00C14774">
        <w:rPr>
          <w:spacing w:val="-4"/>
          <w:sz w:val="24"/>
        </w:rPr>
        <w:t>and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beyond.</w:t>
      </w:r>
      <w:r w:rsidR="00C14774">
        <w:rPr>
          <w:spacing w:val="57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Journal</w:t>
      </w:r>
      <w:r w:rsidR="00C14774">
        <w:rPr>
          <w:rFonts w:ascii="Times New Roman"/>
          <w:i/>
          <w:spacing w:val="-2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of</w:t>
      </w:r>
      <w:r w:rsidR="00C14774">
        <w:rPr>
          <w:rFonts w:ascii="Times New Roman"/>
          <w:i/>
          <w:spacing w:val="-2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Experi-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4957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958" w:author="Hughes, Anna E" w:date="2023-06-19T12:41:00Z">
        <w:r>
          <w:rPr>
            <w:rFonts w:ascii="Trebuchet MS"/>
            <w:spacing w:val="-5"/>
            <w:sz w:val="12"/>
          </w:rPr>
          <w:delText>874</w:delText>
        </w:r>
      </w:del>
      <w:ins w:id="4959" w:author="Hughes, Anna E" w:date="2023-06-19T12:41:00Z">
        <w:r w:rsidR="00C14774">
          <w:rPr>
            <w:rFonts w:ascii="Trebuchet MS"/>
            <w:spacing w:val="-5"/>
            <w:sz w:val="12"/>
          </w:rPr>
          <w:t>932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2"/>
          <w:sz w:val="24"/>
        </w:rPr>
        <w:t>mental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Human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Perception</w:t>
      </w:r>
      <w:r w:rsidR="00C14774">
        <w:rPr>
          <w:rFonts w:ascii="Times New Roman"/>
          <w:i/>
          <w:spacing w:val="-1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and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Performance</w:t>
      </w:r>
      <w:r w:rsidR="00C14774">
        <w:rPr>
          <w:spacing w:val="-2"/>
          <w:sz w:val="24"/>
        </w:rPr>
        <w:t>,</w:t>
      </w:r>
      <w:r w:rsidR="00C14774">
        <w:rPr>
          <w:spacing w:val="-5"/>
          <w:sz w:val="24"/>
        </w:rPr>
        <w:t xml:space="preserve"> </w:t>
      </w:r>
      <w:r w:rsidR="00C14774">
        <w:rPr>
          <w:spacing w:val="-2"/>
          <w:sz w:val="24"/>
        </w:rPr>
        <w:t>42(6):821,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2016.</w:t>
      </w:r>
    </w:p>
    <w:p w:rsidR="00485016" w:rsidRDefault="00F7725C">
      <w:pPr>
        <w:rPr>
          <w:ins w:id="4960" w:author="Hughes, Anna E" w:date="2023-06-19T12:41:00Z"/>
          <w:sz w:val="2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  <w:del w:id="4961" w:author="Hughes, Anna E" w:date="2023-06-19T12:41:00Z">
        <w:r>
          <w:rPr>
            <w:rFonts w:ascii="Trebuchet MS"/>
            <w:spacing w:val="-2"/>
            <w:sz w:val="12"/>
          </w:rPr>
          <w:delText>875</w:delText>
        </w:r>
      </w:del>
    </w:p>
    <w:p w:rsidR="00485016" w:rsidRDefault="00485016">
      <w:pPr>
        <w:pStyle w:val="BodyText"/>
        <w:spacing w:before="0"/>
        <w:ind w:left="0"/>
        <w:rPr>
          <w:ins w:id="4962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4963" w:author="Hughes, Anna E" w:date="2023-06-19T12:41:00Z"/>
          <w:sz w:val="20"/>
        </w:rPr>
      </w:pPr>
    </w:p>
    <w:p w:rsidR="00485016" w:rsidRDefault="00C14774">
      <w:pPr>
        <w:pStyle w:val="BodyText"/>
        <w:spacing w:before="238"/>
        <w:pPrChange w:id="4964" w:author="Hughes, Anna E" w:date="2023-06-19T12:41:00Z">
          <w:pPr>
            <w:pStyle w:val="BodyText"/>
            <w:spacing w:before="200"/>
          </w:pPr>
        </w:pPrChange>
      </w:pPr>
      <w:bookmarkStart w:id="4965" w:name="_bookmark54"/>
      <w:bookmarkEnd w:id="4965"/>
      <w:ins w:id="4966" w:author="Hughes, Anna E" w:date="2023-06-19T12:41:00Z">
        <w:r>
          <w:rPr>
            <w:rFonts w:ascii="Trebuchet MS"/>
            <w:spacing w:val="-2"/>
            <w:sz w:val="12"/>
          </w:rPr>
          <w:t>933</w:t>
        </w:r>
      </w:ins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</w:rPr>
        <w:t>Alejandro</w:t>
      </w:r>
      <w:r>
        <w:rPr>
          <w:spacing w:val="-4"/>
        </w:rPr>
        <w:t xml:space="preserve"> </w:t>
      </w:r>
      <w:r>
        <w:rPr>
          <w:spacing w:val="-2"/>
        </w:rPr>
        <w:t>Lleras,</w:t>
      </w:r>
      <w:r>
        <w:rPr>
          <w:spacing w:val="-4"/>
          <w:rPrChange w:id="4967" w:author="Hughes, Anna E" w:date="2023-06-19T12:41:00Z">
            <w:rPr>
              <w:spacing w:val="-3"/>
            </w:rPr>
          </w:rPrChange>
        </w:rPr>
        <w:t xml:space="preserve"> </w:t>
      </w:r>
      <w:r>
        <w:rPr>
          <w:spacing w:val="-2"/>
        </w:rPr>
        <w:t>Zhiyuan</w:t>
      </w:r>
      <w:r>
        <w:rPr>
          <w:spacing w:val="-5"/>
        </w:rPr>
        <w:t xml:space="preserve"> </w:t>
      </w:r>
      <w:r>
        <w:rPr>
          <w:spacing w:val="-2"/>
        </w:rPr>
        <w:t>Wang,</w:t>
      </w:r>
      <w:r>
        <w:rPr>
          <w:spacing w:val="-5"/>
          <w:rPrChange w:id="4968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2"/>
        </w:rPr>
        <w:t>Anna</w:t>
      </w:r>
      <w:r>
        <w:rPr>
          <w:spacing w:val="-5"/>
        </w:rPr>
        <w:t xml:space="preserve"> </w:t>
      </w:r>
      <w:r>
        <w:rPr>
          <w:spacing w:val="-2"/>
        </w:rPr>
        <w:t>Madison,</w:t>
      </w:r>
      <w:r>
        <w:rPr>
          <w:spacing w:val="-3"/>
          <w:rPrChange w:id="4969" w:author="Hughes, Anna E" w:date="2023-06-19T12:41:00Z">
            <w:rPr>
              <w:spacing w:val="-4"/>
            </w:rPr>
          </w:rPrChange>
        </w:rPr>
        <w:t xml:space="preserve"> </w:t>
      </w:r>
      <w:r>
        <w:rPr>
          <w:spacing w:val="-2"/>
        </w:rPr>
        <w:t>and</w:t>
      </w:r>
      <w:r>
        <w:rPr>
          <w:spacing w:val="-6"/>
          <w:rPrChange w:id="4970" w:author="Hughes, Anna E" w:date="2023-06-19T12:41:00Z">
            <w:rPr>
              <w:spacing w:val="-5"/>
            </w:rPr>
          </w:rPrChange>
        </w:rPr>
        <w:t xml:space="preserve"> </w:t>
      </w:r>
      <w:r>
        <w:rPr>
          <w:spacing w:val="-2"/>
        </w:rPr>
        <w:t>Simona</w:t>
      </w:r>
      <w:r>
        <w:rPr>
          <w:spacing w:val="-5"/>
        </w:rPr>
        <w:t xml:space="preserve"> </w:t>
      </w:r>
      <w:r>
        <w:rPr>
          <w:spacing w:val="-2"/>
        </w:rPr>
        <w:t>Buetti.</w:t>
      </w:r>
      <w:r>
        <w:rPr>
          <w:spacing w:val="23"/>
        </w:rPr>
        <w:t xml:space="preserve"> </w:t>
      </w:r>
      <w:r>
        <w:rPr>
          <w:spacing w:val="-2"/>
        </w:rPr>
        <w:t>Predicting</w:t>
      </w:r>
    </w:p>
    <w:p w:rsidR="00485016" w:rsidRDefault="00F7725C">
      <w:pPr>
        <w:pStyle w:val="BodyText"/>
        <w:tabs>
          <w:tab w:val="left" w:pos="851"/>
        </w:tabs>
        <w:pPrChange w:id="4971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4972" w:author="Hughes, Anna E" w:date="2023-06-19T12:41:00Z">
        <w:r>
          <w:rPr>
            <w:rFonts w:ascii="Trebuchet MS"/>
            <w:spacing w:val="-5"/>
            <w:sz w:val="12"/>
          </w:rPr>
          <w:delText>876</w:delText>
        </w:r>
      </w:del>
      <w:ins w:id="4973" w:author="Hughes, Anna E" w:date="2023-06-19T12:41:00Z">
        <w:r w:rsidR="00C14774">
          <w:rPr>
            <w:rFonts w:ascii="Trebuchet MS"/>
            <w:spacing w:val="-5"/>
            <w:sz w:val="12"/>
          </w:rPr>
          <w:t>934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search</w:t>
      </w:r>
      <w:r w:rsidR="00C14774">
        <w:rPr>
          <w:spacing w:val="19"/>
        </w:rPr>
        <w:t xml:space="preserve"> </w:t>
      </w:r>
      <w:r w:rsidR="00C14774">
        <w:rPr>
          <w:w w:val="90"/>
        </w:rPr>
        <w:t>performance</w:t>
      </w:r>
      <w:r w:rsidR="00C14774">
        <w:rPr>
          <w:spacing w:val="19"/>
        </w:rPr>
        <w:t xml:space="preserve"> </w:t>
      </w:r>
      <w:r w:rsidR="00C14774">
        <w:rPr>
          <w:w w:val="90"/>
        </w:rPr>
        <w:t>in</w:t>
      </w:r>
      <w:r w:rsidR="00C14774">
        <w:rPr>
          <w:spacing w:val="19"/>
        </w:rPr>
        <w:t xml:space="preserve"> </w:t>
      </w:r>
      <w:r w:rsidR="00C14774">
        <w:rPr>
          <w:w w:val="90"/>
        </w:rPr>
        <w:t>heterogeneous</w:t>
      </w:r>
      <w:r w:rsidR="00C14774">
        <w:rPr>
          <w:spacing w:val="19"/>
        </w:rPr>
        <w:t xml:space="preserve"> </w:t>
      </w:r>
      <w:r w:rsidR="00C14774">
        <w:rPr>
          <w:w w:val="90"/>
        </w:rPr>
        <w:t>scenes:</w:t>
      </w:r>
      <w:r w:rsidR="00C14774">
        <w:rPr>
          <w:spacing w:val="37"/>
        </w:rPr>
        <w:t xml:space="preserve"> </w:t>
      </w:r>
      <w:r w:rsidR="00C14774">
        <w:rPr>
          <w:w w:val="90"/>
        </w:rPr>
        <w:t>Quantifying</w:t>
      </w:r>
      <w:r w:rsidR="00C14774">
        <w:rPr>
          <w:spacing w:val="19"/>
        </w:rPr>
        <w:t xml:space="preserve"> </w:t>
      </w:r>
      <w:r w:rsidR="00C14774">
        <w:rPr>
          <w:w w:val="90"/>
        </w:rPr>
        <w:t>the</w:t>
      </w:r>
      <w:r w:rsidR="00C14774">
        <w:rPr>
          <w:spacing w:val="19"/>
        </w:rPr>
        <w:t xml:space="preserve"> </w:t>
      </w:r>
      <w:r w:rsidR="00C14774">
        <w:rPr>
          <w:w w:val="90"/>
        </w:rPr>
        <w:t>impact</w:t>
      </w:r>
      <w:r w:rsidR="00C14774">
        <w:rPr>
          <w:spacing w:val="19"/>
        </w:rPr>
        <w:t xml:space="preserve"> </w:t>
      </w:r>
      <w:r w:rsidR="00C14774">
        <w:rPr>
          <w:w w:val="90"/>
        </w:rPr>
        <w:t>of</w:t>
      </w:r>
      <w:r w:rsidR="00C14774">
        <w:rPr>
          <w:spacing w:val="19"/>
        </w:rPr>
        <w:t xml:space="preserve"> </w:t>
      </w:r>
      <w:r w:rsidR="00C14774">
        <w:rPr>
          <w:spacing w:val="-2"/>
          <w:w w:val="90"/>
        </w:rPr>
        <w:t>homo-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974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4975" w:author="Hughes, Anna E" w:date="2023-06-19T12:41:00Z">
        <w:r>
          <w:rPr>
            <w:rFonts w:ascii="Trebuchet MS"/>
            <w:spacing w:val="-5"/>
            <w:sz w:val="12"/>
          </w:rPr>
          <w:delText>877</w:delText>
        </w:r>
      </w:del>
      <w:ins w:id="4976" w:author="Hughes, Anna E" w:date="2023-06-19T12:41:00Z">
        <w:r w:rsidR="00C14774">
          <w:rPr>
            <w:rFonts w:ascii="Trebuchet MS"/>
            <w:spacing w:val="-5"/>
            <w:sz w:val="12"/>
          </w:rPr>
          <w:t>935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geneity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effects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in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efficient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search.</w:t>
      </w:r>
      <w:r w:rsidR="00C14774">
        <w:rPr>
          <w:spacing w:val="20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Collabra:</w:t>
      </w:r>
      <w:r w:rsidR="00C14774">
        <w:rPr>
          <w:rFonts w:ascii="Times New Roman"/>
          <w:i/>
          <w:spacing w:val="4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Psychology</w:t>
      </w:r>
      <w:r w:rsidR="00C14774">
        <w:rPr>
          <w:spacing w:val="-4"/>
          <w:sz w:val="24"/>
        </w:rPr>
        <w:t>,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5(1),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2019.</w:t>
      </w:r>
    </w:p>
    <w:p w:rsidR="00485016" w:rsidRDefault="00F7725C">
      <w:pPr>
        <w:pStyle w:val="BodyText"/>
        <w:spacing w:before="207"/>
        <w:pPrChange w:id="4977" w:author="Hughes, Anna E" w:date="2023-06-19T12:41:00Z">
          <w:pPr>
            <w:pStyle w:val="BodyText"/>
            <w:spacing w:before="201"/>
          </w:pPr>
        </w:pPrChange>
      </w:pPr>
      <w:bookmarkStart w:id="4978" w:name="_bookmark55"/>
      <w:bookmarkEnd w:id="4978"/>
      <w:del w:id="4979" w:author="Hughes, Anna E" w:date="2023-06-19T12:41:00Z">
        <w:r>
          <w:rPr>
            <w:rFonts w:ascii="Trebuchet MS"/>
            <w:sz w:val="12"/>
          </w:rPr>
          <w:delText>878</w:delText>
        </w:r>
      </w:del>
      <w:ins w:id="4980" w:author="Hughes, Anna E" w:date="2023-06-19T12:41:00Z">
        <w:r w:rsidR="00C14774">
          <w:rPr>
            <w:rFonts w:ascii="Trebuchet MS"/>
            <w:sz w:val="12"/>
          </w:rPr>
          <w:t>936</w:t>
        </w:r>
      </w:ins>
      <w:r w:rsidR="00C14774">
        <w:rPr>
          <w:rFonts w:ascii="Trebuchet MS"/>
          <w:spacing w:val="41"/>
          <w:sz w:val="12"/>
          <w:rPrChange w:id="4981" w:author="Hughes, Anna E" w:date="2023-06-19T12:41:00Z">
            <w:rPr>
              <w:rFonts w:ascii="Trebuchet MS"/>
              <w:spacing w:val="42"/>
              <w:sz w:val="12"/>
            </w:rPr>
          </w:rPrChange>
        </w:rPr>
        <w:t xml:space="preserve">  </w:t>
      </w:r>
      <w:r w:rsidR="00C14774">
        <w:t>Alejandro</w:t>
      </w:r>
      <w:r w:rsidR="00C14774">
        <w:rPr>
          <w:spacing w:val="-2"/>
          <w:rPrChange w:id="4982" w:author="Hughes, Anna E" w:date="2023-06-19T12:41:00Z">
            <w:rPr>
              <w:spacing w:val="-4"/>
            </w:rPr>
          </w:rPrChange>
        </w:rPr>
        <w:t xml:space="preserve"> </w:t>
      </w:r>
      <w:r w:rsidR="00C14774">
        <w:t>Lleras,</w:t>
      </w:r>
      <w:r w:rsidR="00C14774">
        <w:rPr>
          <w:spacing w:val="-3"/>
        </w:rPr>
        <w:t xml:space="preserve"> </w:t>
      </w:r>
      <w:r w:rsidR="00C14774">
        <w:t>Zhiyuan</w:t>
      </w:r>
      <w:r w:rsidR="00C14774">
        <w:rPr>
          <w:spacing w:val="-4"/>
          <w:rPrChange w:id="4983" w:author="Hughes, Anna E" w:date="2023-06-19T12:41:00Z">
            <w:rPr>
              <w:spacing w:val="-3"/>
            </w:rPr>
          </w:rPrChange>
        </w:rPr>
        <w:t xml:space="preserve"> </w:t>
      </w:r>
      <w:r w:rsidR="00C14774">
        <w:t>Wang,</w:t>
      </w:r>
      <w:r w:rsidR="00C14774">
        <w:rPr>
          <w:spacing w:val="-3"/>
        </w:rPr>
        <w:t xml:space="preserve"> </w:t>
      </w:r>
      <w:r w:rsidR="00C14774">
        <w:t>Gavin</w:t>
      </w:r>
      <w:r w:rsidR="00C14774">
        <w:rPr>
          <w:spacing w:val="-4"/>
        </w:rPr>
        <w:t xml:space="preserve"> </w:t>
      </w:r>
      <w:r w:rsidR="00C14774">
        <w:t>Jun</w:t>
      </w:r>
      <w:r w:rsidR="00C14774">
        <w:rPr>
          <w:spacing w:val="-4"/>
          <w:rPrChange w:id="4984" w:author="Hughes, Anna E" w:date="2023-06-19T12:41:00Z">
            <w:rPr>
              <w:spacing w:val="-3"/>
            </w:rPr>
          </w:rPrChange>
        </w:rPr>
        <w:t xml:space="preserve"> </w:t>
      </w:r>
      <w:r w:rsidR="00C14774">
        <w:t>Peng</w:t>
      </w:r>
      <w:r w:rsidR="00C14774">
        <w:rPr>
          <w:spacing w:val="-3"/>
          <w:rPrChange w:id="4985" w:author="Hughes, Anna E" w:date="2023-06-19T12:41:00Z">
            <w:rPr>
              <w:spacing w:val="-4"/>
            </w:rPr>
          </w:rPrChange>
        </w:rPr>
        <w:t xml:space="preserve"> </w:t>
      </w:r>
      <w:r w:rsidR="00C14774">
        <w:t>Ng,</w:t>
      </w:r>
      <w:r w:rsidR="00C14774">
        <w:rPr>
          <w:spacing w:val="-3"/>
        </w:rPr>
        <w:t xml:space="preserve"> </w:t>
      </w:r>
      <w:r w:rsidR="00C14774">
        <w:t>Kirk</w:t>
      </w:r>
      <w:r w:rsidR="00C14774">
        <w:rPr>
          <w:spacing w:val="-4"/>
          <w:rPrChange w:id="4986" w:author="Hughes, Anna E" w:date="2023-06-19T12:41:00Z">
            <w:rPr>
              <w:spacing w:val="-3"/>
            </w:rPr>
          </w:rPrChange>
        </w:rPr>
        <w:t xml:space="preserve"> </w:t>
      </w:r>
      <w:r w:rsidR="00C14774">
        <w:t>Ballew,</w:t>
      </w:r>
      <w:r w:rsidR="00C14774">
        <w:rPr>
          <w:spacing w:val="-3"/>
        </w:rPr>
        <w:t xml:space="preserve"> </w:t>
      </w:r>
      <w:r w:rsidR="00C14774">
        <w:t>Jing</w:t>
      </w:r>
      <w:r w:rsidR="00C14774">
        <w:rPr>
          <w:spacing w:val="-4"/>
        </w:rPr>
        <w:t xml:space="preserve"> </w:t>
      </w:r>
      <w:r w:rsidR="00C14774">
        <w:t>Xu,</w:t>
      </w:r>
      <w:r w:rsidR="00C14774">
        <w:rPr>
          <w:spacing w:val="-4"/>
        </w:rPr>
        <w:t xml:space="preserve"> </w:t>
      </w:r>
      <w:r w:rsidR="00C14774">
        <w:rPr>
          <w:spacing w:val="-5"/>
        </w:rPr>
        <w:t>and</w:t>
      </w:r>
    </w:p>
    <w:p w:rsidR="00485016" w:rsidRDefault="00F7725C">
      <w:pPr>
        <w:pStyle w:val="BodyText"/>
        <w:tabs>
          <w:tab w:val="left" w:pos="851"/>
        </w:tabs>
        <w:pPrChange w:id="4987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988" w:author="Hughes, Anna E" w:date="2023-06-19T12:41:00Z">
        <w:r>
          <w:rPr>
            <w:rFonts w:ascii="Trebuchet MS"/>
            <w:spacing w:val="-5"/>
            <w:sz w:val="12"/>
          </w:rPr>
          <w:delText>879</w:delText>
        </w:r>
      </w:del>
      <w:ins w:id="4989" w:author="Hughes, Anna E" w:date="2023-06-19T12:41:00Z">
        <w:r w:rsidR="00C14774">
          <w:rPr>
            <w:rFonts w:ascii="Trebuchet MS"/>
            <w:spacing w:val="-5"/>
            <w:sz w:val="12"/>
          </w:rPr>
          <w:t>937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Simona</w:t>
      </w:r>
      <w:r w:rsidR="00C14774">
        <w:t xml:space="preserve"> </w:t>
      </w:r>
      <w:r w:rsidR="00C14774">
        <w:rPr>
          <w:spacing w:val="-4"/>
        </w:rPr>
        <w:t>Buetti.</w:t>
      </w:r>
      <w:r w:rsidR="00C14774">
        <w:rPr>
          <w:spacing w:val="44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target</w:t>
      </w:r>
      <w:r w:rsidR="00C14774">
        <w:t xml:space="preserve"> </w:t>
      </w:r>
      <w:r w:rsidR="00C14774">
        <w:rPr>
          <w:spacing w:val="-4"/>
        </w:rPr>
        <w:t>contrast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signal</w:t>
      </w:r>
      <w:r w:rsidR="00C14774">
        <w:t xml:space="preserve"> </w:t>
      </w:r>
      <w:r w:rsidR="00C14774">
        <w:rPr>
          <w:spacing w:val="-4"/>
        </w:rPr>
        <w:t>theory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parallel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processing</w:t>
      </w:r>
      <w:r w:rsidR="00C14774">
        <w:t xml:space="preserve"> </w:t>
      </w:r>
      <w:r w:rsidR="00C14774">
        <w:rPr>
          <w:spacing w:val="-4"/>
        </w:rPr>
        <w:t>in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goal-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4990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4991" w:author="Hughes, Anna E" w:date="2023-06-19T12:41:00Z">
        <w:r>
          <w:rPr>
            <w:rFonts w:ascii="Trebuchet MS" w:hAnsi="Trebuchet MS"/>
            <w:spacing w:val="-5"/>
            <w:sz w:val="12"/>
          </w:rPr>
          <w:delText>880</w:delText>
        </w:r>
      </w:del>
      <w:ins w:id="4992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938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directed</w:t>
      </w:r>
      <w:r w:rsidR="00C14774">
        <w:rPr>
          <w:spacing w:val="1"/>
          <w:sz w:val="24"/>
        </w:rPr>
        <w:t xml:space="preserve"> </w:t>
      </w:r>
      <w:r w:rsidR="00C14774">
        <w:rPr>
          <w:spacing w:val="-4"/>
          <w:sz w:val="24"/>
        </w:rPr>
        <w:t>search.</w:t>
      </w:r>
      <w:r w:rsidR="00C14774">
        <w:rPr>
          <w:spacing w:val="25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Attention,</w:t>
      </w:r>
      <w:r w:rsidR="00C14774">
        <w:rPr>
          <w:rFonts w:ascii="Times New Roman" w:hAnsi="Times New Roman"/>
          <w:i/>
          <w:spacing w:val="-6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Perception,</w:t>
      </w:r>
      <w:r w:rsidR="00C14774">
        <w:rPr>
          <w:rFonts w:ascii="Times New Roman" w:hAnsi="Times New Roman"/>
          <w:i/>
          <w:spacing w:val="-6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&amp;</w:t>
      </w:r>
      <w:r w:rsidR="00C14774">
        <w:rPr>
          <w:rFonts w:ascii="Times New Roman" w:hAnsi="Times New Roman"/>
          <w:i/>
          <w:spacing w:val="-6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Psychophysics</w:t>
      </w:r>
      <w:r w:rsidR="00C14774">
        <w:rPr>
          <w:spacing w:val="-4"/>
          <w:sz w:val="24"/>
        </w:rPr>
        <w:t>,</w:t>
      </w:r>
      <w:r w:rsidR="00C14774">
        <w:rPr>
          <w:spacing w:val="2"/>
          <w:sz w:val="24"/>
        </w:rPr>
        <w:t xml:space="preserve"> </w:t>
      </w:r>
      <w:r w:rsidR="00C14774">
        <w:rPr>
          <w:spacing w:val="-4"/>
          <w:sz w:val="24"/>
        </w:rPr>
        <w:t>pages</w:t>
      </w:r>
      <w:r w:rsidR="00C14774">
        <w:rPr>
          <w:spacing w:val="1"/>
          <w:sz w:val="24"/>
        </w:rPr>
        <w:t xml:space="preserve"> </w:t>
      </w:r>
      <w:r w:rsidR="00C14774">
        <w:rPr>
          <w:spacing w:val="-4"/>
          <w:sz w:val="24"/>
        </w:rPr>
        <w:t>1–32,</w:t>
      </w:r>
      <w:r w:rsidR="00C14774">
        <w:rPr>
          <w:spacing w:val="1"/>
          <w:sz w:val="24"/>
        </w:rPr>
        <w:t xml:space="preserve"> </w:t>
      </w:r>
      <w:r w:rsidR="00C14774">
        <w:rPr>
          <w:spacing w:val="-4"/>
          <w:sz w:val="24"/>
        </w:rPr>
        <w:t>2020.</w:t>
      </w:r>
    </w:p>
    <w:p w:rsidR="00485016" w:rsidRDefault="00F7725C">
      <w:pPr>
        <w:pStyle w:val="BodyText"/>
        <w:spacing w:before="207"/>
        <w:pPrChange w:id="4993" w:author="Hughes, Anna E" w:date="2023-06-19T12:41:00Z">
          <w:pPr>
            <w:pStyle w:val="BodyText"/>
            <w:spacing w:before="200"/>
          </w:pPr>
        </w:pPrChange>
      </w:pPr>
      <w:bookmarkStart w:id="4994" w:name="_bookmark56"/>
      <w:bookmarkEnd w:id="4994"/>
      <w:del w:id="4995" w:author="Hughes, Anna E" w:date="2023-06-19T12:41:00Z">
        <w:r>
          <w:rPr>
            <w:rFonts w:ascii="Trebuchet MS"/>
            <w:spacing w:val="-6"/>
            <w:sz w:val="12"/>
          </w:rPr>
          <w:delText>881</w:delText>
        </w:r>
      </w:del>
      <w:ins w:id="4996" w:author="Hughes, Anna E" w:date="2023-06-19T12:41:00Z">
        <w:r w:rsidR="00C14774">
          <w:rPr>
            <w:rFonts w:ascii="Trebuchet MS"/>
            <w:spacing w:val="-6"/>
            <w:sz w:val="12"/>
          </w:rPr>
          <w:t>939</w:t>
        </w:r>
      </w:ins>
      <w:r w:rsidR="00C14774">
        <w:rPr>
          <w:rFonts w:ascii="Trebuchet MS"/>
          <w:spacing w:val="59"/>
          <w:sz w:val="12"/>
        </w:rPr>
        <w:t xml:space="preserve">  </w:t>
      </w:r>
      <w:r w:rsidR="00C14774">
        <w:rPr>
          <w:spacing w:val="-6"/>
        </w:rPr>
        <w:t>Anna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Madison,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Alejandro</w:t>
      </w:r>
      <w:r w:rsidR="00C14774">
        <w:rPr>
          <w:spacing w:val="-5"/>
        </w:rPr>
        <w:t xml:space="preserve"> </w:t>
      </w:r>
      <w:r w:rsidR="00C14774">
        <w:rPr>
          <w:spacing w:val="-6"/>
        </w:rPr>
        <w:t>Lleras,</w:t>
      </w:r>
      <w:r w:rsidR="00C14774">
        <w:rPr>
          <w:spacing w:val="-3"/>
        </w:rPr>
        <w:t xml:space="preserve"> </w:t>
      </w:r>
      <w:r w:rsidR="00C14774">
        <w:rPr>
          <w:spacing w:val="-6"/>
        </w:rPr>
        <w:t>and Simona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Buetti.</w:t>
      </w:r>
      <w:r w:rsidR="00C14774">
        <w:rPr>
          <w:spacing w:val="8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role of crowding</w:t>
      </w:r>
      <w:r w:rsidR="00C14774">
        <w:rPr>
          <w:spacing w:val="-4"/>
        </w:rPr>
        <w:t xml:space="preserve"> </w:t>
      </w:r>
      <w:r w:rsidR="00C14774">
        <w:rPr>
          <w:spacing w:val="-6"/>
        </w:rPr>
        <w:t>in par-</w:t>
      </w:r>
    </w:p>
    <w:p w:rsidR="00485016" w:rsidRDefault="00F7725C">
      <w:pPr>
        <w:pStyle w:val="BodyText"/>
        <w:tabs>
          <w:tab w:val="left" w:pos="851"/>
        </w:tabs>
        <w:pPrChange w:id="4997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4998" w:author="Hughes, Anna E" w:date="2023-06-19T12:41:00Z">
        <w:r>
          <w:rPr>
            <w:rFonts w:ascii="Trebuchet MS"/>
            <w:spacing w:val="-5"/>
            <w:sz w:val="12"/>
          </w:rPr>
          <w:delText>882</w:delText>
        </w:r>
      </w:del>
      <w:ins w:id="4999" w:author="Hughes, Anna E" w:date="2023-06-19T12:41:00Z">
        <w:r w:rsidR="00C14774">
          <w:rPr>
            <w:rFonts w:ascii="Trebuchet MS"/>
            <w:spacing w:val="-5"/>
            <w:sz w:val="12"/>
          </w:rPr>
          <w:t>940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allel</w:t>
      </w:r>
      <w:r w:rsidR="00C14774">
        <w:rPr>
          <w:spacing w:val="-3"/>
          <w:rPrChange w:id="5000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</w:rPr>
        <w:t>search:</w:t>
      </w:r>
      <w:r w:rsidR="00C14774">
        <w:rPr>
          <w:spacing w:val="13"/>
        </w:rPr>
        <w:t xml:space="preserve"> </w:t>
      </w:r>
      <w:r w:rsidR="00C14774">
        <w:rPr>
          <w:spacing w:val="-6"/>
        </w:rPr>
        <w:t>Peripheral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pooling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is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not</w:t>
      </w:r>
      <w:r w:rsidR="00C14774">
        <w:rPr>
          <w:spacing w:val="-3"/>
          <w:rPrChange w:id="5001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</w:rPr>
        <w:t>responsible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logarithmic</w:t>
      </w:r>
      <w:r w:rsidR="00C14774">
        <w:rPr>
          <w:spacing w:val="-2"/>
        </w:rPr>
        <w:t xml:space="preserve"> </w:t>
      </w:r>
      <w:r w:rsidR="00C14774">
        <w:rPr>
          <w:spacing w:val="-6"/>
        </w:rPr>
        <w:t>efficiency</w:t>
      </w:r>
      <w:r w:rsidR="00C14774">
        <w:rPr>
          <w:spacing w:val="-3"/>
          <w:rPrChange w:id="5002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spacing w:val="-6"/>
        </w:rPr>
        <w:t>in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0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004" w:author="Hughes, Anna E" w:date="2023-06-19T12:41:00Z">
        <w:r>
          <w:rPr>
            <w:rFonts w:ascii="Trebuchet MS" w:hAnsi="Trebuchet MS"/>
            <w:spacing w:val="-5"/>
            <w:sz w:val="12"/>
          </w:rPr>
          <w:delText>883</w:delText>
        </w:r>
      </w:del>
      <w:ins w:id="5005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941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parallel search.</w:t>
      </w:r>
      <w:r w:rsidR="00C14774">
        <w:rPr>
          <w:spacing w:val="18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Attention,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Perception,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&amp;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Psychophysics</w:t>
      </w:r>
      <w:r w:rsidR="00C14774">
        <w:rPr>
          <w:spacing w:val="-4"/>
          <w:sz w:val="24"/>
        </w:rPr>
        <w:t>, 80(2):352–373, 2018.</w:t>
      </w:r>
    </w:p>
    <w:p w:rsidR="00485016" w:rsidRDefault="00F7725C">
      <w:pPr>
        <w:pStyle w:val="BodyText"/>
        <w:spacing w:before="206"/>
        <w:pPrChange w:id="5006" w:author="Hughes, Anna E" w:date="2023-06-19T12:41:00Z">
          <w:pPr>
            <w:pStyle w:val="BodyText"/>
            <w:spacing w:before="200"/>
          </w:pPr>
        </w:pPrChange>
      </w:pPr>
      <w:bookmarkStart w:id="5007" w:name="_bookmark57"/>
      <w:bookmarkEnd w:id="5007"/>
      <w:del w:id="5008" w:author="Hughes, Anna E" w:date="2023-06-19T12:41:00Z">
        <w:r>
          <w:rPr>
            <w:rFonts w:ascii="Trebuchet MS"/>
            <w:spacing w:val="-4"/>
            <w:sz w:val="12"/>
          </w:rPr>
          <w:delText>884</w:delText>
        </w:r>
      </w:del>
      <w:ins w:id="5009" w:author="Hughes, Anna E" w:date="2023-06-19T12:41:00Z">
        <w:r w:rsidR="00C14774">
          <w:rPr>
            <w:rFonts w:ascii="Trebuchet MS"/>
            <w:spacing w:val="-4"/>
            <w:sz w:val="12"/>
          </w:rPr>
          <w:t>942</w:t>
        </w:r>
      </w:ins>
      <w:r w:rsidR="00C14774">
        <w:rPr>
          <w:rFonts w:ascii="Trebuchet MS"/>
          <w:spacing w:val="76"/>
          <w:w w:val="150"/>
          <w:sz w:val="12"/>
        </w:rPr>
        <w:t xml:space="preserve"> </w:t>
      </w:r>
      <w:r w:rsidR="00C14774">
        <w:rPr>
          <w:spacing w:val="-4"/>
        </w:rPr>
        <w:t>Dora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Matzke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10"/>
        </w:rPr>
        <w:t xml:space="preserve"> </w:t>
      </w:r>
      <w:r w:rsidR="00C14774">
        <w:rPr>
          <w:spacing w:val="-4"/>
        </w:rPr>
        <w:t>Eric-Jan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Wagenmakers.</w:t>
      </w:r>
      <w:r w:rsidR="00C14774">
        <w:rPr>
          <w:spacing w:val="14"/>
        </w:rPr>
        <w:t xml:space="preserve"> </w:t>
      </w:r>
      <w:r w:rsidR="00C14774">
        <w:rPr>
          <w:spacing w:val="-4"/>
        </w:rPr>
        <w:t>Psychological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interpretation</w:t>
      </w:r>
      <w:r w:rsidR="00C14774">
        <w:rPr>
          <w:spacing w:val="-10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-9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-9"/>
        </w:rPr>
        <w:t xml:space="preserve"> </w:t>
      </w:r>
      <w:r w:rsidR="00C14774">
        <w:rPr>
          <w:spacing w:val="-5"/>
        </w:rPr>
        <w:t>ex-</w:t>
      </w:r>
    </w:p>
    <w:p w:rsidR="00485016" w:rsidRDefault="00F7725C">
      <w:pPr>
        <w:pStyle w:val="BodyText"/>
        <w:tabs>
          <w:tab w:val="left" w:pos="851"/>
        </w:tabs>
        <w:spacing w:before="8"/>
        <w:rPr>
          <w:rFonts w:ascii="Times New Roman"/>
          <w:i/>
        </w:rPr>
        <w:pPrChange w:id="5010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11" w:author="Hughes, Anna E" w:date="2023-06-19T12:41:00Z">
        <w:r>
          <w:rPr>
            <w:rFonts w:ascii="Trebuchet MS"/>
            <w:spacing w:val="-5"/>
            <w:sz w:val="12"/>
          </w:rPr>
          <w:delText>885</w:delText>
        </w:r>
      </w:del>
      <w:ins w:id="5012" w:author="Hughes, Anna E" w:date="2023-06-19T12:41:00Z">
        <w:r w:rsidR="00C14774">
          <w:rPr>
            <w:rFonts w:ascii="Trebuchet MS"/>
            <w:spacing w:val="-5"/>
            <w:sz w:val="12"/>
          </w:rPr>
          <w:t>943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gaussian</w:t>
      </w:r>
      <w:r w:rsidR="00C14774">
        <w:rPr>
          <w:spacing w:val="7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shifted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wald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parameters:</w:t>
      </w:r>
      <w:r w:rsidR="00C14774">
        <w:rPr>
          <w:spacing w:val="37"/>
        </w:rPr>
        <w:t xml:space="preserve"> </w:t>
      </w:r>
      <w:r w:rsidR="00C14774">
        <w:rPr>
          <w:spacing w:val="-4"/>
        </w:rPr>
        <w:t>A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diffusion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model</w:t>
      </w:r>
      <w:r w:rsidR="00C14774">
        <w:rPr>
          <w:spacing w:val="8"/>
        </w:rPr>
        <w:t xml:space="preserve"> </w:t>
      </w:r>
      <w:r w:rsidR="00C14774">
        <w:rPr>
          <w:spacing w:val="-4"/>
        </w:rPr>
        <w:t>analysis.</w:t>
      </w:r>
      <w:r w:rsidR="00C14774">
        <w:rPr>
          <w:spacing w:val="69"/>
        </w:rPr>
        <w:t xml:space="preserve"> </w:t>
      </w:r>
      <w:r w:rsidR="00C14774">
        <w:rPr>
          <w:rFonts w:ascii="Times New Roman"/>
          <w:i/>
          <w:spacing w:val="-4"/>
        </w:rPr>
        <w:t>Psycho-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1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014" w:author="Hughes, Anna E" w:date="2023-06-19T12:41:00Z">
        <w:r>
          <w:rPr>
            <w:rFonts w:ascii="Trebuchet MS" w:hAnsi="Trebuchet MS"/>
            <w:spacing w:val="-5"/>
            <w:sz w:val="12"/>
          </w:rPr>
          <w:delText>886</w:delText>
        </w:r>
      </w:del>
      <w:ins w:id="5015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944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4"/>
          <w:sz w:val="24"/>
        </w:rPr>
        <w:t>nomic</w:t>
      </w:r>
      <w:r w:rsidR="00C14774">
        <w:rPr>
          <w:rFonts w:ascii="Times New Roman" w:hAnsi="Times New Roman"/>
          <w:i/>
          <w:spacing w:val="-9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bulletin</w:t>
      </w:r>
      <w:r w:rsidR="00C14774">
        <w:rPr>
          <w:rFonts w:ascii="Times New Roman" w:hAnsi="Times New Roman"/>
          <w:i/>
          <w:spacing w:val="-9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&amp;</w:t>
      </w:r>
      <w:r w:rsidR="00C14774">
        <w:rPr>
          <w:rFonts w:ascii="Times New Roman" w:hAnsi="Times New Roman"/>
          <w:i/>
          <w:spacing w:val="-9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review</w:t>
      </w:r>
      <w:r w:rsidR="00C14774">
        <w:rPr>
          <w:spacing w:val="-4"/>
          <w:sz w:val="24"/>
        </w:rPr>
        <w:t>,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16(5):798–817,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2009.</w:t>
      </w:r>
    </w:p>
    <w:p w:rsidR="00485016" w:rsidRDefault="00F7725C">
      <w:pPr>
        <w:spacing w:before="206"/>
        <w:ind w:left="227"/>
        <w:rPr>
          <w:rFonts w:ascii="Times New Roman"/>
          <w:i/>
          <w:sz w:val="24"/>
        </w:rPr>
        <w:pPrChange w:id="5016" w:author="Hughes, Anna E" w:date="2023-06-19T12:41:00Z">
          <w:pPr>
            <w:spacing w:before="200"/>
            <w:ind w:left="107"/>
          </w:pPr>
        </w:pPrChange>
      </w:pPr>
      <w:bookmarkStart w:id="5017" w:name="_bookmark58"/>
      <w:bookmarkEnd w:id="5017"/>
      <w:del w:id="5018" w:author="Hughes, Anna E" w:date="2023-06-19T12:41:00Z">
        <w:r>
          <w:rPr>
            <w:rFonts w:ascii="Trebuchet MS"/>
            <w:sz w:val="12"/>
          </w:rPr>
          <w:delText>887</w:delText>
        </w:r>
      </w:del>
      <w:ins w:id="5019" w:author="Hughes, Anna E" w:date="2023-06-19T12:41:00Z">
        <w:r w:rsidR="00C14774">
          <w:rPr>
            <w:rFonts w:ascii="Trebuchet MS"/>
            <w:sz w:val="12"/>
          </w:rPr>
          <w:t>945</w:t>
        </w:r>
      </w:ins>
      <w:r w:rsidR="00C14774">
        <w:rPr>
          <w:rFonts w:ascii="Trebuchet MS"/>
          <w:spacing w:val="45"/>
          <w:sz w:val="12"/>
        </w:rPr>
        <w:t xml:space="preserve">  </w:t>
      </w:r>
      <w:r w:rsidR="00C14774">
        <w:rPr>
          <w:sz w:val="24"/>
        </w:rPr>
        <w:t>Richard</w:t>
      </w:r>
      <w:r w:rsidR="00C14774">
        <w:rPr>
          <w:spacing w:val="-4"/>
          <w:sz w:val="24"/>
        </w:rPr>
        <w:t xml:space="preserve"> </w:t>
      </w:r>
      <w:r w:rsidR="00C14774">
        <w:rPr>
          <w:sz w:val="24"/>
        </w:rPr>
        <w:t>McElreath.</w:t>
      </w:r>
      <w:r w:rsidR="00C14774">
        <w:rPr>
          <w:spacing w:val="19"/>
          <w:sz w:val="24"/>
        </w:rPr>
        <w:t xml:space="preserve"> </w:t>
      </w:r>
      <w:r w:rsidR="00C14774">
        <w:rPr>
          <w:rFonts w:ascii="Times New Roman"/>
          <w:i/>
          <w:sz w:val="24"/>
        </w:rPr>
        <w:t>Statistical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rethinking:</w:t>
      </w:r>
      <w:r w:rsidR="00C14774">
        <w:rPr>
          <w:rFonts w:ascii="Times New Roman"/>
          <w:i/>
          <w:spacing w:val="2"/>
          <w:sz w:val="24"/>
        </w:rPr>
        <w:t xml:space="preserve"> </w:t>
      </w:r>
      <w:r w:rsidR="00C14774">
        <w:rPr>
          <w:rFonts w:ascii="Times New Roman"/>
          <w:i/>
          <w:sz w:val="24"/>
        </w:rPr>
        <w:t>A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Bayesian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course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with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z w:val="24"/>
        </w:rPr>
        <w:t>examples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z w:val="24"/>
        </w:rPr>
        <w:t>in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pacing w:val="-10"/>
          <w:sz w:val="24"/>
        </w:rPr>
        <w:t>R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20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021" w:author="Hughes, Anna E" w:date="2023-06-19T12:41:00Z">
        <w:r>
          <w:rPr>
            <w:rFonts w:ascii="Trebuchet MS"/>
            <w:spacing w:val="-5"/>
            <w:sz w:val="12"/>
          </w:rPr>
          <w:delText>888</w:delText>
        </w:r>
      </w:del>
      <w:ins w:id="5022" w:author="Hughes, Anna E" w:date="2023-06-19T12:41:00Z">
        <w:r w:rsidR="00C14774">
          <w:rPr>
            <w:rFonts w:ascii="Trebuchet MS"/>
            <w:spacing w:val="-5"/>
            <w:sz w:val="12"/>
          </w:rPr>
          <w:t>946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z w:val="24"/>
        </w:rPr>
        <w:t>and</w:t>
      </w:r>
      <w:r w:rsidR="00C14774">
        <w:rPr>
          <w:rFonts w:ascii="Times New Roman"/>
          <w:i/>
          <w:spacing w:val="-15"/>
          <w:sz w:val="24"/>
        </w:rPr>
        <w:t xml:space="preserve"> </w:t>
      </w:r>
      <w:r w:rsidR="00C14774">
        <w:rPr>
          <w:rFonts w:ascii="Times New Roman"/>
          <w:i/>
          <w:sz w:val="24"/>
        </w:rPr>
        <w:t>Stan</w:t>
      </w:r>
      <w:r w:rsidR="00C14774">
        <w:rPr>
          <w:sz w:val="24"/>
        </w:rPr>
        <w:t>.</w:t>
      </w:r>
      <w:r w:rsidR="00C14774">
        <w:rPr>
          <w:spacing w:val="6"/>
          <w:sz w:val="24"/>
        </w:rPr>
        <w:t xml:space="preserve"> </w:t>
      </w:r>
      <w:r w:rsidR="00C14774">
        <w:rPr>
          <w:sz w:val="24"/>
        </w:rPr>
        <w:t>Chapman</w:t>
      </w:r>
      <w:r w:rsidR="00C14774">
        <w:rPr>
          <w:spacing w:val="-10"/>
          <w:sz w:val="24"/>
        </w:rPr>
        <w:t xml:space="preserve"> </w:t>
      </w:r>
      <w:r w:rsidR="00C14774">
        <w:rPr>
          <w:sz w:val="24"/>
        </w:rPr>
        <w:t>and</w:t>
      </w:r>
      <w:r w:rsidR="00C14774">
        <w:rPr>
          <w:spacing w:val="-10"/>
          <w:sz w:val="24"/>
        </w:rPr>
        <w:t xml:space="preserve"> </w:t>
      </w:r>
      <w:r w:rsidR="00C14774">
        <w:rPr>
          <w:sz w:val="24"/>
        </w:rPr>
        <w:t>Hall/CRC,</w:t>
      </w:r>
      <w:r w:rsidR="00C14774">
        <w:rPr>
          <w:spacing w:val="-10"/>
          <w:sz w:val="24"/>
        </w:rPr>
        <w:t xml:space="preserve"> </w:t>
      </w:r>
      <w:r w:rsidR="00C14774">
        <w:rPr>
          <w:spacing w:val="-2"/>
          <w:sz w:val="24"/>
        </w:rPr>
        <w:t>2020.</w:t>
      </w:r>
    </w:p>
    <w:p w:rsidR="00485016" w:rsidRDefault="00F7725C">
      <w:pPr>
        <w:pStyle w:val="BodyText"/>
        <w:spacing w:before="207"/>
        <w:pPrChange w:id="5023" w:author="Hughes, Anna E" w:date="2023-06-19T12:41:00Z">
          <w:pPr>
            <w:pStyle w:val="BodyText"/>
            <w:spacing w:before="200"/>
          </w:pPr>
        </w:pPrChange>
      </w:pPr>
      <w:bookmarkStart w:id="5024" w:name="_bookmark59"/>
      <w:bookmarkEnd w:id="5024"/>
      <w:del w:id="5025" w:author="Hughes, Anna E" w:date="2023-06-19T12:41:00Z">
        <w:r>
          <w:rPr>
            <w:rFonts w:ascii="Trebuchet MS"/>
            <w:spacing w:val="-2"/>
            <w:sz w:val="12"/>
          </w:rPr>
          <w:delText>889</w:delText>
        </w:r>
      </w:del>
      <w:ins w:id="5026" w:author="Hughes, Anna E" w:date="2023-06-19T12:41:00Z">
        <w:r w:rsidR="00C14774">
          <w:rPr>
            <w:rFonts w:ascii="Trebuchet MS"/>
            <w:spacing w:val="-2"/>
            <w:sz w:val="12"/>
          </w:rPr>
          <w:t>947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rPr>
          <w:spacing w:val="-2"/>
        </w:rPr>
        <w:t>Rani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Moran,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Michael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Zehetleitner,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Hermann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J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Mueller,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Marius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Usher.</w:t>
      </w:r>
      <w:r w:rsidR="00C14774">
        <w:rPr>
          <w:spacing w:val="9"/>
        </w:rPr>
        <w:t xml:space="preserve"> </w:t>
      </w:r>
      <w:r w:rsidR="00C14774">
        <w:rPr>
          <w:spacing w:val="-4"/>
        </w:rPr>
        <w:t>Com-</w:t>
      </w:r>
    </w:p>
    <w:p w:rsidR="00485016" w:rsidRDefault="00F7725C">
      <w:pPr>
        <w:pStyle w:val="BodyText"/>
        <w:tabs>
          <w:tab w:val="left" w:pos="851"/>
        </w:tabs>
        <w:pPrChange w:id="5027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28" w:author="Hughes, Anna E" w:date="2023-06-19T12:41:00Z">
        <w:r>
          <w:rPr>
            <w:rFonts w:ascii="Trebuchet MS"/>
            <w:spacing w:val="-5"/>
            <w:sz w:val="12"/>
          </w:rPr>
          <w:delText>890</w:delText>
        </w:r>
      </w:del>
      <w:ins w:id="5029" w:author="Hughes, Anna E" w:date="2023-06-19T12:41:00Z">
        <w:r w:rsidR="00C14774">
          <w:rPr>
            <w:rFonts w:ascii="Trebuchet MS"/>
            <w:spacing w:val="-5"/>
            <w:sz w:val="12"/>
          </w:rPr>
          <w:t>948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petitive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guided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search:</w:t>
      </w:r>
      <w:r w:rsidR="00C14774">
        <w:rPr>
          <w:spacing w:val="32"/>
        </w:rPr>
        <w:t xml:space="preserve"> </w:t>
      </w:r>
      <w:r w:rsidR="00C14774">
        <w:rPr>
          <w:spacing w:val="-4"/>
        </w:rPr>
        <w:t>Meeting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the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challenge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of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benchmark</w:t>
      </w:r>
      <w:r w:rsidR="00C14774">
        <w:rPr>
          <w:spacing w:val="4"/>
        </w:rPr>
        <w:t xml:space="preserve"> </w:t>
      </w:r>
      <w:r w:rsidR="00C14774">
        <w:rPr>
          <w:spacing w:val="-4"/>
        </w:rPr>
        <w:t>rt</w:t>
      </w:r>
      <w:r w:rsidR="00C14774">
        <w:rPr>
          <w:spacing w:val="5"/>
        </w:rPr>
        <w:t xml:space="preserve"> </w:t>
      </w:r>
      <w:r w:rsidR="00C14774">
        <w:rPr>
          <w:spacing w:val="-4"/>
        </w:rPr>
        <w:t>distributions.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3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031" w:author="Hughes, Anna E" w:date="2023-06-19T12:41:00Z">
        <w:r>
          <w:rPr>
            <w:rFonts w:ascii="Trebuchet MS" w:hAnsi="Trebuchet MS"/>
            <w:spacing w:val="-5"/>
            <w:sz w:val="12"/>
          </w:rPr>
          <w:delText>891</w:delText>
        </w:r>
      </w:del>
      <w:ins w:id="5032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949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4"/>
          <w:sz w:val="24"/>
        </w:rPr>
        <w:t>Journal</w:t>
      </w:r>
      <w:r w:rsidR="00C14774">
        <w:rPr>
          <w:rFonts w:ascii="Times New Roman" w:hAnsi="Times New Roman"/>
          <w:i/>
          <w:spacing w:val="-8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of</w:t>
      </w:r>
      <w:r w:rsidR="00C14774">
        <w:rPr>
          <w:rFonts w:ascii="Times New Roman" w:hAnsi="Times New Roman"/>
          <w:i/>
          <w:spacing w:val="-7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Vision</w:t>
      </w:r>
      <w:r w:rsidR="00C14774">
        <w:rPr>
          <w:spacing w:val="-4"/>
          <w:sz w:val="24"/>
        </w:rPr>
        <w:t>,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13(8):24–24,</w:t>
      </w:r>
      <w:r w:rsidR="00C14774">
        <w:rPr>
          <w:sz w:val="24"/>
        </w:rPr>
        <w:t xml:space="preserve"> </w:t>
      </w:r>
      <w:r w:rsidR="00C14774">
        <w:rPr>
          <w:spacing w:val="-4"/>
          <w:sz w:val="24"/>
        </w:rPr>
        <w:t>2013.</w:t>
      </w:r>
    </w:p>
    <w:p w:rsidR="00485016" w:rsidRDefault="00F7725C">
      <w:pPr>
        <w:pStyle w:val="BodyText"/>
        <w:spacing w:before="207"/>
        <w:pPrChange w:id="5033" w:author="Hughes, Anna E" w:date="2023-06-19T12:41:00Z">
          <w:pPr>
            <w:pStyle w:val="BodyText"/>
            <w:spacing w:before="200"/>
          </w:pPr>
        </w:pPrChange>
      </w:pPr>
      <w:bookmarkStart w:id="5034" w:name="_bookmark60"/>
      <w:bookmarkEnd w:id="5034"/>
      <w:del w:id="5035" w:author="Hughes, Anna E" w:date="2023-06-19T12:41:00Z">
        <w:r>
          <w:rPr>
            <w:rFonts w:ascii="Trebuchet MS" w:hAnsi="Trebuchet MS"/>
            <w:w w:val="95"/>
            <w:sz w:val="12"/>
          </w:rPr>
          <w:delText>892</w:delText>
        </w:r>
      </w:del>
      <w:ins w:id="5036" w:author="Hughes, Anna E" w:date="2023-06-19T12:41:00Z">
        <w:r w:rsidR="00C14774">
          <w:rPr>
            <w:rFonts w:ascii="Trebuchet MS" w:hAnsi="Trebuchet MS"/>
            <w:w w:val="95"/>
            <w:sz w:val="12"/>
          </w:rPr>
          <w:t>950</w:t>
        </w:r>
      </w:ins>
      <w:r w:rsidR="00C14774">
        <w:rPr>
          <w:rFonts w:ascii="Trebuchet MS" w:hAnsi="Trebuchet MS"/>
          <w:spacing w:val="53"/>
          <w:sz w:val="12"/>
        </w:rPr>
        <w:t xml:space="preserve">  </w:t>
      </w:r>
      <w:r w:rsidR="00C14774">
        <w:rPr>
          <w:w w:val="95"/>
        </w:rPr>
        <w:t>Rani</w:t>
      </w:r>
      <w:r w:rsidR="00C14774">
        <w:rPr>
          <w:spacing w:val="13"/>
        </w:rPr>
        <w:t xml:space="preserve"> </w:t>
      </w:r>
      <w:r w:rsidR="00C14774">
        <w:rPr>
          <w:w w:val="95"/>
        </w:rPr>
        <w:t>Moran,</w:t>
      </w:r>
      <w:r w:rsidR="00C14774">
        <w:rPr>
          <w:spacing w:val="16"/>
        </w:rPr>
        <w:t xml:space="preserve"> </w:t>
      </w:r>
      <w:r w:rsidR="00C14774">
        <w:rPr>
          <w:w w:val="95"/>
        </w:rPr>
        <w:t>Michael</w:t>
      </w:r>
      <w:r w:rsidR="00C14774">
        <w:rPr>
          <w:spacing w:val="13"/>
        </w:rPr>
        <w:t xml:space="preserve"> </w:t>
      </w:r>
      <w:r w:rsidR="00C14774">
        <w:rPr>
          <w:w w:val="95"/>
        </w:rPr>
        <w:t>Zehetleitner,</w:t>
      </w:r>
      <w:r w:rsidR="00C14774">
        <w:rPr>
          <w:spacing w:val="16"/>
        </w:rPr>
        <w:t xml:space="preserve"> </w:t>
      </w:r>
      <w:r w:rsidR="00C14774">
        <w:rPr>
          <w:w w:val="95"/>
        </w:rPr>
        <w:t>Heinrich</w:t>
      </w:r>
      <w:r w:rsidR="00C14774">
        <w:rPr>
          <w:spacing w:val="13"/>
        </w:rPr>
        <w:t xml:space="preserve"> </w:t>
      </w:r>
      <w:r w:rsidR="00C14774">
        <w:rPr>
          <w:w w:val="95"/>
        </w:rPr>
        <w:t>Rene´</w:t>
      </w:r>
      <w:r w:rsidR="00C14774">
        <w:rPr>
          <w:spacing w:val="24"/>
        </w:rPr>
        <w:t xml:space="preserve"> </w:t>
      </w:r>
      <w:r w:rsidR="00C14774">
        <w:rPr>
          <w:w w:val="95"/>
        </w:rPr>
        <w:t>Liesefeld,</w:t>
      </w:r>
      <w:r w:rsidR="00C14774">
        <w:rPr>
          <w:spacing w:val="16"/>
        </w:rPr>
        <w:t xml:space="preserve"> </w:t>
      </w:r>
      <w:r w:rsidR="00C14774">
        <w:rPr>
          <w:w w:val="95"/>
        </w:rPr>
        <w:t>Hermann</w:t>
      </w:r>
      <w:r w:rsidR="00C14774">
        <w:rPr>
          <w:spacing w:val="13"/>
        </w:rPr>
        <w:t xml:space="preserve"> </w:t>
      </w:r>
      <w:r w:rsidR="00C14774">
        <w:rPr>
          <w:w w:val="95"/>
        </w:rPr>
        <w:t>J</w:t>
      </w:r>
      <w:r w:rsidR="00C14774">
        <w:rPr>
          <w:spacing w:val="13"/>
        </w:rPr>
        <w:t xml:space="preserve"> </w:t>
      </w:r>
      <w:r w:rsidR="00C14774">
        <w:rPr>
          <w:spacing w:val="8"/>
          <w:w w:val="103"/>
        </w:rPr>
        <w:t>M</w:t>
      </w:r>
      <w:r w:rsidR="00C14774">
        <w:rPr>
          <w:spacing w:val="-91"/>
          <w:w w:val="85"/>
        </w:rPr>
        <w:t>u</w:t>
      </w:r>
      <w:r w:rsidR="00C14774">
        <w:rPr>
          <w:spacing w:val="28"/>
          <w:w w:val="111"/>
        </w:rPr>
        <w:t>¨</w:t>
      </w:r>
      <w:r w:rsidR="00C14774">
        <w:rPr>
          <w:spacing w:val="9"/>
          <w:w w:val="86"/>
        </w:rPr>
        <w:t>lle</w:t>
      </w:r>
      <w:r w:rsidR="00C14774">
        <w:rPr>
          <w:spacing w:val="-1"/>
          <w:w w:val="86"/>
        </w:rPr>
        <w:t>r</w:t>
      </w:r>
      <w:r w:rsidR="00C14774">
        <w:rPr>
          <w:spacing w:val="9"/>
          <w:w w:val="116"/>
        </w:rPr>
        <w:t>,</w:t>
      </w:r>
    </w:p>
    <w:p w:rsidR="00485016" w:rsidRDefault="00F7725C">
      <w:pPr>
        <w:pStyle w:val="BodyText"/>
        <w:tabs>
          <w:tab w:val="left" w:pos="851"/>
        </w:tabs>
        <w:pPrChange w:id="5037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38" w:author="Hughes, Anna E" w:date="2023-06-19T12:41:00Z">
        <w:r>
          <w:rPr>
            <w:rFonts w:ascii="Trebuchet MS"/>
            <w:spacing w:val="-5"/>
            <w:sz w:val="12"/>
          </w:rPr>
          <w:delText>893</w:delText>
        </w:r>
      </w:del>
      <w:ins w:id="5039" w:author="Hughes, Anna E" w:date="2023-06-19T12:41:00Z">
        <w:r w:rsidR="00C14774">
          <w:rPr>
            <w:rFonts w:ascii="Trebuchet MS"/>
            <w:spacing w:val="-5"/>
            <w:sz w:val="12"/>
          </w:rPr>
          <w:t>951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</w:rPr>
        <w:t>and Marius Usher.</w:t>
      </w:r>
      <w:r w:rsidR="00C14774">
        <w:rPr>
          <w:spacing w:val="29"/>
        </w:rPr>
        <w:t xml:space="preserve"> </w:t>
      </w:r>
      <w:r w:rsidR="00C14774">
        <w:rPr>
          <w:spacing w:val="-4"/>
        </w:rPr>
        <w:t>Serial vs. parallel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models of attention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in visual search:</w:t>
      </w:r>
      <w:r w:rsidR="00C14774">
        <w:rPr>
          <w:spacing w:val="12"/>
        </w:rPr>
        <w:t xml:space="preserve"> </w:t>
      </w:r>
      <w:r w:rsidR="00C14774">
        <w:rPr>
          <w:spacing w:val="-5"/>
        </w:rPr>
        <w:t>ac-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40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041" w:author="Hughes, Anna E" w:date="2023-06-19T12:41:00Z">
        <w:r>
          <w:rPr>
            <w:rFonts w:ascii="Trebuchet MS"/>
            <w:spacing w:val="-5"/>
            <w:sz w:val="12"/>
          </w:rPr>
          <w:delText>894</w:delText>
        </w:r>
      </w:del>
      <w:ins w:id="5042" w:author="Hughes, Anna E" w:date="2023-06-19T12:41:00Z">
        <w:r w:rsidR="00C14774">
          <w:rPr>
            <w:rFonts w:ascii="Trebuchet MS"/>
            <w:spacing w:val="-5"/>
            <w:sz w:val="12"/>
          </w:rPr>
          <w:t>952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  <w:sz w:val="24"/>
        </w:rPr>
        <w:t>counting</w:t>
      </w:r>
      <w:r w:rsidR="00C14774">
        <w:rPr>
          <w:spacing w:val="-8"/>
          <w:sz w:val="24"/>
        </w:rPr>
        <w:t xml:space="preserve"> </w:t>
      </w:r>
      <w:r w:rsidR="00C14774">
        <w:rPr>
          <w:spacing w:val="-6"/>
          <w:sz w:val="24"/>
        </w:rPr>
        <w:t>for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benchmark</w:t>
      </w:r>
      <w:r w:rsidR="00C14774">
        <w:rPr>
          <w:spacing w:val="-7"/>
          <w:sz w:val="24"/>
        </w:rPr>
        <w:t xml:space="preserve"> </w:t>
      </w:r>
      <w:r w:rsidR="00C14774">
        <w:rPr>
          <w:spacing w:val="-6"/>
          <w:sz w:val="24"/>
        </w:rPr>
        <w:t>rt-distributions.</w:t>
      </w:r>
      <w:r w:rsidR="00C14774">
        <w:rPr>
          <w:spacing w:val="5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Psychonomic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bulletin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&amp;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6"/>
          <w:sz w:val="24"/>
        </w:rPr>
        <w:t>review</w:t>
      </w:r>
      <w:r w:rsidR="00C14774">
        <w:rPr>
          <w:spacing w:val="-6"/>
          <w:sz w:val="24"/>
        </w:rPr>
        <w:t>,</w:t>
      </w:r>
      <w:r w:rsidR="00C14774">
        <w:rPr>
          <w:spacing w:val="-4"/>
          <w:sz w:val="24"/>
        </w:rPr>
        <w:t xml:space="preserve"> </w:t>
      </w:r>
      <w:r w:rsidR="00C14774">
        <w:rPr>
          <w:spacing w:val="-6"/>
          <w:sz w:val="24"/>
        </w:rPr>
        <w:t>23(5):</w:t>
      </w:r>
    </w:p>
    <w:p w:rsidR="00485016" w:rsidRDefault="00F7725C">
      <w:pPr>
        <w:pStyle w:val="BodyText"/>
        <w:tabs>
          <w:tab w:val="left" w:pos="851"/>
        </w:tabs>
        <w:pPrChange w:id="5043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44" w:author="Hughes, Anna E" w:date="2023-06-19T12:41:00Z">
        <w:r>
          <w:rPr>
            <w:rFonts w:ascii="Trebuchet MS" w:hAnsi="Trebuchet MS"/>
            <w:spacing w:val="-5"/>
            <w:sz w:val="12"/>
          </w:rPr>
          <w:delText>895</w:delText>
        </w:r>
      </w:del>
      <w:ins w:id="5045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953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1300–1315,</w:t>
      </w:r>
      <w:r w:rsidR="00C14774">
        <w:rPr>
          <w:spacing w:val="30"/>
        </w:rPr>
        <w:t xml:space="preserve"> </w:t>
      </w:r>
      <w:r w:rsidR="00C14774">
        <w:rPr>
          <w:spacing w:val="-2"/>
        </w:rPr>
        <w:t>2016.</w:t>
      </w:r>
    </w:p>
    <w:p w:rsidR="00485016" w:rsidRDefault="00F7725C">
      <w:pPr>
        <w:pStyle w:val="BodyText"/>
        <w:spacing w:before="207"/>
        <w:pPrChange w:id="5046" w:author="Hughes, Anna E" w:date="2023-06-19T12:41:00Z">
          <w:pPr>
            <w:pStyle w:val="BodyText"/>
            <w:spacing w:before="200"/>
          </w:pPr>
        </w:pPrChange>
      </w:pPr>
      <w:bookmarkStart w:id="5047" w:name="_bookmark61"/>
      <w:bookmarkEnd w:id="5047"/>
      <w:del w:id="5048" w:author="Hughes, Anna E" w:date="2023-06-19T12:41:00Z">
        <w:r>
          <w:rPr>
            <w:rFonts w:ascii="Trebuchet MS" w:hAnsi="Trebuchet MS"/>
            <w:spacing w:val="-2"/>
            <w:sz w:val="12"/>
          </w:rPr>
          <w:delText>896</w:delText>
        </w:r>
      </w:del>
      <w:ins w:id="5049" w:author="Hughes, Anna E" w:date="2023-06-19T12:41:00Z">
        <w:r w:rsidR="00C14774">
          <w:rPr>
            <w:rFonts w:ascii="Trebuchet MS" w:hAnsi="Trebuchet MS"/>
            <w:spacing w:val="-2"/>
            <w:sz w:val="12"/>
          </w:rPr>
          <w:t>954</w:t>
        </w:r>
      </w:ins>
      <w:r w:rsidR="00C14774">
        <w:rPr>
          <w:rFonts w:ascii="Trebuchet MS" w:hAnsi="Trebuchet MS"/>
          <w:spacing w:val="75"/>
          <w:w w:val="150"/>
          <w:sz w:val="12"/>
        </w:rPr>
        <w:t xml:space="preserve"> </w:t>
      </w:r>
      <w:r w:rsidR="00C14774">
        <w:rPr>
          <w:spacing w:val="-2"/>
        </w:rPr>
        <w:t>Rani</w:t>
      </w:r>
      <w:r w:rsidR="00C14774">
        <w:rPr>
          <w:spacing w:val="-12"/>
        </w:rPr>
        <w:t xml:space="preserve"> </w:t>
      </w:r>
      <w:r w:rsidR="00C14774">
        <w:rPr>
          <w:spacing w:val="-2"/>
        </w:rPr>
        <w:t>Moran,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Heinrich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Rene´</w:t>
      </w:r>
      <w:r w:rsidR="00C14774">
        <w:rPr>
          <w:spacing w:val="-3"/>
        </w:rPr>
        <w:t xml:space="preserve"> </w:t>
      </w:r>
      <w:r w:rsidR="00C14774">
        <w:rPr>
          <w:spacing w:val="-2"/>
        </w:rPr>
        <w:t>Liesefeld,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Marius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Usher,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-12"/>
        </w:rPr>
        <w:t xml:space="preserve"> </w:t>
      </w:r>
      <w:r w:rsidR="00C14774">
        <w:rPr>
          <w:spacing w:val="-2"/>
        </w:rPr>
        <w:t>Hermann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J</w:t>
      </w:r>
      <w:r w:rsidR="00C14774">
        <w:rPr>
          <w:spacing w:val="-11"/>
        </w:rPr>
        <w:t xml:space="preserve"> </w:t>
      </w:r>
      <w:r w:rsidR="00C14774">
        <w:rPr>
          <w:spacing w:val="-2"/>
        </w:rPr>
        <w:t>Muller.</w:t>
      </w:r>
      <w:r w:rsidR="00C14774">
        <w:rPr>
          <w:spacing w:val="10"/>
        </w:rPr>
        <w:t xml:space="preserve"> </w:t>
      </w:r>
      <w:r w:rsidR="00C14774">
        <w:rPr>
          <w:spacing w:val="-5"/>
        </w:rPr>
        <w:t>An</w:t>
      </w:r>
    </w:p>
    <w:p w:rsidR="00485016" w:rsidRDefault="00F7725C">
      <w:pPr>
        <w:pStyle w:val="BodyText"/>
        <w:tabs>
          <w:tab w:val="left" w:pos="851"/>
        </w:tabs>
        <w:spacing w:before="8"/>
        <w:pPrChange w:id="5050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51" w:author="Hughes, Anna E" w:date="2023-06-19T12:41:00Z">
        <w:r>
          <w:rPr>
            <w:rFonts w:ascii="Trebuchet MS" w:hAnsi="Trebuchet MS"/>
            <w:spacing w:val="-5"/>
            <w:sz w:val="12"/>
          </w:rPr>
          <w:lastRenderedPageBreak/>
          <w:delText>897</w:delText>
        </w:r>
      </w:del>
      <w:ins w:id="5052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955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6"/>
        </w:rPr>
        <w:t>appeal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against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item’s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death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sentence:</w:t>
      </w:r>
      <w:r w:rsidR="00C14774">
        <w:rPr>
          <w:spacing w:val="30"/>
        </w:rPr>
        <w:t xml:space="preserve"> </w:t>
      </w:r>
      <w:r w:rsidR="00C14774">
        <w:rPr>
          <w:spacing w:val="-6"/>
        </w:rPr>
        <w:t>Accounting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for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diagnostic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data</w:t>
      </w:r>
      <w:r w:rsidR="00C14774">
        <w:rPr>
          <w:spacing w:val="6"/>
        </w:rPr>
        <w:t xml:space="preserve"> </w:t>
      </w:r>
      <w:r w:rsidR="00C14774">
        <w:rPr>
          <w:spacing w:val="-6"/>
        </w:rPr>
        <w:t>pat-</w:t>
      </w:r>
    </w:p>
    <w:p w:rsidR="00485016" w:rsidRDefault="00F7725C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505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054" w:author="Hughes, Anna E" w:date="2023-06-19T12:41:00Z">
        <w:r>
          <w:rPr>
            <w:rFonts w:ascii="Trebuchet MS"/>
            <w:spacing w:val="-5"/>
            <w:sz w:val="12"/>
          </w:rPr>
          <w:delText>898</w:delText>
        </w:r>
      </w:del>
      <w:ins w:id="5055" w:author="Hughes, Anna E" w:date="2023-06-19T12:41:00Z">
        <w:r w:rsidR="00C14774">
          <w:rPr>
            <w:rFonts w:ascii="Trebuchet MS"/>
            <w:spacing w:val="-5"/>
            <w:sz w:val="12"/>
          </w:rPr>
          <w:t>956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terns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with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an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item-based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model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of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visual</w:t>
      </w:r>
      <w:r w:rsidR="00C14774">
        <w:rPr>
          <w:spacing w:val="5"/>
          <w:sz w:val="24"/>
        </w:rPr>
        <w:t xml:space="preserve"> </w:t>
      </w:r>
      <w:r w:rsidR="00C14774">
        <w:rPr>
          <w:spacing w:val="-2"/>
          <w:sz w:val="24"/>
        </w:rPr>
        <w:t>search.</w:t>
      </w:r>
      <w:r w:rsidR="00C14774">
        <w:rPr>
          <w:spacing w:val="60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 xml:space="preserve">Behavioral and Brain </w:t>
      </w:r>
      <w:r w:rsidR="00C14774">
        <w:rPr>
          <w:rFonts w:ascii="Times New Roman"/>
          <w:i/>
          <w:spacing w:val="-4"/>
          <w:sz w:val="24"/>
        </w:rPr>
        <w:t>Sci-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56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057" w:author="Hughes, Anna E" w:date="2023-06-19T12:41:00Z">
        <w:r>
          <w:rPr>
            <w:rFonts w:ascii="Trebuchet MS"/>
            <w:spacing w:val="-5"/>
            <w:sz w:val="12"/>
          </w:rPr>
          <w:delText>899</w:delText>
        </w:r>
      </w:del>
      <w:ins w:id="5058" w:author="Hughes, Anna E" w:date="2023-06-19T12:41:00Z">
        <w:r w:rsidR="00C14774">
          <w:rPr>
            <w:rFonts w:ascii="Trebuchet MS"/>
            <w:spacing w:val="-5"/>
            <w:sz w:val="12"/>
          </w:rPr>
          <w:t>957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4"/>
          <w:sz w:val="24"/>
        </w:rPr>
        <w:t>ences</w:t>
      </w:r>
      <w:r w:rsidR="00C14774">
        <w:rPr>
          <w:spacing w:val="-4"/>
          <w:sz w:val="24"/>
        </w:rPr>
        <w:t>,</w:t>
      </w:r>
      <w:r w:rsidR="00C14774">
        <w:rPr>
          <w:sz w:val="24"/>
        </w:rPr>
        <w:t xml:space="preserve"> </w:t>
      </w:r>
      <w:r w:rsidR="00C14774">
        <w:rPr>
          <w:spacing w:val="-4"/>
          <w:sz w:val="24"/>
        </w:rPr>
        <w:t>40:e148,</w:t>
      </w:r>
      <w:r w:rsidR="00C14774">
        <w:rPr>
          <w:sz w:val="24"/>
        </w:rPr>
        <w:t xml:space="preserve"> </w:t>
      </w:r>
      <w:r w:rsidR="00C14774">
        <w:rPr>
          <w:spacing w:val="-4"/>
          <w:sz w:val="24"/>
        </w:rPr>
        <w:t>2017.</w:t>
      </w:r>
    </w:p>
    <w:p w:rsidR="00701245" w:rsidRDefault="00701245">
      <w:pPr>
        <w:rPr>
          <w:del w:id="5059" w:author="Hughes, Anna E" w:date="2023-06-19T12:41:00Z"/>
          <w:sz w:val="2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  <w:bookmarkStart w:id="5060" w:name="_bookmark62"/>
      <w:bookmarkEnd w:id="5060"/>
    </w:p>
    <w:p w:rsidR="00701245" w:rsidRDefault="00701245">
      <w:pPr>
        <w:pStyle w:val="BodyText"/>
        <w:spacing w:before="0"/>
        <w:ind w:left="0"/>
        <w:rPr>
          <w:del w:id="5061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5062" w:author="Hughes, Anna E" w:date="2023-06-19T12:41:00Z"/>
          <w:sz w:val="20"/>
        </w:rPr>
      </w:pPr>
    </w:p>
    <w:p w:rsidR="00485016" w:rsidRDefault="00F7725C">
      <w:pPr>
        <w:pStyle w:val="BodyText"/>
        <w:spacing w:before="207"/>
        <w:pPrChange w:id="5063" w:author="Hughes, Anna E" w:date="2023-06-19T12:41:00Z">
          <w:pPr>
            <w:pStyle w:val="BodyText"/>
            <w:spacing w:before="238"/>
          </w:pPr>
        </w:pPrChange>
      </w:pPr>
      <w:del w:id="5064" w:author="Hughes, Anna E" w:date="2023-06-19T12:41:00Z">
        <w:r>
          <w:rPr>
            <w:rFonts w:ascii="Trebuchet MS"/>
            <w:sz w:val="12"/>
          </w:rPr>
          <w:delText>900</w:delText>
        </w:r>
      </w:del>
      <w:ins w:id="5065" w:author="Hughes, Anna E" w:date="2023-06-19T12:41:00Z">
        <w:r w:rsidR="00C14774">
          <w:rPr>
            <w:rFonts w:ascii="Trebuchet MS"/>
            <w:sz w:val="12"/>
          </w:rPr>
          <w:t>958</w:t>
        </w:r>
      </w:ins>
      <w:r w:rsidR="00C14774">
        <w:rPr>
          <w:rFonts w:ascii="Trebuchet MS"/>
          <w:spacing w:val="79"/>
          <w:w w:val="150"/>
          <w:sz w:val="12"/>
        </w:rPr>
        <w:t xml:space="preserve"> </w:t>
      </w:r>
      <w:r w:rsidR="00C14774">
        <w:t>J</w:t>
      </w:r>
      <w:r w:rsidR="00C14774">
        <w:rPr>
          <w:spacing w:val="7"/>
        </w:rPr>
        <w:t xml:space="preserve"> </w:t>
      </w:r>
      <w:r w:rsidR="00C14774">
        <w:t>Toby</w:t>
      </w:r>
      <w:r w:rsidR="00C14774">
        <w:rPr>
          <w:spacing w:val="8"/>
        </w:rPr>
        <w:t xml:space="preserve"> </w:t>
      </w:r>
      <w:r w:rsidR="00C14774">
        <w:t>Mordkoff</w:t>
      </w:r>
      <w:r w:rsidR="00C14774">
        <w:rPr>
          <w:spacing w:val="7"/>
        </w:rPr>
        <w:t xml:space="preserve"> </w:t>
      </w:r>
      <w:r w:rsidR="00C14774">
        <w:t>and</w:t>
      </w:r>
      <w:r w:rsidR="00C14774">
        <w:rPr>
          <w:spacing w:val="7"/>
        </w:rPr>
        <w:t xml:space="preserve"> </w:t>
      </w:r>
      <w:r w:rsidR="00C14774">
        <w:t>Steven</w:t>
      </w:r>
      <w:r w:rsidR="00C14774">
        <w:rPr>
          <w:spacing w:val="7"/>
        </w:rPr>
        <w:t xml:space="preserve"> </w:t>
      </w:r>
      <w:r w:rsidR="00C14774">
        <w:t>Yantis.</w:t>
      </w:r>
      <w:r w:rsidR="00C14774">
        <w:rPr>
          <w:spacing w:val="70"/>
        </w:rPr>
        <w:t xml:space="preserve"> </w:t>
      </w:r>
      <w:r w:rsidR="00C14774">
        <w:t>An</w:t>
      </w:r>
      <w:r w:rsidR="00C14774">
        <w:rPr>
          <w:spacing w:val="7"/>
        </w:rPr>
        <w:t xml:space="preserve"> </w:t>
      </w:r>
      <w:r w:rsidR="00C14774">
        <w:t>interactive</w:t>
      </w:r>
      <w:r w:rsidR="00C14774">
        <w:rPr>
          <w:spacing w:val="7"/>
        </w:rPr>
        <w:t xml:space="preserve"> </w:t>
      </w:r>
      <w:r w:rsidR="00C14774">
        <w:t>race</w:t>
      </w:r>
      <w:r w:rsidR="00C14774">
        <w:rPr>
          <w:spacing w:val="8"/>
        </w:rPr>
        <w:t xml:space="preserve"> </w:t>
      </w:r>
      <w:r w:rsidR="00C14774">
        <w:t>model</w:t>
      </w:r>
      <w:r w:rsidR="00C14774">
        <w:rPr>
          <w:spacing w:val="7"/>
        </w:rPr>
        <w:t xml:space="preserve"> </w:t>
      </w:r>
      <w:r w:rsidR="00C14774">
        <w:t>of</w:t>
      </w:r>
      <w:r w:rsidR="00C14774">
        <w:rPr>
          <w:spacing w:val="7"/>
        </w:rPr>
        <w:t xml:space="preserve"> </w:t>
      </w:r>
      <w:r w:rsidR="00C14774">
        <w:t>divided</w:t>
      </w:r>
      <w:r w:rsidR="00C14774">
        <w:rPr>
          <w:spacing w:val="7"/>
        </w:rPr>
        <w:t xml:space="preserve"> </w:t>
      </w:r>
      <w:r w:rsidR="00C14774">
        <w:rPr>
          <w:spacing w:val="-5"/>
        </w:rPr>
        <w:t>at-</w:t>
      </w:r>
    </w:p>
    <w:p w:rsidR="00485016" w:rsidRDefault="00F7725C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5066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067" w:author="Hughes, Anna E" w:date="2023-06-19T12:41:00Z">
        <w:r>
          <w:rPr>
            <w:rFonts w:ascii="Trebuchet MS"/>
            <w:spacing w:val="-5"/>
            <w:sz w:val="12"/>
          </w:rPr>
          <w:delText>901</w:delText>
        </w:r>
      </w:del>
      <w:ins w:id="5068" w:author="Hughes, Anna E" w:date="2023-06-19T12:41:00Z">
        <w:r w:rsidR="00C14774">
          <w:rPr>
            <w:rFonts w:ascii="Trebuchet MS"/>
            <w:spacing w:val="-5"/>
            <w:sz w:val="12"/>
          </w:rPr>
          <w:t>959</w:t>
        </w:r>
      </w:ins>
      <w:r w:rsidR="00C14774">
        <w:rPr>
          <w:rFonts w:ascii="Trebuchet MS"/>
          <w:sz w:val="12"/>
        </w:rPr>
        <w:tab/>
      </w:r>
      <w:r w:rsidR="00C14774">
        <w:rPr>
          <w:sz w:val="24"/>
        </w:rPr>
        <w:t>tention.</w:t>
      </w:r>
      <w:r w:rsidR="00C14774">
        <w:rPr>
          <w:spacing w:val="39"/>
          <w:sz w:val="24"/>
        </w:rPr>
        <w:t xml:space="preserve"> </w:t>
      </w:r>
      <w:r w:rsidR="00C14774">
        <w:rPr>
          <w:rFonts w:ascii="Times New Roman"/>
          <w:i/>
          <w:sz w:val="24"/>
        </w:rPr>
        <w:t>Journal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z w:val="24"/>
        </w:rPr>
        <w:t>of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z w:val="24"/>
        </w:rPr>
        <w:t>Experimental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z w:val="24"/>
        </w:rPr>
        <w:t>Psychology:</w:t>
      </w:r>
      <w:r w:rsidR="00C14774">
        <w:rPr>
          <w:rFonts w:ascii="Times New Roman"/>
          <w:i/>
          <w:spacing w:val="14"/>
          <w:sz w:val="24"/>
        </w:rPr>
        <w:t xml:space="preserve"> </w:t>
      </w:r>
      <w:r w:rsidR="00C14774">
        <w:rPr>
          <w:rFonts w:ascii="Times New Roman"/>
          <w:i/>
          <w:sz w:val="24"/>
        </w:rPr>
        <w:t>Human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z w:val="24"/>
        </w:rPr>
        <w:t>Perception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z w:val="24"/>
        </w:rPr>
        <w:t>and</w:t>
      </w:r>
      <w:r w:rsidR="00C14774">
        <w:rPr>
          <w:rFonts w:ascii="Times New Roman"/>
          <w:i/>
          <w:spacing w:val="-7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Perfor-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06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070" w:author="Hughes, Anna E" w:date="2023-06-19T12:41:00Z">
        <w:r>
          <w:rPr>
            <w:rFonts w:ascii="Trebuchet MS"/>
            <w:spacing w:val="-5"/>
            <w:sz w:val="12"/>
          </w:rPr>
          <w:delText>902</w:delText>
        </w:r>
      </w:del>
      <w:ins w:id="5071" w:author="Hughes, Anna E" w:date="2023-06-19T12:41:00Z">
        <w:r w:rsidR="00C14774">
          <w:rPr>
            <w:rFonts w:ascii="Trebuchet MS"/>
            <w:spacing w:val="-5"/>
            <w:sz w:val="12"/>
          </w:rPr>
          <w:t>960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4"/>
          <w:sz w:val="24"/>
        </w:rPr>
        <w:t>mance</w:t>
      </w:r>
      <w:r w:rsidR="00C14774">
        <w:rPr>
          <w:spacing w:val="-4"/>
          <w:sz w:val="24"/>
        </w:rPr>
        <w:t>,</w:t>
      </w:r>
      <w:r w:rsidR="00C14774">
        <w:rPr>
          <w:spacing w:val="-10"/>
          <w:sz w:val="24"/>
        </w:rPr>
        <w:t xml:space="preserve"> </w:t>
      </w:r>
      <w:r w:rsidR="00C14774">
        <w:rPr>
          <w:spacing w:val="-4"/>
          <w:sz w:val="24"/>
        </w:rPr>
        <w:t>17(2):520,</w:t>
      </w:r>
      <w:r w:rsidR="00C14774">
        <w:rPr>
          <w:spacing w:val="-9"/>
          <w:sz w:val="24"/>
        </w:rPr>
        <w:t xml:space="preserve"> </w:t>
      </w:r>
      <w:r w:rsidR="00C14774">
        <w:rPr>
          <w:spacing w:val="-4"/>
          <w:sz w:val="24"/>
        </w:rPr>
        <w:t>1991.</w:t>
      </w:r>
    </w:p>
    <w:p w:rsidR="00485016" w:rsidRDefault="00F7725C">
      <w:pPr>
        <w:pStyle w:val="BodyText"/>
        <w:spacing w:before="206"/>
        <w:pPrChange w:id="5072" w:author="Hughes, Anna E" w:date="2023-06-19T12:41:00Z">
          <w:pPr>
            <w:pStyle w:val="BodyText"/>
            <w:spacing w:before="207"/>
          </w:pPr>
        </w:pPrChange>
      </w:pPr>
      <w:bookmarkStart w:id="5073" w:name="_bookmark63"/>
      <w:bookmarkEnd w:id="5073"/>
      <w:del w:id="5074" w:author="Hughes, Anna E" w:date="2023-06-19T12:41:00Z">
        <w:r>
          <w:rPr>
            <w:rFonts w:ascii="Trebuchet MS"/>
            <w:sz w:val="12"/>
          </w:rPr>
          <w:delText>903</w:delText>
        </w:r>
      </w:del>
      <w:ins w:id="5075" w:author="Hughes, Anna E" w:date="2023-06-19T12:41:00Z">
        <w:r w:rsidR="00C14774">
          <w:rPr>
            <w:rFonts w:ascii="Trebuchet MS"/>
            <w:sz w:val="12"/>
          </w:rPr>
          <w:t>961</w:t>
        </w:r>
      </w:ins>
      <w:r w:rsidR="00C14774">
        <w:rPr>
          <w:rFonts w:ascii="Trebuchet MS"/>
          <w:spacing w:val="42"/>
          <w:sz w:val="12"/>
        </w:rPr>
        <w:t xml:space="preserve">  </w:t>
      </w:r>
      <w:r w:rsidR="00C14774">
        <w:t>Hannah</w:t>
      </w:r>
      <w:r w:rsidR="00C14774">
        <w:rPr>
          <w:spacing w:val="62"/>
          <w:rPrChange w:id="5076" w:author="Hughes, Anna E" w:date="2023-06-19T12:41:00Z">
            <w:rPr>
              <w:spacing w:val="63"/>
            </w:rPr>
          </w:rPrChange>
        </w:rPr>
        <w:t xml:space="preserve"> </w:t>
      </w:r>
      <w:r w:rsidR="00C14774">
        <w:t>Moshontz,</w:t>
      </w:r>
      <w:r w:rsidR="00C14774">
        <w:rPr>
          <w:spacing w:val="53"/>
          <w:w w:val="150"/>
        </w:rPr>
        <w:t xml:space="preserve"> </w:t>
      </w:r>
      <w:r w:rsidR="00C14774">
        <w:t>Lorne</w:t>
      </w:r>
      <w:r w:rsidR="00C14774">
        <w:rPr>
          <w:spacing w:val="62"/>
        </w:rPr>
        <w:t xml:space="preserve"> </w:t>
      </w:r>
      <w:r w:rsidR="00C14774">
        <w:t>Campbell,</w:t>
      </w:r>
      <w:r w:rsidR="00C14774">
        <w:rPr>
          <w:spacing w:val="79"/>
          <w:rPrChange w:id="5077" w:author="Hughes, Anna E" w:date="2023-06-19T12:41:00Z">
            <w:rPr>
              <w:spacing w:val="53"/>
              <w:w w:val="150"/>
            </w:rPr>
          </w:rPrChange>
        </w:rPr>
        <w:t xml:space="preserve"> </w:t>
      </w:r>
      <w:r w:rsidR="00C14774">
        <w:t>Charles</w:t>
      </w:r>
      <w:r w:rsidR="00C14774">
        <w:rPr>
          <w:spacing w:val="62"/>
          <w:rPrChange w:id="5078" w:author="Hughes, Anna E" w:date="2023-06-19T12:41:00Z">
            <w:rPr>
              <w:spacing w:val="63"/>
            </w:rPr>
          </w:rPrChange>
        </w:rPr>
        <w:t xml:space="preserve"> </w:t>
      </w:r>
      <w:r w:rsidR="00C14774">
        <w:t>R</w:t>
      </w:r>
      <w:r w:rsidR="00C14774">
        <w:rPr>
          <w:spacing w:val="62"/>
        </w:rPr>
        <w:t xml:space="preserve"> </w:t>
      </w:r>
      <w:r w:rsidR="00C14774">
        <w:t>Ebersole,</w:t>
      </w:r>
      <w:r w:rsidR="00C14774">
        <w:rPr>
          <w:spacing w:val="79"/>
          <w:rPrChange w:id="5079" w:author="Hughes, Anna E" w:date="2023-06-19T12:41:00Z">
            <w:rPr>
              <w:spacing w:val="53"/>
              <w:w w:val="150"/>
            </w:rPr>
          </w:rPrChange>
        </w:rPr>
        <w:t xml:space="preserve"> </w:t>
      </w:r>
      <w:r w:rsidR="00C14774">
        <w:t>Hans</w:t>
      </w:r>
      <w:r w:rsidR="00C14774">
        <w:rPr>
          <w:spacing w:val="63"/>
        </w:rPr>
        <w:t xml:space="preserve"> </w:t>
      </w:r>
      <w:r w:rsidR="00C14774">
        <w:rPr>
          <w:spacing w:val="-2"/>
        </w:rPr>
        <w:t>IJzerman,</w:t>
      </w:r>
    </w:p>
    <w:p w:rsidR="00485016" w:rsidRDefault="00F7725C">
      <w:pPr>
        <w:pStyle w:val="BodyText"/>
        <w:tabs>
          <w:tab w:val="left" w:pos="851"/>
        </w:tabs>
        <w:spacing w:before="8"/>
        <w:pPrChange w:id="5080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5081" w:author="Hughes, Anna E" w:date="2023-06-19T12:41:00Z">
        <w:r>
          <w:rPr>
            <w:rFonts w:ascii="Trebuchet MS"/>
            <w:spacing w:val="-5"/>
            <w:sz w:val="12"/>
          </w:rPr>
          <w:delText>904</w:delText>
        </w:r>
      </w:del>
      <w:ins w:id="5082" w:author="Hughes, Anna E" w:date="2023-06-19T12:41:00Z">
        <w:r w:rsidR="00C14774">
          <w:rPr>
            <w:rFonts w:ascii="Trebuchet MS"/>
            <w:spacing w:val="-5"/>
            <w:sz w:val="12"/>
          </w:rPr>
          <w:t>962</w:t>
        </w:r>
      </w:ins>
      <w:r w:rsidR="00C14774">
        <w:rPr>
          <w:rFonts w:ascii="Trebuchet MS"/>
          <w:sz w:val="12"/>
        </w:rPr>
        <w:tab/>
      </w:r>
      <w:r w:rsidR="00C14774">
        <w:t>Heather</w:t>
      </w:r>
      <w:r w:rsidR="00C14774">
        <w:rPr>
          <w:spacing w:val="-8"/>
        </w:rPr>
        <w:t xml:space="preserve"> </w:t>
      </w:r>
      <w:r w:rsidR="00C14774">
        <w:t>L</w:t>
      </w:r>
      <w:r w:rsidR="00C14774">
        <w:rPr>
          <w:spacing w:val="-6"/>
        </w:rPr>
        <w:t xml:space="preserve"> </w:t>
      </w:r>
      <w:r w:rsidR="00C14774">
        <w:t>Urry,</w:t>
      </w:r>
      <w:r w:rsidR="00C14774">
        <w:rPr>
          <w:spacing w:val="-5"/>
        </w:rPr>
        <w:t xml:space="preserve"> </w:t>
      </w:r>
      <w:r w:rsidR="00C14774">
        <w:t>Patrick</w:t>
      </w:r>
      <w:r w:rsidR="00C14774">
        <w:rPr>
          <w:spacing w:val="-7"/>
        </w:rPr>
        <w:t xml:space="preserve"> </w:t>
      </w:r>
      <w:r w:rsidR="00C14774">
        <w:t>S</w:t>
      </w:r>
      <w:r w:rsidR="00C14774">
        <w:rPr>
          <w:spacing w:val="-7"/>
        </w:rPr>
        <w:t xml:space="preserve"> </w:t>
      </w:r>
      <w:r w:rsidR="00C14774">
        <w:t>Forscher,</w:t>
      </w:r>
      <w:r w:rsidR="00C14774">
        <w:rPr>
          <w:spacing w:val="-5"/>
        </w:rPr>
        <w:t xml:space="preserve"> </w:t>
      </w:r>
      <w:r w:rsidR="00C14774">
        <w:t>Jon</w:t>
      </w:r>
      <w:r w:rsidR="00C14774">
        <w:rPr>
          <w:spacing w:val="-7"/>
        </w:rPr>
        <w:t xml:space="preserve"> </w:t>
      </w:r>
      <w:r w:rsidR="00C14774">
        <w:t>E</w:t>
      </w:r>
      <w:r w:rsidR="00C14774">
        <w:rPr>
          <w:spacing w:val="-6"/>
        </w:rPr>
        <w:t xml:space="preserve"> </w:t>
      </w:r>
      <w:r w:rsidR="00C14774">
        <w:t>Grahe,</w:t>
      </w:r>
      <w:r w:rsidR="00C14774">
        <w:rPr>
          <w:spacing w:val="-5"/>
        </w:rPr>
        <w:t xml:space="preserve"> </w:t>
      </w:r>
      <w:r w:rsidR="00C14774">
        <w:t>Randy</w:t>
      </w:r>
      <w:r w:rsidR="00C14774">
        <w:rPr>
          <w:spacing w:val="-7"/>
        </w:rPr>
        <w:t xml:space="preserve"> </w:t>
      </w:r>
      <w:r w:rsidR="00C14774">
        <w:t>J</w:t>
      </w:r>
      <w:r w:rsidR="00C14774">
        <w:rPr>
          <w:spacing w:val="-8"/>
        </w:rPr>
        <w:t xml:space="preserve"> </w:t>
      </w:r>
      <w:r w:rsidR="00C14774">
        <w:t>McCarthy,</w:t>
      </w:r>
      <w:r w:rsidR="00C14774">
        <w:rPr>
          <w:spacing w:val="-5"/>
        </w:rPr>
        <w:t xml:space="preserve"> </w:t>
      </w:r>
      <w:r w:rsidR="00C14774">
        <w:t>Erica</w:t>
      </w:r>
      <w:r w:rsidR="00C14774">
        <w:rPr>
          <w:spacing w:val="-6"/>
        </w:rPr>
        <w:t xml:space="preserve"> </w:t>
      </w:r>
      <w:r w:rsidR="00C14774">
        <w:rPr>
          <w:spacing w:val="-10"/>
        </w:rPr>
        <w:t>D</w:t>
      </w:r>
    </w:p>
    <w:p w:rsidR="00485016" w:rsidRDefault="00F7725C">
      <w:pPr>
        <w:pStyle w:val="BodyText"/>
        <w:tabs>
          <w:tab w:val="left" w:pos="851"/>
        </w:tabs>
        <w:spacing w:before="8"/>
        <w:pPrChange w:id="5083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084" w:author="Hughes, Anna E" w:date="2023-06-19T12:41:00Z">
        <w:r>
          <w:rPr>
            <w:rFonts w:ascii="Trebuchet MS"/>
            <w:spacing w:val="-5"/>
            <w:sz w:val="12"/>
          </w:rPr>
          <w:delText>905</w:delText>
        </w:r>
      </w:del>
      <w:ins w:id="5085" w:author="Hughes, Anna E" w:date="2023-06-19T12:41:00Z">
        <w:r w:rsidR="00C14774">
          <w:rPr>
            <w:rFonts w:ascii="Trebuchet MS"/>
            <w:spacing w:val="-5"/>
            <w:sz w:val="12"/>
          </w:rPr>
          <w:t>963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</w:rPr>
        <w:t>Musser,</w:t>
      </w:r>
      <w:r w:rsidR="00C14774">
        <w:rPr>
          <w:spacing w:val="-6"/>
        </w:rPr>
        <w:t xml:space="preserve"> </w:t>
      </w:r>
      <w:r w:rsidR="00C14774">
        <w:rPr>
          <w:spacing w:val="-2"/>
        </w:rPr>
        <w:t>Jan</w:t>
      </w:r>
      <w:r w:rsidR="00C14774">
        <w:rPr>
          <w:spacing w:val="-7"/>
        </w:rPr>
        <w:t xml:space="preserve"> </w:t>
      </w:r>
      <w:r w:rsidR="00C14774">
        <w:rPr>
          <w:spacing w:val="-2"/>
        </w:rPr>
        <w:t>Antfolk,</w:t>
      </w:r>
      <w:r w:rsidR="00C14774">
        <w:rPr>
          <w:spacing w:val="-6"/>
        </w:rPr>
        <w:t xml:space="preserve"> </w:t>
      </w:r>
      <w:r w:rsidR="00C14774">
        <w:rPr>
          <w:spacing w:val="-2"/>
        </w:rPr>
        <w:t>et</w:t>
      </w:r>
      <w:r w:rsidR="00C14774">
        <w:rPr>
          <w:spacing w:val="-7"/>
        </w:rPr>
        <w:t xml:space="preserve"> </w:t>
      </w:r>
      <w:r w:rsidR="00C14774">
        <w:rPr>
          <w:spacing w:val="-2"/>
        </w:rPr>
        <w:t>al.</w:t>
      </w:r>
      <w:r w:rsidR="00C14774">
        <w:rPr>
          <w:spacing w:val="23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-8"/>
        </w:rPr>
        <w:t xml:space="preserve"> </w:t>
      </w:r>
      <w:r w:rsidR="00C14774">
        <w:rPr>
          <w:spacing w:val="-2"/>
        </w:rPr>
        <w:t>psychological</w:t>
      </w:r>
      <w:r w:rsidR="00C14774">
        <w:rPr>
          <w:spacing w:val="-7"/>
        </w:rPr>
        <w:t xml:space="preserve"> </w:t>
      </w:r>
      <w:r w:rsidR="00C14774">
        <w:rPr>
          <w:spacing w:val="-2"/>
        </w:rPr>
        <w:t>science</w:t>
      </w:r>
      <w:r w:rsidR="00C14774">
        <w:rPr>
          <w:spacing w:val="-7"/>
        </w:rPr>
        <w:t xml:space="preserve"> </w:t>
      </w:r>
      <w:r w:rsidR="00C14774">
        <w:rPr>
          <w:spacing w:val="-2"/>
        </w:rPr>
        <w:t>accelerator:</w:t>
      </w:r>
      <w:r w:rsidR="00C14774">
        <w:rPr>
          <w:spacing w:val="7"/>
        </w:rPr>
        <w:t xml:space="preserve"> </w:t>
      </w:r>
      <w:r w:rsidR="00C14774">
        <w:rPr>
          <w:spacing w:val="-2"/>
        </w:rPr>
        <w:t>Advancing</w:t>
      </w:r>
    </w:p>
    <w:p w:rsidR="00485016" w:rsidRDefault="00485016">
      <w:pPr>
        <w:rPr>
          <w:ins w:id="5086" w:author="Hughes, Anna E" w:date="2023-06-19T12:41:00Z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5087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moveTo w:id="5088" w:author="Hughes, Anna E" w:date="2023-06-19T12:41:00Z"/>
          <w:sz w:val="20"/>
          <w:rPrChange w:id="5089" w:author="Hughes, Anna E" w:date="2023-06-19T12:41:00Z">
            <w:rPr>
              <w:moveTo w:id="5090" w:author="Hughes, Anna E" w:date="2023-06-19T12:41:00Z"/>
            </w:rPr>
          </w:rPrChange>
        </w:rPr>
        <w:pPrChange w:id="5091" w:author="Hughes, Anna E" w:date="2023-06-19T12:41:00Z">
          <w:pPr>
            <w:pStyle w:val="BodyText"/>
            <w:spacing w:before="207"/>
          </w:pPr>
        </w:pPrChange>
      </w:pPr>
      <w:moveToRangeStart w:id="5092" w:author="Hughes, Anna E" w:date="2023-06-19T12:41:00Z" w:name="move138070916"/>
    </w:p>
    <w:p w:rsidR="00485016" w:rsidRDefault="00C14774">
      <w:pPr>
        <w:tabs>
          <w:tab w:val="left" w:pos="851"/>
        </w:tabs>
        <w:spacing w:before="238"/>
        <w:ind w:left="227"/>
        <w:rPr>
          <w:rFonts w:ascii="Times New Roman"/>
          <w:i/>
          <w:sz w:val="24"/>
        </w:rPr>
        <w:pPrChange w:id="509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moveTo w:id="5094" w:author="Hughes, Anna E" w:date="2023-06-19T12:41:00Z">
        <w:r>
          <w:rPr>
            <w:rFonts w:ascii="Trebuchet MS"/>
            <w:spacing w:val="-5"/>
            <w:sz w:val="12"/>
            <w:rPrChange w:id="5095" w:author="Hughes, Anna E" w:date="2023-06-19T12:41:00Z">
              <w:rPr>
                <w:rFonts w:ascii="Trebuchet MS" w:hAnsi="Trebuchet MS"/>
                <w:spacing w:val="-5"/>
                <w:sz w:val="12"/>
              </w:rPr>
            </w:rPrChange>
          </w:rPr>
          <w:t>964</w:t>
        </w:r>
      </w:moveTo>
      <w:moveToRangeEnd w:id="5092"/>
      <w:del w:id="5096" w:author="Hughes, Anna E" w:date="2023-06-19T12:41:00Z">
        <w:r w:rsidR="00F7725C">
          <w:rPr>
            <w:rFonts w:ascii="Trebuchet MS"/>
            <w:spacing w:val="-5"/>
            <w:sz w:val="12"/>
          </w:rPr>
          <w:delText>906</w:delText>
        </w:r>
      </w:del>
      <w:r>
        <w:rPr>
          <w:rFonts w:ascii="Trebuchet MS"/>
          <w:sz w:val="12"/>
        </w:rPr>
        <w:tab/>
      </w:r>
      <w:r>
        <w:rPr>
          <w:spacing w:val="-6"/>
          <w:sz w:val="24"/>
        </w:rPr>
        <w:t>psychology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network.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Advances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Methods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5097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098" w:author="Hughes, Anna E" w:date="2023-06-19T12:41:00Z">
        <w:r>
          <w:rPr>
            <w:rFonts w:ascii="Trebuchet MS" w:hAnsi="Trebuchet MS"/>
            <w:spacing w:val="-5"/>
            <w:sz w:val="12"/>
          </w:rPr>
          <w:delText>907</w:delText>
        </w:r>
      </w:del>
      <w:ins w:id="5099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965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2"/>
          <w:sz w:val="24"/>
        </w:rPr>
        <w:t>and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2"/>
          <w:sz w:val="24"/>
        </w:rPr>
        <w:t>Practices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2"/>
          <w:sz w:val="24"/>
        </w:rPr>
        <w:t>in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2"/>
          <w:sz w:val="24"/>
        </w:rPr>
        <w:t>Psychological</w:t>
      </w:r>
      <w:r w:rsidR="00C14774">
        <w:rPr>
          <w:rFonts w:ascii="Times New Roman" w:hAnsi="Times New Roman"/>
          <w:i/>
          <w:spacing w:val="-11"/>
          <w:sz w:val="24"/>
        </w:rPr>
        <w:t xml:space="preserve"> </w:t>
      </w:r>
      <w:r w:rsidR="00C14774">
        <w:rPr>
          <w:rFonts w:ascii="Times New Roman" w:hAnsi="Times New Roman"/>
          <w:i/>
          <w:spacing w:val="-2"/>
          <w:sz w:val="24"/>
        </w:rPr>
        <w:t>Science</w:t>
      </w:r>
      <w:r w:rsidR="00C14774">
        <w:rPr>
          <w:spacing w:val="-2"/>
          <w:sz w:val="24"/>
        </w:rPr>
        <w:t>,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1(4):501–515,</w:t>
      </w:r>
      <w:r w:rsidR="00C14774">
        <w:rPr>
          <w:spacing w:val="-4"/>
          <w:sz w:val="24"/>
        </w:rPr>
        <w:t xml:space="preserve"> </w:t>
      </w:r>
      <w:r w:rsidR="00C14774">
        <w:rPr>
          <w:spacing w:val="-2"/>
          <w:sz w:val="24"/>
        </w:rPr>
        <w:t>2018.</w:t>
      </w:r>
    </w:p>
    <w:p w:rsidR="00485016" w:rsidRDefault="00F7725C">
      <w:pPr>
        <w:pStyle w:val="BodyText"/>
        <w:spacing w:before="192"/>
        <w:rPr>
          <w:ins w:id="5100" w:author="Hughes, Anna E" w:date="2023-06-19T12:41:00Z"/>
        </w:rPr>
      </w:pPr>
      <w:bookmarkStart w:id="5101" w:name="_bookmark64"/>
      <w:bookmarkEnd w:id="5101"/>
      <w:del w:id="5102" w:author="Hughes, Anna E" w:date="2023-06-19T12:41:00Z">
        <w:r>
          <w:rPr>
            <w:rFonts w:ascii="Trebuchet MS"/>
            <w:sz w:val="12"/>
          </w:rPr>
          <w:delText>908</w:delText>
        </w:r>
      </w:del>
      <w:ins w:id="5103" w:author="Hughes, Anna E" w:date="2023-06-19T12:41:00Z">
        <w:r w:rsidR="00C14774">
          <w:rPr>
            <w:rFonts w:ascii="Trebuchet MS"/>
            <w:spacing w:val="-8"/>
            <w:sz w:val="12"/>
          </w:rPr>
          <w:t>966</w:t>
        </w:r>
        <w:r w:rsidR="00C14774">
          <w:rPr>
            <w:rFonts w:ascii="Trebuchet MS"/>
            <w:spacing w:val="63"/>
            <w:sz w:val="12"/>
          </w:rPr>
          <w:t xml:space="preserve">  </w:t>
        </w:r>
        <w:r w:rsidR="00C14774">
          <w:rPr>
            <w:spacing w:val="-8"/>
          </w:rPr>
          <w:t>Vidhya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Navalpakkam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and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Laurent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Itti.</w:t>
        </w:r>
        <w:r w:rsidR="00C14774">
          <w:rPr>
            <w:spacing w:val="6"/>
          </w:rPr>
          <w:t xml:space="preserve"> </w:t>
        </w:r>
        <w:r w:rsidR="00C14774">
          <w:rPr>
            <w:spacing w:val="-8"/>
          </w:rPr>
          <w:t>Search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goal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tunes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visual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features</w:t>
        </w:r>
        <w:r w:rsidR="00C14774">
          <w:rPr>
            <w:spacing w:val="-6"/>
          </w:rPr>
          <w:t xml:space="preserve"> </w:t>
        </w:r>
        <w:r w:rsidR="00C14774">
          <w:rPr>
            <w:spacing w:val="-8"/>
          </w:rPr>
          <w:t>optimally.</w:t>
        </w:r>
      </w:ins>
    </w:p>
    <w:p w:rsidR="00485016" w:rsidRDefault="00C14774">
      <w:pPr>
        <w:tabs>
          <w:tab w:val="left" w:pos="851"/>
        </w:tabs>
        <w:spacing w:before="7"/>
        <w:ind w:left="227"/>
        <w:rPr>
          <w:ins w:id="5104" w:author="Hughes, Anna E" w:date="2023-06-19T12:41:00Z"/>
          <w:sz w:val="24"/>
        </w:rPr>
      </w:pPr>
      <w:ins w:id="5105" w:author="Hughes, Anna E" w:date="2023-06-19T12:41:00Z">
        <w:r>
          <w:rPr>
            <w:rFonts w:ascii="Trebuchet MS" w:hAnsi="Trebuchet MS"/>
            <w:spacing w:val="-5"/>
            <w:sz w:val="12"/>
          </w:rPr>
          <w:t>967</w:t>
        </w:r>
        <w:r>
          <w:rPr>
            <w:rFonts w:ascii="Trebuchet MS" w:hAnsi="Trebuchet MS"/>
            <w:sz w:val="12"/>
          </w:rPr>
          <w:tab/>
        </w:r>
        <w:r>
          <w:rPr>
            <w:rFonts w:ascii="Times New Roman" w:hAnsi="Times New Roman"/>
            <w:i/>
            <w:spacing w:val="-8"/>
            <w:sz w:val="24"/>
          </w:rPr>
          <w:t>Neuron</w:t>
        </w:r>
        <w:r>
          <w:rPr>
            <w:spacing w:val="-8"/>
            <w:sz w:val="24"/>
          </w:rPr>
          <w:t>,</w:t>
        </w:r>
        <w:r>
          <w:rPr>
            <w:spacing w:val="13"/>
            <w:sz w:val="24"/>
          </w:rPr>
          <w:t xml:space="preserve"> </w:t>
        </w:r>
        <w:r>
          <w:rPr>
            <w:spacing w:val="-8"/>
            <w:sz w:val="24"/>
          </w:rPr>
          <w:t>53(4):605–617,</w:t>
        </w:r>
        <w:r>
          <w:rPr>
            <w:spacing w:val="14"/>
            <w:sz w:val="24"/>
          </w:rPr>
          <w:t xml:space="preserve"> </w:t>
        </w:r>
        <w:r>
          <w:rPr>
            <w:spacing w:val="-8"/>
            <w:sz w:val="24"/>
          </w:rPr>
          <w:t>2007.</w:t>
        </w:r>
      </w:ins>
    </w:p>
    <w:p w:rsidR="00485016" w:rsidRDefault="00C14774">
      <w:pPr>
        <w:pStyle w:val="BodyText"/>
        <w:spacing w:before="192"/>
        <w:pPrChange w:id="5106" w:author="Hughes, Anna E" w:date="2023-06-19T12:41:00Z">
          <w:pPr>
            <w:pStyle w:val="BodyText"/>
            <w:spacing w:before="207"/>
          </w:pPr>
        </w:pPrChange>
      </w:pPr>
      <w:bookmarkStart w:id="5107" w:name="_bookmark65"/>
      <w:bookmarkEnd w:id="5107"/>
      <w:ins w:id="5108" w:author="Hughes, Anna E" w:date="2023-06-19T12:41:00Z">
        <w:r>
          <w:rPr>
            <w:rFonts w:ascii="Trebuchet MS"/>
            <w:sz w:val="12"/>
          </w:rPr>
          <w:t>968</w:t>
        </w:r>
      </w:ins>
      <w:r>
        <w:rPr>
          <w:rFonts w:ascii="Trebuchet MS"/>
          <w:spacing w:val="40"/>
          <w:sz w:val="12"/>
        </w:rPr>
        <w:t xml:space="preserve">  </w:t>
      </w:r>
      <w:r>
        <w:t>Gavin</w:t>
      </w:r>
      <w:r>
        <w:rPr>
          <w:spacing w:val="11"/>
        </w:rPr>
        <w:t xml:space="preserve"> </w:t>
      </w:r>
      <w:r>
        <w:t>JP</w:t>
      </w:r>
      <w:r>
        <w:rPr>
          <w:spacing w:val="10"/>
        </w:rPr>
        <w:t xml:space="preserve"> </w:t>
      </w:r>
      <w:r>
        <w:t>Ng,</w:t>
      </w:r>
      <w:r>
        <w:rPr>
          <w:spacing w:val="15"/>
        </w:rPr>
        <w:t xml:space="preserve"> </w:t>
      </w:r>
      <w:r>
        <w:t>Simona</w:t>
      </w:r>
      <w:r>
        <w:rPr>
          <w:spacing w:val="10"/>
        </w:rPr>
        <w:t xml:space="preserve"> </w:t>
      </w:r>
      <w:r>
        <w:t>Buetti,</w:t>
      </w:r>
      <w:r>
        <w:rPr>
          <w:spacing w:val="14"/>
        </w:rPr>
        <w:t xml:space="preserve"> </w:t>
      </w:r>
      <w:r>
        <w:t>Trisha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Patel,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Alejandro</w:t>
      </w:r>
      <w:r>
        <w:rPr>
          <w:spacing w:val="10"/>
        </w:rPr>
        <w:t xml:space="preserve"> </w:t>
      </w:r>
      <w:r>
        <w:t>Lleras.</w:t>
      </w:r>
      <w:r>
        <w:rPr>
          <w:spacing w:val="70"/>
        </w:rPr>
        <w:t xml:space="preserve"> </w:t>
      </w:r>
      <w:r>
        <w:rPr>
          <w:spacing w:val="-2"/>
        </w:rPr>
        <w:t>Prioritiza-</w:t>
      </w:r>
    </w:p>
    <w:p w:rsidR="00485016" w:rsidRDefault="00F7725C">
      <w:pPr>
        <w:pStyle w:val="BodyText"/>
        <w:tabs>
          <w:tab w:val="left" w:pos="851"/>
        </w:tabs>
        <w:rPr>
          <w:rFonts w:ascii="Times New Roman"/>
          <w:i/>
        </w:rPr>
        <w:pPrChange w:id="5109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5110" w:author="Hughes, Anna E" w:date="2023-06-19T12:41:00Z">
        <w:r>
          <w:rPr>
            <w:rFonts w:ascii="Trebuchet MS"/>
            <w:spacing w:val="-5"/>
            <w:sz w:val="12"/>
          </w:rPr>
          <w:delText>909</w:delText>
        </w:r>
      </w:del>
      <w:ins w:id="5111" w:author="Hughes, Anna E" w:date="2023-06-19T12:41:00Z">
        <w:r w:rsidR="00C14774">
          <w:rPr>
            <w:rFonts w:ascii="Trebuchet MS"/>
            <w:spacing w:val="-5"/>
            <w:sz w:val="12"/>
          </w:rPr>
          <w:t>969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</w:rPr>
        <w:t>tion</w:t>
      </w:r>
      <w:r w:rsidR="00C14774">
        <w:t xml:space="preserve"> </w:t>
      </w:r>
      <w:r w:rsidR="00C14774">
        <w:rPr>
          <w:spacing w:val="-2"/>
        </w:rPr>
        <w:t>in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visual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attention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does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not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work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way</w:t>
      </w:r>
      <w:r w:rsidR="00C14774">
        <w:t xml:space="preserve"> </w:t>
      </w:r>
      <w:r w:rsidR="00C14774">
        <w:rPr>
          <w:spacing w:val="-2"/>
        </w:rPr>
        <w:t>you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think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it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does.</w:t>
      </w:r>
      <w:r w:rsidR="00C14774">
        <w:rPr>
          <w:spacing w:val="52"/>
        </w:rPr>
        <w:t xml:space="preserve"> </w:t>
      </w:r>
      <w:r w:rsidR="00C14774">
        <w:rPr>
          <w:rFonts w:ascii="Times New Roman"/>
          <w:i/>
          <w:spacing w:val="-2"/>
        </w:rPr>
        <w:t>Journal</w:t>
      </w:r>
      <w:r w:rsidR="00C14774">
        <w:rPr>
          <w:rFonts w:ascii="Times New Roman"/>
          <w:i/>
          <w:spacing w:val="-5"/>
        </w:rPr>
        <w:t xml:space="preserve"> of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112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13" w:author="Hughes, Anna E" w:date="2023-06-19T12:41:00Z">
        <w:r>
          <w:rPr>
            <w:rFonts w:ascii="Trebuchet MS"/>
            <w:spacing w:val="-5"/>
            <w:sz w:val="12"/>
          </w:rPr>
          <w:delText>910</w:delText>
        </w:r>
      </w:del>
      <w:ins w:id="5114" w:author="Hughes, Anna E" w:date="2023-06-19T12:41:00Z">
        <w:r w:rsidR="00C14774">
          <w:rPr>
            <w:rFonts w:ascii="Trebuchet MS"/>
            <w:spacing w:val="-5"/>
            <w:sz w:val="12"/>
          </w:rPr>
          <w:t>970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2"/>
          <w:sz w:val="24"/>
        </w:rPr>
        <w:t>Experimental</w:t>
      </w:r>
      <w:r w:rsidR="00C14774">
        <w:rPr>
          <w:rFonts w:ascii="Times New Roman"/>
          <w:i/>
          <w:spacing w:val="-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pacing w:val="14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Human</w:t>
      </w:r>
      <w:r w:rsidR="00C14774">
        <w:rPr>
          <w:rFonts w:ascii="Times New Roman"/>
          <w:i/>
          <w:spacing w:val="-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Perception</w:t>
      </w:r>
      <w:r w:rsidR="00C14774">
        <w:rPr>
          <w:rFonts w:ascii="Times New Roman"/>
          <w:i/>
          <w:spacing w:val="-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and</w:t>
      </w:r>
      <w:r w:rsidR="00C14774">
        <w:rPr>
          <w:rFonts w:ascii="Times New Roman"/>
          <w:i/>
          <w:spacing w:val="-1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Performance</w:t>
      </w:r>
      <w:r w:rsidR="00C14774">
        <w:rPr>
          <w:spacing w:val="-2"/>
          <w:sz w:val="24"/>
        </w:rPr>
        <w:t>,</w:t>
      </w:r>
      <w:r w:rsidR="00C14774">
        <w:rPr>
          <w:spacing w:val="6"/>
          <w:sz w:val="24"/>
        </w:rPr>
        <w:t xml:space="preserve"> </w:t>
      </w:r>
      <w:r w:rsidR="00C14774">
        <w:rPr>
          <w:spacing w:val="-2"/>
          <w:sz w:val="24"/>
        </w:rPr>
        <w:t>2020.</w:t>
      </w:r>
    </w:p>
    <w:p w:rsidR="00485016" w:rsidRDefault="00F7725C">
      <w:pPr>
        <w:pStyle w:val="BodyText"/>
        <w:spacing w:before="191"/>
        <w:pPrChange w:id="5115" w:author="Hughes, Anna E" w:date="2023-06-19T12:41:00Z">
          <w:pPr>
            <w:pStyle w:val="BodyText"/>
            <w:spacing w:before="207"/>
          </w:pPr>
        </w:pPrChange>
      </w:pPr>
      <w:bookmarkStart w:id="5116" w:name="_bookmark66"/>
      <w:bookmarkEnd w:id="5116"/>
      <w:del w:id="5117" w:author="Hughes, Anna E" w:date="2023-06-19T12:41:00Z">
        <w:r>
          <w:rPr>
            <w:rFonts w:ascii="Trebuchet MS"/>
            <w:spacing w:val="-2"/>
            <w:sz w:val="12"/>
          </w:rPr>
          <w:delText>911</w:delText>
        </w:r>
      </w:del>
      <w:ins w:id="5118" w:author="Hughes, Anna E" w:date="2023-06-19T12:41:00Z">
        <w:r w:rsidR="00C14774">
          <w:rPr>
            <w:rFonts w:ascii="Trebuchet MS"/>
            <w:spacing w:val="-2"/>
            <w:sz w:val="12"/>
          </w:rPr>
          <w:t>971</w:t>
        </w:r>
      </w:ins>
      <w:r w:rsidR="00C14774">
        <w:rPr>
          <w:rFonts w:ascii="Trebuchet MS"/>
          <w:spacing w:val="41"/>
          <w:sz w:val="12"/>
        </w:rPr>
        <w:t xml:space="preserve">  </w:t>
      </w:r>
      <w:r w:rsidR="00C14774">
        <w:rPr>
          <w:spacing w:val="-2"/>
        </w:rPr>
        <w:t>Gavin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Jun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Peng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Ng,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Alejandro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Lleras,</w:t>
      </w:r>
      <w:r w:rsidR="00C14774">
        <w:rPr>
          <w:spacing w:val="4"/>
        </w:rPr>
        <w:t xml:space="preserve"> </w:t>
      </w:r>
      <w:r w:rsidR="00C14774">
        <w:rPr>
          <w:spacing w:val="-2"/>
        </w:rPr>
        <w:t>and</w:t>
      </w:r>
      <w:r w:rsidR="00C14774">
        <w:rPr>
          <w:spacing w:val="1"/>
        </w:rPr>
        <w:t xml:space="preserve"> </w:t>
      </w:r>
      <w:r w:rsidR="00C14774">
        <w:rPr>
          <w:spacing w:val="-2"/>
        </w:rPr>
        <w:t>Simona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Buetti.</w:t>
      </w:r>
      <w:r w:rsidR="00C14774">
        <w:rPr>
          <w:spacing w:val="39"/>
        </w:rPr>
        <w:t xml:space="preserve"> </w:t>
      </w:r>
      <w:r w:rsidR="00C14774">
        <w:rPr>
          <w:spacing w:val="-2"/>
        </w:rPr>
        <w:t>Fixed-target</w:t>
      </w:r>
      <w:r w:rsidR="00C14774">
        <w:rPr>
          <w:spacing w:val="2"/>
        </w:rPr>
        <w:t xml:space="preserve"> </w:t>
      </w:r>
      <w:r w:rsidR="00C14774">
        <w:rPr>
          <w:spacing w:val="-2"/>
        </w:rPr>
        <w:t>efficient</w:t>
      </w:r>
    </w:p>
    <w:p w:rsidR="00485016" w:rsidRDefault="00F7725C">
      <w:pPr>
        <w:pStyle w:val="BodyText"/>
        <w:tabs>
          <w:tab w:val="left" w:pos="851"/>
        </w:tabs>
        <w:spacing w:before="8"/>
        <w:rPr>
          <w:rFonts w:ascii="Times New Roman"/>
          <w:i/>
        </w:rPr>
        <w:pPrChange w:id="5119" w:author="Hughes, Anna E" w:date="2023-06-19T12:41:00Z">
          <w:pPr>
            <w:pStyle w:val="BodyText"/>
            <w:tabs>
              <w:tab w:val="left" w:pos="731"/>
            </w:tabs>
          </w:pPr>
        </w:pPrChange>
      </w:pPr>
      <w:del w:id="5120" w:author="Hughes, Anna E" w:date="2023-06-19T12:41:00Z">
        <w:r>
          <w:rPr>
            <w:rFonts w:ascii="Trebuchet MS"/>
            <w:spacing w:val="-5"/>
            <w:sz w:val="12"/>
          </w:rPr>
          <w:delText>912</w:delText>
        </w:r>
      </w:del>
      <w:ins w:id="5121" w:author="Hughes, Anna E" w:date="2023-06-19T12:41:00Z">
        <w:r w:rsidR="00C14774">
          <w:rPr>
            <w:rFonts w:ascii="Trebuchet MS"/>
            <w:spacing w:val="-5"/>
            <w:sz w:val="12"/>
          </w:rPr>
          <w:t>972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6"/>
        </w:rPr>
        <w:t>search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has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logarithmic efficiency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with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and without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eye</w:t>
      </w:r>
      <w:r w:rsidR="00C14774">
        <w:rPr>
          <w:spacing w:val="-7"/>
        </w:rPr>
        <w:t xml:space="preserve"> </w:t>
      </w:r>
      <w:r w:rsidR="00C14774">
        <w:rPr>
          <w:spacing w:val="-6"/>
        </w:rPr>
        <w:t>movements.</w:t>
      </w:r>
      <w:r w:rsidR="00C14774">
        <w:rPr>
          <w:spacing w:val="23"/>
        </w:rPr>
        <w:t xml:space="preserve"> </w:t>
      </w:r>
      <w:r w:rsidR="00C14774">
        <w:rPr>
          <w:rFonts w:ascii="Times New Roman"/>
          <w:i/>
          <w:spacing w:val="-6"/>
        </w:rPr>
        <w:t>Attention,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5122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23" w:author="Hughes, Anna E" w:date="2023-06-19T12:41:00Z">
        <w:r>
          <w:rPr>
            <w:rFonts w:ascii="Trebuchet MS" w:hAnsi="Trebuchet MS"/>
            <w:spacing w:val="-5"/>
            <w:sz w:val="12"/>
          </w:rPr>
          <w:delText>913</w:delText>
        </w:r>
      </w:del>
      <w:ins w:id="5124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973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rFonts w:ascii="Times New Roman" w:hAnsi="Times New Roman"/>
          <w:i/>
          <w:spacing w:val="-6"/>
          <w:sz w:val="24"/>
        </w:rPr>
        <w:t>Perception,</w:t>
      </w:r>
      <w:r w:rsidR="00C14774">
        <w:rPr>
          <w:rFonts w:ascii="Times New Roman" w:hAnsi="Times New Roman"/>
          <w:i/>
          <w:spacing w:val="7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&amp;</w:t>
      </w:r>
      <w:r w:rsidR="00C14774">
        <w:rPr>
          <w:rFonts w:ascii="Times New Roman" w:hAnsi="Times New Roman"/>
          <w:i/>
          <w:spacing w:val="7"/>
          <w:sz w:val="24"/>
        </w:rPr>
        <w:t xml:space="preserve"> </w:t>
      </w:r>
      <w:r w:rsidR="00C14774">
        <w:rPr>
          <w:rFonts w:ascii="Times New Roman" w:hAnsi="Times New Roman"/>
          <w:i/>
          <w:spacing w:val="-6"/>
          <w:sz w:val="24"/>
        </w:rPr>
        <w:t>Psychophysics</w:t>
      </w:r>
      <w:r w:rsidR="00C14774">
        <w:rPr>
          <w:spacing w:val="-6"/>
          <w:sz w:val="24"/>
        </w:rPr>
        <w:t>,</w:t>
      </w:r>
      <w:r w:rsidR="00C14774">
        <w:rPr>
          <w:spacing w:val="14"/>
          <w:sz w:val="24"/>
        </w:rPr>
        <w:t xml:space="preserve"> </w:t>
      </w:r>
      <w:r w:rsidR="00C14774">
        <w:rPr>
          <w:spacing w:val="-6"/>
          <w:sz w:val="24"/>
        </w:rPr>
        <w:t>80(7):1752–1762,</w:t>
      </w:r>
      <w:r w:rsidR="00C14774">
        <w:rPr>
          <w:spacing w:val="14"/>
          <w:sz w:val="24"/>
        </w:rPr>
        <w:t xml:space="preserve"> </w:t>
      </w:r>
      <w:r w:rsidR="00C14774">
        <w:rPr>
          <w:spacing w:val="-6"/>
          <w:sz w:val="24"/>
        </w:rPr>
        <w:t>2018.</w:t>
      </w:r>
    </w:p>
    <w:p w:rsidR="00485016" w:rsidRDefault="00F7725C">
      <w:pPr>
        <w:pStyle w:val="BodyText"/>
        <w:tabs>
          <w:tab w:val="left" w:pos="7017"/>
        </w:tabs>
        <w:spacing w:before="192"/>
        <w:pPrChange w:id="5125" w:author="Hughes, Anna E" w:date="2023-06-19T12:41:00Z">
          <w:pPr>
            <w:pStyle w:val="BodyText"/>
            <w:tabs>
              <w:tab w:val="left" w:pos="6897"/>
            </w:tabs>
            <w:spacing w:before="206"/>
          </w:pPr>
        </w:pPrChange>
      </w:pPr>
      <w:bookmarkStart w:id="5126" w:name="_bookmark67"/>
      <w:bookmarkEnd w:id="5126"/>
      <w:del w:id="5127" w:author="Hughes, Anna E" w:date="2023-06-19T12:41:00Z">
        <w:r>
          <w:rPr>
            <w:rFonts w:ascii="Trebuchet MS"/>
            <w:sz w:val="12"/>
          </w:rPr>
          <w:delText>914</w:delText>
        </w:r>
      </w:del>
      <w:ins w:id="5128" w:author="Hughes, Anna E" w:date="2023-06-19T12:41:00Z">
        <w:r w:rsidR="00C14774">
          <w:rPr>
            <w:rFonts w:ascii="Trebuchet MS"/>
            <w:sz w:val="12"/>
          </w:rPr>
          <w:t>974</w:t>
        </w:r>
      </w:ins>
      <w:r w:rsidR="00C14774">
        <w:rPr>
          <w:rFonts w:ascii="Trebuchet MS"/>
          <w:spacing w:val="41"/>
          <w:sz w:val="12"/>
        </w:rPr>
        <w:t xml:space="preserve">  </w:t>
      </w:r>
      <w:r w:rsidR="00C14774">
        <w:t>Anna</w:t>
      </w:r>
      <w:r w:rsidR="00C14774">
        <w:rPr>
          <w:spacing w:val="21"/>
        </w:rPr>
        <w:t xml:space="preserve"> </w:t>
      </w:r>
      <w:r w:rsidR="00C14774">
        <w:t>Nowakowska,</w:t>
      </w:r>
      <w:r w:rsidR="00C14774">
        <w:rPr>
          <w:spacing w:val="27"/>
        </w:rPr>
        <w:t xml:space="preserve"> </w:t>
      </w:r>
      <w:r w:rsidR="00C14774">
        <w:t>Alasdair</w:t>
      </w:r>
      <w:r w:rsidR="00C14774">
        <w:rPr>
          <w:spacing w:val="21"/>
        </w:rPr>
        <w:t xml:space="preserve"> </w:t>
      </w:r>
      <w:r w:rsidR="00C14774">
        <w:t>DF</w:t>
      </w:r>
      <w:r w:rsidR="00C14774">
        <w:rPr>
          <w:spacing w:val="20"/>
        </w:rPr>
        <w:t xml:space="preserve"> </w:t>
      </w:r>
      <w:r w:rsidR="00C14774">
        <w:t>Clarke,</w:t>
      </w:r>
      <w:r w:rsidR="00C14774">
        <w:rPr>
          <w:spacing w:val="28"/>
        </w:rPr>
        <w:t xml:space="preserve"> </w:t>
      </w:r>
      <w:r w:rsidR="00C14774">
        <w:t>and</w:t>
      </w:r>
      <w:r w:rsidR="00C14774">
        <w:rPr>
          <w:spacing w:val="20"/>
        </w:rPr>
        <w:t xml:space="preserve"> </w:t>
      </w:r>
      <w:r w:rsidR="00C14774">
        <w:t>Amelia</w:t>
      </w:r>
      <w:r w:rsidR="00C14774">
        <w:rPr>
          <w:spacing w:val="21"/>
        </w:rPr>
        <w:t xml:space="preserve"> </w:t>
      </w:r>
      <w:r w:rsidR="00C14774">
        <w:t>R</w:t>
      </w:r>
      <w:r w:rsidR="00C14774">
        <w:rPr>
          <w:spacing w:val="20"/>
        </w:rPr>
        <w:t xml:space="preserve"> </w:t>
      </w:r>
      <w:r w:rsidR="00C14774">
        <w:rPr>
          <w:spacing w:val="-2"/>
        </w:rPr>
        <w:t>Hunt.</w:t>
      </w:r>
      <w:r w:rsidR="00C14774">
        <w:tab/>
      </w:r>
      <w:r w:rsidR="00C14774">
        <w:rPr>
          <w:spacing w:val="-4"/>
        </w:rPr>
        <w:t>Human</w:t>
      </w:r>
      <w:r w:rsidR="00C14774">
        <w:rPr>
          <w:spacing w:val="16"/>
        </w:rPr>
        <w:t xml:space="preserve"> </w:t>
      </w:r>
      <w:r w:rsidR="00C14774">
        <w:rPr>
          <w:spacing w:val="-2"/>
        </w:rPr>
        <w:t>visual</w:t>
      </w:r>
    </w:p>
    <w:p w:rsidR="00485016" w:rsidRDefault="00F7725C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  <w:pPrChange w:id="512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30" w:author="Hughes, Anna E" w:date="2023-06-19T12:41:00Z">
        <w:r>
          <w:rPr>
            <w:rFonts w:ascii="Trebuchet MS"/>
            <w:spacing w:val="-5"/>
            <w:sz w:val="12"/>
          </w:rPr>
          <w:delText>915</w:delText>
        </w:r>
      </w:del>
      <w:ins w:id="5131" w:author="Hughes, Anna E" w:date="2023-06-19T12:41:00Z">
        <w:r w:rsidR="00C14774">
          <w:rPr>
            <w:rFonts w:ascii="Trebuchet MS"/>
            <w:spacing w:val="-5"/>
            <w:sz w:val="12"/>
          </w:rPr>
          <w:t>975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search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behaviour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is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far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from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ideal.</w:t>
      </w:r>
      <w:r w:rsidR="00C14774">
        <w:rPr>
          <w:spacing w:val="1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Proceedings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of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the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Royal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Society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B: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Biolog-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132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33" w:author="Hughes, Anna E" w:date="2023-06-19T12:41:00Z">
        <w:r>
          <w:rPr>
            <w:rFonts w:ascii="Trebuchet MS"/>
            <w:spacing w:val="-5"/>
            <w:sz w:val="12"/>
          </w:rPr>
          <w:delText>916</w:delText>
        </w:r>
      </w:del>
      <w:ins w:id="5134" w:author="Hughes, Anna E" w:date="2023-06-19T12:41:00Z">
        <w:r w:rsidR="00C14774">
          <w:rPr>
            <w:rFonts w:ascii="Trebuchet MS"/>
            <w:spacing w:val="-5"/>
            <w:sz w:val="12"/>
          </w:rPr>
          <w:t>976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w w:val="90"/>
          <w:sz w:val="24"/>
        </w:rPr>
        <w:t>ical</w:t>
      </w:r>
      <w:r w:rsidR="00C14774">
        <w:rPr>
          <w:rFonts w:ascii="Times New Roman"/>
          <w:i/>
          <w:spacing w:val="39"/>
          <w:sz w:val="24"/>
        </w:rPr>
        <w:t xml:space="preserve"> </w:t>
      </w:r>
      <w:r w:rsidR="00C14774">
        <w:rPr>
          <w:rFonts w:ascii="Times New Roman"/>
          <w:i/>
          <w:w w:val="90"/>
          <w:sz w:val="24"/>
        </w:rPr>
        <w:t>Sciences</w:t>
      </w:r>
      <w:r w:rsidR="00C14774">
        <w:rPr>
          <w:w w:val="90"/>
          <w:sz w:val="24"/>
        </w:rPr>
        <w:t>,</w:t>
      </w:r>
      <w:r w:rsidR="00C14774">
        <w:rPr>
          <w:spacing w:val="47"/>
          <w:sz w:val="24"/>
          <w:rPrChange w:id="5135" w:author="Hughes, Anna E" w:date="2023-06-19T12:41:00Z">
            <w:rPr>
              <w:spacing w:val="46"/>
              <w:sz w:val="24"/>
            </w:rPr>
          </w:rPrChange>
        </w:rPr>
        <w:t xml:space="preserve"> </w:t>
      </w:r>
      <w:r w:rsidR="00C14774">
        <w:rPr>
          <w:w w:val="90"/>
          <w:sz w:val="24"/>
        </w:rPr>
        <w:t>284(1849):20162767,</w:t>
      </w:r>
      <w:r w:rsidR="00C14774">
        <w:rPr>
          <w:spacing w:val="47"/>
          <w:sz w:val="24"/>
        </w:rPr>
        <w:t xml:space="preserve"> </w:t>
      </w:r>
      <w:r w:rsidR="00C14774">
        <w:rPr>
          <w:spacing w:val="-2"/>
          <w:w w:val="90"/>
          <w:sz w:val="24"/>
        </w:rPr>
        <w:t>2017.</w:t>
      </w:r>
    </w:p>
    <w:p w:rsidR="00485016" w:rsidRDefault="00F7725C">
      <w:pPr>
        <w:pStyle w:val="BodyText"/>
        <w:spacing w:before="191"/>
        <w:pPrChange w:id="5136" w:author="Hughes, Anna E" w:date="2023-06-19T12:41:00Z">
          <w:pPr>
            <w:pStyle w:val="BodyText"/>
            <w:spacing w:before="206"/>
          </w:pPr>
        </w:pPrChange>
      </w:pPr>
      <w:bookmarkStart w:id="5137" w:name="_bookmark68"/>
      <w:bookmarkEnd w:id="5137"/>
      <w:del w:id="5138" w:author="Hughes, Anna E" w:date="2023-06-19T12:41:00Z">
        <w:r>
          <w:rPr>
            <w:rFonts w:ascii="Trebuchet MS"/>
            <w:spacing w:val="-6"/>
            <w:sz w:val="12"/>
          </w:rPr>
          <w:delText>917</w:delText>
        </w:r>
      </w:del>
      <w:ins w:id="5139" w:author="Hughes, Anna E" w:date="2023-06-19T12:41:00Z">
        <w:r w:rsidR="00C14774">
          <w:rPr>
            <w:rFonts w:ascii="Trebuchet MS"/>
            <w:spacing w:val="-6"/>
            <w:sz w:val="12"/>
          </w:rPr>
          <w:t>977</w:t>
        </w:r>
      </w:ins>
      <w:r w:rsidR="00C14774">
        <w:rPr>
          <w:rFonts w:ascii="Trebuchet MS"/>
          <w:spacing w:val="43"/>
          <w:sz w:val="12"/>
        </w:rPr>
        <w:t xml:space="preserve">  </w:t>
      </w:r>
      <w:r w:rsidR="00C14774">
        <w:rPr>
          <w:spacing w:val="-6"/>
        </w:rPr>
        <w:t>Klaus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Oberauer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and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Stephan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Lewandowsky.</w:t>
      </w:r>
      <w:r w:rsidR="00C14774">
        <w:rPr>
          <w:spacing w:val="30"/>
        </w:rPr>
        <w:t xml:space="preserve"> </w:t>
      </w:r>
      <w:r w:rsidR="00C14774">
        <w:rPr>
          <w:spacing w:val="-6"/>
        </w:rPr>
        <w:t>Addressing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the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theory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crisis</w:t>
      </w:r>
      <w:r w:rsidR="00C14774">
        <w:t xml:space="preserve"> </w:t>
      </w:r>
      <w:r w:rsidR="00C14774">
        <w:rPr>
          <w:spacing w:val="-6"/>
        </w:rPr>
        <w:t>in</w:t>
      </w:r>
      <w:r w:rsidR="00C14774">
        <w:rPr>
          <w:spacing w:val="-1"/>
        </w:rPr>
        <w:t xml:space="preserve"> </w:t>
      </w:r>
      <w:r w:rsidR="00C14774">
        <w:rPr>
          <w:spacing w:val="-6"/>
        </w:rPr>
        <w:t>psy-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140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41" w:author="Hughes, Anna E" w:date="2023-06-19T12:41:00Z">
        <w:r>
          <w:rPr>
            <w:rFonts w:ascii="Trebuchet MS" w:hAnsi="Trebuchet MS"/>
            <w:spacing w:val="-5"/>
            <w:sz w:val="12"/>
          </w:rPr>
          <w:delText>918</w:delText>
        </w:r>
      </w:del>
      <w:ins w:id="5142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978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-4"/>
          <w:sz w:val="24"/>
        </w:rPr>
        <w:t>chology.</w:t>
      </w:r>
      <w:r w:rsidR="00C14774">
        <w:rPr>
          <w:spacing w:val="28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Psychonomic</w:t>
      </w:r>
      <w:r w:rsidR="00C14774">
        <w:rPr>
          <w:rFonts w:ascii="Times New Roman" w:hAnsi="Times New Roman"/>
          <w:i/>
          <w:spacing w:val="-3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bulletin &amp;</w:t>
      </w:r>
      <w:r w:rsidR="00C14774">
        <w:rPr>
          <w:rFonts w:ascii="Times New Roman" w:hAnsi="Times New Roman"/>
          <w:i/>
          <w:spacing w:val="-3"/>
          <w:sz w:val="24"/>
        </w:rPr>
        <w:t xml:space="preserve"> </w:t>
      </w:r>
      <w:r w:rsidR="00C14774">
        <w:rPr>
          <w:rFonts w:ascii="Times New Roman" w:hAnsi="Times New Roman"/>
          <w:i/>
          <w:spacing w:val="-4"/>
          <w:sz w:val="24"/>
        </w:rPr>
        <w:t>review</w:t>
      </w:r>
      <w:r w:rsidR="00C14774">
        <w:rPr>
          <w:spacing w:val="-4"/>
          <w:sz w:val="24"/>
        </w:rPr>
        <w:t>,</w:t>
      </w:r>
      <w:r w:rsidR="00C14774">
        <w:rPr>
          <w:spacing w:val="3"/>
          <w:sz w:val="24"/>
        </w:rPr>
        <w:t xml:space="preserve"> </w:t>
      </w:r>
      <w:r w:rsidR="00C14774">
        <w:rPr>
          <w:spacing w:val="-4"/>
          <w:sz w:val="24"/>
        </w:rPr>
        <w:t>26:1596–1618,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2019.</w:t>
      </w:r>
    </w:p>
    <w:p w:rsidR="00485016" w:rsidRDefault="00F7725C">
      <w:pPr>
        <w:spacing w:before="191"/>
        <w:ind w:left="227"/>
        <w:rPr>
          <w:rFonts w:ascii="Times New Roman"/>
          <w:i/>
          <w:sz w:val="24"/>
        </w:rPr>
        <w:pPrChange w:id="5143" w:author="Hughes, Anna E" w:date="2023-06-19T12:41:00Z">
          <w:pPr>
            <w:spacing w:before="207"/>
            <w:ind w:left="107"/>
          </w:pPr>
        </w:pPrChange>
      </w:pPr>
      <w:bookmarkStart w:id="5144" w:name="_bookmark69"/>
      <w:bookmarkEnd w:id="5144"/>
      <w:del w:id="5145" w:author="Hughes, Anna E" w:date="2023-06-19T12:41:00Z">
        <w:r>
          <w:rPr>
            <w:rFonts w:ascii="Trebuchet MS"/>
            <w:spacing w:val="-2"/>
            <w:sz w:val="12"/>
          </w:rPr>
          <w:delText>919</w:delText>
        </w:r>
      </w:del>
      <w:ins w:id="5146" w:author="Hughes, Anna E" w:date="2023-06-19T12:41:00Z">
        <w:r w:rsidR="00C14774">
          <w:rPr>
            <w:rFonts w:ascii="Trebuchet MS"/>
            <w:spacing w:val="-2"/>
            <w:sz w:val="12"/>
          </w:rPr>
          <w:t>979</w:t>
        </w:r>
      </w:ins>
      <w:r w:rsidR="00C14774">
        <w:rPr>
          <w:rFonts w:ascii="Trebuchet MS"/>
          <w:spacing w:val="78"/>
          <w:w w:val="150"/>
          <w:sz w:val="12"/>
        </w:rPr>
        <w:t xml:space="preserve"> </w:t>
      </w:r>
      <w:r w:rsidR="00C14774">
        <w:rPr>
          <w:spacing w:val="-2"/>
          <w:sz w:val="24"/>
        </w:rPr>
        <w:t>Jason</w:t>
      </w:r>
      <w:r w:rsidR="00C14774">
        <w:rPr>
          <w:spacing w:val="-7"/>
          <w:sz w:val="24"/>
        </w:rPr>
        <w:t xml:space="preserve"> </w:t>
      </w:r>
      <w:r w:rsidR="00C14774">
        <w:rPr>
          <w:spacing w:val="-2"/>
          <w:sz w:val="24"/>
        </w:rPr>
        <w:t>Osborne.</w:t>
      </w:r>
      <w:r w:rsidR="00C14774">
        <w:rPr>
          <w:spacing w:val="26"/>
          <w:sz w:val="24"/>
        </w:rPr>
        <w:t xml:space="preserve"> </w:t>
      </w:r>
      <w:r w:rsidR="00C14774">
        <w:rPr>
          <w:spacing w:val="-2"/>
          <w:sz w:val="24"/>
        </w:rPr>
        <w:t>Notes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on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the</w:t>
      </w:r>
      <w:r w:rsidR="00C14774">
        <w:rPr>
          <w:spacing w:val="-7"/>
          <w:sz w:val="24"/>
        </w:rPr>
        <w:t xml:space="preserve"> </w:t>
      </w:r>
      <w:r w:rsidR="00C14774">
        <w:rPr>
          <w:spacing w:val="-2"/>
          <w:sz w:val="24"/>
        </w:rPr>
        <w:t>use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of</w:t>
      </w:r>
      <w:r w:rsidR="00C14774">
        <w:rPr>
          <w:spacing w:val="-7"/>
          <w:sz w:val="24"/>
        </w:rPr>
        <w:t xml:space="preserve"> </w:t>
      </w:r>
      <w:r w:rsidR="00C14774">
        <w:rPr>
          <w:spacing w:val="-2"/>
          <w:sz w:val="24"/>
        </w:rPr>
        <w:t>data</w:t>
      </w:r>
      <w:r w:rsidR="00C14774">
        <w:rPr>
          <w:spacing w:val="-6"/>
          <w:sz w:val="24"/>
        </w:rPr>
        <w:t xml:space="preserve"> </w:t>
      </w:r>
      <w:r w:rsidR="00C14774">
        <w:rPr>
          <w:spacing w:val="-2"/>
          <w:sz w:val="24"/>
        </w:rPr>
        <w:t>transformations.</w:t>
      </w:r>
      <w:r w:rsidR="00C14774">
        <w:rPr>
          <w:spacing w:val="25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Practical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assessment,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147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148" w:author="Hughes, Anna E" w:date="2023-06-19T12:41:00Z">
        <w:r>
          <w:rPr>
            <w:rFonts w:ascii="Trebuchet MS"/>
            <w:spacing w:val="-5"/>
            <w:sz w:val="12"/>
          </w:rPr>
          <w:delText>920</w:delText>
        </w:r>
      </w:del>
      <w:ins w:id="5149" w:author="Hughes, Anna E" w:date="2023-06-19T12:41:00Z">
        <w:r w:rsidR="00C14774">
          <w:rPr>
            <w:rFonts w:ascii="Trebuchet MS"/>
            <w:spacing w:val="-5"/>
            <w:sz w:val="12"/>
          </w:rPr>
          <w:t>980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2"/>
          <w:sz w:val="24"/>
        </w:rPr>
        <w:t>research,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and</w:t>
      </w:r>
      <w:r w:rsidR="00C14774">
        <w:rPr>
          <w:rFonts w:ascii="Times New Roman"/>
          <w:i/>
          <w:spacing w:val="-10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evaluation</w:t>
      </w:r>
      <w:r w:rsidR="00C14774">
        <w:rPr>
          <w:spacing w:val="-2"/>
          <w:sz w:val="24"/>
        </w:rPr>
        <w:t>,</w:t>
      </w:r>
      <w:r w:rsidR="00C14774">
        <w:rPr>
          <w:spacing w:val="-3"/>
          <w:sz w:val="24"/>
        </w:rPr>
        <w:t xml:space="preserve"> </w:t>
      </w:r>
      <w:r w:rsidR="00C14774">
        <w:rPr>
          <w:spacing w:val="-2"/>
          <w:sz w:val="24"/>
        </w:rPr>
        <w:t>8(1):6, 2002.</w:t>
      </w:r>
    </w:p>
    <w:p w:rsidR="00485016" w:rsidRDefault="00F7725C">
      <w:pPr>
        <w:pStyle w:val="BodyText"/>
        <w:spacing w:before="191"/>
        <w:pPrChange w:id="5150" w:author="Hughes, Anna E" w:date="2023-06-19T12:41:00Z">
          <w:pPr>
            <w:pStyle w:val="BodyText"/>
            <w:spacing w:before="207"/>
          </w:pPr>
        </w:pPrChange>
      </w:pPr>
      <w:bookmarkStart w:id="5151" w:name="_bookmark70"/>
      <w:bookmarkEnd w:id="5151"/>
      <w:del w:id="5152" w:author="Hughes, Anna E" w:date="2023-06-19T12:41:00Z">
        <w:r>
          <w:rPr>
            <w:rFonts w:ascii="Trebuchet MS"/>
            <w:spacing w:val="-4"/>
            <w:sz w:val="12"/>
          </w:rPr>
          <w:delText>921</w:delText>
        </w:r>
      </w:del>
      <w:ins w:id="5153" w:author="Hughes, Anna E" w:date="2023-06-19T12:41:00Z">
        <w:r w:rsidR="00C14774">
          <w:rPr>
            <w:rFonts w:ascii="Trebuchet MS"/>
            <w:spacing w:val="-4"/>
            <w:sz w:val="12"/>
          </w:rPr>
          <w:t>981</w:t>
        </w:r>
      </w:ins>
      <w:r w:rsidR="00C14774">
        <w:rPr>
          <w:rFonts w:ascii="Trebuchet MS"/>
          <w:spacing w:val="46"/>
          <w:sz w:val="12"/>
        </w:rPr>
        <w:t xml:space="preserve">  </w:t>
      </w:r>
      <w:r w:rsidR="00C14774">
        <w:rPr>
          <w:spacing w:val="-4"/>
        </w:rPr>
        <w:t>Evan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M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Palmer,</w:t>
      </w:r>
      <w:r w:rsidR="00C14774">
        <w:rPr>
          <w:spacing w:val="-4"/>
          <w:rPrChange w:id="5154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4"/>
        </w:rPr>
        <w:t>Todd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S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Horowitz,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Antonio</w:t>
      </w:r>
      <w:r w:rsidR="00C14774">
        <w:rPr>
          <w:spacing w:val="-4"/>
          <w:rPrChange w:id="5155" w:author="Hughes, Anna E" w:date="2023-06-19T12:41:00Z">
            <w:rPr>
              <w:spacing w:val="-5"/>
            </w:rPr>
          </w:rPrChange>
        </w:rPr>
        <w:t xml:space="preserve"> </w:t>
      </w:r>
      <w:r w:rsidR="00C14774">
        <w:rPr>
          <w:spacing w:val="-4"/>
        </w:rPr>
        <w:t>Torralba,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and</w:t>
      </w:r>
      <w:r w:rsidR="00C14774">
        <w:rPr>
          <w:spacing w:val="-5"/>
          <w:rPrChange w:id="5156" w:author="Hughes, Anna E" w:date="2023-06-19T12:41:00Z">
            <w:rPr>
              <w:spacing w:val="-4"/>
            </w:rPr>
          </w:rPrChange>
        </w:rPr>
        <w:t xml:space="preserve"> </w:t>
      </w:r>
      <w:r w:rsidR="00C14774">
        <w:rPr>
          <w:spacing w:val="-4"/>
        </w:rPr>
        <w:t>Jeremy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M</w:t>
      </w:r>
      <w:r w:rsidR="00C14774">
        <w:rPr>
          <w:spacing w:val="-5"/>
        </w:rPr>
        <w:t xml:space="preserve"> </w:t>
      </w:r>
      <w:r w:rsidR="00C14774">
        <w:rPr>
          <w:spacing w:val="-4"/>
        </w:rPr>
        <w:t>Wolfe.</w:t>
      </w:r>
      <w:r w:rsidR="00C14774">
        <w:rPr>
          <w:spacing w:val="15"/>
          <w:rPrChange w:id="5157" w:author="Hughes, Anna E" w:date="2023-06-19T12:41:00Z">
            <w:rPr>
              <w:spacing w:val="14"/>
            </w:rPr>
          </w:rPrChange>
        </w:rPr>
        <w:t xml:space="preserve"> </w:t>
      </w:r>
      <w:r w:rsidR="00C14774">
        <w:rPr>
          <w:spacing w:val="-4"/>
        </w:rPr>
        <w:t>What</w:t>
      </w:r>
    </w:p>
    <w:p w:rsidR="00485016" w:rsidRDefault="00F7725C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  <w:pPrChange w:id="5158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59" w:author="Hughes, Anna E" w:date="2023-06-19T12:41:00Z">
        <w:r>
          <w:rPr>
            <w:rFonts w:ascii="Trebuchet MS"/>
            <w:spacing w:val="-5"/>
            <w:sz w:val="12"/>
          </w:rPr>
          <w:delText>922</w:delText>
        </w:r>
      </w:del>
      <w:ins w:id="5160" w:author="Hughes, Anna E" w:date="2023-06-19T12:41:00Z">
        <w:r w:rsidR="00C14774">
          <w:rPr>
            <w:rFonts w:ascii="Trebuchet MS"/>
            <w:spacing w:val="-5"/>
            <w:sz w:val="12"/>
          </w:rPr>
          <w:t>982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are</w:t>
      </w:r>
      <w:r w:rsidR="00C14774">
        <w:rPr>
          <w:spacing w:val="-5"/>
          <w:sz w:val="24"/>
        </w:rPr>
        <w:t xml:space="preserve"> </w:t>
      </w:r>
      <w:r w:rsidR="00C14774">
        <w:rPr>
          <w:spacing w:val="-4"/>
          <w:sz w:val="24"/>
        </w:rPr>
        <w:t>the shapes</w:t>
      </w:r>
      <w:r w:rsidR="00C14774">
        <w:rPr>
          <w:spacing w:val="-5"/>
          <w:sz w:val="24"/>
        </w:rPr>
        <w:t xml:space="preserve"> </w:t>
      </w:r>
      <w:r w:rsidR="00C14774">
        <w:rPr>
          <w:spacing w:val="-4"/>
          <w:sz w:val="24"/>
        </w:rPr>
        <w:t>of response time distributions in visual</w:t>
      </w:r>
      <w:r w:rsidR="00C14774">
        <w:rPr>
          <w:spacing w:val="-5"/>
          <w:sz w:val="24"/>
        </w:rPr>
        <w:t xml:space="preserve"> </w:t>
      </w:r>
      <w:r w:rsidR="00C14774">
        <w:rPr>
          <w:spacing w:val="-4"/>
          <w:sz w:val="24"/>
        </w:rPr>
        <w:t>search?</w:t>
      </w:r>
      <w:r w:rsidR="00C14774">
        <w:rPr>
          <w:spacing w:val="61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Journal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of</w:t>
      </w:r>
      <w:r w:rsidR="00C14774">
        <w:rPr>
          <w:rFonts w:ascii="Times New Roman"/>
          <w:i/>
          <w:spacing w:val="-11"/>
          <w:sz w:val="24"/>
        </w:rPr>
        <w:t xml:space="preserve"> </w:t>
      </w:r>
      <w:r w:rsidR="00C14774">
        <w:rPr>
          <w:rFonts w:ascii="Times New Roman"/>
          <w:i/>
          <w:spacing w:val="-5"/>
          <w:sz w:val="24"/>
        </w:rPr>
        <w:t>ex-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5161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162" w:author="Hughes, Anna E" w:date="2023-06-19T12:41:00Z">
        <w:r>
          <w:rPr>
            <w:rFonts w:ascii="Trebuchet MS"/>
            <w:spacing w:val="-5"/>
            <w:sz w:val="12"/>
          </w:rPr>
          <w:delText>923</w:delText>
        </w:r>
      </w:del>
      <w:ins w:id="5163" w:author="Hughes, Anna E" w:date="2023-06-19T12:41:00Z">
        <w:r w:rsidR="00C14774">
          <w:rPr>
            <w:rFonts w:ascii="Trebuchet MS"/>
            <w:spacing w:val="-5"/>
            <w:sz w:val="12"/>
          </w:rPr>
          <w:t>983</w:t>
        </w:r>
      </w:ins>
      <w:r w:rsidR="00C14774">
        <w:rPr>
          <w:rFonts w:ascii="Trebuchet MS"/>
          <w:sz w:val="12"/>
        </w:rPr>
        <w:tab/>
      </w:r>
      <w:r w:rsidR="00C14774">
        <w:rPr>
          <w:rFonts w:ascii="Times New Roman"/>
          <w:i/>
          <w:spacing w:val="-2"/>
          <w:sz w:val="24"/>
        </w:rPr>
        <w:t>perimental</w:t>
      </w:r>
      <w:r w:rsidR="00C14774">
        <w:rPr>
          <w:rFonts w:ascii="Times New Roman"/>
          <w:i/>
          <w:spacing w:val="-5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pacing w:val="9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human</w:t>
      </w:r>
      <w:r w:rsidR="00C14774">
        <w:rPr>
          <w:rFonts w:ascii="Times New Roman"/>
          <w:i/>
          <w:spacing w:val="-5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perception</w:t>
      </w:r>
      <w:r w:rsidR="00C14774">
        <w:rPr>
          <w:rFonts w:ascii="Times New Roman"/>
          <w:i/>
          <w:spacing w:val="-5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and</w:t>
      </w:r>
      <w:r w:rsidR="00C14774">
        <w:rPr>
          <w:rFonts w:ascii="Times New Roman"/>
          <w:i/>
          <w:spacing w:val="-5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performance</w:t>
      </w:r>
      <w:r w:rsidR="00C14774">
        <w:rPr>
          <w:spacing w:val="-2"/>
          <w:sz w:val="24"/>
        </w:rPr>
        <w:t>,</w:t>
      </w:r>
      <w:r w:rsidR="00C14774">
        <w:rPr>
          <w:spacing w:val="3"/>
          <w:sz w:val="24"/>
        </w:rPr>
        <w:t xml:space="preserve"> </w:t>
      </w:r>
      <w:r w:rsidR="00C14774">
        <w:rPr>
          <w:spacing w:val="-2"/>
          <w:sz w:val="24"/>
        </w:rPr>
        <w:t>37(1):58,</w:t>
      </w:r>
      <w:r w:rsidR="00C14774">
        <w:rPr>
          <w:spacing w:val="2"/>
          <w:sz w:val="24"/>
        </w:rPr>
        <w:t xml:space="preserve"> </w:t>
      </w:r>
      <w:r w:rsidR="00C14774">
        <w:rPr>
          <w:spacing w:val="-2"/>
          <w:sz w:val="24"/>
        </w:rPr>
        <w:t>2011.</w:t>
      </w:r>
    </w:p>
    <w:p w:rsidR="00485016" w:rsidRDefault="00F7725C">
      <w:pPr>
        <w:pStyle w:val="BodyText"/>
        <w:spacing w:before="192"/>
        <w:pPrChange w:id="5164" w:author="Hughes, Anna E" w:date="2023-06-19T12:41:00Z">
          <w:pPr>
            <w:pStyle w:val="BodyText"/>
            <w:spacing w:before="207"/>
          </w:pPr>
        </w:pPrChange>
      </w:pPr>
      <w:bookmarkStart w:id="5165" w:name="_bookmark71"/>
      <w:bookmarkEnd w:id="5165"/>
      <w:del w:id="5166" w:author="Hughes, Anna E" w:date="2023-06-19T12:41:00Z">
        <w:r>
          <w:rPr>
            <w:rFonts w:ascii="Trebuchet MS"/>
            <w:spacing w:val="-4"/>
            <w:sz w:val="12"/>
          </w:rPr>
          <w:delText>924</w:delText>
        </w:r>
      </w:del>
      <w:ins w:id="5167" w:author="Hughes, Anna E" w:date="2023-06-19T12:41:00Z">
        <w:r w:rsidR="00C14774">
          <w:rPr>
            <w:rFonts w:ascii="Trebuchet MS"/>
            <w:spacing w:val="-4"/>
            <w:sz w:val="12"/>
          </w:rPr>
          <w:t>984</w:t>
        </w:r>
      </w:ins>
      <w:r w:rsidR="00C14774">
        <w:rPr>
          <w:rFonts w:ascii="Trebuchet MS"/>
          <w:spacing w:val="39"/>
          <w:sz w:val="12"/>
        </w:rPr>
        <w:t xml:space="preserve">  </w:t>
      </w:r>
      <w:r w:rsidR="00C14774">
        <w:rPr>
          <w:spacing w:val="-4"/>
        </w:rPr>
        <w:t>Derrick Parkhurst,</w:t>
      </w:r>
      <w:r w:rsidR="00C14774">
        <w:rPr>
          <w:spacing w:val="-2"/>
        </w:rPr>
        <w:t xml:space="preserve"> </w:t>
      </w:r>
      <w:r w:rsidR="00C14774">
        <w:rPr>
          <w:spacing w:val="-4"/>
        </w:rPr>
        <w:t>Klinton Law,</w:t>
      </w:r>
      <w:r w:rsidR="00C14774">
        <w:rPr>
          <w:spacing w:val="-3"/>
        </w:rPr>
        <w:t xml:space="preserve"> </w:t>
      </w:r>
      <w:r w:rsidR="00C14774">
        <w:rPr>
          <w:spacing w:val="-4"/>
        </w:rPr>
        <w:t>and Ernst Niebur.</w:t>
      </w:r>
      <w:r w:rsidR="00C14774">
        <w:rPr>
          <w:spacing w:val="24"/>
        </w:rPr>
        <w:t xml:space="preserve"> </w:t>
      </w:r>
      <w:r w:rsidR="00C14774">
        <w:rPr>
          <w:spacing w:val="-4"/>
        </w:rPr>
        <w:t>Modeling the role of salience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5168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169" w:author="Hughes, Anna E" w:date="2023-06-19T12:41:00Z">
        <w:r>
          <w:rPr>
            <w:rFonts w:ascii="Trebuchet MS" w:hAnsi="Trebuchet MS"/>
            <w:spacing w:val="-5"/>
            <w:sz w:val="12"/>
          </w:rPr>
          <w:delText>925</w:delText>
        </w:r>
      </w:del>
      <w:ins w:id="5170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985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  <w:sz w:val="24"/>
        </w:rPr>
        <w:t>in</w:t>
      </w:r>
      <w:r w:rsidR="00C14774">
        <w:rPr>
          <w:spacing w:val="10"/>
          <w:sz w:val="24"/>
        </w:rPr>
        <w:t xml:space="preserve"> </w:t>
      </w:r>
      <w:r w:rsidR="00C14774">
        <w:rPr>
          <w:w w:val="90"/>
          <w:sz w:val="24"/>
        </w:rPr>
        <w:t>the</w:t>
      </w:r>
      <w:r w:rsidR="00C14774">
        <w:rPr>
          <w:spacing w:val="10"/>
          <w:sz w:val="24"/>
        </w:rPr>
        <w:t xml:space="preserve"> </w:t>
      </w:r>
      <w:r w:rsidR="00C14774">
        <w:rPr>
          <w:w w:val="90"/>
          <w:sz w:val="24"/>
        </w:rPr>
        <w:t>allocation</w:t>
      </w:r>
      <w:r w:rsidR="00C14774">
        <w:rPr>
          <w:spacing w:val="10"/>
          <w:sz w:val="24"/>
        </w:rPr>
        <w:t xml:space="preserve"> </w:t>
      </w:r>
      <w:r w:rsidR="00C14774">
        <w:rPr>
          <w:w w:val="90"/>
          <w:sz w:val="24"/>
        </w:rPr>
        <w:t>of</w:t>
      </w:r>
      <w:r w:rsidR="00C14774">
        <w:rPr>
          <w:spacing w:val="11"/>
          <w:sz w:val="24"/>
        </w:rPr>
        <w:t xml:space="preserve"> </w:t>
      </w:r>
      <w:r w:rsidR="00C14774">
        <w:rPr>
          <w:w w:val="90"/>
          <w:sz w:val="24"/>
        </w:rPr>
        <w:t>overt</w:t>
      </w:r>
      <w:r w:rsidR="00C14774">
        <w:rPr>
          <w:spacing w:val="10"/>
          <w:sz w:val="24"/>
        </w:rPr>
        <w:t xml:space="preserve"> </w:t>
      </w:r>
      <w:r w:rsidR="00C14774">
        <w:rPr>
          <w:w w:val="90"/>
          <w:sz w:val="24"/>
        </w:rPr>
        <w:t>visual</w:t>
      </w:r>
      <w:r w:rsidR="00C14774">
        <w:rPr>
          <w:spacing w:val="10"/>
          <w:sz w:val="24"/>
        </w:rPr>
        <w:t xml:space="preserve"> </w:t>
      </w:r>
      <w:r w:rsidR="00C14774">
        <w:rPr>
          <w:w w:val="90"/>
          <w:sz w:val="24"/>
        </w:rPr>
        <w:t>attention.</w:t>
      </w:r>
      <w:r w:rsidR="00C14774">
        <w:rPr>
          <w:spacing w:val="25"/>
          <w:sz w:val="24"/>
        </w:rPr>
        <w:t xml:space="preserve"> </w:t>
      </w:r>
      <w:r w:rsidR="00C14774">
        <w:rPr>
          <w:rFonts w:ascii="Times New Roman" w:hAnsi="Times New Roman"/>
          <w:i/>
          <w:w w:val="90"/>
          <w:sz w:val="24"/>
        </w:rPr>
        <w:t>Vision</w:t>
      </w:r>
      <w:r w:rsidR="00C14774">
        <w:rPr>
          <w:rFonts w:ascii="Times New Roman" w:hAnsi="Times New Roman"/>
          <w:i/>
          <w:spacing w:val="3"/>
          <w:sz w:val="24"/>
        </w:rPr>
        <w:t xml:space="preserve"> </w:t>
      </w:r>
      <w:r w:rsidR="00C14774">
        <w:rPr>
          <w:rFonts w:ascii="Times New Roman" w:hAnsi="Times New Roman"/>
          <w:i/>
          <w:w w:val="90"/>
          <w:sz w:val="24"/>
        </w:rPr>
        <w:t>research</w:t>
      </w:r>
      <w:r w:rsidR="00C14774">
        <w:rPr>
          <w:w w:val="90"/>
          <w:sz w:val="24"/>
        </w:rPr>
        <w:t>,</w:t>
      </w:r>
      <w:r w:rsidR="00C14774">
        <w:rPr>
          <w:spacing w:val="13"/>
          <w:sz w:val="24"/>
        </w:rPr>
        <w:t xml:space="preserve"> </w:t>
      </w:r>
      <w:r w:rsidR="00C14774">
        <w:rPr>
          <w:w w:val="90"/>
          <w:sz w:val="24"/>
        </w:rPr>
        <w:t>42(1):107–123,</w:t>
      </w:r>
      <w:r w:rsidR="00C14774">
        <w:rPr>
          <w:spacing w:val="13"/>
          <w:sz w:val="24"/>
        </w:rPr>
        <w:t xml:space="preserve"> </w:t>
      </w:r>
      <w:r w:rsidR="00C14774">
        <w:rPr>
          <w:spacing w:val="-2"/>
          <w:w w:val="90"/>
          <w:sz w:val="24"/>
        </w:rPr>
        <w:t>2002.</w:t>
      </w:r>
    </w:p>
    <w:p w:rsidR="00485016" w:rsidRDefault="00F7725C">
      <w:pPr>
        <w:pStyle w:val="BodyText"/>
        <w:spacing w:before="192"/>
        <w:pPrChange w:id="5171" w:author="Hughes, Anna E" w:date="2023-06-19T12:41:00Z">
          <w:pPr>
            <w:pStyle w:val="BodyText"/>
            <w:spacing w:before="206"/>
          </w:pPr>
        </w:pPrChange>
      </w:pPr>
      <w:bookmarkStart w:id="5172" w:name="_bookmark72"/>
      <w:bookmarkEnd w:id="5172"/>
      <w:del w:id="5173" w:author="Hughes, Anna E" w:date="2023-06-19T12:41:00Z">
        <w:r>
          <w:rPr>
            <w:rFonts w:ascii="Trebuchet MS"/>
            <w:sz w:val="12"/>
          </w:rPr>
          <w:delText>926</w:delText>
        </w:r>
      </w:del>
      <w:ins w:id="5174" w:author="Hughes, Anna E" w:date="2023-06-19T12:41:00Z">
        <w:r w:rsidR="00C14774">
          <w:rPr>
            <w:rFonts w:ascii="Trebuchet MS"/>
            <w:sz w:val="12"/>
          </w:rPr>
          <w:t>986</w:t>
        </w:r>
      </w:ins>
      <w:r w:rsidR="00C14774">
        <w:rPr>
          <w:rFonts w:ascii="Trebuchet MS"/>
          <w:spacing w:val="47"/>
          <w:sz w:val="12"/>
        </w:rPr>
        <w:t xml:space="preserve">  </w:t>
      </w:r>
      <w:r w:rsidR="00C14774">
        <w:t>Jonathan</w:t>
      </w:r>
      <w:r w:rsidR="00C14774">
        <w:rPr>
          <w:spacing w:val="42"/>
          <w:rPrChange w:id="5175" w:author="Hughes, Anna E" w:date="2023-06-19T12:41:00Z">
            <w:rPr>
              <w:spacing w:val="40"/>
            </w:rPr>
          </w:rPrChange>
        </w:rPr>
        <w:t xml:space="preserve"> </w:t>
      </w:r>
      <w:r w:rsidR="00C14774">
        <w:t>Peirce,</w:t>
      </w:r>
      <w:r w:rsidR="00C14774">
        <w:rPr>
          <w:spacing w:val="53"/>
          <w:rPrChange w:id="5176" w:author="Hughes, Anna E" w:date="2023-06-19T12:41:00Z">
            <w:rPr>
              <w:spacing w:val="52"/>
            </w:rPr>
          </w:rPrChange>
        </w:rPr>
        <w:t xml:space="preserve"> </w:t>
      </w:r>
      <w:r w:rsidR="00C14774">
        <w:t>Jeremy</w:t>
      </w:r>
      <w:r w:rsidR="00C14774">
        <w:rPr>
          <w:spacing w:val="41"/>
        </w:rPr>
        <w:t xml:space="preserve"> </w:t>
      </w:r>
      <w:r w:rsidR="00C14774">
        <w:t>R</w:t>
      </w:r>
      <w:r w:rsidR="00C14774">
        <w:rPr>
          <w:spacing w:val="41"/>
          <w:rPrChange w:id="5177" w:author="Hughes, Anna E" w:date="2023-06-19T12:41:00Z">
            <w:rPr>
              <w:spacing w:val="40"/>
            </w:rPr>
          </w:rPrChange>
        </w:rPr>
        <w:t xml:space="preserve"> </w:t>
      </w:r>
      <w:r w:rsidR="00C14774">
        <w:t>Gray,</w:t>
      </w:r>
      <w:r w:rsidR="00C14774">
        <w:rPr>
          <w:spacing w:val="52"/>
        </w:rPr>
        <w:t xml:space="preserve"> </w:t>
      </w:r>
      <w:r w:rsidR="00C14774">
        <w:t>Sol</w:t>
      </w:r>
      <w:r w:rsidR="00C14774">
        <w:rPr>
          <w:spacing w:val="41"/>
        </w:rPr>
        <w:t xml:space="preserve"> </w:t>
      </w:r>
      <w:r w:rsidR="00C14774">
        <w:t>Simpson,</w:t>
      </w:r>
      <w:r w:rsidR="00C14774">
        <w:rPr>
          <w:spacing w:val="52"/>
        </w:rPr>
        <w:t xml:space="preserve"> </w:t>
      </w:r>
      <w:r w:rsidR="00C14774">
        <w:t>Michael</w:t>
      </w:r>
      <w:r w:rsidR="00C14774">
        <w:rPr>
          <w:spacing w:val="41"/>
          <w:rPrChange w:id="5178" w:author="Hughes, Anna E" w:date="2023-06-19T12:41:00Z">
            <w:rPr>
              <w:spacing w:val="40"/>
            </w:rPr>
          </w:rPrChange>
        </w:rPr>
        <w:t xml:space="preserve"> </w:t>
      </w:r>
      <w:r w:rsidR="00C14774">
        <w:t>MacAskill,</w:t>
      </w:r>
      <w:r w:rsidR="00C14774">
        <w:rPr>
          <w:spacing w:val="53"/>
        </w:rPr>
        <w:t xml:space="preserve"> </w:t>
      </w:r>
      <w:r w:rsidR="00C14774">
        <w:rPr>
          <w:spacing w:val="-2"/>
        </w:rPr>
        <w:t>Richard</w:t>
      </w:r>
    </w:p>
    <w:p w:rsidR="00485016" w:rsidRDefault="00F7725C">
      <w:pPr>
        <w:pStyle w:val="BodyText"/>
        <w:tabs>
          <w:tab w:val="left" w:pos="851"/>
        </w:tabs>
        <w:pPrChange w:id="5179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180" w:author="Hughes, Anna E" w:date="2023-06-19T12:41:00Z">
        <w:r>
          <w:rPr>
            <w:rFonts w:ascii="Trebuchet MS" w:hAnsi="Trebuchet MS"/>
            <w:spacing w:val="-5"/>
            <w:sz w:val="12"/>
          </w:rPr>
          <w:delText>927</w:delText>
        </w:r>
      </w:del>
      <w:ins w:id="5181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987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spacing w:val="6"/>
          <w:w w:val="103"/>
        </w:rPr>
        <w:t>H</w:t>
      </w:r>
      <w:r w:rsidR="00C14774">
        <w:rPr>
          <w:spacing w:val="-94"/>
          <w:w w:val="92"/>
        </w:rPr>
        <w:t>o</w:t>
      </w:r>
      <w:r w:rsidR="00C14774">
        <w:rPr>
          <w:spacing w:val="25"/>
          <w:w w:val="115"/>
        </w:rPr>
        <w:t>¨</w:t>
      </w:r>
      <w:r w:rsidR="00C14774">
        <w:rPr>
          <w:spacing w:val="6"/>
          <w:w w:val="89"/>
        </w:rPr>
        <w:t>chenbe</w:t>
      </w:r>
      <w:r w:rsidR="00C14774">
        <w:rPr>
          <w:spacing w:val="1"/>
          <w:w w:val="89"/>
        </w:rPr>
        <w:t>r</w:t>
      </w:r>
      <w:r w:rsidR="00C14774">
        <w:rPr>
          <w:spacing w:val="6"/>
          <w:w w:val="90"/>
        </w:rPr>
        <w:t>ge</w:t>
      </w:r>
      <w:r w:rsidR="00C14774">
        <w:rPr>
          <w:spacing w:val="-4"/>
          <w:w w:val="90"/>
        </w:rPr>
        <w:t>r</w:t>
      </w:r>
      <w:r w:rsidR="00C14774">
        <w:rPr>
          <w:spacing w:val="6"/>
          <w:w w:val="120"/>
        </w:rPr>
        <w:t>,</w:t>
      </w:r>
      <w:r w:rsidR="00C14774">
        <w:rPr>
          <w:spacing w:val="25"/>
        </w:rPr>
        <w:t xml:space="preserve"> </w:t>
      </w:r>
      <w:r w:rsidR="00C14774">
        <w:rPr>
          <w:w w:val="95"/>
        </w:rPr>
        <w:t>Hiroyuki</w:t>
      </w:r>
      <w:r w:rsidR="00C14774">
        <w:rPr>
          <w:spacing w:val="20"/>
        </w:rPr>
        <w:t xml:space="preserve"> </w:t>
      </w:r>
      <w:r w:rsidR="00C14774">
        <w:rPr>
          <w:w w:val="95"/>
        </w:rPr>
        <w:t>Sogo,</w:t>
      </w:r>
      <w:r w:rsidR="00C14774">
        <w:rPr>
          <w:spacing w:val="26"/>
        </w:rPr>
        <w:t xml:space="preserve"> </w:t>
      </w:r>
      <w:r w:rsidR="00C14774">
        <w:rPr>
          <w:w w:val="95"/>
        </w:rPr>
        <w:t>Erik</w:t>
      </w:r>
      <w:r w:rsidR="00C14774">
        <w:rPr>
          <w:spacing w:val="20"/>
        </w:rPr>
        <w:t xml:space="preserve"> </w:t>
      </w:r>
      <w:r w:rsidR="00C14774">
        <w:rPr>
          <w:w w:val="95"/>
        </w:rPr>
        <w:t>Kastman,</w:t>
      </w:r>
      <w:r w:rsidR="00C14774">
        <w:rPr>
          <w:spacing w:val="26"/>
        </w:rPr>
        <w:t xml:space="preserve"> </w:t>
      </w:r>
      <w:r w:rsidR="00C14774">
        <w:rPr>
          <w:w w:val="95"/>
        </w:rPr>
        <w:t>and</w:t>
      </w:r>
      <w:r w:rsidR="00C14774">
        <w:rPr>
          <w:spacing w:val="20"/>
        </w:rPr>
        <w:t xml:space="preserve"> </w:t>
      </w:r>
      <w:r w:rsidR="00C14774">
        <w:rPr>
          <w:w w:val="95"/>
        </w:rPr>
        <w:t>Jonas</w:t>
      </w:r>
      <w:r w:rsidR="00C14774">
        <w:rPr>
          <w:spacing w:val="20"/>
        </w:rPr>
        <w:t xml:space="preserve"> </w:t>
      </w:r>
      <w:r w:rsidR="00C14774">
        <w:rPr>
          <w:w w:val="95"/>
        </w:rPr>
        <w:t>Kristoffer</w:t>
      </w:r>
      <w:r w:rsidR="00C14774">
        <w:rPr>
          <w:spacing w:val="20"/>
        </w:rPr>
        <w:t xml:space="preserve"> </w:t>
      </w:r>
      <w:r w:rsidR="00C14774">
        <w:rPr>
          <w:spacing w:val="-2"/>
          <w:w w:val="95"/>
        </w:rPr>
        <w:t>Lindeløv.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182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183" w:author="Hughes, Anna E" w:date="2023-06-19T12:41:00Z">
        <w:r>
          <w:rPr>
            <w:rFonts w:ascii="Trebuchet MS"/>
            <w:spacing w:val="-5"/>
            <w:sz w:val="12"/>
          </w:rPr>
          <w:delText>928</w:delText>
        </w:r>
      </w:del>
      <w:ins w:id="5184" w:author="Hughes, Anna E" w:date="2023-06-19T12:41:00Z">
        <w:r w:rsidR="00C14774">
          <w:rPr>
            <w:rFonts w:ascii="Trebuchet MS"/>
            <w:spacing w:val="-5"/>
            <w:sz w:val="12"/>
          </w:rPr>
          <w:t>988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4"/>
          <w:sz w:val="24"/>
        </w:rPr>
        <w:t>Psychopy2:</w:t>
      </w:r>
      <w:r w:rsidR="00C14774">
        <w:rPr>
          <w:spacing w:val="17"/>
          <w:sz w:val="24"/>
        </w:rPr>
        <w:t xml:space="preserve"> </w:t>
      </w:r>
      <w:r w:rsidR="00C14774">
        <w:rPr>
          <w:spacing w:val="-4"/>
          <w:sz w:val="24"/>
        </w:rPr>
        <w:t>Experiments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in</w:t>
      </w:r>
      <w:r w:rsidR="00C14774">
        <w:rPr>
          <w:spacing w:val="-2"/>
          <w:sz w:val="24"/>
        </w:rPr>
        <w:t xml:space="preserve"> </w:t>
      </w:r>
      <w:r w:rsidR="00C14774">
        <w:rPr>
          <w:spacing w:val="-4"/>
          <w:sz w:val="24"/>
        </w:rPr>
        <w:t>behavior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made</w:t>
      </w:r>
      <w:r w:rsidR="00C14774">
        <w:rPr>
          <w:spacing w:val="-1"/>
          <w:sz w:val="24"/>
        </w:rPr>
        <w:t xml:space="preserve"> </w:t>
      </w:r>
      <w:r w:rsidR="00C14774">
        <w:rPr>
          <w:spacing w:val="-4"/>
          <w:sz w:val="24"/>
        </w:rPr>
        <w:t>easy.</w:t>
      </w:r>
      <w:r w:rsidR="00C14774">
        <w:rPr>
          <w:spacing w:val="37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Behavior</w:t>
      </w:r>
      <w:r w:rsidR="00C14774">
        <w:rPr>
          <w:rFonts w:ascii="Times New Roman"/>
          <w:i/>
          <w:spacing w:val="-8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research</w:t>
      </w:r>
      <w:r w:rsidR="00C14774">
        <w:rPr>
          <w:rFonts w:ascii="Times New Roman"/>
          <w:i/>
          <w:spacing w:val="-9"/>
          <w:sz w:val="24"/>
        </w:rPr>
        <w:t xml:space="preserve"> </w:t>
      </w:r>
      <w:r w:rsidR="00C14774">
        <w:rPr>
          <w:rFonts w:ascii="Times New Roman"/>
          <w:i/>
          <w:spacing w:val="-4"/>
          <w:sz w:val="24"/>
        </w:rPr>
        <w:t>methods</w:t>
      </w:r>
      <w:r w:rsidR="00C14774">
        <w:rPr>
          <w:spacing w:val="-4"/>
          <w:sz w:val="24"/>
        </w:rPr>
        <w:t>,</w:t>
      </w:r>
    </w:p>
    <w:p w:rsidR="00485016" w:rsidRDefault="00F7725C">
      <w:pPr>
        <w:pStyle w:val="BodyText"/>
        <w:tabs>
          <w:tab w:val="left" w:pos="851"/>
        </w:tabs>
        <w:pPrChange w:id="5185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186" w:author="Hughes, Anna E" w:date="2023-06-19T12:41:00Z">
        <w:r>
          <w:rPr>
            <w:rFonts w:ascii="Trebuchet MS" w:hAnsi="Trebuchet MS"/>
            <w:spacing w:val="-5"/>
            <w:sz w:val="12"/>
          </w:rPr>
          <w:delText>929</w:delText>
        </w:r>
      </w:del>
      <w:ins w:id="5187" w:author="Hughes, Anna E" w:date="2023-06-19T12:41:00Z">
        <w:r w:rsidR="00C14774">
          <w:rPr>
            <w:rFonts w:ascii="Trebuchet MS" w:hAnsi="Trebuchet MS"/>
            <w:spacing w:val="-5"/>
            <w:sz w:val="12"/>
          </w:rPr>
          <w:t>989</w:t>
        </w:r>
      </w:ins>
      <w:r w:rsidR="00C14774">
        <w:rPr>
          <w:rFonts w:ascii="Trebuchet MS" w:hAnsi="Trebuchet MS"/>
          <w:sz w:val="12"/>
        </w:rPr>
        <w:tab/>
      </w:r>
      <w:r w:rsidR="00C14774">
        <w:rPr>
          <w:w w:val="90"/>
        </w:rPr>
        <w:t>51(1):195–203,</w:t>
      </w:r>
      <w:r w:rsidR="00C14774">
        <w:rPr>
          <w:spacing w:val="22"/>
        </w:rPr>
        <w:t xml:space="preserve"> </w:t>
      </w:r>
      <w:r w:rsidR="00C14774">
        <w:rPr>
          <w:spacing w:val="-2"/>
        </w:rPr>
        <w:t>2019.</w:t>
      </w:r>
    </w:p>
    <w:p w:rsidR="00701245" w:rsidRDefault="00701245">
      <w:pPr>
        <w:rPr>
          <w:del w:id="5188" w:author="Hughes, Anna E" w:date="2023-06-19T12:41:00Z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  <w:bookmarkStart w:id="5189" w:name="_bookmark73"/>
      <w:bookmarkEnd w:id="5189"/>
    </w:p>
    <w:p w:rsidR="00701245" w:rsidRDefault="00701245">
      <w:pPr>
        <w:pStyle w:val="BodyText"/>
        <w:spacing w:before="0"/>
        <w:ind w:left="0"/>
        <w:rPr>
          <w:del w:id="5190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5191" w:author="Hughes, Anna E" w:date="2023-06-19T12:41:00Z"/>
          <w:sz w:val="20"/>
        </w:rPr>
      </w:pPr>
    </w:p>
    <w:p w:rsidR="00485016" w:rsidRDefault="00F7725C">
      <w:pPr>
        <w:pStyle w:val="BodyText"/>
        <w:spacing w:before="192"/>
        <w:pPrChange w:id="5192" w:author="Hughes, Anna E" w:date="2023-06-19T12:41:00Z">
          <w:pPr>
            <w:pStyle w:val="BodyText"/>
            <w:spacing w:before="238"/>
          </w:pPr>
        </w:pPrChange>
      </w:pPr>
      <w:del w:id="5193" w:author="Hughes, Anna E" w:date="2023-06-19T12:41:00Z">
        <w:r>
          <w:rPr>
            <w:rFonts w:ascii="Trebuchet MS"/>
            <w:spacing w:val="-4"/>
            <w:sz w:val="12"/>
          </w:rPr>
          <w:delText>930</w:delText>
        </w:r>
      </w:del>
      <w:ins w:id="5194" w:author="Hughes, Anna E" w:date="2023-06-19T12:41:00Z">
        <w:r w:rsidR="00C14774">
          <w:rPr>
            <w:rFonts w:ascii="Trebuchet MS"/>
            <w:spacing w:val="-4"/>
            <w:sz w:val="12"/>
          </w:rPr>
          <w:t>990</w:t>
        </w:r>
      </w:ins>
      <w:r w:rsidR="00C14774">
        <w:rPr>
          <w:rFonts w:ascii="Trebuchet MS"/>
          <w:spacing w:val="40"/>
          <w:sz w:val="12"/>
        </w:rPr>
        <w:t xml:space="preserve">  </w:t>
      </w:r>
      <w:r w:rsidR="00C14774">
        <w:rPr>
          <w:spacing w:val="-4"/>
        </w:rPr>
        <w:t>Michael</w:t>
      </w:r>
      <w:r w:rsidR="00C14774">
        <w:rPr>
          <w:spacing w:val="1"/>
        </w:rPr>
        <w:t xml:space="preserve"> </w:t>
      </w:r>
      <w:r w:rsidR="00C14774">
        <w:rPr>
          <w:spacing w:val="-4"/>
        </w:rPr>
        <w:t>J</w:t>
      </w:r>
      <w:r w:rsidR="00C14774">
        <w:t xml:space="preserve"> </w:t>
      </w:r>
      <w:r w:rsidR="00C14774">
        <w:rPr>
          <w:spacing w:val="-4"/>
        </w:rPr>
        <w:t>Proulx.</w:t>
      </w:r>
      <w:r w:rsidR="00C14774">
        <w:rPr>
          <w:spacing w:val="35"/>
        </w:rPr>
        <w:t xml:space="preserve"> </w:t>
      </w:r>
      <w:r w:rsidR="00C14774">
        <w:rPr>
          <w:spacing w:val="-4"/>
        </w:rPr>
        <w:t>Individual</w:t>
      </w:r>
      <w:r w:rsidR="00C14774">
        <w:rPr>
          <w:spacing w:val="-1"/>
        </w:rPr>
        <w:t xml:space="preserve"> </w:t>
      </w:r>
      <w:r w:rsidR="00C14774">
        <w:rPr>
          <w:spacing w:val="-4"/>
        </w:rPr>
        <w:t>differences</w:t>
      </w:r>
      <w:r w:rsidR="00C14774">
        <w:t xml:space="preserve"> </w:t>
      </w:r>
      <w:r w:rsidR="00C14774">
        <w:rPr>
          <w:spacing w:val="-4"/>
        </w:rPr>
        <w:t>and</w:t>
      </w:r>
      <w:r w:rsidR="00C14774">
        <w:t xml:space="preserve"> </w:t>
      </w:r>
      <w:r w:rsidR="00C14774">
        <w:rPr>
          <w:spacing w:val="-4"/>
        </w:rPr>
        <w:t>metacognitive</w:t>
      </w:r>
      <w:r w:rsidR="00C14774">
        <w:t xml:space="preserve"> </w:t>
      </w:r>
      <w:r w:rsidR="00C14774">
        <w:rPr>
          <w:spacing w:val="-4"/>
        </w:rPr>
        <w:t>knowledge</w:t>
      </w:r>
      <w:r w:rsidR="00C14774">
        <w:t xml:space="preserve"> </w:t>
      </w:r>
      <w:r w:rsidR="00C14774">
        <w:rPr>
          <w:spacing w:val="-4"/>
        </w:rPr>
        <w:t>of</w:t>
      </w:r>
      <w:r w:rsidR="00C14774">
        <w:t xml:space="preserve"> </w:t>
      </w:r>
      <w:r w:rsidR="00C14774">
        <w:rPr>
          <w:spacing w:val="-4"/>
        </w:rPr>
        <w:t>visual</w:t>
      </w:r>
    </w:p>
    <w:p w:rsidR="00485016" w:rsidRDefault="00F7725C">
      <w:pPr>
        <w:tabs>
          <w:tab w:val="left" w:pos="851"/>
        </w:tabs>
        <w:spacing w:before="7"/>
        <w:ind w:left="227"/>
        <w:rPr>
          <w:sz w:val="24"/>
        </w:rPr>
        <w:pPrChange w:id="5195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196" w:author="Hughes, Anna E" w:date="2023-06-19T12:41:00Z">
        <w:r>
          <w:rPr>
            <w:rFonts w:ascii="Trebuchet MS"/>
            <w:spacing w:val="-5"/>
            <w:sz w:val="12"/>
          </w:rPr>
          <w:delText>931</w:delText>
        </w:r>
      </w:del>
      <w:ins w:id="5197" w:author="Hughes, Anna E" w:date="2023-06-19T12:41:00Z">
        <w:r w:rsidR="00C14774">
          <w:rPr>
            <w:rFonts w:ascii="Trebuchet MS"/>
            <w:spacing w:val="-5"/>
            <w:sz w:val="12"/>
          </w:rPr>
          <w:t>991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8"/>
          <w:sz w:val="24"/>
        </w:rPr>
        <w:t>search</w:t>
      </w:r>
      <w:r w:rsidR="00C14774">
        <w:rPr>
          <w:spacing w:val="4"/>
          <w:sz w:val="24"/>
        </w:rPr>
        <w:t xml:space="preserve"> </w:t>
      </w:r>
      <w:r w:rsidR="00C14774">
        <w:rPr>
          <w:spacing w:val="-8"/>
          <w:sz w:val="24"/>
        </w:rPr>
        <w:t>strategy.</w:t>
      </w:r>
      <w:r w:rsidR="00C14774">
        <w:rPr>
          <w:spacing w:val="30"/>
          <w:sz w:val="24"/>
        </w:rPr>
        <w:t xml:space="preserve"> </w:t>
      </w:r>
      <w:r w:rsidR="00C14774">
        <w:rPr>
          <w:rFonts w:ascii="Times New Roman"/>
          <w:i/>
          <w:spacing w:val="-8"/>
          <w:sz w:val="24"/>
        </w:rPr>
        <w:t>PLoS</w:t>
      </w:r>
      <w:r w:rsidR="00C14774">
        <w:rPr>
          <w:rFonts w:ascii="Times New Roman"/>
          <w:i/>
          <w:spacing w:val="-2"/>
          <w:sz w:val="24"/>
        </w:rPr>
        <w:t xml:space="preserve"> </w:t>
      </w:r>
      <w:r w:rsidR="00C14774">
        <w:rPr>
          <w:rFonts w:ascii="Times New Roman"/>
          <w:i/>
          <w:spacing w:val="-8"/>
          <w:sz w:val="24"/>
        </w:rPr>
        <w:t>One</w:t>
      </w:r>
      <w:r w:rsidR="00C14774">
        <w:rPr>
          <w:spacing w:val="-8"/>
          <w:sz w:val="24"/>
        </w:rPr>
        <w:t>,</w:t>
      </w:r>
      <w:r w:rsidR="00C14774">
        <w:rPr>
          <w:spacing w:val="5"/>
          <w:sz w:val="24"/>
        </w:rPr>
        <w:t xml:space="preserve"> </w:t>
      </w:r>
      <w:r w:rsidR="00C14774">
        <w:rPr>
          <w:spacing w:val="-8"/>
          <w:sz w:val="24"/>
        </w:rPr>
        <w:t>6(10):e27043,</w:t>
      </w:r>
      <w:r w:rsidR="00C14774">
        <w:rPr>
          <w:spacing w:val="4"/>
          <w:sz w:val="24"/>
        </w:rPr>
        <w:t xml:space="preserve"> </w:t>
      </w:r>
      <w:r w:rsidR="00C14774">
        <w:rPr>
          <w:spacing w:val="-8"/>
          <w:sz w:val="24"/>
        </w:rPr>
        <w:t>2011.</w:t>
      </w:r>
    </w:p>
    <w:p w:rsidR="00485016" w:rsidRDefault="00F7725C">
      <w:pPr>
        <w:pStyle w:val="BodyText"/>
        <w:spacing w:before="192"/>
        <w:pPrChange w:id="5198" w:author="Hughes, Anna E" w:date="2023-06-19T12:41:00Z">
          <w:pPr>
            <w:pStyle w:val="BodyText"/>
            <w:spacing w:before="207"/>
          </w:pPr>
        </w:pPrChange>
      </w:pPr>
      <w:bookmarkStart w:id="5199" w:name="_bookmark74"/>
      <w:bookmarkEnd w:id="5199"/>
      <w:del w:id="5200" w:author="Hughes, Anna E" w:date="2023-06-19T12:41:00Z">
        <w:r>
          <w:rPr>
            <w:rFonts w:ascii="Trebuchet MS" w:hAnsi="Trebuchet MS"/>
            <w:w w:val="95"/>
            <w:sz w:val="12"/>
          </w:rPr>
          <w:delText>932</w:delText>
        </w:r>
      </w:del>
      <w:ins w:id="5201" w:author="Hughes, Anna E" w:date="2023-06-19T12:41:00Z">
        <w:r w:rsidR="00C14774">
          <w:rPr>
            <w:rFonts w:ascii="Trebuchet MS" w:hAnsi="Trebuchet MS"/>
            <w:w w:val="95"/>
            <w:sz w:val="12"/>
          </w:rPr>
          <w:t>992</w:t>
        </w:r>
      </w:ins>
      <w:r w:rsidR="00C14774">
        <w:rPr>
          <w:rFonts w:ascii="Trebuchet MS" w:hAnsi="Trebuchet MS"/>
          <w:spacing w:val="49"/>
          <w:sz w:val="12"/>
        </w:rPr>
        <w:t xml:space="preserve">  </w:t>
      </w:r>
      <w:r w:rsidR="00C14774">
        <w:rPr>
          <w:w w:val="95"/>
        </w:rPr>
        <w:t>Dragan</w:t>
      </w:r>
      <w:r w:rsidR="00C14774">
        <w:rPr>
          <w:spacing w:val="17"/>
        </w:rPr>
        <w:t xml:space="preserve"> </w:t>
      </w:r>
      <w:r w:rsidR="00C14774">
        <w:rPr>
          <w:w w:val="95"/>
        </w:rPr>
        <w:t>Rangelov,</w:t>
      </w:r>
      <w:r w:rsidR="00C14774">
        <w:rPr>
          <w:spacing w:val="19"/>
        </w:rPr>
        <w:t xml:space="preserve"> </w:t>
      </w:r>
      <w:r w:rsidR="00C14774">
        <w:rPr>
          <w:w w:val="95"/>
        </w:rPr>
        <w:t>Hermann</w:t>
      </w:r>
      <w:r w:rsidR="00C14774">
        <w:rPr>
          <w:spacing w:val="15"/>
        </w:rPr>
        <w:t xml:space="preserve"> </w:t>
      </w:r>
      <w:r w:rsidR="00C14774">
        <w:rPr>
          <w:w w:val="95"/>
        </w:rPr>
        <w:t>J</w:t>
      </w:r>
      <w:r w:rsidR="00C14774">
        <w:rPr>
          <w:spacing w:val="16"/>
        </w:rPr>
        <w:t xml:space="preserve"> </w:t>
      </w:r>
      <w:r w:rsidR="00C14774">
        <w:rPr>
          <w:spacing w:val="10"/>
          <w:w w:val="103"/>
        </w:rPr>
        <w:t>M</w:t>
      </w:r>
      <w:r w:rsidR="00C14774">
        <w:rPr>
          <w:spacing w:val="-89"/>
          <w:w w:val="85"/>
        </w:rPr>
        <w:t>u</w:t>
      </w:r>
      <w:r w:rsidR="00C14774">
        <w:rPr>
          <w:spacing w:val="30"/>
          <w:w w:val="111"/>
        </w:rPr>
        <w:t>¨</w:t>
      </w:r>
      <w:r w:rsidR="00C14774">
        <w:rPr>
          <w:spacing w:val="11"/>
          <w:w w:val="86"/>
        </w:rPr>
        <w:t>lle</w:t>
      </w:r>
      <w:r w:rsidR="00C14774">
        <w:rPr>
          <w:spacing w:val="1"/>
          <w:w w:val="86"/>
        </w:rPr>
        <w:t>r</w:t>
      </w:r>
      <w:r w:rsidR="00C14774">
        <w:rPr>
          <w:spacing w:val="11"/>
          <w:w w:val="116"/>
        </w:rPr>
        <w:t>,</w:t>
      </w:r>
      <w:r w:rsidR="00C14774">
        <w:rPr>
          <w:spacing w:val="20"/>
        </w:rPr>
        <w:t xml:space="preserve"> </w:t>
      </w:r>
      <w:r w:rsidR="00C14774">
        <w:rPr>
          <w:w w:val="95"/>
        </w:rPr>
        <w:t>and</w:t>
      </w:r>
      <w:r w:rsidR="00C14774">
        <w:rPr>
          <w:spacing w:val="14"/>
        </w:rPr>
        <w:t xml:space="preserve"> </w:t>
      </w:r>
      <w:r w:rsidR="00C14774">
        <w:rPr>
          <w:w w:val="95"/>
        </w:rPr>
        <w:t>Michael</w:t>
      </w:r>
      <w:r w:rsidR="00C14774">
        <w:rPr>
          <w:spacing w:val="16"/>
        </w:rPr>
        <w:t xml:space="preserve"> </w:t>
      </w:r>
      <w:r w:rsidR="00C14774">
        <w:rPr>
          <w:w w:val="95"/>
        </w:rPr>
        <w:t>Zehetleitner.</w:t>
      </w:r>
      <w:r w:rsidR="00C14774">
        <w:rPr>
          <w:spacing w:val="76"/>
        </w:rPr>
        <w:t xml:space="preserve"> </w:t>
      </w:r>
      <w:r w:rsidR="00C14774">
        <w:rPr>
          <w:w w:val="95"/>
        </w:rPr>
        <w:t>Failure</w:t>
      </w:r>
      <w:r w:rsidR="00C14774">
        <w:rPr>
          <w:spacing w:val="15"/>
        </w:rPr>
        <w:t xml:space="preserve"> </w:t>
      </w:r>
      <w:r w:rsidR="00C14774">
        <w:rPr>
          <w:w w:val="95"/>
        </w:rPr>
        <w:t>to</w:t>
      </w:r>
      <w:r w:rsidR="00C14774">
        <w:rPr>
          <w:spacing w:val="15"/>
        </w:rPr>
        <w:t xml:space="preserve"> </w:t>
      </w:r>
      <w:r w:rsidR="00C14774">
        <w:rPr>
          <w:spacing w:val="-5"/>
          <w:w w:val="95"/>
        </w:rPr>
        <w:t>pop</w:t>
      </w:r>
    </w:p>
    <w:p w:rsidR="00485016" w:rsidRDefault="00F7725C">
      <w:pPr>
        <w:pStyle w:val="BodyText"/>
        <w:tabs>
          <w:tab w:val="left" w:pos="851"/>
        </w:tabs>
        <w:pPrChange w:id="5202" w:author="Hughes, Anna E" w:date="2023-06-19T12:41:00Z">
          <w:pPr>
            <w:pStyle w:val="BodyText"/>
            <w:tabs>
              <w:tab w:val="left" w:pos="731"/>
            </w:tabs>
            <w:spacing w:before="8"/>
          </w:pPr>
        </w:pPrChange>
      </w:pPr>
      <w:del w:id="5203" w:author="Hughes, Anna E" w:date="2023-06-19T12:41:00Z">
        <w:r>
          <w:rPr>
            <w:rFonts w:ascii="Trebuchet MS"/>
            <w:spacing w:val="-5"/>
            <w:sz w:val="12"/>
          </w:rPr>
          <w:delText>933</w:delText>
        </w:r>
      </w:del>
      <w:ins w:id="5204" w:author="Hughes, Anna E" w:date="2023-06-19T12:41:00Z">
        <w:r w:rsidR="00C14774">
          <w:rPr>
            <w:rFonts w:ascii="Trebuchet MS"/>
            <w:spacing w:val="-5"/>
            <w:sz w:val="12"/>
          </w:rPr>
          <w:t>993</w:t>
        </w:r>
      </w:ins>
      <w:r w:rsidR="00C14774">
        <w:rPr>
          <w:rFonts w:ascii="Trebuchet MS"/>
          <w:sz w:val="12"/>
        </w:rPr>
        <w:tab/>
      </w:r>
      <w:r w:rsidR="00C14774">
        <w:rPr>
          <w:w w:val="90"/>
        </w:rPr>
        <w:t>out:</w:t>
      </w:r>
      <w:r w:rsidR="00C14774">
        <w:rPr>
          <w:spacing w:val="31"/>
        </w:rPr>
        <w:t xml:space="preserve"> </w:t>
      </w:r>
      <w:r w:rsidR="00C14774">
        <w:rPr>
          <w:w w:val="90"/>
        </w:rPr>
        <w:t>Feature</w:t>
      </w:r>
      <w:r w:rsidR="00C14774">
        <w:rPr>
          <w:spacing w:val="14"/>
        </w:rPr>
        <w:t xml:space="preserve"> </w:t>
      </w:r>
      <w:r w:rsidR="00C14774">
        <w:rPr>
          <w:w w:val="90"/>
        </w:rPr>
        <w:t>singletons</w:t>
      </w:r>
      <w:r w:rsidR="00C14774">
        <w:rPr>
          <w:spacing w:val="13"/>
        </w:rPr>
        <w:t xml:space="preserve"> </w:t>
      </w:r>
      <w:r w:rsidR="00C14774">
        <w:rPr>
          <w:w w:val="90"/>
        </w:rPr>
        <w:t>do</w:t>
      </w:r>
      <w:r w:rsidR="00C14774">
        <w:rPr>
          <w:spacing w:val="14"/>
        </w:rPr>
        <w:t xml:space="preserve"> </w:t>
      </w:r>
      <w:r w:rsidR="00C14774">
        <w:rPr>
          <w:w w:val="90"/>
        </w:rPr>
        <w:t>not</w:t>
      </w:r>
      <w:r w:rsidR="00C14774">
        <w:rPr>
          <w:spacing w:val="14"/>
        </w:rPr>
        <w:t xml:space="preserve"> </w:t>
      </w:r>
      <w:r w:rsidR="00C14774">
        <w:rPr>
          <w:w w:val="90"/>
        </w:rPr>
        <w:t>capture</w:t>
      </w:r>
      <w:r w:rsidR="00C14774">
        <w:rPr>
          <w:spacing w:val="14"/>
        </w:rPr>
        <w:t xml:space="preserve"> </w:t>
      </w:r>
      <w:r w:rsidR="00C14774">
        <w:rPr>
          <w:w w:val="90"/>
        </w:rPr>
        <w:t>attention</w:t>
      </w:r>
      <w:r w:rsidR="00C14774">
        <w:rPr>
          <w:spacing w:val="14"/>
        </w:rPr>
        <w:t xml:space="preserve"> </w:t>
      </w:r>
      <w:r w:rsidR="00C14774">
        <w:rPr>
          <w:w w:val="90"/>
        </w:rPr>
        <w:t>under</w:t>
      </w:r>
      <w:r w:rsidR="00C14774">
        <w:rPr>
          <w:spacing w:val="14"/>
        </w:rPr>
        <w:t xml:space="preserve"> </w:t>
      </w:r>
      <w:r w:rsidR="00C14774">
        <w:rPr>
          <w:w w:val="90"/>
        </w:rPr>
        <w:t>low</w:t>
      </w:r>
      <w:r w:rsidR="00C14774">
        <w:rPr>
          <w:spacing w:val="14"/>
        </w:rPr>
        <w:t xml:space="preserve"> </w:t>
      </w:r>
      <w:r w:rsidR="00C14774">
        <w:rPr>
          <w:w w:val="90"/>
        </w:rPr>
        <w:t>signal-to-noise</w:t>
      </w:r>
      <w:r w:rsidR="00C14774">
        <w:rPr>
          <w:spacing w:val="14"/>
        </w:rPr>
        <w:t xml:space="preserve"> </w:t>
      </w:r>
      <w:r w:rsidR="00C14774">
        <w:rPr>
          <w:spacing w:val="-2"/>
          <w:w w:val="90"/>
        </w:rPr>
        <w:t>ratio</w:t>
      </w:r>
    </w:p>
    <w:p w:rsidR="00485016" w:rsidRDefault="00F7725C">
      <w:pPr>
        <w:tabs>
          <w:tab w:val="left" w:pos="851"/>
        </w:tabs>
        <w:spacing w:before="8"/>
        <w:ind w:left="227"/>
        <w:rPr>
          <w:sz w:val="24"/>
        </w:rPr>
        <w:pPrChange w:id="5205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206" w:author="Hughes, Anna E" w:date="2023-06-19T12:41:00Z">
        <w:r>
          <w:rPr>
            <w:rFonts w:ascii="Trebuchet MS"/>
            <w:spacing w:val="-5"/>
            <w:sz w:val="12"/>
          </w:rPr>
          <w:delText>934</w:delText>
        </w:r>
      </w:del>
      <w:ins w:id="5207" w:author="Hughes, Anna E" w:date="2023-06-19T12:41:00Z">
        <w:r w:rsidR="00C14774">
          <w:rPr>
            <w:rFonts w:ascii="Trebuchet MS"/>
            <w:spacing w:val="-5"/>
            <w:sz w:val="12"/>
          </w:rPr>
          <w:t>994</w:t>
        </w:r>
      </w:ins>
      <w:r w:rsidR="00C14774">
        <w:rPr>
          <w:rFonts w:ascii="Trebuchet MS"/>
          <w:sz w:val="12"/>
        </w:rPr>
        <w:tab/>
      </w:r>
      <w:r w:rsidR="00C14774">
        <w:rPr>
          <w:spacing w:val="-2"/>
          <w:sz w:val="24"/>
        </w:rPr>
        <w:t>conditions.</w:t>
      </w:r>
      <w:r w:rsidR="00C14774">
        <w:rPr>
          <w:spacing w:val="2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Journal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of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Experimental</w:t>
      </w:r>
      <w:r w:rsidR="00C14774">
        <w:rPr>
          <w:rFonts w:ascii="Times New Roman"/>
          <w:i/>
          <w:spacing w:val="-13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Psychology:</w:t>
      </w:r>
      <w:r w:rsidR="00C14774">
        <w:rPr>
          <w:rFonts w:ascii="Times New Roman"/>
          <w:i/>
          <w:spacing w:val="-6"/>
          <w:sz w:val="24"/>
        </w:rPr>
        <w:t xml:space="preserve"> </w:t>
      </w:r>
      <w:r w:rsidR="00C14774">
        <w:rPr>
          <w:rFonts w:ascii="Times New Roman"/>
          <w:i/>
          <w:spacing w:val="-2"/>
          <w:sz w:val="24"/>
        </w:rPr>
        <w:t>General</w:t>
      </w:r>
      <w:r w:rsidR="00C14774">
        <w:rPr>
          <w:spacing w:val="-2"/>
          <w:sz w:val="24"/>
        </w:rPr>
        <w:t>,</w:t>
      </w:r>
      <w:r w:rsidR="00C14774">
        <w:rPr>
          <w:spacing w:val="-9"/>
          <w:sz w:val="24"/>
        </w:rPr>
        <w:t xml:space="preserve"> </w:t>
      </w:r>
      <w:r w:rsidR="00C14774">
        <w:rPr>
          <w:spacing w:val="-2"/>
          <w:sz w:val="24"/>
        </w:rPr>
        <w:t>146(5):651,</w:t>
      </w:r>
      <w:r w:rsidR="00C14774">
        <w:rPr>
          <w:spacing w:val="-8"/>
          <w:sz w:val="24"/>
        </w:rPr>
        <w:t xml:space="preserve"> </w:t>
      </w:r>
      <w:r w:rsidR="00C14774">
        <w:rPr>
          <w:spacing w:val="-2"/>
          <w:sz w:val="24"/>
        </w:rPr>
        <w:t>2017.</w:t>
      </w:r>
    </w:p>
    <w:p w:rsidR="00701245" w:rsidRDefault="00F7725C">
      <w:pPr>
        <w:pStyle w:val="BodyText"/>
        <w:spacing w:before="207"/>
        <w:rPr>
          <w:del w:id="5208" w:author="Hughes, Anna E" w:date="2023-06-19T12:41:00Z"/>
        </w:rPr>
      </w:pPr>
      <w:del w:id="5209" w:author="Hughes, Anna E" w:date="2023-06-19T12:41:00Z">
        <w:r>
          <w:rPr>
            <w:rFonts w:ascii="Trebuchet MS"/>
            <w:sz w:val="12"/>
          </w:rPr>
          <w:delText>935</w:delText>
        </w:r>
        <w:r>
          <w:rPr>
            <w:rFonts w:ascii="Trebuchet MS"/>
            <w:spacing w:val="45"/>
            <w:sz w:val="12"/>
          </w:rPr>
          <w:delText xml:space="preserve">  </w:delText>
        </w:r>
        <w:r>
          <w:delText>Ruth</w:delText>
        </w:r>
        <w:r>
          <w:rPr>
            <w:spacing w:val="-4"/>
          </w:rPr>
          <w:delText xml:space="preserve"> </w:delText>
        </w:r>
        <w:r>
          <w:delText>Rosenholtz,</w:delText>
        </w:r>
        <w:r>
          <w:rPr>
            <w:spacing w:val="-5"/>
          </w:rPr>
          <w:delText xml:space="preserve"> </w:delText>
        </w:r>
        <w:r>
          <w:delText>Jie</w:delText>
        </w:r>
        <w:r>
          <w:rPr>
            <w:spacing w:val="-5"/>
          </w:rPr>
          <w:delText xml:space="preserve"> </w:delText>
        </w:r>
        <w:r>
          <w:delText>Huang,</w:delText>
        </w:r>
        <w:r>
          <w:rPr>
            <w:spacing w:val="-5"/>
          </w:rPr>
          <w:delText xml:space="preserve"> </w:delText>
        </w:r>
        <w:r>
          <w:delText>Alvin</w:delText>
        </w:r>
        <w:r>
          <w:rPr>
            <w:spacing w:val="-5"/>
          </w:rPr>
          <w:delText xml:space="preserve"> </w:delText>
        </w:r>
        <w:r>
          <w:delText>Raj,</w:delText>
        </w:r>
        <w:r>
          <w:rPr>
            <w:spacing w:val="-5"/>
          </w:rPr>
          <w:delText xml:space="preserve"> </w:delText>
        </w:r>
        <w:r>
          <w:delText>Benjamin</w:delText>
        </w:r>
        <w:r>
          <w:rPr>
            <w:spacing w:val="-5"/>
          </w:rPr>
          <w:delText xml:space="preserve"> </w:delText>
        </w:r>
        <w:r>
          <w:delText>J</w:delText>
        </w:r>
        <w:r>
          <w:rPr>
            <w:spacing w:val="-5"/>
          </w:rPr>
          <w:delText xml:space="preserve"> </w:delText>
        </w:r>
        <w:r>
          <w:delText>Balas,</w:delText>
        </w:r>
        <w:r>
          <w:rPr>
            <w:spacing w:val="-5"/>
          </w:rPr>
          <w:delText xml:space="preserve"> </w:delText>
        </w:r>
        <w:r>
          <w:delText>and</w:delText>
        </w:r>
        <w:r>
          <w:rPr>
            <w:spacing w:val="-5"/>
          </w:rPr>
          <w:delText xml:space="preserve"> </w:delText>
        </w:r>
        <w:r>
          <w:delText>Livia</w:delText>
        </w:r>
        <w:r>
          <w:rPr>
            <w:spacing w:val="-5"/>
          </w:rPr>
          <w:delText xml:space="preserve"> </w:delText>
        </w:r>
        <w:r>
          <w:delText>Ilie.</w:delText>
        </w:r>
        <w:r>
          <w:rPr>
            <w:spacing w:val="15"/>
          </w:rPr>
          <w:delText xml:space="preserve"> </w:delText>
        </w:r>
        <w:r>
          <w:delText>A</w:delText>
        </w:r>
        <w:r>
          <w:rPr>
            <w:spacing w:val="-5"/>
          </w:rPr>
          <w:delText xml:space="preserve"> </w:delText>
        </w:r>
        <w:r>
          <w:rPr>
            <w:spacing w:val="-4"/>
          </w:rPr>
          <w:delText>sum-</w:delText>
        </w:r>
      </w:del>
    </w:p>
    <w:p w:rsidR="00701245" w:rsidRDefault="00F7725C">
      <w:pPr>
        <w:pStyle w:val="BodyText"/>
        <w:tabs>
          <w:tab w:val="left" w:pos="731"/>
        </w:tabs>
        <w:spacing w:before="8"/>
        <w:rPr>
          <w:del w:id="5210" w:author="Hughes, Anna E" w:date="2023-06-19T12:41:00Z"/>
          <w:rFonts w:ascii="Times New Roman"/>
          <w:i/>
        </w:rPr>
      </w:pPr>
      <w:del w:id="5211" w:author="Hughes, Anna E" w:date="2023-06-19T12:41:00Z">
        <w:r>
          <w:rPr>
            <w:rFonts w:ascii="Trebuchet MS"/>
            <w:spacing w:val="-5"/>
            <w:sz w:val="12"/>
          </w:rPr>
          <w:delText>936</w:delText>
        </w:r>
        <w:r>
          <w:rPr>
            <w:rFonts w:ascii="Trebuchet MS"/>
            <w:sz w:val="12"/>
          </w:rPr>
          <w:tab/>
        </w:r>
        <w:r>
          <w:rPr>
            <w:w w:val="90"/>
          </w:rPr>
          <w:delText>mary</w:delText>
        </w:r>
        <w:r>
          <w:delText xml:space="preserve"> </w:delText>
        </w:r>
        <w:r>
          <w:rPr>
            <w:w w:val="90"/>
          </w:rPr>
          <w:delText>statistic</w:delText>
        </w:r>
        <w:r>
          <w:delText xml:space="preserve"> </w:delText>
        </w:r>
        <w:r>
          <w:rPr>
            <w:w w:val="90"/>
          </w:rPr>
          <w:delText>representation</w:delText>
        </w:r>
        <w:r>
          <w:delText xml:space="preserve"> </w:delText>
        </w:r>
        <w:r>
          <w:rPr>
            <w:w w:val="90"/>
          </w:rPr>
          <w:delText>in</w:delText>
        </w:r>
        <w:r>
          <w:delText xml:space="preserve"> </w:delText>
        </w:r>
        <w:r>
          <w:rPr>
            <w:w w:val="90"/>
          </w:rPr>
          <w:delText>peripheral</w:delText>
        </w:r>
        <w:r>
          <w:rPr>
            <w:spacing w:val="1"/>
          </w:rPr>
          <w:delText xml:space="preserve"> </w:delText>
        </w:r>
        <w:r>
          <w:rPr>
            <w:w w:val="90"/>
          </w:rPr>
          <w:delText>vision</w:delText>
        </w:r>
        <w:r>
          <w:delText xml:space="preserve"> </w:delText>
        </w:r>
        <w:r>
          <w:rPr>
            <w:w w:val="90"/>
          </w:rPr>
          <w:delText>explains</w:delText>
        </w:r>
        <w:r>
          <w:delText xml:space="preserve"> </w:delText>
        </w:r>
        <w:r>
          <w:rPr>
            <w:w w:val="90"/>
          </w:rPr>
          <w:delText>visual</w:delText>
        </w:r>
        <w:r>
          <w:delText xml:space="preserve"> </w:delText>
        </w:r>
        <w:r>
          <w:rPr>
            <w:w w:val="90"/>
          </w:rPr>
          <w:delText>search.</w:delText>
        </w:r>
        <w:r>
          <w:rPr>
            <w:spacing w:val="15"/>
          </w:rPr>
          <w:delText xml:space="preserve"> </w:delText>
        </w:r>
        <w:r>
          <w:rPr>
            <w:rFonts w:ascii="Times New Roman"/>
            <w:i/>
            <w:spacing w:val="-2"/>
            <w:w w:val="90"/>
          </w:rPr>
          <w:delText>Journal</w:delText>
        </w:r>
      </w:del>
    </w:p>
    <w:p w:rsidR="00701245" w:rsidRDefault="00F7725C">
      <w:pPr>
        <w:tabs>
          <w:tab w:val="left" w:pos="731"/>
        </w:tabs>
        <w:spacing w:before="7"/>
        <w:ind w:left="107"/>
        <w:rPr>
          <w:del w:id="5212" w:author="Hughes, Anna E" w:date="2023-06-19T12:41:00Z"/>
          <w:sz w:val="24"/>
        </w:rPr>
      </w:pPr>
      <w:del w:id="5213" w:author="Hughes, Anna E" w:date="2023-06-19T12:41:00Z">
        <w:r>
          <w:rPr>
            <w:rFonts w:ascii="Trebuchet MS" w:hAnsi="Trebuchet MS"/>
            <w:spacing w:val="-5"/>
            <w:sz w:val="12"/>
          </w:rPr>
          <w:delText>937</w:delText>
        </w:r>
        <w:r>
          <w:rPr>
            <w:rFonts w:ascii="Trebuchet MS" w:hAnsi="Trebuchet MS"/>
            <w:sz w:val="12"/>
          </w:rPr>
          <w:tab/>
        </w:r>
        <w:r>
          <w:rPr>
            <w:rFonts w:ascii="Times New Roman" w:hAnsi="Times New Roman"/>
            <w:i/>
            <w:spacing w:val="-4"/>
            <w:sz w:val="24"/>
          </w:rPr>
          <w:delText>of</w:delText>
        </w:r>
        <w:r>
          <w:rPr>
            <w:rFonts w:ascii="Times New Roman" w:hAnsi="Times New Roman"/>
            <w:i/>
            <w:spacing w:val="-9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vision</w:delText>
        </w:r>
        <w:r>
          <w:rPr>
            <w:spacing w:val="-4"/>
            <w:sz w:val="24"/>
          </w:rPr>
          <w:delText>,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4"/>
            <w:sz w:val="24"/>
          </w:rPr>
          <w:delText>12(4):14–14,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4"/>
            <w:sz w:val="24"/>
          </w:rPr>
          <w:delText>2012.</w:delText>
        </w:r>
      </w:del>
    </w:p>
    <w:p w:rsidR="00701245" w:rsidRDefault="00F7725C">
      <w:pPr>
        <w:pStyle w:val="BodyText"/>
        <w:spacing w:before="207"/>
        <w:rPr>
          <w:del w:id="5214" w:author="Hughes, Anna E" w:date="2023-06-19T12:41:00Z"/>
        </w:rPr>
      </w:pPr>
      <w:del w:id="5215" w:author="Hughes, Anna E" w:date="2023-06-19T12:41:00Z">
        <w:r>
          <w:rPr>
            <w:rFonts w:ascii="Trebuchet MS"/>
            <w:spacing w:val="-2"/>
            <w:sz w:val="12"/>
          </w:rPr>
          <w:delText>938</w:delText>
        </w:r>
        <w:r>
          <w:rPr>
            <w:rFonts w:ascii="Trebuchet MS"/>
            <w:spacing w:val="78"/>
            <w:w w:val="150"/>
            <w:sz w:val="12"/>
          </w:rPr>
          <w:delText xml:space="preserve"> </w:delText>
        </w:r>
        <w:r>
          <w:rPr>
            <w:spacing w:val="-2"/>
          </w:rPr>
          <w:delText>Benjamin</w:delText>
        </w:r>
        <w:r>
          <w:rPr>
            <w:spacing w:val="-6"/>
          </w:rPr>
          <w:delText xml:space="preserve"> </w:delText>
        </w:r>
        <w:r>
          <w:rPr>
            <w:spacing w:val="-2"/>
          </w:rPr>
          <w:delText>W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Tatler.</w:delText>
        </w:r>
        <w:r>
          <w:rPr>
            <w:spacing w:val="24"/>
          </w:rPr>
          <w:delText xml:space="preserve"> </w:delText>
        </w:r>
        <w:r>
          <w:rPr>
            <w:spacing w:val="-2"/>
          </w:rPr>
          <w:delText>The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central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fixation</w:delText>
        </w:r>
        <w:r>
          <w:rPr>
            <w:spacing w:val="-6"/>
          </w:rPr>
          <w:delText xml:space="preserve"> </w:delText>
        </w:r>
        <w:r>
          <w:rPr>
            <w:spacing w:val="-2"/>
          </w:rPr>
          <w:delText>bias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in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scene</w:delText>
        </w:r>
        <w:r>
          <w:rPr>
            <w:spacing w:val="-6"/>
          </w:rPr>
          <w:delText xml:space="preserve"> </w:delText>
        </w:r>
        <w:r>
          <w:rPr>
            <w:spacing w:val="-2"/>
          </w:rPr>
          <w:delText>viewing:</w:delText>
        </w:r>
        <w:r>
          <w:rPr>
            <w:spacing w:val="8"/>
          </w:rPr>
          <w:delText xml:space="preserve"> </w:delText>
        </w:r>
        <w:r>
          <w:rPr>
            <w:spacing w:val="-2"/>
          </w:rPr>
          <w:delText>Selecting</w:delText>
        </w:r>
        <w:r>
          <w:rPr>
            <w:spacing w:val="-7"/>
          </w:rPr>
          <w:delText xml:space="preserve"> </w:delText>
        </w:r>
        <w:r>
          <w:rPr>
            <w:spacing w:val="-2"/>
          </w:rPr>
          <w:delText>an</w:delText>
        </w:r>
        <w:r>
          <w:rPr>
            <w:spacing w:val="-6"/>
          </w:rPr>
          <w:delText xml:space="preserve"> </w:delText>
        </w:r>
        <w:r>
          <w:rPr>
            <w:spacing w:val="-5"/>
          </w:rPr>
          <w:delText>op-</w:delText>
        </w:r>
      </w:del>
    </w:p>
    <w:p w:rsidR="00701245" w:rsidRDefault="00F7725C">
      <w:pPr>
        <w:pStyle w:val="BodyText"/>
        <w:tabs>
          <w:tab w:val="left" w:pos="731"/>
        </w:tabs>
        <w:rPr>
          <w:del w:id="5216" w:author="Hughes, Anna E" w:date="2023-06-19T12:41:00Z"/>
        </w:rPr>
      </w:pPr>
      <w:del w:id="5217" w:author="Hughes, Anna E" w:date="2023-06-19T12:41:00Z">
        <w:r>
          <w:rPr>
            <w:rFonts w:ascii="Trebuchet MS"/>
            <w:spacing w:val="-5"/>
            <w:sz w:val="12"/>
          </w:rPr>
          <w:delText>939</w:delText>
        </w:r>
        <w:r>
          <w:rPr>
            <w:rFonts w:ascii="Trebuchet MS"/>
            <w:sz w:val="12"/>
          </w:rPr>
          <w:tab/>
        </w:r>
        <w:r>
          <w:rPr>
            <w:w w:val="90"/>
          </w:rPr>
          <w:delText>timal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viewing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position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independently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of</w:delText>
        </w:r>
        <w:r>
          <w:rPr>
            <w:spacing w:val="21"/>
          </w:rPr>
          <w:delText xml:space="preserve"> </w:delText>
        </w:r>
        <w:r>
          <w:rPr>
            <w:w w:val="90"/>
          </w:rPr>
          <w:delText>motor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biases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and</w:delText>
        </w:r>
        <w:r>
          <w:rPr>
            <w:spacing w:val="20"/>
          </w:rPr>
          <w:delText xml:space="preserve"> </w:delText>
        </w:r>
        <w:r>
          <w:rPr>
            <w:w w:val="90"/>
          </w:rPr>
          <w:delText>image</w:delText>
        </w:r>
        <w:r>
          <w:rPr>
            <w:spacing w:val="21"/>
          </w:rPr>
          <w:delText xml:space="preserve"> </w:delText>
        </w:r>
        <w:r>
          <w:rPr>
            <w:w w:val="90"/>
          </w:rPr>
          <w:delText>feature</w:delText>
        </w:r>
        <w:r>
          <w:rPr>
            <w:spacing w:val="20"/>
          </w:rPr>
          <w:delText xml:space="preserve"> </w:delText>
        </w:r>
        <w:r>
          <w:rPr>
            <w:spacing w:val="-2"/>
            <w:w w:val="90"/>
          </w:rPr>
          <w:delText>distri-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218" w:author="Hughes, Anna E" w:date="2023-06-19T12:41:00Z"/>
          <w:sz w:val="24"/>
        </w:rPr>
      </w:pPr>
      <w:del w:id="5219" w:author="Hughes, Anna E" w:date="2023-06-19T12:41:00Z">
        <w:r>
          <w:rPr>
            <w:rFonts w:ascii="Trebuchet MS" w:hAnsi="Trebuchet MS"/>
            <w:spacing w:val="-5"/>
            <w:sz w:val="12"/>
          </w:rPr>
          <w:delText>940</w:delText>
        </w:r>
        <w:r>
          <w:rPr>
            <w:rFonts w:ascii="Trebuchet MS" w:hAnsi="Trebuchet MS"/>
            <w:sz w:val="12"/>
          </w:rPr>
          <w:tab/>
        </w:r>
        <w:r>
          <w:rPr>
            <w:spacing w:val="-4"/>
            <w:sz w:val="24"/>
          </w:rPr>
          <w:delText>butions.</w:delText>
        </w:r>
        <w:r>
          <w:rPr>
            <w:spacing w:val="23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Journal</w:delText>
        </w:r>
        <w:r>
          <w:rPr>
            <w:rFonts w:ascii="Times New Roman" w:hAnsi="Times New Roman"/>
            <w:i/>
            <w:spacing w:val="-8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of</w:delText>
        </w:r>
        <w:r>
          <w:rPr>
            <w:rFonts w:ascii="Times New Roman" w:hAnsi="Times New Roman"/>
            <w:i/>
            <w:spacing w:val="-7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vision</w:delText>
        </w:r>
        <w:r>
          <w:rPr>
            <w:spacing w:val="-4"/>
            <w:sz w:val="24"/>
          </w:rPr>
          <w:delText>,</w:delText>
        </w:r>
        <w:r>
          <w:rPr>
            <w:sz w:val="24"/>
          </w:rPr>
          <w:delText xml:space="preserve"> </w:delText>
        </w:r>
        <w:r>
          <w:rPr>
            <w:spacing w:val="-4"/>
            <w:sz w:val="24"/>
          </w:rPr>
          <w:delText>7(14):4–4,</w:delText>
        </w:r>
        <w:r>
          <w:rPr>
            <w:sz w:val="24"/>
          </w:rPr>
          <w:delText xml:space="preserve"> </w:delText>
        </w:r>
        <w:r>
          <w:rPr>
            <w:spacing w:val="-4"/>
            <w:sz w:val="24"/>
          </w:rPr>
          <w:delText>2007.</w:delText>
        </w:r>
      </w:del>
    </w:p>
    <w:p w:rsidR="00701245" w:rsidRDefault="00F7725C">
      <w:pPr>
        <w:pStyle w:val="BodyText"/>
        <w:spacing w:before="207"/>
        <w:rPr>
          <w:del w:id="5220" w:author="Hughes, Anna E" w:date="2023-06-19T12:41:00Z"/>
        </w:rPr>
      </w:pPr>
      <w:del w:id="5221" w:author="Hughes, Anna E" w:date="2023-06-19T12:41:00Z">
        <w:r>
          <w:rPr>
            <w:rFonts w:ascii="Trebuchet MS"/>
            <w:sz w:val="12"/>
          </w:rPr>
          <w:delText>941</w:delText>
        </w:r>
        <w:r>
          <w:rPr>
            <w:rFonts w:ascii="Trebuchet MS"/>
            <w:spacing w:val="35"/>
            <w:sz w:val="12"/>
          </w:rPr>
          <w:delText xml:space="preserve">  </w:delText>
        </w:r>
        <w:r>
          <w:delText>Benjamin</w:delText>
        </w:r>
        <w:r>
          <w:rPr>
            <w:spacing w:val="-6"/>
          </w:rPr>
          <w:delText xml:space="preserve"> </w:delText>
        </w:r>
        <w:r>
          <w:delText>W</w:delText>
        </w:r>
        <w:r>
          <w:rPr>
            <w:spacing w:val="-8"/>
          </w:rPr>
          <w:delText xml:space="preserve"> </w:delText>
        </w:r>
        <w:r>
          <w:delText>Tatler,</w:delText>
        </w:r>
        <w:r>
          <w:rPr>
            <w:spacing w:val="-7"/>
          </w:rPr>
          <w:delText xml:space="preserve"> </w:delText>
        </w:r>
        <w:r>
          <w:delText>Mary</w:delText>
        </w:r>
        <w:r>
          <w:rPr>
            <w:spacing w:val="-7"/>
          </w:rPr>
          <w:delText xml:space="preserve"> </w:delText>
        </w:r>
        <w:r>
          <w:delText>M</w:delText>
        </w:r>
        <w:r>
          <w:rPr>
            <w:spacing w:val="-7"/>
          </w:rPr>
          <w:delText xml:space="preserve"> </w:delText>
        </w:r>
        <w:r>
          <w:delText>Hayhoe,</w:delText>
        </w:r>
        <w:r>
          <w:rPr>
            <w:spacing w:val="-7"/>
          </w:rPr>
          <w:delText xml:space="preserve"> </w:delText>
        </w:r>
        <w:r>
          <w:delText>Michael</w:delText>
        </w:r>
        <w:r>
          <w:rPr>
            <w:spacing w:val="-8"/>
          </w:rPr>
          <w:delText xml:space="preserve"> </w:delText>
        </w:r>
        <w:r>
          <w:delText>F</w:delText>
        </w:r>
        <w:r>
          <w:rPr>
            <w:spacing w:val="-7"/>
          </w:rPr>
          <w:delText xml:space="preserve"> </w:delText>
        </w:r>
        <w:r>
          <w:delText>Land,</w:delText>
        </w:r>
        <w:r>
          <w:rPr>
            <w:spacing w:val="-7"/>
          </w:rPr>
          <w:delText xml:space="preserve"> </w:delText>
        </w:r>
        <w:r>
          <w:delText>and</w:delText>
        </w:r>
        <w:r>
          <w:rPr>
            <w:spacing w:val="-7"/>
          </w:rPr>
          <w:delText xml:space="preserve"> </w:delText>
        </w:r>
        <w:r>
          <w:delText>Dana</w:delText>
        </w:r>
        <w:r>
          <w:rPr>
            <w:spacing w:val="-8"/>
          </w:rPr>
          <w:delText xml:space="preserve"> </w:delText>
        </w:r>
        <w:r>
          <w:delText>H</w:delText>
        </w:r>
        <w:r>
          <w:rPr>
            <w:spacing w:val="-7"/>
          </w:rPr>
          <w:delText xml:space="preserve"> </w:delText>
        </w:r>
        <w:r>
          <w:delText>Ballard.</w:delText>
        </w:r>
        <w:r>
          <w:rPr>
            <w:spacing w:val="16"/>
          </w:rPr>
          <w:delText xml:space="preserve"> </w:delText>
        </w:r>
        <w:r>
          <w:rPr>
            <w:spacing w:val="-5"/>
          </w:rPr>
          <w:delText>Eye</w:delText>
        </w:r>
      </w:del>
    </w:p>
    <w:p w:rsidR="00701245" w:rsidRDefault="00F7725C">
      <w:pPr>
        <w:tabs>
          <w:tab w:val="left" w:pos="731"/>
        </w:tabs>
        <w:spacing w:before="7"/>
        <w:ind w:left="107"/>
        <w:rPr>
          <w:del w:id="5222" w:author="Hughes, Anna E" w:date="2023-06-19T12:41:00Z"/>
          <w:sz w:val="24"/>
        </w:rPr>
      </w:pPr>
      <w:del w:id="5223" w:author="Hughes, Anna E" w:date="2023-06-19T12:41:00Z">
        <w:r>
          <w:rPr>
            <w:rFonts w:ascii="Trebuchet MS"/>
            <w:spacing w:val="-5"/>
            <w:sz w:val="12"/>
          </w:rPr>
          <w:delText>942</w:delTex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delText>guidance in natural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2"/>
            <w:sz w:val="24"/>
          </w:rPr>
          <w:delText>vision:</w:delText>
        </w:r>
        <w:r>
          <w:rPr>
            <w:spacing w:val="21"/>
            <w:sz w:val="24"/>
          </w:rPr>
          <w:delText xml:space="preserve"> </w:delText>
        </w:r>
        <w:r>
          <w:rPr>
            <w:spacing w:val="-2"/>
            <w:sz w:val="24"/>
          </w:rPr>
          <w:delText>Reinterpreting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2"/>
            <w:sz w:val="24"/>
          </w:rPr>
          <w:delText>salience.</w:delText>
        </w:r>
        <w:r>
          <w:rPr>
            <w:spacing w:val="44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Journal</w:delText>
        </w:r>
        <w:r>
          <w:rPr>
            <w:rFonts w:ascii="Times New Roman"/>
            <w:i/>
            <w:spacing w:val="-8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of</w:delText>
        </w:r>
        <w:r>
          <w:rPr>
            <w:rFonts w:ascii="Times New Roman"/>
            <w:i/>
            <w:spacing w:val="-8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vision</w:delText>
        </w:r>
        <w:r>
          <w:rPr>
            <w:spacing w:val="-2"/>
            <w:sz w:val="24"/>
          </w:rPr>
          <w:delText>,</w:delText>
        </w:r>
        <w:r>
          <w:rPr>
            <w:spacing w:val="1"/>
            <w:sz w:val="24"/>
          </w:rPr>
          <w:delText xml:space="preserve"> </w:delText>
        </w:r>
        <w:r>
          <w:rPr>
            <w:spacing w:val="-2"/>
            <w:sz w:val="24"/>
          </w:rPr>
          <w:delText>11(5):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224" w:author="Hughes, Anna E" w:date="2023-06-19T12:41:00Z"/>
          <w:sz w:val="24"/>
        </w:rPr>
      </w:pPr>
      <w:del w:id="5225" w:author="Hughes, Anna E" w:date="2023-06-19T12:41:00Z">
        <w:r>
          <w:rPr>
            <w:rFonts w:ascii="Trebuchet MS" w:hAnsi="Trebuchet MS"/>
            <w:spacing w:val="-5"/>
            <w:sz w:val="12"/>
          </w:rPr>
          <w:delText>943</w:delText>
        </w:r>
        <w:r>
          <w:rPr>
            <w:rFonts w:ascii="Trebuchet MS" w:hAnsi="Trebuchet MS"/>
            <w:sz w:val="12"/>
          </w:rPr>
          <w:tab/>
        </w:r>
        <w:r>
          <w:rPr>
            <w:sz w:val="24"/>
          </w:rPr>
          <w:delText>5–5,</w:delText>
        </w:r>
        <w:r>
          <w:rPr>
            <w:spacing w:val="-12"/>
            <w:sz w:val="24"/>
          </w:rPr>
          <w:delText xml:space="preserve"> </w:delText>
        </w:r>
        <w:r>
          <w:rPr>
            <w:spacing w:val="-2"/>
            <w:sz w:val="24"/>
          </w:rPr>
          <w:delText>2011.</w:delText>
        </w:r>
      </w:del>
    </w:p>
    <w:p w:rsidR="00485016" w:rsidRDefault="00F7725C">
      <w:pPr>
        <w:rPr>
          <w:ins w:id="5226" w:author="Hughes, Anna E" w:date="2023-06-19T12:41:00Z"/>
          <w:sz w:val="24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  <w:del w:id="5227" w:author="Hughes, Anna E" w:date="2023-06-19T12:41:00Z">
        <w:r>
          <w:rPr>
            <w:rFonts w:ascii="Trebuchet MS"/>
            <w:spacing w:val="-6"/>
            <w:sz w:val="12"/>
          </w:rPr>
          <w:delText>944</w:delText>
        </w:r>
        <w:r>
          <w:rPr>
            <w:rFonts w:ascii="Trebuchet MS"/>
            <w:spacing w:val="49"/>
            <w:sz w:val="12"/>
          </w:rPr>
          <w:delText xml:space="preserve">  </w:delText>
        </w:r>
      </w:del>
    </w:p>
    <w:p w:rsidR="00485016" w:rsidRDefault="00485016">
      <w:pPr>
        <w:pStyle w:val="BodyText"/>
        <w:spacing w:before="0"/>
        <w:ind w:left="0"/>
        <w:rPr>
          <w:ins w:id="5228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5229" w:author="Hughes, Anna E" w:date="2023-06-19T12:41:00Z"/>
          <w:sz w:val="20"/>
        </w:rPr>
      </w:pPr>
    </w:p>
    <w:p w:rsidR="00485016" w:rsidRDefault="00485016">
      <w:pPr>
        <w:pStyle w:val="BodyText"/>
        <w:spacing w:before="10"/>
        <w:ind w:left="0"/>
        <w:rPr>
          <w:ins w:id="5230" w:author="Hughes, Anna E" w:date="2023-06-19T12:41:00Z"/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"/>
        <w:gridCol w:w="7921"/>
      </w:tblGrid>
      <w:tr w:rsidR="00485016">
        <w:trPr>
          <w:trHeight w:val="288"/>
          <w:ins w:id="5231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2"/>
              <w:rPr>
                <w:ins w:id="5232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27"/>
              <w:jc w:val="center"/>
              <w:rPr>
                <w:ins w:id="5233" w:author="Hughes, Anna E" w:date="2023-06-19T12:41:00Z"/>
                <w:rFonts w:ascii="Trebuchet MS"/>
                <w:sz w:val="12"/>
              </w:rPr>
            </w:pPr>
            <w:bookmarkStart w:id="5234" w:name="_bookmark75"/>
            <w:bookmarkEnd w:id="5234"/>
            <w:ins w:id="5235" w:author="Hughes, Anna E" w:date="2023-06-19T12:41:00Z">
              <w:r>
                <w:rPr>
                  <w:rFonts w:ascii="Trebuchet MS"/>
                  <w:spacing w:val="-5"/>
                  <w:sz w:val="12"/>
                </w:rPr>
                <w:t>995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69" w:lineRule="exact"/>
              <w:ind w:right="48"/>
              <w:jc w:val="right"/>
              <w:rPr>
                <w:ins w:id="5236" w:author="Hughes, Anna E" w:date="2023-06-19T12:41:00Z"/>
                <w:sz w:val="24"/>
              </w:rPr>
            </w:pPr>
            <w:ins w:id="5237" w:author="Hughes, Anna E" w:date="2023-06-19T12:41:00Z">
              <w:r>
                <w:rPr>
                  <w:sz w:val="24"/>
                </w:rPr>
                <w:t>Ruth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Rosenholtz,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Jie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Huang,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Alvin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Raj,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Benjamin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J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Balas,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Livia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Ilie.</w:t>
              </w:r>
              <w:r>
                <w:rPr>
                  <w:spacing w:val="12"/>
                  <w:sz w:val="24"/>
                </w:rPr>
                <w:t xml:space="preserve"> </w:t>
              </w:r>
              <w:r>
                <w:rPr>
                  <w:sz w:val="24"/>
                </w:rPr>
                <w:t>A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sum-</w:t>
              </w:r>
            </w:ins>
          </w:p>
        </w:tc>
      </w:tr>
      <w:tr w:rsidR="00485016">
        <w:trPr>
          <w:trHeight w:val="288"/>
          <w:ins w:id="5238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39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27"/>
              <w:jc w:val="center"/>
              <w:rPr>
                <w:ins w:id="5240" w:author="Hughes, Anna E" w:date="2023-06-19T12:41:00Z"/>
                <w:rFonts w:ascii="Trebuchet MS"/>
                <w:sz w:val="12"/>
              </w:rPr>
            </w:pPr>
            <w:ins w:id="5241" w:author="Hughes, Anna E" w:date="2023-06-19T12:41:00Z">
              <w:r>
                <w:rPr>
                  <w:rFonts w:ascii="Trebuchet MS"/>
                  <w:spacing w:val="-5"/>
                  <w:sz w:val="12"/>
                </w:rPr>
                <w:t>996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69" w:lineRule="exact"/>
              <w:ind w:right="48"/>
              <w:jc w:val="right"/>
              <w:rPr>
                <w:ins w:id="5242" w:author="Hughes, Anna E" w:date="2023-06-19T12:41:00Z"/>
                <w:rFonts w:ascii="Times New Roman"/>
                <w:i/>
                <w:sz w:val="24"/>
              </w:rPr>
            </w:pPr>
            <w:ins w:id="5243" w:author="Hughes, Anna E" w:date="2023-06-19T12:41:00Z">
              <w:r>
                <w:rPr>
                  <w:w w:val="90"/>
                  <w:sz w:val="24"/>
                </w:rPr>
                <w:t>mary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statistic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representation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in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peripheral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vision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explains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visual</w:t>
              </w:r>
              <w:r>
                <w:rPr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search.</w:t>
              </w:r>
              <w:r>
                <w:rPr>
                  <w:spacing w:val="15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w w:val="90"/>
                  <w:sz w:val="24"/>
                </w:rPr>
                <w:t>Journal</w:t>
              </w:r>
            </w:ins>
          </w:p>
        </w:tc>
      </w:tr>
      <w:tr w:rsidR="00485016">
        <w:trPr>
          <w:trHeight w:val="388"/>
          <w:ins w:id="5244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45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27"/>
              <w:jc w:val="center"/>
              <w:rPr>
                <w:ins w:id="5246" w:author="Hughes, Anna E" w:date="2023-06-19T12:41:00Z"/>
                <w:rFonts w:ascii="Trebuchet MS"/>
                <w:sz w:val="12"/>
              </w:rPr>
            </w:pPr>
            <w:ins w:id="5247" w:author="Hughes, Anna E" w:date="2023-06-19T12:41:00Z">
              <w:r>
                <w:rPr>
                  <w:rFonts w:ascii="Trebuchet MS"/>
                  <w:spacing w:val="-5"/>
                  <w:sz w:val="12"/>
                </w:rPr>
                <w:t>997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75" w:lineRule="exact"/>
              <w:ind w:left="333"/>
              <w:rPr>
                <w:ins w:id="5248" w:author="Hughes, Anna E" w:date="2023-06-19T12:41:00Z"/>
                <w:sz w:val="24"/>
              </w:rPr>
            </w:pPr>
            <w:ins w:id="5249" w:author="Hughes, Anna E" w:date="2023-06-19T12:41:00Z">
              <w:r>
                <w:rPr>
                  <w:rFonts w:ascii="Times New Roman" w:hAnsi="Times New Roman"/>
                  <w:i/>
                  <w:spacing w:val="-4"/>
                  <w:sz w:val="24"/>
                </w:rPr>
                <w:t>of</w:t>
              </w:r>
              <w:r>
                <w:rPr>
                  <w:rFonts w:ascii="Times New Roman" w:hAnsi="Times New Roman"/>
                  <w:i/>
                  <w:spacing w:val="-9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vision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12(4):14–14,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2012.</w:t>
              </w:r>
            </w:ins>
          </w:p>
        </w:tc>
      </w:tr>
      <w:tr w:rsidR="00485016">
        <w:trPr>
          <w:trHeight w:val="388"/>
          <w:ins w:id="5250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8"/>
              <w:rPr>
                <w:ins w:id="5251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40" w:right="27"/>
              <w:jc w:val="center"/>
              <w:rPr>
                <w:ins w:id="5252" w:author="Hughes, Anna E" w:date="2023-06-19T12:41:00Z"/>
                <w:rFonts w:ascii="Trebuchet MS"/>
                <w:sz w:val="12"/>
              </w:rPr>
            </w:pPr>
            <w:bookmarkStart w:id="5253" w:name="_bookmark76"/>
            <w:bookmarkEnd w:id="5253"/>
            <w:ins w:id="5254" w:author="Hughes, Anna E" w:date="2023-06-19T12:41:00Z">
              <w:r>
                <w:rPr>
                  <w:rFonts w:ascii="Trebuchet MS"/>
                  <w:spacing w:val="-5"/>
                  <w:sz w:val="12"/>
                </w:rPr>
                <w:t>998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before="93" w:line="276" w:lineRule="exact"/>
              <w:ind w:right="48"/>
              <w:jc w:val="right"/>
              <w:rPr>
                <w:ins w:id="5255" w:author="Hughes, Anna E" w:date="2023-06-19T12:41:00Z"/>
                <w:sz w:val="24"/>
              </w:rPr>
            </w:pPr>
            <w:ins w:id="5256" w:author="Hughes, Anna E" w:date="2023-06-19T12:41:00Z">
              <w:r>
                <w:rPr>
                  <w:spacing w:val="-4"/>
                  <w:sz w:val="24"/>
                </w:rPr>
                <w:t>Benjamin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W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Tatler.</w:t>
              </w:r>
              <w:r>
                <w:rPr>
                  <w:spacing w:val="31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The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central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fixation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bias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in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scene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viewing: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Selecting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an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5"/>
                  <w:sz w:val="24"/>
                </w:rPr>
                <w:t>op-</w:t>
              </w:r>
            </w:ins>
          </w:p>
        </w:tc>
      </w:tr>
      <w:tr w:rsidR="00485016">
        <w:trPr>
          <w:trHeight w:val="288"/>
          <w:ins w:id="5257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58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27"/>
              <w:jc w:val="center"/>
              <w:rPr>
                <w:ins w:id="5259" w:author="Hughes, Anna E" w:date="2023-06-19T12:41:00Z"/>
                <w:rFonts w:ascii="Trebuchet MS"/>
                <w:sz w:val="12"/>
              </w:rPr>
            </w:pPr>
            <w:ins w:id="5260" w:author="Hughes, Anna E" w:date="2023-06-19T12:41:00Z">
              <w:r>
                <w:rPr>
                  <w:rFonts w:ascii="Trebuchet MS"/>
                  <w:spacing w:val="-5"/>
                  <w:sz w:val="12"/>
                </w:rPr>
                <w:t>999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69" w:lineRule="exact"/>
              <w:ind w:right="48"/>
              <w:jc w:val="right"/>
              <w:rPr>
                <w:ins w:id="5261" w:author="Hughes, Anna E" w:date="2023-06-19T12:41:00Z"/>
                <w:sz w:val="24"/>
              </w:rPr>
            </w:pPr>
            <w:ins w:id="5262" w:author="Hughes, Anna E" w:date="2023-06-19T12:41:00Z">
              <w:r>
                <w:rPr>
                  <w:w w:val="90"/>
                  <w:sz w:val="24"/>
                </w:rPr>
                <w:t>timal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viewing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position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independently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of</w:t>
              </w:r>
              <w:r>
                <w:rPr>
                  <w:spacing w:val="21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motor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biases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and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image</w:t>
              </w:r>
              <w:r>
                <w:rPr>
                  <w:spacing w:val="21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feature</w:t>
              </w:r>
              <w:r>
                <w:rPr>
                  <w:spacing w:val="20"/>
                  <w:sz w:val="24"/>
                </w:rPr>
                <w:t xml:space="preserve"> </w:t>
              </w:r>
              <w:r>
                <w:rPr>
                  <w:spacing w:val="-2"/>
                  <w:w w:val="90"/>
                  <w:sz w:val="24"/>
                </w:rPr>
                <w:t>distri-</w:t>
              </w:r>
            </w:ins>
          </w:p>
        </w:tc>
      </w:tr>
      <w:tr w:rsidR="00485016">
        <w:trPr>
          <w:trHeight w:val="388"/>
          <w:ins w:id="5263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64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87"/>
              <w:jc w:val="center"/>
              <w:rPr>
                <w:ins w:id="5265" w:author="Hughes, Anna E" w:date="2023-06-19T12:41:00Z"/>
                <w:rFonts w:ascii="Trebuchet MS"/>
                <w:sz w:val="12"/>
              </w:rPr>
            </w:pPr>
            <w:ins w:id="5266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1000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75" w:lineRule="exact"/>
              <w:ind w:left="333"/>
              <w:rPr>
                <w:ins w:id="5267" w:author="Hughes, Anna E" w:date="2023-06-19T12:41:00Z"/>
                <w:sz w:val="24"/>
              </w:rPr>
            </w:pPr>
            <w:ins w:id="5268" w:author="Hughes, Anna E" w:date="2023-06-19T12:41:00Z">
              <w:r>
                <w:rPr>
                  <w:spacing w:val="-4"/>
                  <w:sz w:val="24"/>
                </w:rPr>
                <w:t>butions.</w:t>
              </w:r>
              <w:r>
                <w:rPr>
                  <w:spacing w:val="23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Journal</w:t>
              </w:r>
              <w:r>
                <w:rPr>
                  <w:rFonts w:ascii="Times New Roman" w:hAnsi="Times New Roman"/>
                  <w:i/>
                  <w:spacing w:val="-8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of</w:t>
              </w:r>
              <w:r>
                <w:rPr>
                  <w:rFonts w:ascii="Times New Roman" w:hAnsi="Times New Roman"/>
                  <w:i/>
                  <w:spacing w:val="-7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vision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7(14):4–4,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2007.</w:t>
              </w:r>
            </w:ins>
          </w:p>
        </w:tc>
      </w:tr>
      <w:tr w:rsidR="00485016">
        <w:trPr>
          <w:trHeight w:val="388"/>
          <w:ins w:id="5269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8"/>
              <w:rPr>
                <w:ins w:id="5270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40" w:right="87"/>
              <w:jc w:val="center"/>
              <w:rPr>
                <w:ins w:id="5271" w:author="Hughes, Anna E" w:date="2023-06-19T12:41:00Z"/>
                <w:rFonts w:ascii="Trebuchet MS"/>
                <w:sz w:val="12"/>
              </w:rPr>
            </w:pPr>
            <w:bookmarkStart w:id="5272" w:name="_bookmark77"/>
            <w:bookmarkEnd w:id="5272"/>
            <w:ins w:id="5273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1001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before="93" w:line="276" w:lineRule="exact"/>
              <w:ind w:right="48"/>
              <w:jc w:val="right"/>
              <w:rPr>
                <w:ins w:id="5274" w:author="Hughes, Anna E" w:date="2023-06-19T12:41:00Z"/>
                <w:sz w:val="24"/>
              </w:rPr>
            </w:pPr>
            <w:ins w:id="5275" w:author="Hughes, Anna E" w:date="2023-06-19T12:41:00Z">
              <w:r>
                <w:rPr>
                  <w:sz w:val="24"/>
                </w:rPr>
                <w:t>Benjamin</w:t>
              </w:r>
              <w:r>
                <w:rPr>
                  <w:spacing w:val="-12"/>
                  <w:sz w:val="24"/>
                </w:rPr>
                <w:t xml:space="preserve"> </w:t>
              </w:r>
              <w:r>
                <w:rPr>
                  <w:sz w:val="24"/>
                </w:rPr>
                <w:t>W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Tatler,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Mary</w:t>
              </w:r>
              <w:r>
                <w:rPr>
                  <w:spacing w:val="-12"/>
                  <w:sz w:val="24"/>
                </w:rPr>
                <w:t xml:space="preserve"> </w:t>
              </w:r>
              <w:r>
                <w:rPr>
                  <w:sz w:val="24"/>
                </w:rPr>
                <w:t>M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Hayhoe,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Michael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F</w:t>
              </w:r>
              <w:r>
                <w:rPr>
                  <w:spacing w:val="-12"/>
                  <w:sz w:val="24"/>
                </w:rPr>
                <w:t xml:space="preserve"> </w:t>
              </w:r>
              <w:r>
                <w:rPr>
                  <w:sz w:val="24"/>
                </w:rPr>
                <w:t>Land,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Dana</w:t>
              </w:r>
              <w:r>
                <w:rPr>
                  <w:spacing w:val="-11"/>
                  <w:sz w:val="24"/>
                </w:rPr>
                <w:t xml:space="preserve"> </w:t>
              </w:r>
              <w:r>
                <w:rPr>
                  <w:sz w:val="24"/>
                </w:rPr>
                <w:t>H</w:t>
              </w:r>
              <w:r>
                <w:rPr>
                  <w:spacing w:val="-12"/>
                  <w:sz w:val="24"/>
                </w:rPr>
                <w:t xml:space="preserve"> </w:t>
              </w:r>
              <w:r>
                <w:rPr>
                  <w:sz w:val="24"/>
                </w:rPr>
                <w:t>Ballard.</w:t>
              </w:r>
              <w:r>
                <w:rPr>
                  <w:spacing w:val="10"/>
                  <w:sz w:val="24"/>
                </w:rPr>
                <w:t xml:space="preserve"> </w:t>
              </w:r>
              <w:r>
                <w:rPr>
                  <w:spacing w:val="-5"/>
                  <w:sz w:val="24"/>
                </w:rPr>
                <w:t>Eye</w:t>
              </w:r>
            </w:ins>
          </w:p>
        </w:tc>
      </w:tr>
      <w:tr w:rsidR="00485016">
        <w:trPr>
          <w:trHeight w:val="288"/>
          <w:ins w:id="5276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77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87"/>
              <w:jc w:val="center"/>
              <w:rPr>
                <w:ins w:id="5278" w:author="Hughes, Anna E" w:date="2023-06-19T12:41:00Z"/>
                <w:rFonts w:ascii="Trebuchet MS"/>
                <w:sz w:val="12"/>
              </w:rPr>
            </w:pPr>
            <w:ins w:id="5279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1002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69" w:lineRule="exact"/>
              <w:ind w:right="48"/>
              <w:jc w:val="right"/>
              <w:rPr>
                <w:ins w:id="5280" w:author="Hughes, Anna E" w:date="2023-06-19T12:41:00Z"/>
                <w:sz w:val="24"/>
              </w:rPr>
            </w:pPr>
            <w:ins w:id="5281" w:author="Hughes, Anna E" w:date="2023-06-19T12:41:00Z">
              <w:r>
                <w:rPr>
                  <w:spacing w:val="-2"/>
                  <w:sz w:val="24"/>
                </w:rPr>
                <w:t>guidance in natural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vision:</w:t>
              </w:r>
              <w:r>
                <w:rPr>
                  <w:spacing w:val="21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Reinterpreting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salience.</w:t>
              </w:r>
              <w:r>
                <w:rPr>
                  <w:spacing w:val="44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Journal</w:t>
              </w:r>
              <w:r>
                <w:rPr>
                  <w:rFonts w:ascii="Times New Roman"/>
                  <w:i/>
                  <w:spacing w:val="-8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of</w:t>
              </w:r>
              <w:r>
                <w:rPr>
                  <w:rFonts w:ascii="Times New Roman"/>
                  <w:i/>
                  <w:spacing w:val="-8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vision</w:t>
              </w:r>
              <w:r>
                <w:rPr>
                  <w:spacing w:val="-2"/>
                  <w:sz w:val="24"/>
                </w:rPr>
                <w:t>,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11(5):</w:t>
              </w:r>
            </w:ins>
          </w:p>
        </w:tc>
      </w:tr>
      <w:tr w:rsidR="00485016">
        <w:trPr>
          <w:trHeight w:val="288"/>
          <w:ins w:id="5282" w:author="Hughes, Anna E" w:date="2023-06-19T12:41:00Z"/>
        </w:trPr>
        <w:tc>
          <w:tcPr>
            <w:tcW w:w="404" w:type="dxa"/>
          </w:tcPr>
          <w:p w:rsidR="00485016" w:rsidRDefault="00485016">
            <w:pPr>
              <w:pStyle w:val="TableParagraph"/>
              <w:spacing w:before="3"/>
              <w:rPr>
                <w:ins w:id="5283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40" w:right="87"/>
              <w:jc w:val="center"/>
              <w:rPr>
                <w:ins w:id="5284" w:author="Hughes, Anna E" w:date="2023-06-19T12:41:00Z"/>
                <w:rFonts w:ascii="Trebuchet MS"/>
                <w:sz w:val="12"/>
              </w:rPr>
            </w:pPr>
            <w:ins w:id="5285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1003</w:t>
              </w:r>
            </w:ins>
          </w:p>
        </w:tc>
        <w:tc>
          <w:tcPr>
            <w:tcW w:w="7921" w:type="dxa"/>
          </w:tcPr>
          <w:p w:rsidR="00485016" w:rsidRDefault="00C14774">
            <w:pPr>
              <w:pStyle w:val="TableParagraph"/>
              <w:spacing w:line="269" w:lineRule="exact"/>
              <w:ind w:left="333"/>
              <w:rPr>
                <w:ins w:id="5286" w:author="Hughes, Anna E" w:date="2023-06-19T12:41:00Z"/>
                <w:sz w:val="24"/>
              </w:rPr>
            </w:pPr>
            <w:ins w:id="5287" w:author="Hughes, Anna E" w:date="2023-06-19T12:41:00Z">
              <w:r>
                <w:rPr>
                  <w:sz w:val="24"/>
                </w:rPr>
                <w:t>5–5,</w:t>
              </w:r>
              <w:r>
                <w:rPr>
                  <w:spacing w:val="-12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2011.</w:t>
              </w:r>
            </w:ins>
          </w:p>
        </w:tc>
      </w:tr>
    </w:tbl>
    <w:p w:rsidR="00485016" w:rsidRDefault="00485016">
      <w:pPr>
        <w:pStyle w:val="BodyText"/>
        <w:spacing w:before="0"/>
        <w:ind w:left="0"/>
        <w:rPr>
          <w:ins w:id="5288" w:author="Hughes, Anna E" w:date="2023-06-19T12:41:00Z"/>
          <w:sz w:val="9"/>
        </w:rPr>
      </w:pPr>
    </w:p>
    <w:p w:rsidR="00485016" w:rsidRDefault="00485016">
      <w:pPr>
        <w:rPr>
          <w:ins w:id="5289" w:author="Hughes, Anna E" w:date="2023-06-19T12:41:00Z"/>
          <w:sz w:val="9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9"/>
        <w:ind w:left="0"/>
        <w:rPr>
          <w:ins w:id="5290" w:author="Hughes, Anna E" w:date="2023-06-19T12:41:00Z"/>
          <w:sz w:val="17"/>
        </w:rPr>
      </w:pPr>
    </w:p>
    <w:p w:rsidR="00485016" w:rsidRDefault="00C14774">
      <w:pPr>
        <w:ind w:left="163"/>
        <w:rPr>
          <w:ins w:id="5291" w:author="Hughes, Anna E" w:date="2023-06-19T12:41:00Z"/>
          <w:rFonts w:ascii="Trebuchet MS"/>
          <w:sz w:val="12"/>
        </w:rPr>
      </w:pPr>
      <w:bookmarkStart w:id="5292" w:name="_bookmark78"/>
      <w:bookmarkEnd w:id="5292"/>
      <w:ins w:id="5293" w:author="Hughes, Anna E" w:date="2023-06-19T12:41:00Z">
        <w:r>
          <w:rPr>
            <w:rFonts w:ascii="Trebuchet MS"/>
            <w:spacing w:val="-4"/>
            <w:sz w:val="12"/>
          </w:rPr>
          <w:t>1004</w:t>
        </w:r>
      </w:ins>
    </w:p>
    <w:p w:rsidR="00485016" w:rsidRDefault="00485016">
      <w:pPr>
        <w:pStyle w:val="BodyText"/>
        <w:spacing w:before="10"/>
        <w:ind w:left="0"/>
        <w:rPr>
          <w:ins w:id="5294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295" w:author="Hughes, Anna E" w:date="2023-06-19T12:41:00Z"/>
          <w:rFonts w:ascii="Trebuchet MS"/>
          <w:sz w:val="12"/>
        </w:rPr>
      </w:pPr>
      <w:ins w:id="5296" w:author="Hughes, Anna E" w:date="2023-06-19T12:41:00Z">
        <w:r>
          <w:rPr>
            <w:rFonts w:ascii="Trebuchet MS"/>
            <w:spacing w:val="-4"/>
            <w:sz w:val="12"/>
          </w:rPr>
          <w:t>1005</w:t>
        </w:r>
      </w:ins>
    </w:p>
    <w:p w:rsidR="00485016" w:rsidRDefault="00485016">
      <w:pPr>
        <w:pStyle w:val="BodyText"/>
        <w:spacing w:before="0"/>
        <w:ind w:left="0"/>
        <w:rPr>
          <w:ins w:id="5297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ins w:id="5298" w:author="Hughes, Anna E" w:date="2023-06-19T12:41:00Z"/>
          <w:rFonts w:ascii="Trebuchet MS"/>
          <w:sz w:val="12"/>
        </w:rPr>
      </w:pPr>
    </w:p>
    <w:p w:rsidR="00485016" w:rsidRDefault="00C14774">
      <w:pPr>
        <w:spacing w:before="71"/>
        <w:ind w:left="163"/>
        <w:rPr>
          <w:ins w:id="5299" w:author="Hughes, Anna E" w:date="2023-06-19T12:41:00Z"/>
          <w:rFonts w:ascii="Trebuchet MS"/>
          <w:sz w:val="12"/>
        </w:rPr>
      </w:pPr>
      <w:bookmarkStart w:id="5300" w:name="_bookmark79"/>
      <w:bookmarkEnd w:id="5300"/>
      <w:ins w:id="5301" w:author="Hughes, Anna E" w:date="2023-06-19T12:41:00Z">
        <w:r>
          <w:rPr>
            <w:rFonts w:ascii="Trebuchet MS"/>
            <w:spacing w:val="-4"/>
            <w:sz w:val="12"/>
          </w:rPr>
          <w:t>1006</w:t>
        </w:r>
      </w:ins>
    </w:p>
    <w:p w:rsidR="00485016" w:rsidRDefault="00485016">
      <w:pPr>
        <w:pStyle w:val="BodyText"/>
        <w:spacing w:before="10"/>
        <w:ind w:left="0"/>
        <w:rPr>
          <w:ins w:id="5302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303" w:author="Hughes, Anna E" w:date="2023-06-19T12:41:00Z"/>
          <w:rFonts w:ascii="Trebuchet MS"/>
          <w:sz w:val="12"/>
        </w:rPr>
      </w:pPr>
      <w:ins w:id="5304" w:author="Hughes, Anna E" w:date="2023-06-19T12:41:00Z">
        <w:r>
          <w:rPr>
            <w:rFonts w:ascii="Trebuchet MS"/>
            <w:spacing w:val="-4"/>
            <w:sz w:val="12"/>
          </w:rPr>
          <w:t>1007</w:t>
        </w:r>
      </w:ins>
    </w:p>
    <w:p w:rsidR="00485016" w:rsidRDefault="00485016">
      <w:pPr>
        <w:pStyle w:val="BodyText"/>
        <w:spacing w:before="0"/>
        <w:ind w:left="0"/>
        <w:rPr>
          <w:ins w:id="5305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ins w:id="5306" w:author="Hughes, Anna E" w:date="2023-06-19T12:41:00Z"/>
          <w:rFonts w:ascii="Trebuchet MS"/>
          <w:sz w:val="12"/>
        </w:rPr>
      </w:pPr>
    </w:p>
    <w:p w:rsidR="00485016" w:rsidRDefault="00C14774">
      <w:pPr>
        <w:spacing w:before="70"/>
        <w:ind w:left="163"/>
        <w:rPr>
          <w:ins w:id="5307" w:author="Hughes, Anna E" w:date="2023-06-19T12:41:00Z"/>
          <w:rFonts w:ascii="Trebuchet MS"/>
          <w:sz w:val="12"/>
        </w:rPr>
      </w:pPr>
      <w:bookmarkStart w:id="5308" w:name="_bookmark80"/>
      <w:bookmarkEnd w:id="5308"/>
      <w:ins w:id="5309" w:author="Hughes, Anna E" w:date="2023-06-19T12:41:00Z">
        <w:r>
          <w:rPr>
            <w:rFonts w:ascii="Trebuchet MS"/>
            <w:spacing w:val="-4"/>
            <w:sz w:val="12"/>
          </w:rPr>
          <w:t>1008</w:t>
        </w:r>
      </w:ins>
    </w:p>
    <w:p w:rsidR="00485016" w:rsidRDefault="00485016">
      <w:pPr>
        <w:pStyle w:val="BodyText"/>
        <w:spacing w:before="10"/>
        <w:ind w:left="0"/>
        <w:rPr>
          <w:ins w:id="5310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311" w:author="Hughes, Anna E" w:date="2023-06-19T12:41:00Z"/>
          <w:rFonts w:ascii="Trebuchet MS"/>
          <w:sz w:val="12"/>
        </w:rPr>
      </w:pPr>
      <w:ins w:id="5312" w:author="Hughes, Anna E" w:date="2023-06-19T12:41:00Z">
        <w:r>
          <w:rPr>
            <w:rFonts w:ascii="Trebuchet MS"/>
            <w:spacing w:val="-4"/>
            <w:sz w:val="12"/>
          </w:rPr>
          <w:t>1009</w:t>
        </w:r>
      </w:ins>
    </w:p>
    <w:p w:rsidR="00701245" w:rsidRDefault="00C14774">
      <w:pPr>
        <w:pStyle w:val="BodyText"/>
        <w:spacing w:before="207"/>
        <w:rPr>
          <w:del w:id="5313" w:author="Hughes, Anna E" w:date="2023-06-19T12:41:00Z"/>
        </w:rPr>
      </w:pPr>
      <w:ins w:id="5314" w:author="Hughes, Anna E" w:date="2023-06-19T12:41:00Z">
        <w:r>
          <w:br w:type="column"/>
        </w:r>
      </w:ins>
      <w:r>
        <w:rPr>
          <w:spacing w:val="-6"/>
        </w:rPr>
        <w:t>Anne</w:t>
      </w:r>
      <w:r>
        <w:rPr>
          <w:spacing w:val="-8"/>
          <w:rPrChange w:id="5315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Treisman</w:t>
      </w:r>
      <w:r>
        <w:rPr>
          <w:spacing w:val="-7"/>
          <w:rPrChange w:id="5316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Stephen</w:t>
      </w:r>
      <w:r>
        <w:rPr>
          <w:spacing w:val="-7"/>
          <w:rPrChange w:id="5317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Gormican.</w:t>
      </w:r>
      <w:r>
        <w:rPr>
          <w:spacing w:val="-5"/>
          <w:rPrChange w:id="5318" w:author="Hughes, Anna E" w:date="2023-06-19T12:41:00Z">
            <w:rPr>
              <w:spacing w:val="10"/>
            </w:rPr>
          </w:rPrChange>
        </w:rPr>
        <w:t xml:space="preserve"> </w:t>
      </w:r>
      <w:r>
        <w:rPr>
          <w:spacing w:val="-6"/>
        </w:rPr>
        <w:t>Feature</w:t>
      </w:r>
      <w:r>
        <w:rPr>
          <w:spacing w:val="-7"/>
          <w:rPrChange w:id="5319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analysis</w:t>
      </w:r>
      <w:r>
        <w:rPr>
          <w:spacing w:val="-8"/>
          <w:rPrChange w:id="5320" w:author="Hughes, Anna E" w:date="2023-06-19T12:41:00Z">
            <w:rPr>
              <w:spacing w:val="-7"/>
            </w:rPr>
          </w:rPrChange>
        </w:rPr>
        <w:t xml:space="preserve"> </w:t>
      </w:r>
      <w:r>
        <w:rPr>
          <w:spacing w:val="-6"/>
        </w:rPr>
        <w:t>in</w:t>
      </w:r>
      <w:r>
        <w:rPr>
          <w:spacing w:val="-7"/>
          <w:rPrChange w:id="5321" w:author="Hughes, Anna E" w:date="2023-06-19T12:41:00Z">
            <w:rPr>
              <w:spacing w:val="-6"/>
            </w:rPr>
          </w:rPrChange>
        </w:rPr>
        <w:t xml:space="preserve"> </w:t>
      </w:r>
      <w:r>
        <w:rPr>
          <w:spacing w:val="-6"/>
        </w:rPr>
        <w:t>early</w:t>
      </w:r>
      <w:r>
        <w:rPr>
          <w:spacing w:val="-7"/>
        </w:rPr>
        <w:t xml:space="preserve"> </w:t>
      </w:r>
      <w:r>
        <w:rPr>
          <w:spacing w:val="-6"/>
        </w:rPr>
        <w:t>vision:</w:t>
      </w:r>
      <w:r>
        <w:rPr>
          <w:spacing w:val="-7"/>
          <w:rPrChange w:id="5322" w:author="Hughes, Anna E" w:date="2023-06-19T12:41:00Z">
            <w:rPr>
              <w:spacing w:val="9"/>
            </w:rPr>
          </w:rPrChange>
        </w:rPr>
        <w:t xml:space="preserve"> </w:t>
      </w:r>
      <w:r>
        <w:rPr>
          <w:spacing w:val="-6"/>
        </w:rPr>
        <w:t>evidence</w:t>
      </w:r>
    </w:p>
    <w:p w:rsidR="00485016" w:rsidRPr="002A2A73" w:rsidRDefault="00F7725C">
      <w:pPr>
        <w:pStyle w:val="BodyText"/>
        <w:spacing w:before="93" w:line="247" w:lineRule="auto"/>
        <w:ind w:left="393" w:right="521" w:hanging="235"/>
        <w:pPrChange w:id="5323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324" w:author="Hughes, Anna E" w:date="2023-06-19T12:41:00Z">
        <w:r>
          <w:rPr>
            <w:rFonts w:ascii="Trebuchet MS"/>
            <w:spacing w:val="-5"/>
            <w:sz w:val="12"/>
          </w:rPr>
          <w:delText>945</w:delText>
        </w:r>
        <w:r>
          <w:rPr>
            <w:rFonts w:ascii="Trebuchet MS"/>
            <w:sz w:val="12"/>
          </w:rPr>
          <w:tab/>
        </w:r>
      </w:del>
      <w:ins w:id="5325" w:author="Hughes, Anna E" w:date="2023-06-19T12:41:00Z">
        <w:r w:rsidR="00C14774">
          <w:rPr>
            <w:spacing w:val="-6"/>
          </w:rPr>
          <w:t xml:space="preserve"> </w:t>
        </w:r>
      </w:ins>
      <w:r w:rsidR="00C14774">
        <w:rPr>
          <w:spacing w:val="-2"/>
          <w:rPrChange w:id="5326" w:author="Hughes, Anna E" w:date="2023-06-19T12:41:00Z">
            <w:rPr>
              <w:spacing w:val="-6"/>
            </w:rPr>
          </w:rPrChange>
        </w:rPr>
        <w:t>from</w:t>
      </w:r>
      <w:r w:rsidR="00C14774">
        <w:rPr>
          <w:spacing w:val="-6"/>
          <w:rPrChange w:id="5327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2"/>
          <w:rPrChange w:id="5328" w:author="Hughes, Anna E" w:date="2023-06-19T12:41:00Z">
            <w:rPr>
              <w:spacing w:val="-6"/>
            </w:rPr>
          </w:rPrChange>
        </w:rPr>
        <w:t>search</w:t>
      </w:r>
      <w:r w:rsidR="00C14774">
        <w:rPr>
          <w:spacing w:val="-6"/>
          <w:rPrChange w:id="5329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2"/>
          <w:rPrChange w:id="5330" w:author="Hughes, Anna E" w:date="2023-06-19T12:41:00Z">
            <w:rPr>
              <w:spacing w:val="-6"/>
            </w:rPr>
          </w:rPrChange>
        </w:rPr>
        <w:t>asymmetries.</w:t>
      </w:r>
      <w:r w:rsidR="00C14774">
        <w:rPr>
          <w:spacing w:val="15"/>
          <w:rPrChange w:id="5331" w:author="Hughes, Anna E" w:date="2023-06-19T12:41:00Z">
            <w:rPr>
              <w:spacing w:val="26"/>
            </w:rPr>
          </w:rPrChange>
        </w:rPr>
        <w:t xml:space="preserve"> </w:t>
      </w:r>
      <w:r w:rsidR="00C14774">
        <w:rPr>
          <w:rFonts w:ascii="Times New Roman"/>
          <w:i/>
          <w:spacing w:val="-2"/>
          <w:rPrChange w:id="5332" w:author="Hughes, Anna E" w:date="2023-06-19T12:41:00Z">
            <w:rPr>
              <w:rFonts w:ascii="Times New Roman"/>
              <w:i/>
              <w:spacing w:val="-6"/>
            </w:rPr>
          </w:rPrChange>
        </w:rPr>
        <w:t>Psychological</w:t>
      </w:r>
      <w:r w:rsidR="00C14774">
        <w:rPr>
          <w:rFonts w:ascii="Times New Roman"/>
          <w:i/>
          <w:spacing w:val="-13"/>
          <w:rPrChange w:id="5333" w:author="Hughes, Anna E" w:date="2023-06-19T12:41:00Z">
            <w:rPr>
              <w:rFonts w:ascii="Times New Roman"/>
              <w:i/>
              <w:spacing w:val="-5"/>
            </w:rPr>
          </w:rPrChange>
        </w:rPr>
        <w:t xml:space="preserve"> </w:t>
      </w:r>
      <w:r w:rsidR="00C14774">
        <w:rPr>
          <w:rFonts w:ascii="Times New Roman"/>
          <w:i/>
          <w:spacing w:val="-2"/>
          <w:rPrChange w:id="5334" w:author="Hughes, Anna E" w:date="2023-06-19T12:41:00Z">
            <w:rPr>
              <w:rFonts w:ascii="Times New Roman"/>
              <w:i/>
              <w:spacing w:val="-6"/>
            </w:rPr>
          </w:rPrChange>
        </w:rPr>
        <w:t>review</w:t>
      </w:r>
      <w:r w:rsidR="00C14774">
        <w:rPr>
          <w:spacing w:val="-2"/>
          <w:rPrChange w:id="5335" w:author="Hughes, Anna E" w:date="2023-06-19T12:41:00Z">
            <w:rPr>
              <w:spacing w:val="-6"/>
            </w:rPr>
          </w:rPrChange>
        </w:rPr>
        <w:t>,</w:t>
      </w:r>
      <w:r w:rsidR="00C14774">
        <w:rPr>
          <w:spacing w:val="-6"/>
          <w:rPrChange w:id="5336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2"/>
          <w:rPrChange w:id="5337" w:author="Hughes, Anna E" w:date="2023-06-19T12:41:00Z">
            <w:rPr>
              <w:spacing w:val="-6"/>
            </w:rPr>
          </w:rPrChange>
        </w:rPr>
        <w:t>95(1):15,</w:t>
      </w:r>
      <w:r w:rsidR="00C14774">
        <w:rPr>
          <w:spacing w:val="-6"/>
          <w:rPrChange w:id="5338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2"/>
          <w:rPrChange w:id="5339" w:author="Hughes, Anna E" w:date="2023-06-19T12:41:00Z">
            <w:rPr>
              <w:spacing w:val="-6"/>
            </w:rPr>
          </w:rPrChange>
        </w:rPr>
        <w:t>1988.</w:t>
      </w:r>
    </w:p>
    <w:p w:rsidR="00485016" w:rsidRDefault="00F7725C">
      <w:pPr>
        <w:pStyle w:val="BodyText"/>
        <w:spacing w:before="198"/>
        <w:ind w:left="159"/>
        <w:pPrChange w:id="5340" w:author="Hughes, Anna E" w:date="2023-06-19T12:41:00Z">
          <w:pPr>
            <w:pStyle w:val="BodyText"/>
            <w:spacing w:before="207"/>
          </w:pPr>
        </w:pPrChange>
      </w:pPr>
      <w:del w:id="5341" w:author="Hughes, Anna E" w:date="2023-06-19T12:41:00Z">
        <w:r>
          <w:rPr>
            <w:rFonts w:ascii="Trebuchet MS"/>
            <w:spacing w:val="-2"/>
            <w:sz w:val="12"/>
          </w:rPr>
          <w:delText>946</w:delText>
        </w:r>
        <w:r>
          <w:rPr>
            <w:rFonts w:ascii="Trebuchet MS"/>
            <w:spacing w:val="32"/>
            <w:sz w:val="12"/>
          </w:rPr>
          <w:delText xml:space="preserve">  </w:delText>
        </w:r>
      </w:del>
      <w:r w:rsidR="00C14774">
        <w:rPr>
          <w:spacing w:val="-4"/>
          <w:rPrChange w:id="5342" w:author="Hughes, Anna E" w:date="2023-06-19T12:41:00Z">
            <w:rPr>
              <w:spacing w:val="-2"/>
            </w:rPr>
          </w:rPrChange>
        </w:rPr>
        <w:t>Anne</w:t>
      </w:r>
      <w:r w:rsidR="00C14774">
        <w:rPr>
          <w:spacing w:val="7"/>
          <w:rPrChange w:id="5343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44" w:author="Hughes, Anna E" w:date="2023-06-19T12:41:00Z">
            <w:rPr>
              <w:spacing w:val="-2"/>
            </w:rPr>
          </w:rPrChange>
        </w:rPr>
        <w:t>M</w:t>
      </w:r>
      <w:r w:rsidR="00C14774">
        <w:rPr>
          <w:spacing w:val="7"/>
          <w:rPrChange w:id="5345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46" w:author="Hughes, Anna E" w:date="2023-06-19T12:41:00Z">
            <w:rPr>
              <w:spacing w:val="-2"/>
            </w:rPr>
          </w:rPrChange>
        </w:rPr>
        <w:t>Treisman</w:t>
      </w:r>
      <w:r w:rsidR="00C14774">
        <w:rPr>
          <w:spacing w:val="7"/>
          <w:rPrChange w:id="5347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4"/>
          <w:rPrChange w:id="5348" w:author="Hughes, Anna E" w:date="2023-06-19T12:41:00Z">
            <w:rPr>
              <w:spacing w:val="-2"/>
            </w:rPr>
          </w:rPrChange>
        </w:rPr>
        <w:t>and</w:t>
      </w:r>
      <w:r w:rsidR="00C14774">
        <w:rPr>
          <w:spacing w:val="7"/>
          <w:rPrChange w:id="5349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50" w:author="Hughes, Anna E" w:date="2023-06-19T12:41:00Z">
            <w:rPr>
              <w:spacing w:val="-2"/>
            </w:rPr>
          </w:rPrChange>
        </w:rPr>
        <w:t>Garry</w:t>
      </w:r>
      <w:r w:rsidR="00C14774">
        <w:rPr>
          <w:spacing w:val="7"/>
          <w:rPrChange w:id="5351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52" w:author="Hughes, Anna E" w:date="2023-06-19T12:41:00Z">
            <w:rPr>
              <w:spacing w:val="-2"/>
            </w:rPr>
          </w:rPrChange>
        </w:rPr>
        <w:t>Gelade.</w:t>
      </w:r>
      <w:r w:rsidR="00C14774">
        <w:rPr>
          <w:spacing w:val="59"/>
          <w:rPrChange w:id="5353" w:author="Hughes, Anna E" w:date="2023-06-19T12:41:00Z">
            <w:rPr>
              <w:spacing w:val="49"/>
            </w:rPr>
          </w:rPrChange>
        </w:rPr>
        <w:t xml:space="preserve"> </w:t>
      </w:r>
      <w:r w:rsidR="00C14774">
        <w:rPr>
          <w:spacing w:val="-4"/>
          <w:rPrChange w:id="5354" w:author="Hughes, Anna E" w:date="2023-06-19T12:41:00Z">
            <w:rPr>
              <w:spacing w:val="-2"/>
            </w:rPr>
          </w:rPrChange>
        </w:rPr>
        <w:t>A</w:t>
      </w:r>
      <w:r w:rsidR="00C14774">
        <w:rPr>
          <w:spacing w:val="7"/>
          <w:rPrChange w:id="5355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4"/>
          <w:rPrChange w:id="5356" w:author="Hughes, Anna E" w:date="2023-06-19T12:41:00Z">
            <w:rPr>
              <w:spacing w:val="-2"/>
            </w:rPr>
          </w:rPrChange>
        </w:rPr>
        <w:t>feature-integration</w:t>
      </w:r>
      <w:r w:rsidR="00C14774">
        <w:rPr>
          <w:spacing w:val="7"/>
          <w:rPrChange w:id="5357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58" w:author="Hughes, Anna E" w:date="2023-06-19T12:41:00Z">
            <w:rPr>
              <w:spacing w:val="-2"/>
            </w:rPr>
          </w:rPrChange>
        </w:rPr>
        <w:t>theory</w:t>
      </w:r>
      <w:r w:rsidR="00C14774">
        <w:rPr>
          <w:spacing w:val="7"/>
          <w:rPrChange w:id="5359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360" w:author="Hughes, Anna E" w:date="2023-06-19T12:41:00Z">
            <w:rPr>
              <w:spacing w:val="-2"/>
            </w:rPr>
          </w:rPrChange>
        </w:rPr>
        <w:t>of</w:t>
      </w:r>
      <w:r w:rsidR="00C14774">
        <w:rPr>
          <w:spacing w:val="7"/>
          <w:rPrChange w:id="5361" w:author="Hughes, Anna E" w:date="2023-06-19T12:41:00Z">
            <w:rPr>
              <w:spacing w:val="3"/>
            </w:rPr>
          </w:rPrChange>
        </w:rPr>
        <w:t xml:space="preserve"> </w:t>
      </w:r>
      <w:r w:rsidR="00C14774">
        <w:rPr>
          <w:spacing w:val="-4"/>
          <w:rPrChange w:id="5362" w:author="Hughes, Anna E" w:date="2023-06-19T12:41:00Z">
            <w:rPr>
              <w:spacing w:val="-2"/>
            </w:rPr>
          </w:rPrChange>
        </w:rPr>
        <w:t>attention.</w:t>
      </w:r>
    </w:p>
    <w:p w:rsidR="00485016" w:rsidRDefault="00F7725C">
      <w:pPr>
        <w:spacing w:before="7"/>
        <w:ind w:left="393"/>
        <w:rPr>
          <w:sz w:val="24"/>
        </w:rPr>
        <w:pPrChange w:id="5363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364" w:author="Hughes, Anna E" w:date="2023-06-19T12:41:00Z">
        <w:r>
          <w:rPr>
            <w:rFonts w:ascii="Trebuchet MS" w:hAnsi="Trebuchet MS"/>
            <w:spacing w:val="-5"/>
            <w:sz w:val="12"/>
          </w:rPr>
          <w:delText>947</w:delText>
        </w:r>
        <w:r>
          <w:rPr>
            <w:rFonts w:ascii="Trebuchet MS" w:hAnsi="Trebuchet MS"/>
            <w:sz w:val="12"/>
          </w:rPr>
          <w:tab/>
        </w:r>
      </w:del>
      <w:r w:rsidR="00C14774">
        <w:rPr>
          <w:rFonts w:ascii="Times New Roman" w:hAnsi="Times New Roman"/>
          <w:i/>
          <w:spacing w:val="-4"/>
          <w:sz w:val="24"/>
        </w:rPr>
        <w:t>Cognitive psychology</w:t>
      </w:r>
      <w:r w:rsidR="00C14774">
        <w:rPr>
          <w:spacing w:val="-4"/>
          <w:sz w:val="24"/>
        </w:rPr>
        <w:t>,</w:t>
      </w:r>
      <w:r w:rsidR="00C14774">
        <w:rPr>
          <w:spacing w:val="4"/>
          <w:sz w:val="24"/>
        </w:rPr>
        <w:t xml:space="preserve"> </w:t>
      </w:r>
      <w:r w:rsidR="00C14774">
        <w:rPr>
          <w:spacing w:val="-4"/>
          <w:sz w:val="24"/>
        </w:rPr>
        <w:t>12(1):97–136,</w:t>
      </w:r>
      <w:r w:rsidR="00C14774">
        <w:rPr>
          <w:spacing w:val="3"/>
          <w:sz w:val="24"/>
        </w:rPr>
        <w:t xml:space="preserve"> </w:t>
      </w:r>
      <w:r w:rsidR="00C14774">
        <w:rPr>
          <w:spacing w:val="-4"/>
          <w:sz w:val="24"/>
        </w:rPr>
        <w:t>1980.</w:t>
      </w:r>
    </w:p>
    <w:p w:rsidR="00701245" w:rsidRDefault="00F7725C">
      <w:pPr>
        <w:pStyle w:val="BodyText"/>
        <w:spacing w:before="206"/>
        <w:rPr>
          <w:del w:id="5365" w:author="Hughes, Anna E" w:date="2023-06-19T12:41:00Z"/>
        </w:rPr>
      </w:pPr>
      <w:del w:id="5366" w:author="Hughes, Anna E" w:date="2023-06-19T12:41:00Z">
        <w:r>
          <w:rPr>
            <w:rFonts w:ascii="Trebuchet MS"/>
            <w:spacing w:val="-2"/>
            <w:sz w:val="12"/>
          </w:rPr>
          <w:delText>948</w:delText>
        </w:r>
        <w:r>
          <w:rPr>
            <w:rFonts w:ascii="Trebuchet MS"/>
            <w:spacing w:val="35"/>
            <w:sz w:val="12"/>
          </w:rPr>
          <w:delText xml:space="preserve">  </w:delText>
        </w:r>
      </w:del>
      <w:r w:rsidR="00C14774">
        <w:rPr>
          <w:spacing w:val="-2"/>
        </w:rPr>
        <w:t>Igor</w:t>
      </w:r>
      <w:r w:rsidR="00C14774">
        <w:rPr>
          <w:spacing w:val="6"/>
          <w:rPrChange w:id="5367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S</w:t>
      </w:r>
      <w:r w:rsidR="00C14774">
        <w:rPr>
          <w:spacing w:val="6"/>
          <w:rPrChange w:id="5368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Utochkin.</w:t>
      </w:r>
      <w:r w:rsidR="00C14774">
        <w:rPr>
          <w:spacing w:val="68"/>
          <w:rPrChange w:id="5369" w:author="Hughes, Anna E" w:date="2023-06-19T12:41:00Z">
            <w:rPr>
              <w:spacing w:val="77"/>
            </w:rPr>
          </w:rPrChange>
        </w:rPr>
        <w:t xml:space="preserve"> </w:t>
      </w:r>
      <w:r w:rsidR="00C14774">
        <w:rPr>
          <w:spacing w:val="-2"/>
        </w:rPr>
        <w:t>Visual</w:t>
      </w:r>
      <w:r w:rsidR="00C14774">
        <w:rPr>
          <w:spacing w:val="6"/>
          <w:rPrChange w:id="5370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search</w:t>
      </w:r>
      <w:r w:rsidR="00C14774">
        <w:rPr>
          <w:spacing w:val="6"/>
          <w:rPrChange w:id="5371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with</w:t>
      </w:r>
      <w:r w:rsidR="00C14774">
        <w:rPr>
          <w:spacing w:val="6"/>
          <w:rPrChange w:id="5372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negative</w:t>
      </w:r>
      <w:r w:rsidR="00C14774">
        <w:rPr>
          <w:spacing w:val="6"/>
          <w:rPrChange w:id="5373" w:author="Hughes, Anna E" w:date="2023-06-19T12:41:00Z">
            <w:rPr>
              <w:spacing w:val="10"/>
            </w:rPr>
          </w:rPrChange>
        </w:rPr>
        <w:t xml:space="preserve"> </w:t>
      </w:r>
      <w:r w:rsidR="00C14774">
        <w:rPr>
          <w:spacing w:val="-2"/>
        </w:rPr>
        <w:t>slopes:</w:t>
      </w:r>
      <w:r w:rsidR="00C14774">
        <w:rPr>
          <w:spacing w:val="36"/>
          <w:rPrChange w:id="5374" w:author="Hughes, Anna E" w:date="2023-06-19T12:41:00Z">
            <w:rPr>
              <w:spacing w:val="43"/>
            </w:rPr>
          </w:rPrChange>
        </w:rPr>
        <w:t xml:space="preserve"> </w:t>
      </w:r>
      <w:r w:rsidR="00C14774">
        <w:rPr>
          <w:spacing w:val="-2"/>
        </w:rPr>
        <w:t>The</w:t>
      </w:r>
      <w:r w:rsidR="00C14774">
        <w:rPr>
          <w:spacing w:val="6"/>
          <w:rPrChange w:id="5375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</w:rPr>
        <w:t>statistical</w:t>
      </w:r>
      <w:r w:rsidR="00C14774">
        <w:rPr>
          <w:spacing w:val="6"/>
          <w:rPrChange w:id="5376" w:author="Hughes, Anna E" w:date="2023-06-19T12:41:00Z">
            <w:rPr>
              <w:spacing w:val="10"/>
            </w:rPr>
          </w:rPrChange>
        </w:rPr>
        <w:t xml:space="preserve"> </w:t>
      </w:r>
      <w:r w:rsidR="00C14774">
        <w:rPr>
          <w:spacing w:val="-2"/>
        </w:rPr>
        <w:t>power</w:t>
      </w:r>
      <w:r w:rsidR="00C14774">
        <w:rPr>
          <w:spacing w:val="6"/>
          <w:rPrChange w:id="5377" w:author="Hughes, Anna E" w:date="2023-06-19T12:41:00Z">
            <w:rPr>
              <w:spacing w:val="11"/>
            </w:rPr>
          </w:rPrChange>
        </w:rPr>
        <w:t xml:space="preserve"> </w:t>
      </w:r>
      <w:r w:rsidR="00C14774">
        <w:rPr>
          <w:spacing w:val="-2"/>
          <w:rPrChange w:id="5378" w:author="Hughes, Anna E" w:date="2023-06-19T12:41:00Z">
            <w:rPr>
              <w:spacing w:val="-5"/>
            </w:rPr>
          </w:rPrChange>
        </w:rPr>
        <w:t>of</w:t>
      </w:r>
    </w:p>
    <w:p w:rsidR="00485016" w:rsidRPr="002A2A73" w:rsidRDefault="00F7725C">
      <w:pPr>
        <w:pStyle w:val="BodyText"/>
        <w:spacing w:before="207" w:line="247" w:lineRule="auto"/>
        <w:ind w:left="393" w:hanging="235"/>
        <w:pPrChange w:id="5379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380" w:author="Hughes, Anna E" w:date="2023-06-19T12:41:00Z">
        <w:r>
          <w:rPr>
            <w:rFonts w:ascii="Trebuchet MS" w:hAnsi="Trebuchet MS"/>
            <w:spacing w:val="-5"/>
            <w:sz w:val="12"/>
          </w:rPr>
          <w:delText>949</w:delText>
        </w:r>
        <w:r>
          <w:rPr>
            <w:rFonts w:ascii="Trebuchet MS" w:hAnsi="Trebuchet MS"/>
            <w:sz w:val="12"/>
          </w:rPr>
          <w:tab/>
        </w:r>
      </w:del>
      <w:ins w:id="5381" w:author="Hughes, Anna E" w:date="2023-06-19T12:41:00Z">
        <w:r w:rsidR="00C14774">
          <w:rPr>
            <w:spacing w:val="-2"/>
          </w:rPr>
          <w:t xml:space="preserve"> </w:t>
        </w:r>
      </w:ins>
      <w:r w:rsidR="00C14774">
        <w:rPr>
          <w:spacing w:val="-2"/>
          <w:rPrChange w:id="5382" w:author="Hughes, Anna E" w:date="2023-06-19T12:41:00Z">
            <w:rPr>
              <w:spacing w:val="-6"/>
            </w:rPr>
          </w:rPrChange>
        </w:rPr>
        <w:t>numerosity</w:t>
      </w:r>
      <w:r w:rsidR="00C14774">
        <w:rPr>
          <w:spacing w:val="-12"/>
          <w:rPrChange w:id="5383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2"/>
          <w:rPrChange w:id="5384" w:author="Hughes, Anna E" w:date="2023-06-19T12:41:00Z">
            <w:rPr>
              <w:spacing w:val="-6"/>
            </w:rPr>
          </w:rPrChange>
        </w:rPr>
        <w:t>guides</w:t>
      </w:r>
      <w:r w:rsidR="00C14774">
        <w:rPr>
          <w:spacing w:val="-11"/>
          <w:rPrChange w:id="5385" w:author="Hughes, Anna E" w:date="2023-06-19T12:41:00Z">
            <w:rPr/>
          </w:rPrChange>
        </w:rPr>
        <w:t xml:space="preserve"> </w:t>
      </w:r>
      <w:r w:rsidR="00C14774">
        <w:rPr>
          <w:spacing w:val="-2"/>
          <w:rPrChange w:id="5386" w:author="Hughes, Anna E" w:date="2023-06-19T12:41:00Z">
            <w:rPr>
              <w:spacing w:val="-6"/>
            </w:rPr>
          </w:rPrChange>
        </w:rPr>
        <w:t>attention.</w:t>
      </w:r>
      <w:r w:rsidR="00C14774">
        <w:rPr>
          <w:spacing w:val="6"/>
          <w:rPrChange w:id="5387" w:author="Hughes, Anna E" w:date="2023-06-19T12:41:00Z">
            <w:rPr>
              <w:spacing w:val="22"/>
            </w:rPr>
          </w:rPrChange>
        </w:rPr>
        <w:t xml:space="preserve"> </w:t>
      </w:r>
      <w:r w:rsidR="00C14774">
        <w:rPr>
          <w:rFonts w:ascii="Times New Roman" w:hAnsi="Times New Roman"/>
          <w:i/>
          <w:spacing w:val="-2"/>
          <w:rPrChange w:id="5388" w:author="Hughes, Anna E" w:date="2023-06-19T12:41:00Z">
            <w:rPr>
              <w:rFonts w:ascii="Times New Roman" w:hAnsi="Times New Roman"/>
              <w:i/>
              <w:spacing w:val="-6"/>
            </w:rPr>
          </w:rPrChange>
        </w:rPr>
        <w:t>Journal</w:t>
      </w:r>
      <w:r w:rsidR="00C14774">
        <w:rPr>
          <w:rFonts w:ascii="Times New Roman" w:hAnsi="Times New Roman"/>
          <w:i/>
          <w:spacing w:val="-13"/>
          <w:rPrChange w:id="5389" w:author="Hughes, Anna E" w:date="2023-06-19T12:41:00Z">
            <w:rPr>
              <w:rFonts w:ascii="Times New Roman" w:hAnsi="Times New Roman"/>
              <w:i/>
              <w:spacing w:val="-7"/>
            </w:rPr>
          </w:rPrChange>
        </w:rPr>
        <w:t xml:space="preserve"> </w:t>
      </w:r>
      <w:r w:rsidR="00C14774">
        <w:rPr>
          <w:rFonts w:ascii="Times New Roman" w:hAnsi="Times New Roman"/>
          <w:i/>
          <w:spacing w:val="-2"/>
          <w:rPrChange w:id="5390" w:author="Hughes, Anna E" w:date="2023-06-19T12:41:00Z">
            <w:rPr>
              <w:rFonts w:ascii="Times New Roman" w:hAnsi="Times New Roman"/>
              <w:i/>
              <w:spacing w:val="-6"/>
            </w:rPr>
          </w:rPrChange>
        </w:rPr>
        <w:t>of</w:t>
      </w:r>
      <w:r w:rsidR="00C14774">
        <w:rPr>
          <w:rFonts w:ascii="Times New Roman" w:hAnsi="Times New Roman"/>
          <w:i/>
          <w:spacing w:val="-13"/>
          <w:rPrChange w:id="5391" w:author="Hughes, Anna E" w:date="2023-06-19T12:41:00Z">
            <w:rPr>
              <w:rFonts w:ascii="Times New Roman" w:hAnsi="Times New Roman"/>
              <w:i/>
              <w:spacing w:val="-7"/>
            </w:rPr>
          </w:rPrChange>
        </w:rPr>
        <w:t xml:space="preserve"> </w:t>
      </w:r>
      <w:r w:rsidR="00C14774">
        <w:rPr>
          <w:rFonts w:ascii="Times New Roman" w:hAnsi="Times New Roman"/>
          <w:i/>
          <w:spacing w:val="-2"/>
          <w:rPrChange w:id="5392" w:author="Hughes, Anna E" w:date="2023-06-19T12:41:00Z">
            <w:rPr>
              <w:rFonts w:ascii="Times New Roman" w:hAnsi="Times New Roman"/>
              <w:i/>
              <w:spacing w:val="-6"/>
            </w:rPr>
          </w:rPrChange>
        </w:rPr>
        <w:t>vision</w:t>
      </w:r>
      <w:r w:rsidR="00C14774">
        <w:rPr>
          <w:spacing w:val="-2"/>
          <w:rPrChange w:id="5393" w:author="Hughes, Anna E" w:date="2023-06-19T12:41:00Z">
            <w:rPr>
              <w:spacing w:val="-6"/>
            </w:rPr>
          </w:rPrChange>
        </w:rPr>
        <w:t>,</w:t>
      </w:r>
      <w:r w:rsidR="00C14774">
        <w:rPr>
          <w:spacing w:val="-9"/>
          <w:rPrChange w:id="5394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spacing w:val="-2"/>
          <w:rPrChange w:id="5395" w:author="Hughes, Anna E" w:date="2023-06-19T12:41:00Z">
            <w:rPr>
              <w:spacing w:val="-6"/>
            </w:rPr>
          </w:rPrChange>
        </w:rPr>
        <w:t>13(3):18–18,</w:t>
      </w:r>
      <w:r w:rsidR="00C14774">
        <w:rPr>
          <w:spacing w:val="-10"/>
          <w:rPrChange w:id="5396" w:author="Hughes, Anna E" w:date="2023-06-19T12:41:00Z">
            <w:rPr/>
          </w:rPrChange>
        </w:rPr>
        <w:t xml:space="preserve"> </w:t>
      </w:r>
      <w:r w:rsidR="00C14774">
        <w:rPr>
          <w:spacing w:val="-2"/>
          <w:rPrChange w:id="5397" w:author="Hughes, Anna E" w:date="2023-06-19T12:41:00Z">
            <w:rPr>
              <w:spacing w:val="-6"/>
            </w:rPr>
          </w:rPrChange>
        </w:rPr>
        <w:t>2013.</w:t>
      </w:r>
    </w:p>
    <w:p w:rsidR="00701245" w:rsidRDefault="00F7725C">
      <w:pPr>
        <w:pStyle w:val="BodyText"/>
        <w:spacing w:before="207"/>
        <w:rPr>
          <w:del w:id="5398" w:author="Hughes, Anna E" w:date="2023-06-19T12:41:00Z"/>
        </w:rPr>
      </w:pPr>
      <w:del w:id="5399" w:author="Hughes, Anna E" w:date="2023-06-19T12:41:00Z">
        <w:r>
          <w:rPr>
            <w:rFonts w:ascii="Trebuchet MS"/>
            <w:spacing w:val="-2"/>
            <w:sz w:val="12"/>
          </w:rPr>
          <w:delText>950</w:delText>
        </w:r>
        <w:r>
          <w:rPr>
            <w:rFonts w:ascii="Trebuchet MS"/>
            <w:spacing w:val="32"/>
            <w:sz w:val="12"/>
          </w:rPr>
          <w:delText xml:space="preserve">  </w:delText>
        </w:r>
        <w:r>
          <w:rPr>
            <w:spacing w:val="-2"/>
          </w:rPr>
          <w:delText>Zhiyuan</w:delText>
        </w:r>
        <w:r>
          <w:delText xml:space="preserve"> </w:delText>
        </w:r>
        <w:r>
          <w:rPr>
            <w:spacing w:val="-2"/>
          </w:rPr>
          <w:delText>Wang,</w:delText>
        </w:r>
        <w:r>
          <w:rPr>
            <w:spacing w:val="3"/>
          </w:rPr>
          <w:delText xml:space="preserve"> </w:delText>
        </w:r>
        <w:r>
          <w:rPr>
            <w:spacing w:val="-2"/>
          </w:rPr>
          <w:delText>Simona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Buetti,</w:delText>
        </w:r>
        <w:r>
          <w:rPr>
            <w:spacing w:val="3"/>
          </w:rPr>
          <w:delText xml:space="preserve"> </w:delText>
        </w:r>
        <w:r>
          <w:rPr>
            <w:spacing w:val="-2"/>
          </w:rPr>
          <w:delText>and</w:delText>
        </w:r>
        <w:r>
          <w:delText xml:space="preserve"> </w:delText>
        </w:r>
        <w:r>
          <w:rPr>
            <w:spacing w:val="-2"/>
          </w:rPr>
          <w:delText>Alejandro</w:delText>
        </w:r>
        <w:r>
          <w:rPr>
            <w:spacing w:val="1"/>
          </w:rPr>
          <w:delText xml:space="preserve"> </w:delText>
        </w:r>
        <w:r>
          <w:rPr>
            <w:spacing w:val="-2"/>
          </w:rPr>
          <w:delText>Lleras.</w:delText>
        </w:r>
        <w:r>
          <w:rPr>
            <w:spacing w:val="46"/>
          </w:rPr>
          <w:delText xml:space="preserve"> </w:delText>
        </w:r>
        <w:r>
          <w:rPr>
            <w:spacing w:val="-2"/>
          </w:rPr>
          <w:delText>Predicting</w:delText>
        </w:r>
        <w:r>
          <w:delText xml:space="preserve"> </w:delText>
        </w:r>
        <w:r>
          <w:rPr>
            <w:spacing w:val="-2"/>
          </w:rPr>
          <w:delText>search</w:delText>
        </w:r>
        <w:r>
          <w:delText xml:space="preserve"> </w:delText>
        </w:r>
        <w:r>
          <w:rPr>
            <w:spacing w:val="-2"/>
          </w:rPr>
          <w:delText>perfor-</w:delText>
        </w:r>
      </w:del>
    </w:p>
    <w:p w:rsidR="00701245" w:rsidRDefault="00F7725C">
      <w:pPr>
        <w:pStyle w:val="BodyText"/>
        <w:tabs>
          <w:tab w:val="left" w:pos="731"/>
        </w:tabs>
        <w:rPr>
          <w:del w:id="5400" w:author="Hughes, Anna E" w:date="2023-06-19T12:41:00Z"/>
          <w:rFonts w:ascii="Times New Roman"/>
          <w:i/>
        </w:rPr>
      </w:pPr>
      <w:del w:id="5401" w:author="Hughes, Anna E" w:date="2023-06-19T12:41:00Z">
        <w:r>
          <w:rPr>
            <w:rFonts w:ascii="Trebuchet MS"/>
            <w:spacing w:val="-5"/>
            <w:sz w:val="12"/>
          </w:rPr>
          <w:delText>951</w:delText>
        </w:r>
        <w:r>
          <w:rPr>
            <w:rFonts w:ascii="Trebuchet MS"/>
            <w:sz w:val="12"/>
          </w:rPr>
          <w:tab/>
        </w:r>
        <w:r>
          <w:rPr>
            <w:w w:val="90"/>
          </w:rPr>
          <w:delText>mance</w:delText>
        </w:r>
        <w:r>
          <w:rPr>
            <w:spacing w:val="4"/>
          </w:rPr>
          <w:delText xml:space="preserve"> </w:delText>
        </w:r>
        <w:r>
          <w:rPr>
            <w:w w:val="90"/>
          </w:rPr>
          <w:delText>in</w:delText>
        </w:r>
        <w:r>
          <w:rPr>
            <w:spacing w:val="3"/>
          </w:rPr>
          <w:delText xml:space="preserve"> </w:delText>
        </w:r>
        <w:r>
          <w:rPr>
            <w:w w:val="90"/>
          </w:rPr>
          <w:delText>heterogeneous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visual</w:delText>
        </w:r>
        <w:r>
          <w:rPr>
            <w:spacing w:val="3"/>
          </w:rPr>
          <w:delText xml:space="preserve"> </w:delText>
        </w:r>
        <w:r>
          <w:rPr>
            <w:w w:val="90"/>
          </w:rPr>
          <w:delText>search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scenes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with</w:delText>
        </w:r>
        <w:r>
          <w:rPr>
            <w:spacing w:val="3"/>
          </w:rPr>
          <w:delText xml:space="preserve"> </w:delText>
        </w:r>
        <w:r>
          <w:rPr>
            <w:w w:val="90"/>
          </w:rPr>
          <w:delText>real-world</w:delText>
        </w:r>
        <w:r>
          <w:rPr>
            <w:spacing w:val="5"/>
          </w:rPr>
          <w:delText xml:space="preserve"> </w:delText>
        </w:r>
        <w:r>
          <w:rPr>
            <w:w w:val="90"/>
          </w:rPr>
          <w:delText>objects.</w:delText>
        </w:r>
        <w:r>
          <w:rPr>
            <w:spacing w:val="18"/>
          </w:rPr>
          <w:delText xml:space="preserve"> </w:delText>
        </w:r>
        <w:r>
          <w:rPr>
            <w:rFonts w:ascii="Times New Roman"/>
            <w:i/>
            <w:spacing w:val="-2"/>
            <w:w w:val="90"/>
          </w:rPr>
          <w:delText>Collabra: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402" w:author="Hughes, Anna E" w:date="2023-06-19T12:41:00Z"/>
          <w:sz w:val="24"/>
        </w:rPr>
      </w:pPr>
      <w:del w:id="5403" w:author="Hughes, Anna E" w:date="2023-06-19T12:41:00Z">
        <w:r>
          <w:rPr>
            <w:rFonts w:ascii="Trebuchet MS"/>
            <w:spacing w:val="-5"/>
            <w:sz w:val="12"/>
          </w:rPr>
          <w:delText>952</w:delText>
        </w:r>
        <w:r>
          <w:rPr>
            <w:rFonts w:ascii="Trebuchet MS"/>
            <w:sz w:val="12"/>
          </w:rPr>
          <w:tab/>
        </w:r>
        <w:r>
          <w:rPr>
            <w:rFonts w:ascii="Times New Roman"/>
            <w:i/>
            <w:spacing w:val="-2"/>
            <w:sz w:val="24"/>
          </w:rPr>
          <w:delText>Psychology</w:delText>
        </w:r>
        <w:r>
          <w:rPr>
            <w:spacing w:val="-2"/>
            <w:sz w:val="24"/>
          </w:rPr>
          <w:delText>,</w:delText>
        </w:r>
        <w:r>
          <w:rPr>
            <w:spacing w:val="-5"/>
            <w:sz w:val="24"/>
          </w:rPr>
          <w:delText xml:space="preserve"> </w:delText>
        </w:r>
        <w:r>
          <w:rPr>
            <w:spacing w:val="-2"/>
            <w:sz w:val="24"/>
          </w:rPr>
          <w:delText>3(1),</w:delText>
        </w:r>
        <w:r>
          <w:rPr>
            <w:spacing w:val="-5"/>
            <w:sz w:val="24"/>
          </w:rPr>
          <w:delText xml:space="preserve"> </w:delText>
        </w:r>
        <w:r>
          <w:rPr>
            <w:spacing w:val="-2"/>
            <w:sz w:val="24"/>
          </w:rPr>
          <w:delText>2017.</w:delText>
        </w:r>
      </w:del>
    </w:p>
    <w:p w:rsidR="00485016" w:rsidRDefault="00F7725C">
      <w:pPr>
        <w:spacing w:line="247" w:lineRule="auto"/>
        <w:rPr>
          <w:ins w:id="5404" w:author="Hughes, Anna E" w:date="2023-06-19T12:41:00Z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  <w:del w:id="5405" w:author="Hughes, Anna E" w:date="2023-06-19T12:41:00Z">
        <w:r>
          <w:rPr>
            <w:rFonts w:ascii="Trebuchet MS"/>
            <w:spacing w:val="-2"/>
            <w:sz w:val="12"/>
          </w:rPr>
          <w:delText>953</w:delText>
        </w:r>
        <w:r>
          <w:rPr>
            <w:rFonts w:ascii="Trebuchet MS"/>
            <w:spacing w:val="37"/>
            <w:sz w:val="12"/>
          </w:rPr>
          <w:delText xml:space="preserve">  </w:delText>
        </w:r>
      </w:del>
    </w:p>
    <w:p w:rsidR="00485016" w:rsidRDefault="00485016">
      <w:pPr>
        <w:pStyle w:val="BodyText"/>
        <w:spacing w:before="5"/>
        <w:ind w:left="0"/>
        <w:rPr>
          <w:ins w:id="5406" w:author="Hughes, Anna E" w:date="2023-06-19T12:41:00Z"/>
          <w:sz w:val="17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85016">
        <w:trPr>
          <w:trHeight w:val="288"/>
          <w:ins w:id="5407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2"/>
              <w:rPr>
                <w:ins w:id="5408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409" w:author="Hughes, Anna E" w:date="2023-06-19T12:41:00Z"/>
                <w:rFonts w:ascii="Trebuchet MS"/>
                <w:sz w:val="12"/>
              </w:rPr>
            </w:pPr>
            <w:bookmarkStart w:id="5410" w:name="_bookmark81"/>
            <w:bookmarkEnd w:id="5410"/>
            <w:ins w:id="5411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1010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412" w:author="Hughes, Anna E" w:date="2023-06-19T12:41:00Z"/>
                <w:sz w:val="24"/>
              </w:rPr>
            </w:pPr>
            <w:ins w:id="5413" w:author="Hughes, Anna E" w:date="2023-06-19T12:41:00Z">
              <w:r>
                <w:rPr>
                  <w:spacing w:val="-4"/>
                  <w:sz w:val="24"/>
                </w:rPr>
                <w:t>Zhiyuan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Wang,</w:t>
              </w:r>
              <w:r>
                <w:rPr>
                  <w:spacing w:val="8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Simona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Buetti,</w:t>
              </w:r>
              <w:r>
                <w:rPr>
                  <w:spacing w:val="8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and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Alejandro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Lleras.</w:t>
              </w:r>
              <w:r>
                <w:rPr>
                  <w:spacing w:val="5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Predicting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search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5"/>
                  <w:sz w:val="24"/>
                </w:rPr>
                <w:t>perfor-</w:t>
              </w:r>
            </w:ins>
          </w:p>
        </w:tc>
      </w:tr>
      <w:tr w:rsidR="00485016">
        <w:trPr>
          <w:trHeight w:val="288"/>
          <w:ins w:id="5414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415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416" w:author="Hughes, Anna E" w:date="2023-06-19T12:41:00Z"/>
                <w:rFonts w:ascii="Trebuchet MS"/>
                <w:sz w:val="12"/>
              </w:rPr>
            </w:pPr>
            <w:ins w:id="5417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1011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418" w:author="Hughes, Anna E" w:date="2023-06-19T12:41:00Z"/>
                <w:rFonts w:ascii="Times New Roman"/>
                <w:i/>
                <w:sz w:val="24"/>
              </w:rPr>
            </w:pPr>
            <w:ins w:id="5419" w:author="Hughes, Anna E" w:date="2023-06-19T12:41:00Z">
              <w:r>
                <w:rPr>
                  <w:w w:val="90"/>
                  <w:sz w:val="24"/>
                </w:rPr>
                <w:t>mance</w:t>
              </w:r>
              <w:r>
                <w:rPr>
                  <w:spacing w:val="4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in</w:t>
              </w:r>
              <w:r>
                <w:rPr>
                  <w:spacing w:val="3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heterogeneous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visual</w:t>
              </w:r>
              <w:r>
                <w:rPr>
                  <w:spacing w:val="3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search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scenes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with</w:t>
              </w:r>
              <w:r>
                <w:rPr>
                  <w:spacing w:val="3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real-world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w w:val="90"/>
                  <w:sz w:val="24"/>
                </w:rPr>
                <w:t>objects.</w:t>
              </w:r>
              <w:r>
                <w:rPr>
                  <w:spacing w:val="18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w w:val="90"/>
                  <w:sz w:val="24"/>
                </w:rPr>
                <w:t>Collabra:</w:t>
              </w:r>
            </w:ins>
          </w:p>
        </w:tc>
      </w:tr>
      <w:tr w:rsidR="00485016">
        <w:trPr>
          <w:trHeight w:val="388"/>
          <w:ins w:id="5420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421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422" w:author="Hughes, Anna E" w:date="2023-06-19T12:41:00Z"/>
                <w:rFonts w:ascii="Trebuchet MS"/>
                <w:sz w:val="12"/>
              </w:rPr>
            </w:pPr>
            <w:ins w:id="5423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1012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75" w:lineRule="exact"/>
              <w:ind w:left="216"/>
              <w:rPr>
                <w:ins w:id="5424" w:author="Hughes, Anna E" w:date="2023-06-19T12:41:00Z"/>
                <w:sz w:val="24"/>
              </w:rPr>
            </w:pPr>
            <w:ins w:id="5425" w:author="Hughes, Anna E" w:date="2023-06-19T12:41:00Z">
              <w:r>
                <w:rPr>
                  <w:rFonts w:ascii="Times New Roman"/>
                  <w:i/>
                  <w:spacing w:val="-2"/>
                  <w:sz w:val="24"/>
                </w:rPr>
                <w:t>Psychology</w:t>
              </w:r>
              <w:r>
                <w:rPr>
                  <w:spacing w:val="-2"/>
                  <w:sz w:val="24"/>
                </w:rPr>
                <w:t>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3(1),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2017.</w:t>
              </w:r>
            </w:ins>
          </w:p>
        </w:tc>
      </w:tr>
      <w:tr w:rsidR="00485016">
        <w:trPr>
          <w:trHeight w:val="388"/>
          <w:ins w:id="5426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8"/>
              <w:rPr>
                <w:ins w:id="5427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50"/>
              <w:rPr>
                <w:ins w:id="5428" w:author="Hughes, Anna E" w:date="2023-06-19T12:41:00Z"/>
                <w:rFonts w:ascii="Trebuchet MS"/>
                <w:sz w:val="12"/>
              </w:rPr>
            </w:pPr>
            <w:bookmarkStart w:id="5429" w:name="_bookmark82"/>
            <w:bookmarkEnd w:id="5429"/>
            <w:ins w:id="5430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1013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before="93" w:line="276" w:lineRule="exact"/>
              <w:ind w:left="-18" w:right="48"/>
              <w:jc w:val="right"/>
              <w:rPr>
                <w:ins w:id="5431" w:author="Hughes, Anna E" w:date="2023-06-19T12:41:00Z"/>
                <w:sz w:val="24"/>
              </w:rPr>
            </w:pPr>
            <w:ins w:id="5432" w:author="Hughes, Anna E" w:date="2023-06-19T12:41:00Z">
              <w:r>
                <w:rPr>
                  <w:spacing w:val="-8"/>
                  <w:sz w:val="24"/>
                </w:rPr>
                <w:t>Zhiyuan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Wang,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Alejandro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Lleras,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and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Simona</w:t>
              </w:r>
              <w:r>
                <w:rPr>
                  <w:spacing w:val="2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Buetti.</w:t>
              </w:r>
              <w:r>
                <w:rPr>
                  <w:spacing w:val="14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Parallel,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exhaustive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8"/>
                  <w:sz w:val="24"/>
                </w:rPr>
                <w:t>process-</w:t>
              </w:r>
            </w:ins>
          </w:p>
        </w:tc>
      </w:tr>
      <w:tr w:rsidR="00485016">
        <w:trPr>
          <w:trHeight w:val="288"/>
          <w:ins w:id="5433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434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435" w:author="Hughes, Anna E" w:date="2023-06-19T12:41:00Z"/>
                <w:rFonts w:ascii="Trebuchet MS"/>
                <w:sz w:val="12"/>
              </w:rPr>
            </w:pPr>
            <w:ins w:id="5436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1014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437" w:author="Hughes, Anna E" w:date="2023-06-19T12:41:00Z"/>
                <w:sz w:val="24"/>
              </w:rPr>
            </w:pPr>
            <w:ins w:id="5438" w:author="Hughes, Anna E" w:date="2023-06-19T12:41:00Z">
              <w:r>
                <w:rPr>
                  <w:spacing w:val="-6"/>
                  <w:sz w:val="24"/>
                </w:rPr>
                <w:t>ing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underlies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logarithmic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search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functions:</w:t>
              </w:r>
              <w:r>
                <w:rPr>
                  <w:spacing w:val="19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Visual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search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with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cortical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magni-</w:t>
              </w:r>
            </w:ins>
          </w:p>
        </w:tc>
      </w:tr>
      <w:tr w:rsidR="00485016">
        <w:trPr>
          <w:trHeight w:val="288"/>
          <w:ins w:id="5439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440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441" w:author="Hughes, Anna E" w:date="2023-06-19T12:41:00Z"/>
                <w:rFonts w:ascii="Trebuchet MS"/>
                <w:sz w:val="12"/>
              </w:rPr>
            </w:pPr>
            <w:ins w:id="5442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1015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216"/>
              <w:rPr>
                <w:ins w:id="5443" w:author="Hughes, Anna E" w:date="2023-06-19T12:41:00Z"/>
                <w:sz w:val="24"/>
              </w:rPr>
            </w:pPr>
            <w:ins w:id="5444" w:author="Hughes, Anna E" w:date="2023-06-19T12:41:00Z">
              <w:r>
                <w:rPr>
                  <w:spacing w:val="-4"/>
                  <w:sz w:val="24"/>
                </w:rPr>
                <w:t>fication.</w:t>
              </w:r>
              <w:r>
                <w:rPr>
                  <w:spacing w:val="26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Psychonomic bulletin</w:t>
              </w:r>
              <w:r>
                <w:rPr>
                  <w:rFonts w:ascii="Times New Roman" w:hAnsi="Times New Roman"/>
                  <w:i/>
                  <w:spacing w:val="-5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&amp;</w:t>
              </w:r>
              <w:r>
                <w:rPr>
                  <w:rFonts w:ascii="Times New Roman" w:hAnsi="Times New Roman"/>
                  <w:i/>
                  <w:spacing w:val="-5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review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pacing w:val="3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25:1343–1350,</w:t>
              </w:r>
              <w:r>
                <w:rPr>
                  <w:spacing w:val="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2018.</w:t>
              </w:r>
            </w:ins>
          </w:p>
        </w:tc>
      </w:tr>
    </w:tbl>
    <w:p w:rsidR="00485016" w:rsidRDefault="00485016">
      <w:pPr>
        <w:pStyle w:val="BodyText"/>
        <w:spacing w:before="10"/>
        <w:ind w:left="0"/>
        <w:rPr>
          <w:ins w:id="5445" w:author="Hughes, Anna E" w:date="2023-06-19T12:41:00Z"/>
          <w:sz w:val="8"/>
        </w:rPr>
      </w:pPr>
    </w:p>
    <w:p w:rsidR="00485016" w:rsidRDefault="00485016">
      <w:pPr>
        <w:rPr>
          <w:ins w:id="5446" w:author="Hughes, Anna E" w:date="2023-06-19T12:41:00Z"/>
          <w:sz w:val="8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9"/>
        <w:ind w:left="0"/>
        <w:rPr>
          <w:ins w:id="5447" w:author="Hughes, Anna E" w:date="2023-06-19T12:41:00Z"/>
          <w:sz w:val="17"/>
        </w:rPr>
      </w:pPr>
    </w:p>
    <w:p w:rsidR="00485016" w:rsidRDefault="00C14774">
      <w:pPr>
        <w:ind w:left="163"/>
        <w:rPr>
          <w:ins w:id="5448" w:author="Hughes, Anna E" w:date="2023-06-19T12:41:00Z"/>
          <w:rFonts w:ascii="Trebuchet MS"/>
          <w:sz w:val="12"/>
        </w:rPr>
      </w:pPr>
      <w:bookmarkStart w:id="5449" w:name="_bookmark83"/>
      <w:bookmarkEnd w:id="5449"/>
      <w:ins w:id="5450" w:author="Hughes, Anna E" w:date="2023-06-19T12:41:00Z">
        <w:r>
          <w:rPr>
            <w:rFonts w:ascii="Trebuchet MS"/>
            <w:spacing w:val="-4"/>
            <w:sz w:val="12"/>
          </w:rPr>
          <w:t>1016</w:t>
        </w:r>
      </w:ins>
    </w:p>
    <w:p w:rsidR="00485016" w:rsidRDefault="00485016">
      <w:pPr>
        <w:pStyle w:val="BodyText"/>
        <w:spacing w:before="10"/>
        <w:ind w:left="0"/>
        <w:rPr>
          <w:ins w:id="5451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452" w:author="Hughes, Anna E" w:date="2023-06-19T12:41:00Z"/>
          <w:rFonts w:ascii="Trebuchet MS"/>
          <w:sz w:val="12"/>
        </w:rPr>
      </w:pPr>
      <w:ins w:id="5453" w:author="Hughes, Anna E" w:date="2023-06-19T12:41:00Z">
        <w:r>
          <w:rPr>
            <w:rFonts w:ascii="Trebuchet MS"/>
            <w:spacing w:val="-4"/>
            <w:sz w:val="12"/>
          </w:rPr>
          <w:t>1017</w:t>
        </w:r>
      </w:ins>
    </w:p>
    <w:p w:rsidR="00485016" w:rsidRDefault="00485016">
      <w:pPr>
        <w:pStyle w:val="BodyText"/>
        <w:spacing w:before="0"/>
        <w:ind w:left="0"/>
        <w:rPr>
          <w:ins w:id="5454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ins w:id="5455" w:author="Hughes, Anna E" w:date="2023-06-19T12:41:00Z"/>
          <w:rFonts w:ascii="Trebuchet MS"/>
          <w:sz w:val="12"/>
        </w:rPr>
      </w:pPr>
    </w:p>
    <w:p w:rsidR="00485016" w:rsidRDefault="00C14774">
      <w:pPr>
        <w:spacing w:before="70"/>
        <w:ind w:left="163"/>
        <w:rPr>
          <w:ins w:id="5456" w:author="Hughes, Anna E" w:date="2023-06-19T12:41:00Z"/>
          <w:rFonts w:ascii="Trebuchet MS"/>
          <w:sz w:val="12"/>
        </w:rPr>
      </w:pPr>
      <w:bookmarkStart w:id="5457" w:name="_bookmark84"/>
      <w:bookmarkEnd w:id="5457"/>
      <w:ins w:id="5458" w:author="Hughes, Anna E" w:date="2023-06-19T12:41:00Z">
        <w:r>
          <w:rPr>
            <w:rFonts w:ascii="Trebuchet MS"/>
            <w:spacing w:val="-4"/>
            <w:sz w:val="12"/>
          </w:rPr>
          <w:t>1018</w:t>
        </w:r>
      </w:ins>
    </w:p>
    <w:p w:rsidR="00485016" w:rsidRDefault="00485016">
      <w:pPr>
        <w:pStyle w:val="BodyText"/>
        <w:spacing w:before="10"/>
        <w:ind w:left="0"/>
        <w:rPr>
          <w:ins w:id="5459" w:author="Hughes, Anna E" w:date="2023-06-19T12:41:00Z"/>
          <w:rFonts w:ascii="Trebuchet MS"/>
          <w:sz w:val="12"/>
        </w:rPr>
      </w:pPr>
    </w:p>
    <w:p w:rsidR="00485016" w:rsidRDefault="00C14774">
      <w:pPr>
        <w:spacing w:before="1"/>
        <w:ind w:left="163"/>
        <w:rPr>
          <w:ins w:id="5460" w:author="Hughes, Anna E" w:date="2023-06-19T12:41:00Z"/>
          <w:rFonts w:ascii="Trebuchet MS"/>
          <w:sz w:val="12"/>
        </w:rPr>
      </w:pPr>
      <w:ins w:id="5461" w:author="Hughes, Anna E" w:date="2023-06-19T12:41:00Z">
        <w:r>
          <w:rPr>
            <w:rFonts w:ascii="Trebuchet MS"/>
            <w:spacing w:val="-4"/>
            <w:sz w:val="12"/>
          </w:rPr>
          <w:t>1019</w:t>
        </w:r>
      </w:ins>
    </w:p>
    <w:p w:rsidR="00485016" w:rsidRDefault="00485016">
      <w:pPr>
        <w:pStyle w:val="BodyText"/>
        <w:spacing w:before="0"/>
        <w:ind w:left="0"/>
        <w:rPr>
          <w:ins w:id="5462" w:author="Hughes, Anna E" w:date="2023-06-19T12:41:00Z"/>
          <w:rFonts w:ascii="Trebuchet MS"/>
          <w:sz w:val="12"/>
        </w:rPr>
      </w:pPr>
    </w:p>
    <w:p w:rsidR="00485016" w:rsidRDefault="00485016">
      <w:pPr>
        <w:pStyle w:val="BodyText"/>
        <w:spacing w:before="0"/>
        <w:ind w:left="0"/>
        <w:rPr>
          <w:ins w:id="5463" w:author="Hughes, Anna E" w:date="2023-06-19T12:41:00Z"/>
          <w:rFonts w:ascii="Trebuchet MS"/>
          <w:sz w:val="12"/>
        </w:rPr>
      </w:pPr>
    </w:p>
    <w:p w:rsidR="00485016" w:rsidRDefault="00C14774">
      <w:pPr>
        <w:spacing w:before="70"/>
        <w:ind w:left="163"/>
        <w:rPr>
          <w:ins w:id="5464" w:author="Hughes, Anna E" w:date="2023-06-19T12:41:00Z"/>
          <w:rFonts w:ascii="Trebuchet MS"/>
          <w:sz w:val="12"/>
        </w:rPr>
      </w:pPr>
      <w:bookmarkStart w:id="5465" w:name="_bookmark85"/>
      <w:bookmarkEnd w:id="5465"/>
      <w:ins w:id="5466" w:author="Hughes, Anna E" w:date="2023-06-19T12:41:00Z">
        <w:r>
          <w:rPr>
            <w:rFonts w:ascii="Trebuchet MS"/>
            <w:spacing w:val="-4"/>
            <w:sz w:val="12"/>
          </w:rPr>
          <w:t>1020</w:t>
        </w:r>
      </w:ins>
    </w:p>
    <w:p w:rsidR="00485016" w:rsidRDefault="00485016">
      <w:pPr>
        <w:pStyle w:val="BodyText"/>
        <w:spacing w:before="10"/>
        <w:ind w:left="0"/>
        <w:rPr>
          <w:ins w:id="5467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468" w:author="Hughes, Anna E" w:date="2023-06-19T12:41:00Z"/>
          <w:rFonts w:ascii="Trebuchet MS"/>
          <w:sz w:val="12"/>
        </w:rPr>
      </w:pPr>
      <w:ins w:id="5469" w:author="Hughes, Anna E" w:date="2023-06-19T12:41:00Z">
        <w:r>
          <w:rPr>
            <w:rFonts w:ascii="Trebuchet MS"/>
            <w:spacing w:val="-4"/>
            <w:sz w:val="12"/>
          </w:rPr>
          <w:t>1021</w:t>
        </w:r>
      </w:ins>
    </w:p>
    <w:p w:rsidR="00701245" w:rsidRDefault="00C14774">
      <w:pPr>
        <w:pStyle w:val="BodyText"/>
        <w:spacing w:before="207"/>
        <w:rPr>
          <w:del w:id="5470" w:author="Hughes, Anna E" w:date="2023-06-19T12:41:00Z"/>
          <w:rFonts w:ascii="Times New Roman"/>
          <w:i/>
        </w:rPr>
      </w:pPr>
      <w:ins w:id="5471" w:author="Hughes, Anna E" w:date="2023-06-19T12:41:00Z">
        <w:r>
          <w:br w:type="column"/>
        </w:r>
      </w:ins>
      <w:r w:rsidRPr="002A2A73">
        <w:rPr>
          <w:spacing w:val="-2"/>
        </w:rPr>
        <w:lastRenderedPageBreak/>
        <w:t>Jeremy</w:t>
      </w:r>
      <w:r>
        <w:rPr>
          <w:spacing w:val="-7"/>
          <w:rPrChange w:id="5472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M</w:t>
      </w:r>
      <w:r>
        <w:rPr>
          <w:spacing w:val="-7"/>
          <w:rPrChange w:id="5473" w:author="Hughes, Anna E" w:date="2023-06-19T12:41:00Z">
            <w:rPr>
              <w:spacing w:val="-4"/>
            </w:rPr>
          </w:rPrChange>
        </w:rPr>
        <w:t xml:space="preserve"> </w:t>
      </w:r>
      <w:r w:rsidRPr="002A2A73">
        <w:rPr>
          <w:spacing w:val="-2"/>
        </w:rPr>
        <w:t>Wolfe.</w:t>
      </w:r>
      <w:r>
        <w:rPr>
          <w:spacing w:val="21"/>
          <w:rPrChange w:id="5474" w:author="Hughes, Anna E" w:date="2023-06-19T12:41:00Z">
            <w:rPr>
              <w:spacing w:val="27"/>
            </w:rPr>
          </w:rPrChange>
        </w:rPr>
        <w:t xml:space="preserve"> </w:t>
      </w:r>
      <w:r w:rsidRPr="002A2A73">
        <w:rPr>
          <w:spacing w:val="-2"/>
        </w:rPr>
        <w:t>What</w:t>
      </w:r>
      <w:r>
        <w:rPr>
          <w:spacing w:val="-7"/>
          <w:rPrChange w:id="5475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can</w:t>
      </w:r>
      <w:r>
        <w:rPr>
          <w:spacing w:val="-7"/>
          <w:rPrChange w:id="5476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1</w:t>
      </w:r>
      <w:r>
        <w:rPr>
          <w:spacing w:val="-7"/>
          <w:rPrChange w:id="5477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million</w:t>
      </w:r>
      <w:r>
        <w:rPr>
          <w:spacing w:val="-7"/>
          <w:rPrChange w:id="5478" w:author="Hughes, Anna E" w:date="2023-06-19T12:41:00Z">
            <w:rPr>
              <w:spacing w:val="-4"/>
            </w:rPr>
          </w:rPrChange>
        </w:rPr>
        <w:t xml:space="preserve"> </w:t>
      </w:r>
      <w:r w:rsidRPr="002A2A73">
        <w:rPr>
          <w:spacing w:val="-2"/>
        </w:rPr>
        <w:t>trials</w:t>
      </w:r>
      <w:r>
        <w:rPr>
          <w:spacing w:val="-7"/>
          <w:rPrChange w:id="5479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tell</w:t>
      </w:r>
      <w:r>
        <w:rPr>
          <w:spacing w:val="-7"/>
          <w:rPrChange w:id="5480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us</w:t>
      </w:r>
      <w:r>
        <w:rPr>
          <w:spacing w:val="-7"/>
          <w:rPrChange w:id="5481" w:author="Hughes, Anna E" w:date="2023-06-19T12:41:00Z">
            <w:rPr>
              <w:spacing w:val="-4"/>
            </w:rPr>
          </w:rPrChange>
        </w:rPr>
        <w:t xml:space="preserve"> </w:t>
      </w:r>
      <w:r w:rsidRPr="002A2A73">
        <w:rPr>
          <w:spacing w:val="-2"/>
        </w:rPr>
        <w:t>about</w:t>
      </w:r>
      <w:r>
        <w:rPr>
          <w:spacing w:val="-7"/>
          <w:rPrChange w:id="5482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visual</w:t>
      </w:r>
      <w:r>
        <w:rPr>
          <w:spacing w:val="-7"/>
          <w:rPrChange w:id="5483" w:author="Hughes, Anna E" w:date="2023-06-19T12:41:00Z">
            <w:rPr>
              <w:spacing w:val="-3"/>
            </w:rPr>
          </w:rPrChange>
        </w:rPr>
        <w:t xml:space="preserve"> </w:t>
      </w:r>
      <w:r w:rsidRPr="002A2A73">
        <w:rPr>
          <w:spacing w:val="-2"/>
        </w:rPr>
        <w:t>search?</w:t>
      </w:r>
      <w:r>
        <w:rPr>
          <w:spacing w:val="40"/>
          <w:rPrChange w:id="5484" w:author="Hughes, Anna E" w:date="2023-06-19T12:41:00Z">
            <w:rPr>
              <w:spacing w:val="49"/>
            </w:rPr>
          </w:rPrChange>
        </w:rPr>
        <w:t xml:space="preserve"> </w:t>
      </w:r>
      <w:r>
        <w:rPr>
          <w:rFonts w:ascii="Times New Roman" w:hAnsi="Times New Roman"/>
          <w:i/>
          <w:spacing w:val="-2"/>
          <w:rPrChange w:id="5485" w:author="Hughes, Anna E" w:date="2023-06-19T12:41:00Z">
            <w:rPr>
              <w:rFonts w:ascii="Times New Roman"/>
              <w:i/>
              <w:spacing w:val="-2"/>
            </w:rPr>
          </w:rPrChange>
        </w:rPr>
        <w:t>Psycho-</w:t>
      </w:r>
    </w:p>
    <w:p w:rsidR="00485016" w:rsidRDefault="00F7725C">
      <w:pPr>
        <w:spacing w:before="93" w:line="247" w:lineRule="auto"/>
        <w:ind w:left="393" w:hanging="235"/>
        <w:rPr>
          <w:sz w:val="24"/>
        </w:rPr>
        <w:pPrChange w:id="5486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  <w:del w:id="5487" w:author="Hughes, Anna E" w:date="2023-06-19T12:41:00Z">
        <w:r>
          <w:rPr>
            <w:rFonts w:ascii="Trebuchet MS" w:hAnsi="Trebuchet MS"/>
            <w:spacing w:val="-5"/>
            <w:sz w:val="12"/>
          </w:rPr>
          <w:delText>954</w:delText>
        </w:r>
        <w:r>
          <w:rPr>
            <w:rFonts w:ascii="Trebuchet MS" w:hAnsi="Trebuchet MS"/>
            <w:sz w:val="12"/>
          </w:rPr>
          <w:tab/>
        </w:r>
      </w:del>
      <w:ins w:id="5488" w:author="Hughes, Anna E" w:date="2023-06-19T12:41:00Z">
        <w:r w:rsidR="00C14774">
          <w:rPr>
            <w:rFonts w:ascii="Times New Roman" w:hAnsi="Times New Roman"/>
            <w:i/>
            <w:spacing w:val="-2"/>
            <w:sz w:val="24"/>
          </w:rPr>
          <w:t xml:space="preserve"> </w:t>
        </w:r>
      </w:ins>
      <w:r w:rsidR="00C14774">
        <w:rPr>
          <w:rFonts w:ascii="Times New Roman" w:hAnsi="Times New Roman"/>
          <w:i/>
          <w:sz w:val="24"/>
          <w:rPrChange w:id="5489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logical</w:t>
      </w:r>
      <w:r w:rsidR="00C14774">
        <w:rPr>
          <w:rFonts w:ascii="Times New Roman" w:hAnsi="Times New Roman"/>
          <w:i/>
          <w:sz w:val="24"/>
          <w:rPrChange w:id="5490" w:author="Hughes, Anna E" w:date="2023-06-19T12:41:00Z">
            <w:rPr>
              <w:rFonts w:ascii="Times New Roman" w:hAnsi="Times New Roman"/>
              <w:i/>
              <w:spacing w:val="-2"/>
              <w:sz w:val="24"/>
            </w:rPr>
          </w:rPrChange>
        </w:rPr>
        <w:t xml:space="preserve"> </w:t>
      </w:r>
      <w:r w:rsidR="00C14774">
        <w:rPr>
          <w:rFonts w:ascii="Times New Roman" w:hAnsi="Times New Roman"/>
          <w:i/>
          <w:sz w:val="24"/>
          <w:rPrChange w:id="5491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Science</w:t>
      </w:r>
      <w:r w:rsidR="00C14774">
        <w:rPr>
          <w:sz w:val="24"/>
          <w:rPrChange w:id="5492" w:author="Hughes, Anna E" w:date="2023-06-19T12:41:00Z">
            <w:rPr>
              <w:spacing w:val="-4"/>
              <w:sz w:val="24"/>
            </w:rPr>
          </w:rPrChange>
        </w:rPr>
        <w:t>,</w:t>
      </w:r>
      <w:r w:rsidR="00C14774">
        <w:rPr>
          <w:sz w:val="24"/>
          <w:rPrChange w:id="5493" w:author="Hughes, Anna E" w:date="2023-06-19T12:41:00Z">
            <w:rPr>
              <w:spacing w:val="6"/>
              <w:sz w:val="24"/>
            </w:rPr>
          </w:rPrChange>
        </w:rPr>
        <w:t xml:space="preserve"> </w:t>
      </w:r>
      <w:r w:rsidR="00C14774">
        <w:rPr>
          <w:sz w:val="24"/>
          <w:rPrChange w:id="5494" w:author="Hughes, Anna E" w:date="2023-06-19T12:41:00Z">
            <w:rPr>
              <w:spacing w:val="-4"/>
              <w:sz w:val="24"/>
            </w:rPr>
          </w:rPrChange>
        </w:rPr>
        <w:t>9(1):33–39,</w:t>
      </w:r>
      <w:r w:rsidR="00C14774">
        <w:rPr>
          <w:sz w:val="24"/>
          <w:rPrChange w:id="5495" w:author="Hughes, Anna E" w:date="2023-06-19T12:41:00Z">
            <w:rPr>
              <w:spacing w:val="6"/>
              <w:sz w:val="24"/>
            </w:rPr>
          </w:rPrChange>
        </w:rPr>
        <w:t xml:space="preserve"> </w:t>
      </w:r>
      <w:r w:rsidR="00C14774">
        <w:rPr>
          <w:sz w:val="24"/>
          <w:rPrChange w:id="5496" w:author="Hughes, Anna E" w:date="2023-06-19T12:41:00Z">
            <w:rPr>
              <w:spacing w:val="-4"/>
              <w:sz w:val="24"/>
            </w:rPr>
          </w:rPrChange>
        </w:rPr>
        <w:t>1998.</w:t>
      </w:r>
    </w:p>
    <w:p w:rsidR="00701245" w:rsidRDefault="00F7725C">
      <w:pPr>
        <w:pStyle w:val="BodyText"/>
        <w:spacing w:before="207"/>
        <w:rPr>
          <w:del w:id="5497" w:author="Hughes, Anna E" w:date="2023-06-19T12:41:00Z"/>
        </w:rPr>
      </w:pPr>
      <w:del w:id="5498" w:author="Hughes, Anna E" w:date="2023-06-19T12:41:00Z">
        <w:r>
          <w:rPr>
            <w:rFonts w:ascii="Trebuchet MS"/>
            <w:spacing w:val="-2"/>
            <w:sz w:val="12"/>
          </w:rPr>
          <w:delText>955</w:delText>
        </w:r>
        <w:r>
          <w:rPr>
            <w:rFonts w:ascii="Trebuchet MS"/>
            <w:spacing w:val="76"/>
            <w:w w:val="150"/>
            <w:sz w:val="12"/>
          </w:rPr>
          <w:delText xml:space="preserve"> </w:delText>
        </w:r>
      </w:del>
      <w:r w:rsidR="00C14774">
        <w:rPr>
          <w:spacing w:val="-4"/>
          <w:rPrChange w:id="5499" w:author="Hughes, Anna E" w:date="2023-06-19T12:41:00Z">
            <w:rPr>
              <w:spacing w:val="-2"/>
            </w:rPr>
          </w:rPrChange>
        </w:rPr>
        <w:t>Jeremy</w:t>
      </w:r>
      <w:r w:rsidR="00C14774">
        <w:rPr>
          <w:spacing w:val="3"/>
          <w:rPrChange w:id="5500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01" w:author="Hughes, Anna E" w:date="2023-06-19T12:41:00Z">
            <w:rPr>
              <w:spacing w:val="-2"/>
            </w:rPr>
          </w:rPrChange>
        </w:rPr>
        <w:t>M</w:t>
      </w:r>
      <w:r w:rsidR="00C14774">
        <w:rPr>
          <w:spacing w:val="3"/>
          <w:rPrChange w:id="5502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03" w:author="Hughes, Anna E" w:date="2023-06-19T12:41:00Z">
            <w:rPr>
              <w:spacing w:val="-2"/>
            </w:rPr>
          </w:rPrChange>
        </w:rPr>
        <w:t>Wolfe.</w:t>
      </w:r>
      <w:r w:rsidR="00C14774">
        <w:rPr>
          <w:spacing w:val="57"/>
          <w:rPrChange w:id="5504" w:author="Hughes, Anna E" w:date="2023-06-19T12:41:00Z">
            <w:rPr>
              <w:spacing w:val="52"/>
            </w:rPr>
          </w:rPrChange>
        </w:rPr>
        <w:t xml:space="preserve"> </w:t>
      </w:r>
      <w:r w:rsidR="00C14774">
        <w:rPr>
          <w:spacing w:val="-4"/>
          <w:rPrChange w:id="5505" w:author="Hughes, Anna E" w:date="2023-06-19T12:41:00Z">
            <w:rPr>
              <w:spacing w:val="-2"/>
            </w:rPr>
          </w:rPrChange>
        </w:rPr>
        <w:t>Approaches</w:t>
      </w:r>
      <w:r w:rsidR="00C14774">
        <w:rPr>
          <w:spacing w:val="3"/>
          <w:rPrChange w:id="5506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07" w:author="Hughes, Anna E" w:date="2023-06-19T12:41:00Z">
            <w:rPr>
              <w:spacing w:val="-2"/>
            </w:rPr>
          </w:rPrChange>
        </w:rPr>
        <w:t>to</w:t>
      </w:r>
      <w:r w:rsidR="00C14774">
        <w:rPr>
          <w:spacing w:val="3"/>
          <w:rPrChange w:id="5508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09" w:author="Hughes, Anna E" w:date="2023-06-19T12:41:00Z">
            <w:rPr>
              <w:spacing w:val="-2"/>
            </w:rPr>
          </w:rPrChange>
        </w:rPr>
        <w:t>visual</w:t>
      </w:r>
      <w:r w:rsidR="00C14774">
        <w:rPr>
          <w:spacing w:val="3"/>
          <w:rPrChange w:id="5510" w:author="Hughes, Anna E" w:date="2023-06-19T12:41:00Z">
            <w:rPr>
              <w:spacing w:val="2"/>
            </w:rPr>
          </w:rPrChange>
        </w:rPr>
        <w:t xml:space="preserve"> </w:t>
      </w:r>
      <w:r w:rsidR="00C14774">
        <w:rPr>
          <w:spacing w:val="-4"/>
          <w:rPrChange w:id="5511" w:author="Hughes, Anna E" w:date="2023-06-19T12:41:00Z">
            <w:rPr>
              <w:spacing w:val="-2"/>
            </w:rPr>
          </w:rPrChange>
        </w:rPr>
        <w:t>search:</w:t>
      </w:r>
      <w:r w:rsidR="00C14774">
        <w:rPr>
          <w:spacing w:val="30"/>
          <w:rPrChange w:id="5512" w:author="Hughes, Anna E" w:date="2023-06-19T12:41:00Z">
            <w:rPr>
              <w:spacing w:val="26"/>
            </w:rPr>
          </w:rPrChange>
        </w:rPr>
        <w:t xml:space="preserve"> </w:t>
      </w:r>
      <w:r w:rsidR="00C14774">
        <w:rPr>
          <w:spacing w:val="-4"/>
          <w:rPrChange w:id="5513" w:author="Hughes, Anna E" w:date="2023-06-19T12:41:00Z">
            <w:rPr>
              <w:spacing w:val="-2"/>
            </w:rPr>
          </w:rPrChange>
        </w:rPr>
        <w:t>Feature</w:t>
      </w:r>
      <w:r w:rsidR="00C14774">
        <w:rPr>
          <w:spacing w:val="3"/>
          <w:rPrChange w:id="5514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15" w:author="Hughes, Anna E" w:date="2023-06-19T12:41:00Z">
            <w:rPr>
              <w:spacing w:val="-2"/>
            </w:rPr>
          </w:rPrChange>
        </w:rPr>
        <w:t>integration</w:t>
      </w:r>
      <w:r w:rsidR="00C14774">
        <w:rPr>
          <w:spacing w:val="3"/>
          <w:rPrChange w:id="5516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17" w:author="Hughes, Anna E" w:date="2023-06-19T12:41:00Z">
            <w:rPr>
              <w:spacing w:val="-2"/>
            </w:rPr>
          </w:rPrChange>
        </w:rPr>
        <w:t>theory</w:t>
      </w:r>
      <w:r w:rsidR="00C14774">
        <w:rPr>
          <w:spacing w:val="3"/>
          <w:rPrChange w:id="5518" w:author="Hughes, Anna E" w:date="2023-06-19T12:41:00Z">
            <w:rPr>
              <w:spacing w:val="1"/>
            </w:rPr>
          </w:rPrChange>
        </w:rPr>
        <w:t xml:space="preserve"> </w:t>
      </w:r>
      <w:r w:rsidR="00C14774">
        <w:rPr>
          <w:spacing w:val="-4"/>
          <w:rPrChange w:id="5519" w:author="Hughes, Anna E" w:date="2023-06-19T12:41:00Z">
            <w:rPr>
              <w:spacing w:val="-5"/>
            </w:rPr>
          </w:rPrChange>
        </w:rPr>
        <w:t>and</w:t>
      </w:r>
    </w:p>
    <w:p w:rsidR="00485016" w:rsidRDefault="00F7725C">
      <w:pPr>
        <w:spacing w:before="197" w:line="247" w:lineRule="auto"/>
        <w:ind w:left="393" w:hanging="235"/>
        <w:rPr>
          <w:sz w:val="24"/>
        </w:rPr>
        <w:pPrChange w:id="5520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521" w:author="Hughes, Anna E" w:date="2023-06-19T12:41:00Z">
        <w:r>
          <w:rPr>
            <w:rFonts w:ascii="Trebuchet MS" w:hAnsi="Trebuchet MS"/>
            <w:spacing w:val="-5"/>
            <w:sz w:val="12"/>
          </w:rPr>
          <w:delText>956</w:delText>
        </w:r>
        <w:r>
          <w:rPr>
            <w:rFonts w:ascii="Trebuchet MS" w:hAnsi="Trebuchet MS"/>
            <w:sz w:val="12"/>
          </w:rPr>
          <w:tab/>
        </w:r>
      </w:del>
      <w:ins w:id="5522" w:author="Hughes, Anna E" w:date="2023-06-19T12:41:00Z">
        <w:r w:rsidR="00C14774">
          <w:rPr>
            <w:spacing w:val="-4"/>
            <w:sz w:val="24"/>
          </w:rPr>
          <w:t xml:space="preserve"> </w:t>
        </w:r>
      </w:ins>
      <w:r w:rsidR="00C14774">
        <w:rPr>
          <w:sz w:val="24"/>
          <w:rPrChange w:id="5523" w:author="Hughes, Anna E" w:date="2023-06-19T12:41:00Z">
            <w:rPr>
              <w:spacing w:val="-4"/>
              <w:sz w:val="24"/>
            </w:rPr>
          </w:rPrChange>
        </w:rPr>
        <w:t>guided</w:t>
      </w:r>
      <w:r w:rsidR="00C14774">
        <w:rPr>
          <w:spacing w:val="-4"/>
          <w:sz w:val="24"/>
          <w:rPrChange w:id="5524" w:author="Hughes, Anna E" w:date="2023-06-19T12:41:00Z">
            <w:rPr>
              <w:spacing w:val="1"/>
              <w:sz w:val="24"/>
            </w:rPr>
          </w:rPrChange>
        </w:rPr>
        <w:t xml:space="preserve"> </w:t>
      </w:r>
      <w:r w:rsidR="00C14774">
        <w:rPr>
          <w:sz w:val="24"/>
          <w:rPrChange w:id="5525" w:author="Hughes, Anna E" w:date="2023-06-19T12:41:00Z">
            <w:rPr>
              <w:spacing w:val="-4"/>
              <w:sz w:val="24"/>
            </w:rPr>
          </w:rPrChange>
        </w:rPr>
        <w:t>search.</w:t>
      </w:r>
      <w:r w:rsidR="00C14774">
        <w:rPr>
          <w:spacing w:val="17"/>
          <w:sz w:val="24"/>
          <w:rPrChange w:id="5526" w:author="Hughes, Anna E" w:date="2023-06-19T12:41:00Z">
            <w:rPr>
              <w:spacing w:val="26"/>
              <w:sz w:val="24"/>
            </w:rPr>
          </w:rPrChange>
        </w:rPr>
        <w:t xml:space="preserve"> </w:t>
      </w:r>
      <w:r w:rsidR="00C14774">
        <w:rPr>
          <w:rFonts w:ascii="Times New Roman" w:hAnsi="Times New Roman"/>
          <w:i/>
          <w:sz w:val="24"/>
          <w:rPrChange w:id="5527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Oxford</w:t>
      </w:r>
      <w:r w:rsidR="00C14774">
        <w:rPr>
          <w:rFonts w:ascii="Times New Roman" w:hAnsi="Times New Roman"/>
          <w:i/>
          <w:spacing w:val="-11"/>
          <w:sz w:val="24"/>
          <w:rPrChange w:id="5528" w:author="Hughes, Anna E" w:date="2023-06-19T12:41:00Z">
            <w:rPr>
              <w:rFonts w:ascii="Times New Roman" w:hAnsi="Times New Roman"/>
              <w:i/>
              <w:spacing w:val="-5"/>
              <w:sz w:val="24"/>
            </w:rPr>
          </w:rPrChange>
        </w:rPr>
        <w:t xml:space="preserve"> </w:t>
      </w:r>
      <w:r w:rsidR="00C14774">
        <w:rPr>
          <w:rFonts w:ascii="Times New Roman" w:hAnsi="Times New Roman"/>
          <w:i/>
          <w:sz w:val="24"/>
          <w:rPrChange w:id="5529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handbook</w:t>
      </w:r>
      <w:r w:rsidR="00C14774">
        <w:rPr>
          <w:rFonts w:ascii="Times New Roman" w:hAnsi="Times New Roman"/>
          <w:i/>
          <w:spacing w:val="-11"/>
          <w:sz w:val="24"/>
          <w:rPrChange w:id="5530" w:author="Hughes, Anna E" w:date="2023-06-19T12:41:00Z">
            <w:rPr>
              <w:rFonts w:ascii="Times New Roman" w:hAnsi="Times New Roman"/>
              <w:i/>
              <w:spacing w:val="-6"/>
              <w:sz w:val="24"/>
            </w:rPr>
          </w:rPrChange>
        </w:rPr>
        <w:t xml:space="preserve"> </w:t>
      </w:r>
      <w:r w:rsidR="00C14774">
        <w:rPr>
          <w:rFonts w:ascii="Times New Roman" w:hAnsi="Times New Roman"/>
          <w:i/>
          <w:sz w:val="24"/>
          <w:rPrChange w:id="5531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of</w:t>
      </w:r>
      <w:r w:rsidR="00C14774">
        <w:rPr>
          <w:rFonts w:ascii="Times New Roman" w:hAnsi="Times New Roman"/>
          <w:i/>
          <w:spacing w:val="-11"/>
          <w:sz w:val="24"/>
          <w:rPrChange w:id="5532" w:author="Hughes, Anna E" w:date="2023-06-19T12:41:00Z">
            <w:rPr>
              <w:rFonts w:ascii="Times New Roman" w:hAnsi="Times New Roman"/>
              <w:i/>
              <w:spacing w:val="-5"/>
              <w:sz w:val="24"/>
            </w:rPr>
          </w:rPrChange>
        </w:rPr>
        <w:t xml:space="preserve"> </w:t>
      </w:r>
      <w:r w:rsidR="00C14774">
        <w:rPr>
          <w:rFonts w:ascii="Times New Roman" w:hAnsi="Times New Roman"/>
          <w:i/>
          <w:sz w:val="24"/>
          <w:rPrChange w:id="5533" w:author="Hughes, Anna E" w:date="2023-06-19T12:41:00Z">
            <w:rPr>
              <w:rFonts w:ascii="Times New Roman" w:hAnsi="Times New Roman"/>
              <w:i/>
              <w:spacing w:val="-4"/>
              <w:sz w:val="24"/>
            </w:rPr>
          </w:rPrChange>
        </w:rPr>
        <w:t>attention</w:t>
      </w:r>
      <w:r w:rsidR="00C14774">
        <w:rPr>
          <w:sz w:val="24"/>
          <w:rPrChange w:id="5534" w:author="Hughes, Anna E" w:date="2023-06-19T12:41:00Z">
            <w:rPr>
              <w:spacing w:val="-4"/>
              <w:sz w:val="24"/>
            </w:rPr>
          </w:rPrChange>
        </w:rPr>
        <w:t>,</w:t>
      </w:r>
      <w:r w:rsidR="00C14774">
        <w:rPr>
          <w:spacing w:val="-4"/>
          <w:sz w:val="24"/>
          <w:rPrChange w:id="5535" w:author="Hughes, Anna E" w:date="2023-06-19T12:41:00Z">
            <w:rPr>
              <w:spacing w:val="2"/>
              <w:sz w:val="24"/>
            </w:rPr>
          </w:rPrChange>
        </w:rPr>
        <w:t xml:space="preserve"> </w:t>
      </w:r>
      <w:r w:rsidR="00C14774">
        <w:rPr>
          <w:sz w:val="24"/>
          <w:rPrChange w:id="5536" w:author="Hughes, Anna E" w:date="2023-06-19T12:41:00Z">
            <w:rPr>
              <w:spacing w:val="-4"/>
              <w:sz w:val="24"/>
            </w:rPr>
          </w:rPrChange>
        </w:rPr>
        <w:t>pages</w:t>
      </w:r>
      <w:r w:rsidR="00C14774">
        <w:rPr>
          <w:spacing w:val="-4"/>
          <w:sz w:val="24"/>
          <w:rPrChange w:id="5537" w:author="Hughes, Anna E" w:date="2023-06-19T12:41:00Z">
            <w:rPr>
              <w:spacing w:val="1"/>
              <w:sz w:val="24"/>
            </w:rPr>
          </w:rPrChange>
        </w:rPr>
        <w:t xml:space="preserve"> </w:t>
      </w:r>
      <w:r w:rsidR="00C14774">
        <w:rPr>
          <w:sz w:val="24"/>
          <w:rPrChange w:id="5538" w:author="Hughes, Anna E" w:date="2023-06-19T12:41:00Z">
            <w:rPr>
              <w:spacing w:val="-4"/>
              <w:sz w:val="24"/>
            </w:rPr>
          </w:rPrChange>
        </w:rPr>
        <w:t>11–55,</w:t>
      </w:r>
      <w:r w:rsidR="00C14774">
        <w:rPr>
          <w:spacing w:val="-4"/>
          <w:sz w:val="24"/>
          <w:rPrChange w:id="5539" w:author="Hughes, Anna E" w:date="2023-06-19T12:41:00Z">
            <w:rPr>
              <w:spacing w:val="2"/>
              <w:sz w:val="24"/>
            </w:rPr>
          </w:rPrChange>
        </w:rPr>
        <w:t xml:space="preserve"> </w:t>
      </w:r>
      <w:r w:rsidR="00C14774">
        <w:rPr>
          <w:sz w:val="24"/>
          <w:rPrChange w:id="5540" w:author="Hughes, Anna E" w:date="2023-06-19T12:41:00Z">
            <w:rPr>
              <w:spacing w:val="-4"/>
              <w:sz w:val="24"/>
            </w:rPr>
          </w:rPrChange>
        </w:rPr>
        <w:t>2014.</w:t>
      </w:r>
    </w:p>
    <w:p w:rsidR="00701245" w:rsidRDefault="00F7725C">
      <w:pPr>
        <w:pStyle w:val="BodyText"/>
        <w:spacing w:before="206"/>
        <w:rPr>
          <w:del w:id="5541" w:author="Hughes, Anna E" w:date="2023-06-19T12:41:00Z"/>
        </w:rPr>
      </w:pPr>
      <w:del w:id="5542" w:author="Hughes, Anna E" w:date="2023-06-19T12:41:00Z">
        <w:r>
          <w:rPr>
            <w:rFonts w:ascii="Trebuchet MS"/>
            <w:spacing w:val="-4"/>
            <w:sz w:val="12"/>
          </w:rPr>
          <w:delText>957</w:delText>
        </w:r>
        <w:r>
          <w:rPr>
            <w:rFonts w:ascii="Trebuchet MS"/>
            <w:spacing w:val="40"/>
            <w:sz w:val="12"/>
          </w:rPr>
          <w:delText xml:space="preserve">  </w:delText>
        </w:r>
      </w:del>
      <w:r w:rsidR="00C14774">
        <w:rPr>
          <w:rPrChange w:id="5543" w:author="Hughes, Anna E" w:date="2023-06-19T12:41:00Z">
            <w:rPr>
              <w:spacing w:val="-4"/>
            </w:rPr>
          </w:rPrChange>
        </w:rPr>
        <w:t>Jeremy</w:t>
      </w:r>
      <w:r w:rsidR="00C14774">
        <w:rPr>
          <w:spacing w:val="-5"/>
          <w:rPrChange w:id="5544" w:author="Hughes, Anna E" w:date="2023-06-19T12:41:00Z">
            <w:rPr>
              <w:spacing w:val="-2"/>
            </w:rPr>
          </w:rPrChange>
        </w:rPr>
        <w:t xml:space="preserve"> </w:t>
      </w:r>
      <w:r w:rsidR="00C14774">
        <w:rPr>
          <w:rPrChange w:id="5545" w:author="Hughes, Anna E" w:date="2023-06-19T12:41:00Z">
            <w:rPr>
              <w:spacing w:val="-4"/>
            </w:rPr>
          </w:rPrChange>
        </w:rPr>
        <w:t>M</w:t>
      </w:r>
      <w:r w:rsidR="00C14774">
        <w:rPr>
          <w:spacing w:val="-5"/>
          <w:rPrChange w:id="5546" w:author="Hughes, Anna E" w:date="2023-06-19T12:41:00Z">
            <w:rPr>
              <w:spacing w:val="-1"/>
            </w:rPr>
          </w:rPrChange>
        </w:rPr>
        <w:t xml:space="preserve"> </w:t>
      </w:r>
      <w:r w:rsidR="00C14774">
        <w:rPr>
          <w:rPrChange w:id="5547" w:author="Hughes, Anna E" w:date="2023-06-19T12:41:00Z">
            <w:rPr>
              <w:spacing w:val="-4"/>
            </w:rPr>
          </w:rPrChange>
        </w:rPr>
        <w:t>Wolfe</w:t>
      </w:r>
      <w:del w:id="5548" w:author="Hughes, Anna E" w:date="2023-06-19T12:41:00Z">
        <w:r>
          <w:rPr>
            <w:spacing w:val="-2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Michael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J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Van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Wert.</w:delText>
        </w:r>
        <w:r>
          <w:rPr>
            <w:spacing w:val="29"/>
          </w:rPr>
          <w:delText xml:space="preserve"> </w:delText>
        </w:r>
        <w:r>
          <w:rPr>
            <w:spacing w:val="-4"/>
          </w:rPr>
          <w:delText>Varying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target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prevalence</w:delText>
        </w:r>
        <w:r>
          <w:rPr>
            <w:spacing w:val="-2"/>
          </w:rPr>
          <w:delText xml:space="preserve"> </w:delText>
        </w:r>
        <w:r>
          <w:rPr>
            <w:spacing w:val="-4"/>
          </w:rPr>
          <w:delText>reveals</w:delText>
        </w:r>
        <w:r>
          <w:rPr>
            <w:spacing w:val="-2"/>
          </w:rPr>
          <w:delText xml:space="preserve"> </w:delText>
        </w:r>
        <w:r>
          <w:rPr>
            <w:spacing w:val="-5"/>
          </w:rPr>
          <w:delText>two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549" w:author="Hughes, Anna E" w:date="2023-06-19T12:41:00Z"/>
          <w:sz w:val="24"/>
        </w:rPr>
      </w:pPr>
      <w:del w:id="5550" w:author="Hughes, Anna E" w:date="2023-06-19T12:41:00Z">
        <w:r>
          <w:rPr>
            <w:rFonts w:ascii="Trebuchet MS" w:hAnsi="Trebuchet MS"/>
            <w:spacing w:val="-5"/>
            <w:sz w:val="12"/>
          </w:rPr>
          <w:delText>958</w:delText>
        </w:r>
        <w:r>
          <w:rPr>
            <w:rFonts w:ascii="Trebuchet MS" w:hAnsi="Trebuchet MS"/>
            <w:sz w:val="12"/>
          </w:rPr>
          <w:tab/>
        </w:r>
        <w:r>
          <w:rPr>
            <w:spacing w:val="-4"/>
            <w:sz w:val="24"/>
          </w:rPr>
          <w:delText>dissociable</w:delText>
        </w:r>
        <w:r>
          <w:rPr>
            <w:spacing w:val="-3"/>
            <w:sz w:val="24"/>
          </w:rPr>
          <w:delText xml:space="preserve"> </w:delText>
        </w:r>
        <w:r>
          <w:rPr>
            <w:spacing w:val="-4"/>
            <w:sz w:val="24"/>
          </w:rPr>
          <w:delText>decision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4"/>
            <w:sz w:val="24"/>
          </w:rPr>
          <w:delText>criteria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4"/>
            <w:sz w:val="24"/>
          </w:rPr>
          <w:delText>in</w:delText>
        </w:r>
        <w:r>
          <w:rPr>
            <w:spacing w:val="-2"/>
            <w:sz w:val="24"/>
          </w:rPr>
          <w:delText xml:space="preserve"> </w:delText>
        </w:r>
        <w:r>
          <w:rPr>
            <w:spacing w:val="-4"/>
            <w:sz w:val="24"/>
          </w:rPr>
          <w:delText>visual</w:delText>
        </w:r>
        <w:r>
          <w:rPr>
            <w:spacing w:val="-1"/>
            <w:sz w:val="24"/>
          </w:rPr>
          <w:delText xml:space="preserve"> </w:delText>
        </w:r>
        <w:r>
          <w:rPr>
            <w:spacing w:val="-4"/>
            <w:sz w:val="24"/>
          </w:rPr>
          <w:delText>search.</w:delText>
        </w:r>
        <w:r>
          <w:rPr>
            <w:spacing w:val="28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Current</w:delText>
        </w:r>
        <w:r>
          <w:rPr>
            <w:rFonts w:ascii="Times New Roman" w:hAnsi="Times New Roman"/>
            <w:i/>
            <w:spacing w:val="-8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biology</w:delText>
        </w:r>
        <w:r>
          <w:rPr>
            <w:spacing w:val="-4"/>
            <w:sz w:val="24"/>
          </w:rPr>
          <w:delText>,</w:delText>
        </w:r>
        <w:r>
          <w:rPr>
            <w:sz w:val="24"/>
          </w:rPr>
          <w:delText xml:space="preserve"> </w:delText>
        </w:r>
        <w:r>
          <w:rPr>
            <w:spacing w:val="-4"/>
            <w:sz w:val="24"/>
          </w:rPr>
          <w:delText>20(2):121–124,</w:delText>
        </w:r>
      </w:del>
    </w:p>
    <w:p w:rsidR="00701245" w:rsidRDefault="00F7725C">
      <w:pPr>
        <w:tabs>
          <w:tab w:val="left" w:pos="731"/>
        </w:tabs>
        <w:spacing w:before="7"/>
        <w:ind w:left="107"/>
        <w:rPr>
          <w:del w:id="5551" w:author="Hughes, Anna E" w:date="2023-06-19T12:41:00Z"/>
          <w:sz w:val="24"/>
        </w:rPr>
      </w:pPr>
      <w:del w:id="5552" w:author="Hughes, Anna E" w:date="2023-06-19T12:41:00Z">
        <w:r>
          <w:rPr>
            <w:rFonts w:ascii="Trebuchet MS"/>
            <w:spacing w:val="-5"/>
            <w:sz w:val="12"/>
          </w:rPr>
          <w:delText>959</w:delTex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delText>2010.</w:delText>
        </w:r>
      </w:del>
    </w:p>
    <w:p w:rsidR="00701245" w:rsidRDefault="00701245">
      <w:pPr>
        <w:rPr>
          <w:del w:id="5553" w:author="Hughes, Anna E" w:date="2023-06-19T12:41:00Z"/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del w:id="5554" w:author="Hughes, Anna E" w:date="2023-06-19T12:41:00Z"/>
          <w:sz w:val="20"/>
        </w:rPr>
      </w:pPr>
    </w:p>
    <w:p w:rsidR="00701245" w:rsidRDefault="00701245">
      <w:pPr>
        <w:pStyle w:val="BodyText"/>
        <w:spacing w:before="0"/>
        <w:ind w:left="0"/>
        <w:rPr>
          <w:del w:id="5555" w:author="Hughes, Anna E" w:date="2023-06-19T12:41:00Z"/>
          <w:sz w:val="20"/>
        </w:rPr>
      </w:pPr>
    </w:p>
    <w:p w:rsidR="00701245" w:rsidRDefault="00F7725C">
      <w:pPr>
        <w:pStyle w:val="BodyText"/>
        <w:spacing w:before="238"/>
        <w:rPr>
          <w:del w:id="5556" w:author="Hughes, Anna E" w:date="2023-06-19T12:41:00Z"/>
        </w:rPr>
      </w:pPr>
      <w:del w:id="5557" w:author="Hughes, Anna E" w:date="2023-06-19T12:41:00Z">
        <w:r>
          <w:rPr>
            <w:rFonts w:ascii="Trebuchet MS"/>
            <w:sz w:val="12"/>
          </w:rPr>
          <w:delText>960</w:delText>
        </w:r>
        <w:r>
          <w:rPr>
            <w:rFonts w:ascii="Trebuchet MS"/>
            <w:spacing w:val="38"/>
            <w:sz w:val="12"/>
          </w:rPr>
          <w:delText xml:space="preserve">  </w:delText>
        </w:r>
        <w:r>
          <w:delText>Jeremy</w:delText>
        </w:r>
        <w:r>
          <w:rPr>
            <w:spacing w:val="-4"/>
          </w:rPr>
          <w:delText xml:space="preserve"> </w:delText>
        </w:r>
        <w:r>
          <w:delText>M</w:delText>
        </w:r>
        <w:r>
          <w:rPr>
            <w:spacing w:val="-5"/>
          </w:rPr>
          <w:delText xml:space="preserve"> </w:delText>
        </w:r>
        <w:r>
          <w:delText>Wolfe,</w:delText>
        </w:r>
        <w:r>
          <w:rPr>
            <w:spacing w:val="-4"/>
          </w:rPr>
          <w:delText xml:space="preserve"> </w:delText>
        </w:r>
        <w:r>
          <w:delText>Kyle</w:delText>
        </w:r>
        <w:r>
          <w:rPr>
            <w:spacing w:val="-4"/>
          </w:rPr>
          <w:delText xml:space="preserve"> </w:delText>
        </w:r>
        <w:r>
          <w:delText>R</w:delText>
        </w:r>
        <w:r>
          <w:rPr>
            <w:spacing w:val="-5"/>
          </w:rPr>
          <w:delText xml:space="preserve"> </w:delText>
        </w:r>
        <w:r>
          <w:delText>Cav</w:delText>
        </w:r>
        <w:r>
          <w:delText>e,</w:delText>
        </w:r>
        <w:r>
          <w:rPr>
            <w:spacing w:val="-4"/>
          </w:rPr>
          <w:delText xml:space="preserve"> </w:delText>
        </w:r>
        <w:r>
          <w:delText>and</w:delText>
        </w:r>
        <w:r>
          <w:rPr>
            <w:spacing w:val="-5"/>
          </w:rPr>
          <w:delText xml:space="preserve"> </w:delText>
        </w:r>
        <w:r>
          <w:delText>Susan</w:delText>
        </w:r>
        <w:r>
          <w:rPr>
            <w:spacing w:val="-4"/>
          </w:rPr>
          <w:delText xml:space="preserve"> </w:delText>
        </w:r>
        <w:r>
          <w:delText>L</w:delText>
        </w:r>
        <w:r>
          <w:rPr>
            <w:spacing w:val="-5"/>
          </w:rPr>
          <w:delText xml:space="preserve"> </w:delText>
        </w:r>
        <w:r>
          <w:delText>Franzel.</w:delText>
        </w:r>
      </w:del>
      <w:ins w:id="5558" w:author="Hughes, Anna E" w:date="2023-06-19T12:41:00Z">
        <w:r w:rsidR="00C14774">
          <w:t>.</w:t>
        </w:r>
      </w:ins>
      <w:r w:rsidR="00C14774">
        <w:rPr>
          <w:spacing w:val="33"/>
          <w:rPrChange w:id="5559" w:author="Hughes, Anna E" w:date="2023-06-19T12:41:00Z">
            <w:rPr>
              <w:spacing w:val="22"/>
            </w:rPr>
          </w:rPrChange>
        </w:rPr>
        <w:t xml:space="preserve"> </w:t>
      </w:r>
      <w:r w:rsidR="00C14774" w:rsidRPr="002A2A73">
        <w:t>Guided</w:t>
      </w:r>
      <w:r w:rsidR="00C14774" w:rsidRPr="002A2A73">
        <w:rPr>
          <w:spacing w:val="-5"/>
        </w:rPr>
        <w:t xml:space="preserve"> </w:t>
      </w:r>
      <w:r w:rsidR="00C14774" w:rsidRPr="002A2A73">
        <w:t>search</w:t>
      </w:r>
      <w:del w:id="5560" w:author="Hughes, Anna E" w:date="2023-06-19T12:41:00Z">
        <w:r>
          <w:delText>:</w:delText>
        </w:r>
        <w:r>
          <w:rPr>
            <w:spacing w:val="9"/>
          </w:rPr>
          <w:delText xml:space="preserve"> </w:delText>
        </w:r>
        <w:r>
          <w:delText>an</w:delText>
        </w:r>
        <w:r>
          <w:rPr>
            <w:spacing w:val="-5"/>
          </w:rPr>
          <w:delText xml:space="preserve"> </w:delText>
        </w:r>
        <w:r>
          <w:rPr>
            <w:spacing w:val="-2"/>
          </w:rPr>
          <w:delText>alterna-</w:delText>
        </w:r>
      </w:del>
    </w:p>
    <w:p w:rsidR="00701245" w:rsidRDefault="00F7725C">
      <w:pPr>
        <w:tabs>
          <w:tab w:val="left" w:pos="731"/>
        </w:tabs>
        <w:spacing w:before="7"/>
        <w:ind w:left="107"/>
        <w:rPr>
          <w:del w:id="5561" w:author="Hughes, Anna E" w:date="2023-06-19T12:41:00Z"/>
          <w:rFonts w:ascii="Times New Roman"/>
          <w:i/>
          <w:sz w:val="24"/>
        </w:rPr>
      </w:pPr>
      <w:del w:id="5562" w:author="Hughes, Anna E" w:date="2023-06-19T12:41:00Z">
        <w:r>
          <w:rPr>
            <w:rFonts w:ascii="Trebuchet MS"/>
            <w:spacing w:val="-5"/>
            <w:sz w:val="12"/>
          </w:rPr>
          <w:delText>961</w:delText>
        </w:r>
        <w:r>
          <w:rPr>
            <w:rFonts w:ascii="Trebuchet MS"/>
            <w:sz w:val="12"/>
          </w:rPr>
          <w:tab/>
        </w:r>
        <w:r>
          <w:rPr>
            <w:spacing w:val="-6"/>
            <w:sz w:val="24"/>
          </w:rPr>
          <w:delText>tive</w:delText>
        </w:r>
        <w:r>
          <w:rPr>
            <w:spacing w:val="-8"/>
            <w:sz w:val="24"/>
          </w:rPr>
          <w:delText xml:space="preserve"> </w:delText>
        </w:r>
        <w:r>
          <w:rPr>
            <w:spacing w:val="-6"/>
            <w:sz w:val="24"/>
          </w:rPr>
          <w:delText>to</w:delText>
        </w:r>
        <w:r>
          <w:rPr>
            <w:spacing w:val="-7"/>
            <w:sz w:val="24"/>
          </w:rPr>
          <w:delText xml:space="preserve"> </w:delText>
        </w:r>
        <w:r>
          <w:rPr>
            <w:spacing w:val="-6"/>
            <w:sz w:val="24"/>
          </w:rPr>
          <w:delText>the feature</w:delText>
        </w:r>
        <w:r>
          <w:rPr>
            <w:spacing w:val="-5"/>
            <w:sz w:val="24"/>
          </w:rPr>
          <w:delText xml:space="preserve"> </w:delText>
        </w:r>
        <w:r>
          <w:rPr>
            <w:spacing w:val="-6"/>
            <w:sz w:val="24"/>
          </w:rPr>
          <w:delText>integration</w:delText>
        </w:r>
      </w:del>
      <w:ins w:id="5563" w:author="Hughes, Anna E" w:date="2023-06-19T12:41:00Z">
        <w:r w:rsidR="00C14774">
          <w:rPr>
            <w:spacing w:val="-5"/>
            <w:sz w:val="24"/>
          </w:rPr>
          <w:t xml:space="preserve"> </w:t>
        </w:r>
        <w:r w:rsidR="00C14774">
          <w:rPr>
            <w:sz w:val="24"/>
          </w:rPr>
          <w:t>6.0:</w:t>
        </w:r>
        <w:r w:rsidR="00C14774">
          <w:rPr>
            <w:spacing w:val="13"/>
            <w:sz w:val="24"/>
          </w:rPr>
          <w:t xml:space="preserve"> </w:t>
        </w:r>
        <w:r w:rsidR="00C14774">
          <w:rPr>
            <w:sz w:val="24"/>
          </w:rPr>
          <w:t>An</w:t>
        </w:r>
        <w:r w:rsidR="00C14774">
          <w:rPr>
            <w:spacing w:val="-5"/>
            <w:sz w:val="24"/>
          </w:rPr>
          <w:t xml:space="preserve"> </w:t>
        </w:r>
        <w:r w:rsidR="00C14774">
          <w:rPr>
            <w:sz w:val="24"/>
          </w:rPr>
          <w:t>updated</w:t>
        </w:r>
      </w:ins>
      <w:r w:rsidR="00C14774">
        <w:rPr>
          <w:spacing w:val="-4"/>
          <w:sz w:val="24"/>
          <w:rPrChange w:id="5564" w:author="Hughes, Anna E" w:date="2023-06-19T12:41:00Z">
            <w:rPr>
              <w:spacing w:val="-5"/>
              <w:sz w:val="24"/>
            </w:rPr>
          </w:rPrChange>
        </w:rPr>
        <w:t xml:space="preserve"> </w:t>
      </w:r>
      <w:r w:rsidR="00C14774">
        <w:rPr>
          <w:sz w:val="24"/>
          <w:rPrChange w:id="5565" w:author="Hughes, Anna E" w:date="2023-06-19T12:41:00Z">
            <w:rPr>
              <w:spacing w:val="-6"/>
              <w:sz w:val="24"/>
            </w:rPr>
          </w:rPrChange>
        </w:rPr>
        <w:t>model</w:t>
      </w:r>
      <w:r w:rsidR="00C14774">
        <w:rPr>
          <w:spacing w:val="-5"/>
          <w:sz w:val="24"/>
        </w:rPr>
        <w:t xml:space="preserve"> </w:t>
      </w:r>
      <w:del w:id="5566" w:author="Hughes, Anna E" w:date="2023-06-19T12:41:00Z">
        <w:r>
          <w:rPr>
            <w:spacing w:val="-6"/>
            <w:sz w:val="24"/>
          </w:rPr>
          <w:delText>for</w:delText>
        </w:r>
        <w:r>
          <w:rPr>
            <w:spacing w:val="-5"/>
            <w:sz w:val="24"/>
          </w:rPr>
          <w:delText xml:space="preserve"> </w:delText>
        </w:r>
        <w:r>
          <w:rPr>
            <w:spacing w:val="-6"/>
            <w:sz w:val="24"/>
          </w:rPr>
          <w:delText>visual</w:delText>
        </w:r>
        <w:r>
          <w:rPr>
            <w:spacing w:val="-5"/>
            <w:sz w:val="24"/>
          </w:rPr>
          <w:delText xml:space="preserve"> </w:delText>
        </w:r>
        <w:r>
          <w:rPr>
            <w:spacing w:val="-6"/>
            <w:sz w:val="24"/>
          </w:rPr>
          <w:delText>search.</w:delText>
        </w:r>
        <w:r>
          <w:rPr>
            <w:spacing w:val="16"/>
            <w:sz w:val="24"/>
          </w:rPr>
          <w:delText xml:space="preserve"> </w:delText>
        </w:r>
        <w:r>
          <w:rPr>
            <w:rFonts w:ascii="Times New Roman"/>
            <w:i/>
            <w:spacing w:val="-6"/>
            <w:sz w:val="24"/>
          </w:rPr>
          <w:delText>Journal</w:delText>
        </w:r>
        <w:r>
          <w:rPr>
            <w:rFonts w:ascii="Times New Roman"/>
            <w:i/>
            <w:spacing w:val="-9"/>
            <w:sz w:val="24"/>
          </w:rPr>
          <w:delText xml:space="preserve"> </w:delText>
        </w:r>
        <w:r>
          <w:rPr>
            <w:rFonts w:ascii="Times New Roman"/>
            <w:i/>
            <w:spacing w:val="-6"/>
            <w:sz w:val="24"/>
          </w:rPr>
          <w:delText>of</w:delText>
        </w:r>
        <w:r>
          <w:rPr>
            <w:rFonts w:ascii="Times New Roman"/>
            <w:i/>
            <w:spacing w:val="-9"/>
            <w:sz w:val="24"/>
          </w:rPr>
          <w:delText xml:space="preserve"> </w:delText>
        </w:r>
        <w:r>
          <w:rPr>
            <w:rFonts w:ascii="Times New Roman"/>
            <w:i/>
            <w:spacing w:val="-6"/>
            <w:sz w:val="24"/>
          </w:rPr>
          <w:delText>Experimental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567" w:author="Hughes, Anna E" w:date="2023-06-19T12:41:00Z"/>
          <w:sz w:val="24"/>
        </w:rPr>
      </w:pPr>
      <w:del w:id="5568" w:author="Hughes, Anna E" w:date="2023-06-19T12:41:00Z">
        <w:r>
          <w:rPr>
            <w:rFonts w:ascii="Trebuchet MS"/>
            <w:spacing w:val="-5"/>
            <w:sz w:val="12"/>
          </w:rPr>
          <w:delText>962</w:delText>
        </w:r>
        <w:r>
          <w:rPr>
            <w:rFonts w:ascii="Trebuchet MS"/>
            <w:sz w:val="12"/>
          </w:rPr>
          <w:tab/>
        </w:r>
        <w:r>
          <w:rPr>
            <w:rFonts w:ascii="Times New Roman"/>
            <w:i/>
            <w:spacing w:val="-2"/>
            <w:sz w:val="24"/>
          </w:rPr>
          <w:delText>Psychology:</w:delText>
        </w:r>
        <w:r>
          <w:rPr>
            <w:rFonts w:ascii="Times New Roman"/>
            <w:i/>
            <w:spacing w:val="4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Human</w:delText>
        </w:r>
        <w:r>
          <w:rPr>
            <w:rFonts w:ascii="Times New Roman"/>
            <w:i/>
            <w:spacing w:val="-9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perception</w:delText>
        </w:r>
        <w:r>
          <w:rPr>
            <w:rFonts w:ascii="Times New Roman"/>
            <w:i/>
            <w:spacing w:val="-9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and</w:delText>
        </w:r>
        <w:r>
          <w:rPr>
            <w:rFonts w:ascii="Times New Roman"/>
            <w:i/>
            <w:spacing w:val="-8"/>
            <w:sz w:val="24"/>
          </w:rPr>
          <w:delText xml:space="preserve"> </w:delText>
        </w:r>
        <w:r>
          <w:rPr>
            <w:rFonts w:ascii="Times New Roman"/>
            <w:i/>
            <w:spacing w:val="-2"/>
            <w:sz w:val="24"/>
          </w:rPr>
          <w:delText>performance</w:delText>
        </w:r>
        <w:r>
          <w:rPr>
            <w:spacing w:val="-2"/>
            <w:sz w:val="24"/>
          </w:rPr>
          <w:delText>, 15(3):419, 1989.</w:delText>
        </w:r>
      </w:del>
    </w:p>
    <w:p w:rsidR="00485016" w:rsidRDefault="00F7725C">
      <w:pPr>
        <w:pStyle w:val="BodyText"/>
        <w:spacing w:before="0"/>
        <w:ind w:left="0"/>
        <w:rPr>
          <w:moveFrom w:id="5569" w:author="Hughes, Anna E" w:date="2023-06-19T12:41:00Z"/>
          <w:sz w:val="20"/>
          <w:rPrChange w:id="5570" w:author="Hughes, Anna E" w:date="2023-06-19T12:41:00Z">
            <w:rPr>
              <w:moveFrom w:id="5571" w:author="Hughes, Anna E" w:date="2023-06-19T12:41:00Z"/>
            </w:rPr>
          </w:rPrChange>
        </w:rPr>
        <w:pPrChange w:id="5572" w:author="Hughes, Anna E" w:date="2023-06-19T12:41:00Z">
          <w:pPr>
            <w:pStyle w:val="BodyText"/>
            <w:spacing w:before="207"/>
          </w:pPr>
        </w:pPrChange>
      </w:pPr>
      <w:del w:id="5573" w:author="Hughes, Anna E" w:date="2023-06-19T12:41:00Z">
        <w:r>
          <w:rPr>
            <w:rFonts w:ascii="Trebuchet MS"/>
            <w:sz w:val="12"/>
          </w:rPr>
          <w:delText>963</w:delText>
        </w:r>
        <w:r>
          <w:rPr>
            <w:rFonts w:ascii="Trebuchet MS"/>
            <w:spacing w:val="33"/>
            <w:sz w:val="12"/>
          </w:rPr>
          <w:delText xml:space="preserve">  </w:delText>
        </w:r>
        <w:r>
          <w:delText>Jeremy</w:delText>
        </w:r>
        <w:r>
          <w:rPr>
            <w:spacing w:val="3"/>
          </w:rPr>
          <w:delText xml:space="preserve"> </w:delText>
        </w:r>
        <w:r>
          <w:delText>M</w:delText>
        </w:r>
        <w:r>
          <w:rPr>
            <w:spacing w:val="3"/>
          </w:rPr>
          <w:delText xml:space="preserve"> </w:delText>
        </w:r>
        <w:r>
          <w:delText>Wolfe,</w:delText>
        </w:r>
        <w:r>
          <w:rPr>
            <w:spacing w:val="6"/>
          </w:rPr>
          <w:delText xml:space="preserve"> </w:delText>
        </w:r>
        <w:r>
          <w:delText>Evan</w:delText>
        </w:r>
        <w:r>
          <w:rPr>
            <w:spacing w:val="3"/>
          </w:rPr>
          <w:delText xml:space="preserve"> </w:delText>
        </w:r>
        <w:r>
          <w:delText>M</w:delText>
        </w:r>
        <w:r>
          <w:rPr>
            <w:spacing w:val="2"/>
          </w:rPr>
          <w:delText xml:space="preserve"> </w:delText>
        </w:r>
        <w:r>
          <w:delText>Palmer,</w:delText>
        </w:r>
        <w:r>
          <w:rPr>
            <w:spacing w:val="6"/>
          </w:rPr>
          <w:delText xml:space="preserve"> </w:delText>
        </w:r>
        <w:r>
          <w:delText>and</w:delText>
        </w:r>
        <w:r>
          <w:rPr>
            <w:spacing w:val="3"/>
          </w:rPr>
          <w:delText xml:space="preserve"> </w:delText>
        </w:r>
        <w:r>
          <w:delText>Todd</w:delText>
        </w:r>
        <w:r>
          <w:rPr>
            <w:spacing w:val="2"/>
          </w:rPr>
          <w:delText xml:space="preserve"> </w:delText>
        </w:r>
        <w:r>
          <w:delText>S</w:delText>
        </w:r>
        <w:r>
          <w:rPr>
            <w:spacing w:val="3"/>
          </w:rPr>
          <w:delText xml:space="preserve"> </w:delText>
        </w:r>
        <w:r>
          <w:delText>Horowitz.</w:delText>
        </w:r>
        <w:r>
          <w:rPr>
            <w:spacing w:val="53"/>
          </w:rPr>
          <w:delText xml:space="preserve"> </w:delText>
        </w:r>
        <w:r>
          <w:delText>Reaction</w:delText>
        </w:r>
        <w:r>
          <w:rPr>
            <w:spacing w:val="2"/>
          </w:rPr>
          <w:delText xml:space="preserve"> </w:delText>
        </w:r>
        <w:r>
          <w:delText>time</w:delText>
        </w:r>
        <w:r>
          <w:rPr>
            <w:spacing w:val="3"/>
          </w:rPr>
          <w:delText xml:space="preserve"> </w:delText>
        </w:r>
        <w:r>
          <w:rPr>
            <w:spacing w:val="-2"/>
          </w:rPr>
          <w:delText>distri-</w:delText>
        </w:r>
      </w:del>
      <w:moveFromRangeStart w:id="5574" w:author="Hughes, Anna E" w:date="2023-06-19T12:41:00Z" w:name="move138070916"/>
    </w:p>
    <w:p w:rsidR="00701245" w:rsidRDefault="00C14774">
      <w:pPr>
        <w:tabs>
          <w:tab w:val="left" w:pos="731"/>
        </w:tabs>
        <w:spacing w:before="7"/>
        <w:ind w:left="107"/>
        <w:rPr>
          <w:del w:id="5575" w:author="Hughes, Anna E" w:date="2023-06-19T12:41:00Z"/>
          <w:sz w:val="24"/>
        </w:rPr>
      </w:pPr>
      <w:moveFrom w:id="5576" w:author="Hughes, Anna E" w:date="2023-06-19T12:41:00Z">
        <w:r>
          <w:rPr>
            <w:rFonts w:ascii="Trebuchet MS"/>
            <w:spacing w:val="-5"/>
            <w:sz w:val="12"/>
            <w:rPrChange w:id="5577" w:author="Hughes, Anna E" w:date="2023-06-19T12:41:00Z">
              <w:rPr>
                <w:rFonts w:ascii="Trebuchet MS" w:hAnsi="Trebuchet MS"/>
                <w:spacing w:val="-5"/>
                <w:sz w:val="12"/>
              </w:rPr>
            </w:rPrChange>
          </w:rPr>
          <w:t>964</w:t>
        </w:r>
      </w:moveFrom>
      <w:moveFromRangeEnd w:id="5574"/>
      <w:del w:id="5578" w:author="Hughes, Anna E" w:date="2023-06-19T12:41:00Z">
        <w:r w:rsidR="00F7725C">
          <w:rPr>
            <w:rFonts w:ascii="Trebuchet MS" w:hAnsi="Trebuchet MS"/>
            <w:sz w:val="12"/>
          </w:rPr>
          <w:tab/>
        </w:r>
        <w:r w:rsidR="00F7725C">
          <w:rPr>
            <w:spacing w:val="-6"/>
            <w:sz w:val="24"/>
          </w:rPr>
          <w:delText>butions</w:delText>
        </w:r>
        <w:r w:rsidR="00F7725C">
          <w:rPr>
            <w:sz w:val="24"/>
          </w:rPr>
          <w:delText xml:space="preserve"> </w:delText>
        </w:r>
        <w:r w:rsidR="00F7725C">
          <w:rPr>
            <w:spacing w:val="-6"/>
            <w:sz w:val="24"/>
          </w:rPr>
          <w:delText>constrain</w:delText>
        </w:r>
        <w:r w:rsidR="00F7725C">
          <w:rPr>
            <w:sz w:val="24"/>
          </w:rPr>
          <w:delText xml:space="preserve"> </w:delText>
        </w:r>
        <w:r w:rsidR="00F7725C">
          <w:rPr>
            <w:spacing w:val="-6"/>
            <w:sz w:val="24"/>
          </w:rPr>
          <w:delText>models</w:delText>
        </w:r>
        <w:r w:rsidR="00F7725C">
          <w:rPr>
            <w:sz w:val="24"/>
          </w:rPr>
          <w:delText xml:space="preserve"> </w:delText>
        </w:r>
      </w:del>
      <w:r>
        <w:rPr>
          <w:sz w:val="24"/>
          <w:rPrChange w:id="5579" w:author="Hughes, Anna E" w:date="2023-06-19T12:41:00Z">
            <w:rPr>
              <w:spacing w:val="-6"/>
              <w:sz w:val="24"/>
            </w:rPr>
          </w:rPrChange>
        </w:rPr>
        <w:t>of</w:t>
      </w:r>
      <w:r>
        <w:rPr>
          <w:spacing w:val="-5"/>
          <w:sz w:val="24"/>
          <w:rPrChange w:id="5580" w:author="Hughes, Anna E" w:date="2023-06-19T12:41:00Z">
            <w:rPr>
              <w:sz w:val="24"/>
            </w:rPr>
          </w:rPrChange>
        </w:rPr>
        <w:t xml:space="preserve"> </w:t>
      </w:r>
      <w:r>
        <w:rPr>
          <w:sz w:val="24"/>
          <w:rPrChange w:id="5581" w:author="Hughes, Anna E" w:date="2023-06-19T12:41:00Z">
            <w:rPr>
              <w:spacing w:val="-6"/>
              <w:sz w:val="24"/>
            </w:rPr>
          </w:rPrChange>
        </w:rPr>
        <w:t>visual</w:t>
      </w:r>
      <w:r>
        <w:rPr>
          <w:spacing w:val="-5"/>
          <w:sz w:val="24"/>
          <w:rPrChange w:id="5582" w:author="Hughes, Anna E" w:date="2023-06-19T12:41:00Z">
            <w:rPr>
              <w:sz w:val="24"/>
            </w:rPr>
          </w:rPrChange>
        </w:rPr>
        <w:t xml:space="preserve"> </w:t>
      </w:r>
      <w:r>
        <w:rPr>
          <w:sz w:val="24"/>
          <w:rPrChange w:id="5583" w:author="Hughes, Anna E" w:date="2023-06-19T12:41:00Z">
            <w:rPr>
              <w:spacing w:val="-6"/>
              <w:sz w:val="24"/>
            </w:rPr>
          </w:rPrChange>
        </w:rPr>
        <w:t>search.</w:t>
      </w:r>
      <w:r>
        <w:rPr>
          <w:spacing w:val="32"/>
          <w:sz w:val="24"/>
          <w:rPrChange w:id="5584" w:author="Hughes, Anna E" w:date="2023-06-19T12:41:00Z">
            <w:rPr>
              <w:spacing w:val="25"/>
              <w:sz w:val="24"/>
            </w:rPr>
          </w:rPrChange>
        </w:rPr>
        <w:t xml:space="preserve"> </w:t>
      </w:r>
      <w:del w:id="5585" w:author="Hughes, Anna E" w:date="2023-06-19T12:41:00Z">
        <w:r w:rsidR="00F7725C">
          <w:rPr>
            <w:rFonts w:ascii="Times New Roman" w:hAnsi="Times New Roman"/>
            <w:i/>
            <w:spacing w:val="-6"/>
            <w:sz w:val="24"/>
          </w:rPr>
          <w:delText>Vision</w:delText>
        </w:r>
        <w:r w:rsidR="00F7725C">
          <w:rPr>
            <w:rFonts w:ascii="Times New Roman" w:hAnsi="Times New Roman"/>
            <w:i/>
            <w:spacing w:val="-7"/>
            <w:sz w:val="24"/>
          </w:rPr>
          <w:delText xml:space="preserve"> </w:delText>
        </w:r>
        <w:r w:rsidR="00F7725C">
          <w:rPr>
            <w:rFonts w:ascii="Times New Roman" w:hAnsi="Times New Roman"/>
            <w:i/>
            <w:spacing w:val="-6"/>
            <w:sz w:val="24"/>
          </w:rPr>
          <w:delText>research</w:delText>
        </w:r>
        <w:r w:rsidR="00F7725C">
          <w:rPr>
            <w:spacing w:val="-6"/>
            <w:sz w:val="24"/>
          </w:rPr>
          <w:delText>,</w:delText>
        </w:r>
        <w:r w:rsidR="00F7725C">
          <w:rPr>
            <w:sz w:val="24"/>
          </w:rPr>
          <w:delText xml:space="preserve"> </w:delText>
        </w:r>
        <w:r w:rsidR="00F7725C">
          <w:rPr>
            <w:spacing w:val="-6"/>
            <w:sz w:val="24"/>
          </w:rPr>
          <w:delText>50(14):1304–1311,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586" w:author="Hughes, Anna E" w:date="2023-06-19T12:41:00Z"/>
          <w:sz w:val="24"/>
        </w:rPr>
      </w:pPr>
      <w:del w:id="5587" w:author="Hughes, Anna E" w:date="2023-06-19T12:41:00Z">
        <w:r>
          <w:rPr>
            <w:rFonts w:ascii="Trebuchet MS"/>
            <w:spacing w:val="-5"/>
            <w:sz w:val="12"/>
          </w:rPr>
          <w:delText>965</w:delText>
        </w:r>
        <w:r>
          <w:rPr>
            <w:rFonts w:ascii="Trebuchet MS"/>
            <w:sz w:val="12"/>
          </w:rPr>
          <w:tab/>
        </w:r>
        <w:r>
          <w:rPr>
            <w:spacing w:val="-2"/>
            <w:sz w:val="24"/>
          </w:rPr>
          <w:delText>2010.</w:delText>
        </w:r>
      </w:del>
    </w:p>
    <w:p w:rsidR="00701245" w:rsidRDefault="00F7725C">
      <w:pPr>
        <w:pStyle w:val="BodyText"/>
        <w:spacing w:before="207"/>
        <w:rPr>
          <w:del w:id="5588" w:author="Hughes, Anna E" w:date="2023-06-19T12:41:00Z"/>
        </w:rPr>
      </w:pPr>
      <w:del w:id="5589" w:author="Hughes, Anna E" w:date="2023-06-19T12:41:00Z">
        <w:r>
          <w:rPr>
            <w:rFonts w:ascii="Trebuchet MS"/>
            <w:spacing w:val="-4"/>
            <w:sz w:val="12"/>
          </w:rPr>
          <w:delText>966</w:delText>
        </w:r>
        <w:r>
          <w:rPr>
            <w:rFonts w:ascii="Trebuchet MS"/>
            <w:spacing w:val="49"/>
            <w:sz w:val="12"/>
          </w:rPr>
          <w:delText xml:space="preserve">  </w:delText>
        </w:r>
        <w:r>
          <w:rPr>
            <w:spacing w:val="-4"/>
          </w:rPr>
          <w:delText>Zoe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Jing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Xu,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Alejandro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Lleras,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and</w:delText>
        </w:r>
        <w:r>
          <w:rPr>
            <w:spacing w:val="-8"/>
          </w:rPr>
          <w:delText xml:space="preserve"> </w:delText>
        </w:r>
        <w:r>
          <w:rPr>
            <w:spacing w:val="-4"/>
          </w:rPr>
          <w:delText>Simona</w:delText>
        </w:r>
        <w:r>
          <w:rPr>
            <w:spacing w:val="-10"/>
          </w:rPr>
          <w:delText xml:space="preserve"> </w:delText>
        </w:r>
        <w:r>
          <w:rPr>
            <w:spacing w:val="-4"/>
          </w:rPr>
          <w:delText>Buetti.</w:delText>
        </w:r>
        <w:r>
          <w:rPr>
            <w:spacing w:val="5"/>
          </w:rPr>
          <w:delText xml:space="preserve"> </w:delText>
        </w:r>
        <w:r>
          <w:rPr>
            <w:spacing w:val="-4"/>
          </w:rPr>
          <w:delText>Predicting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how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surface</w:delText>
        </w:r>
        <w:r>
          <w:rPr>
            <w:spacing w:val="-9"/>
          </w:rPr>
          <w:delText xml:space="preserve"> </w:delText>
        </w:r>
        <w:r>
          <w:rPr>
            <w:spacing w:val="-4"/>
          </w:rPr>
          <w:delText>texture</w:delText>
        </w:r>
      </w:del>
    </w:p>
    <w:p w:rsidR="00701245" w:rsidRDefault="00F7725C">
      <w:pPr>
        <w:pStyle w:val="BodyText"/>
        <w:tabs>
          <w:tab w:val="left" w:pos="731"/>
        </w:tabs>
        <w:rPr>
          <w:del w:id="5590" w:author="Hughes, Anna E" w:date="2023-06-19T12:41:00Z"/>
          <w:rFonts w:ascii="Times New Roman"/>
          <w:i/>
        </w:rPr>
      </w:pPr>
      <w:del w:id="5591" w:author="Hughes, Anna E" w:date="2023-06-19T12:41:00Z">
        <w:r>
          <w:rPr>
            <w:rFonts w:ascii="Trebuchet MS"/>
            <w:spacing w:val="-5"/>
            <w:sz w:val="12"/>
          </w:rPr>
          <w:delText>967</w:delTex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delText>and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shape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combine</w:delText>
        </w:r>
        <w:r>
          <w:rPr>
            <w:spacing w:val="6"/>
          </w:rPr>
          <w:delText xml:space="preserve"> </w:delText>
        </w:r>
        <w:r>
          <w:rPr>
            <w:spacing w:val="-6"/>
          </w:rPr>
          <w:delText>in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the</w:delText>
        </w:r>
        <w:r>
          <w:rPr>
            <w:spacing w:val="6"/>
          </w:rPr>
          <w:delText xml:space="preserve"> </w:delText>
        </w:r>
        <w:r>
          <w:rPr>
            <w:spacing w:val="-6"/>
          </w:rPr>
          <w:delText>human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visual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system</w:delText>
        </w:r>
        <w:r>
          <w:rPr>
            <w:spacing w:val="6"/>
          </w:rPr>
          <w:delText xml:space="preserve"> </w:delText>
        </w:r>
        <w:r>
          <w:rPr>
            <w:spacing w:val="-6"/>
          </w:rPr>
          <w:delText>to</w:delText>
        </w:r>
        <w:r>
          <w:rPr>
            <w:spacing w:val="5"/>
          </w:rPr>
          <w:delText xml:space="preserve"> </w:delText>
        </w:r>
        <w:r>
          <w:rPr>
            <w:spacing w:val="-6"/>
          </w:rPr>
          <w:delText>direct</w:delText>
        </w:r>
        <w:r>
          <w:rPr>
            <w:spacing w:val="6"/>
          </w:rPr>
          <w:delText xml:space="preserve"> </w:delText>
        </w:r>
        <w:r>
          <w:rPr>
            <w:spacing w:val="-6"/>
          </w:rPr>
          <w:delText>attention.</w:delText>
        </w:r>
        <w:r>
          <w:rPr>
            <w:spacing w:val="58"/>
          </w:rPr>
          <w:delText xml:space="preserve"> </w:delText>
        </w:r>
        <w:r>
          <w:rPr>
            <w:rFonts w:ascii="Times New Roman"/>
            <w:i/>
            <w:spacing w:val="-6"/>
          </w:rPr>
          <w:delText>Scientific</w:delText>
        </w:r>
      </w:del>
    </w:p>
    <w:p w:rsidR="00485016" w:rsidRDefault="00F7725C">
      <w:pPr>
        <w:spacing w:before="198" w:line="247" w:lineRule="auto"/>
        <w:ind w:left="393" w:right="527" w:hanging="235"/>
        <w:rPr>
          <w:sz w:val="24"/>
        </w:rPr>
        <w:pPrChange w:id="5592" w:author="Hughes, Anna E" w:date="2023-06-19T12:41:00Z">
          <w:pPr>
            <w:tabs>
              <w:tab w:val="left" w:pos="731"/>
            </w:tabs>
            <w:spacing w:before="8"/>
            <w:ind w:left="107"/>
          </w:pPr>
        </w:pPrChange>
      </w:pPr>
      <w:del w:id="5593" w:author="Hughes, Anna E" w:date="2023-06-19T12:41:00Z">
        <w:r>
          <w:rPr>
            <w:rFonts w:ascii="Trebuchet MS" w:hAnsi="Trebuchet MS"/>
            <w:spacing w:val="-5"/>
            <w:sz w:val="12"/>
          </w:rPr>
          <w:delText>968</w:delText>
        </w:r>
        <w:r>
          <w:rPr>
            <w:rFonts w:ascii="Trebuchet MS" w:hAnsi="Trebuchet MS"/>
            <w:sz w:val="12"/>
          </w:rPr>
          <w:tab/>
        </w:r>
        <w:r>
          <w:rPr>
            <w:rFonts w:ascii="Times New Roman" w:hAnsi="Times New Roman"/>
            <w:i/>
            <w:spacing w:val="-4"/>
            <w:sz w:val="24"/>
          </w:rPr>
          <w:delText>reports</w:delText>
        </w:r>
        <w:r>
          <w:rPr>
            <w:spacing w:val="-4"/>
            <w:sz w:val="24"/>
          </w:rPr>
          <w:delText>,</w:delText>
        </w:r>
        <w:r>
          <w:rPr>
            <w:spacing w:val="-8"/>
            <w:sz w:val="24"/>
          </w:rPr>
          <w:delText xml:space="preserve"> </w:delText>
        </w:r>
        <w:r>
          <w:rPr>
            <w:spacing w:val="-4"/>
            <w:sz w:val="24"/>
          </w:rPr>
          <w:delText>11(1):1–13</w:delText>
        </w:r>
      </w:del>
      <w:ins w:id="5594" w:author="Hughes, Anna E" w:date="2023-06-19T12:41:00Z">
        <w:r w:rsidR="00C14774">
          <w:rPr>
            <w:rFonts w:ascii="Times New Roman" w:hAnsi="Times New Roman"/>
            <w:i/>
            <w:sz w:val="24"/>
          </w:rPr>
          <w:t>Psy- chonomic</w:t>
        </w:r>
        <w:r w:rsidR="00C14774">
          <w:rPr>
            <w:rFonts w:ascii="Times New Roman" w:hAnsi="Times New Roman"/>
            <w:i/>
            <w:spacing w:val="-12"/>
            <w:sz w:val="24"/>
          </w:rPr>
          <w:t xml:space="preserve"> </w:t>
        </w:r>
        <w:r w:rsidR="00C14774">
          <w:rPr>
            <w:rFonts w:ascii="Times New Roman" w:hAnsi="Times New Roman"/>
            <w:i/>
            <w:sz w:val="24"/>
          </w:rPr>
          <w:t>Bulletin</w:t>
        </w:r>
        <w:r w:rsidR="00C14774">
          <w:rPr>
            <w:rFonts w:ascii="Times New Roman" w:hAnsi="Times New Roman"/>
            <w:i/>
            <w:spacing w:val="-12"/>
            <w:sz w:val="24"/>
          </w:rPr>
          <w:t xml:space="preserve"> </w:t>
        </w:r>
        <w:r w:rsidR="00C14774">
          <w:rPr>
            <w:rFonts w:ascii="Times New Roman" w:hAnsi="Times New Roman"/>
            <w:i/>
            <w:sz w:val="24"/>
          </w:rPr>
          <w:t>&amp;</w:t>
        </w:r>
        <w:r w:rsidR="00C14774">
          <w:rPr>
            <w:rFonts w:ascii="Times New Roman" w:hAnsi="Times New Roman"/>
            <w:i/>
            <w:spacing w:val="-12"/>
            <w:sz w:val="24"/>
          </w:rPr>
          <w:t xml:space="preserve"> </w:t>
        </w:r>
        <w:r w:rsidR="00C14774">
          <w:rPr>
            <w:rFonts w:ascii="Times New Roman" w:hAnsi="Times New Roman"/>
            <w:i/>
            <w:sz w:val="24"/>
          </w:rPr>
          <w:t>Review</w:t>
        </w:r>
        <w:r w:rsidR="00C14774">
          <w:rPr>
            <w:sz w:val="24"/>
          </w:rPr>
          <w:t>,</w:t>
        </w:r>
        <w:r w:rsidR="00C14774">
          <w:rPr>
            <w:spacing w:val="-5"/>
            <w:sz w:val="24"/>
          </w:rPr>
          <w:t xml:space="preserve"> </w:t>
        </w:r>
        <w:r w:rsidR="00C14774">
          <w:rPr>
            <w:sz w:val="24"/>
          </w:rPr>
          <w:t>28(4):1060–1092</w:t>
        </w:r>
      </w:ins>
      <w:r w:rsidR="00C14774">
        <w:rPr>
          <w:sz w:val="24"/>
          <w:rPrChange w:id="5595" w:author="Hughes, Anna E" w:date="2023-06-19T12:41:00Z">
            <w:rPr>
              <w:spacing w:val="-4"/>
              <w:sz w:val="24"/>
            </w:rPr>
          </w:rPrChange>
        </w:rPr>
        <w:t>,</w:t>
      </w:r>
      <w:r w:rsidR="00C14774">
        <w:rPr>
          <w:spacing w:val="-5"/>
          <w:sz w:val="24"/>
          <w:rPrChange w:id="5596" w:author="Hughes, Anna E" w:date="2023-06-19T12:41:00Z">
            <w:rPr>
              <w:spacing w:val="-7"/>
              <w:sz w:val="24"/>
            </w:rPr>
          </w:rPrChange>
        </w:rPr>
        <w:t xml:space="preserve"> </w:t>
      </w:r>
      <w:r w:rsidR="00C14774">
        <w:rPr>
          <w:sz w:val="24"/>
          <w:rPrChange w:id="5597" w:author="Hughes, Anna E" w:date="2023-06-19T12:41:00Z">
            <w:rPr>
              <w:spacing w:val="-4"/>
              <w:sz w:val="24"/>
            </w:rPr>
          </w:rPrChange>
        </w:rPr>
        <w:t>2021.</w:t>
      </w:r>
    </w:p>
    <w:p w:rsidR="00701245" w:rsidRDefault="00F7725C">
      <w:pPr>
        <w:pStyle w:val="BodyText"/>
        <w:spacing w:before="206"/>
        <w:rPr>
          <w:del w:id="5598" w:author="Hughes, Anna E" w:date="2023-06-19T12:41:00Z"/>
        </w:rPr>
      </w:pPr>
      <w:del w:id="5599" w:author="Hughes, Anna E" w:date="2023-06-19T12:41:00Z">
        <w:r>
          <w:rPr>
            <w:rFonts w:ascii="Trebuchet MS"/>
            <w:sz w:val="12"/>
          </w:rPr>
          <w:delText>969</w:delText>
        </w:r>
        <w:r>
          <w:rPr>
            <w:rFonts w:ascii="Trebuchet MS"/>
            <w:spacing w:val="37"/>
            <w:sz w:val="12"/>
          </w:rPr>
          <w:delText xml:space="preserve">  </w:delText>
        </w:r>
        <w:r>
          <w:delText>Xinger Yu,</w:delText>
        </w:r>
        <w:r>
          <w:rPr>
            <w:spacing w:val="2"/>
          </w:rPr>
          <w:delText xml:space="preserve"> </w:delText>
        </w:r>
        <w:r>
          <w:delText>Timothy D Hanks,</w:delText>
        </w:r>
        <w:r>
          <w:rPr>
            <w:spacing w:val="2"/>
          </w:rPr>
          <w:delText xml:space="preserve"> </w:delText>
        </w:r>
        <w:r>
          <w:delText>and Joy</w:delText>
        </w:r>
        <w:r>
          <w:rPr>
            <w:spacing w:val="-1"/>
          </w:rPr>
          <w:delText xml:space="preserve"> </w:delText>
        </w:r>
        <w:r>
          <w:delText>J Geng.</w:delText>
        </w:r>
        <w:r>
          <w:rPr>
            <w:spacing w:val="37"/>
          </w:rPr>
          <w:delText xml:space="preserve"> </w:delText>
        </w:r>
        <w:r>
          <w:delText xml:space="preserve">Attentional guidance and </w:delText>
        </w:r>
        <w:r>
          <w:rPr>
            <w:spacing w:val="-2"/>
          </w:rPr>
          <w:delText>match</w:delText>
        </w:r>
      </w:del>
    </w:p>
    <w:p w:rsidR="00701245" w:rsidRDefault="00F7725C">
      <w:pPr>
        <w:pStyle w:val="BodyText"/>
        <w:tabs>
          <w:tab w:val="left" w:pos="731"/>
        </w:tabs>
        <w:spacing w:before="8"/>
        <w:rPr>
          <w:del w:id="5600" w:author="Hughes, Anna E" w:date="2023-06-19T12:41:00Z"/>
          <w:rFonts w:ascii="Times New Roman"/>
          <w:i/>
        </w:rPr>
      </w:pPr>
      <w:del w:id="5601" w:author="Hughes, Anna E" w:date="2023-06-19T12:41:00Z">
        <w:r>
          <w:rPr>
            <w:rFonts w:ascii="Trebuchet MS"/>
            <w:spacing w:val="-5"/>
            <w:sz w:val="12"/>
          </w:rPr>
          <w:delText>970</w:delTex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delText>decisions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rely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on different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template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information during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visual</w:delText>
        </w:r>
        <w:r>
          <w:rPr>
            <w:spacing w:val="-7"/>
          </w:rPr>
          <w:delText xml:space="preserve"> </w:delText>
        </w:r>
        <w:r>
          <w:rPr>
            <w:spacing w:val="-6"/>
          </w:rPr>
          <w:delText>search.</w:delText>
        </w:r>
        <w:r>
          <w:rPr>
            <w:spacing w:val="21"/>
          </w:rPr>
          <w:delText xml:space="preserve"> </w:delText>
        </w:r>
        <w:r>
          <w:rPr>
            <w:rFonts w:ascii="Times New Roman"/>
            <w:i/>
            <w:spacing w:val="-6"/>
          </w:rPr>
          <w:delText>Psycho-</w:delText>
        </w:r>
      </w:del>
    </w:p>
    <w:p w:rsidR="00701245" w:rsidRDefault="00F7725C">
      <w:pPr>
        <w:tabs>
          <w:tab w:val="left" w:pos="731"/>
        </w:tabs>
        <w:spacing w:before="8"/>
        <w:ind w:left="107"/>
        <w:rPr>
          <w:del w:id="5602" w:author="Hughes, Anna E" w:date="2023-06-19T12:41:00Z"/>
          <w:sz w:val="24"/>
        </w:rPr>
      </w:pPr>
      <w:del w:id="5603" w:author="Hughes, Anna E" w:date="2023-06-19T12:41:00Z">
        <w:r>
          <w:rPr>
            <w:rFonts w:ascii="Trebuchet MS" w:hAnsi="Trebuchet MS"/>
            <w:spacing w:val="-5"/>
            <w:sz w:val="12"/>
          </w:rPr>
          <w:delText>971</w:delText>
        </w:r>
        <w:r>
          <w:rPr>
            <w:rFonts w:ascii="Trebuchet MS" w:hAnsi="Trebuchet MS"/>
            <w:sz w:val="12"/>
          </w:rPr>
          <w:tab/>
        </w:r>
        <w:r>
          <w:rPr>
            <w:rFonts w:ascii="Times New Roman" w:hAnsi="Times New Roman"/>
            <w:i/>
            <w:spacing w:val="-4"/>
            <w:sz w:val="24"/>
          </w:rPr>
          <w:delText>logical</w:delText>
        </w:r>
        <w:r>
          <w:rPr>
            <w:rFonts w:ascii="Times New Roman" w:hAnsi="Times New Roman"/>
            <w:i/>
            <w:spacing w:val="-11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4"/>
            <w:sz w:val="24"/>
          </w:rPr>
          <w:delText>science</w:delText>
        </w:r>
        <w:r>
          <w:rPr>
            <w:spacing w:val="-4"/>
            <w:sz w:val="24"/>
          </w:rPr>
          <w:delText>,</w:delText>
        </w:r>
        <w:r>
          <w:rPr>
            <w:spacing w:val="-9"/>
            <w:sz w:val="24"/>
          </w:rPr>
          <w:delText xml:space="preserve"> </w:delText>
        </w:r>
        <w:r>
          <w:rPr>
            <w:spacing w:val="-4"/>
            <w:sz w:val="24"/>
          </w:rPr>
          <w:delText>33(1):105–120,</w:delText>
        </w:r>
        <w:r>
          <w:rPr>
            <w:spacing w:val="-6"/>
            <w:sz w:val="24"/>
          </w:rPr>
          <w:delText xml:space="preserve"> </w:delText>
        </w:r>
        <w:r>
          <w:rPr>
            <w:spacing w:val="-4"/>
            <w:sz w:val="24"/>
          </w:rPr>
          <w:delText>2022.</w:delText>
        </w:r>
      </w:del>
    </w:p>
    <w:p w:rsidR="00701245" w:rsidRDefault="00F7725C">
      <w:pPr>
        <w:pStyle w:val="BodyText"/>
        <w:spacing w:before="206"/>
        <w:rPr>
          <w:del w:id="5604" w:author="Hughes, Anna E" w:date="2023-06-19T12:41:00Z"/>
        </w:rPr>
      </w:pPr>
      <w:del w:id="5605" w:author="Hughes, Anna E" w:date="2023-06-19T12:41:00Z">
        <w:r>
          <w:rPr>
            <w:rFonts w:ascii="Trebuchet MS"/>
            <w:spacing w:val="-2"/>
            <w:sz w:val="12"/>
          </w:rPr>
          <w:delText>972</w:delText>
        </w:r>
        <w:r>
          <w:rPr>
            <w:rFonts w:ascii="Trebuchet MS"/>
            <w:spacing w:val="39"/>
            <w:sz w:val="12"/>
          </w:rPr>
          <w:delText xml:space="preserve">  </w:delText>
        </w:r>
        <w:r>
          <w:rPr>
            <w:spacing w:val="-2"/>
          </w:rPr>
          <w:delText>Lingyun</w:delText>
        </w:r>
        <w:r>
          <w:rPr>
            <w:spacing w:val="-12"/>
          </w:rPr>
          <w:delText xml:space="preserve"> </w:delText>
        </w:r>
        <w:r>
          <w:rPr>
            <w:spacing w:val="-2"/>
          </w:rPr>
          <w:delText>Zhang,</w:delText>
        </w:r>
        <w:r>
          <w:rPr>
            <w:spacing w:val="-10"/>
          </w:rPr>
          <w:delText xml:space="preserve"> </w:delText>
        </w:r>
        <w:r>
          <w:rPr>
            <w:spacing w:val="-2"/>
          </w:rPr>
          <w:delText>Matthew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H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Tong,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Tim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K</w:delText>
        </w:r>
        <w:r>
          <w:rPr>
            <w:spacing w:val="-10"/>
          </w:rPr>
          <w:delText xml:space="preserve"> </w:delText>
        </w:r>
        <w:r>
          <w:rPr>
            <w:spacing w:val="-2"/>
          </w:rPr>
          <w:delText>Marks,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Honghao</w:delText>
        </w:r>
        <w:r>
          <w:rPr>
            <w:spacing w:val="-11"/>
          </w:rPr>
          <w:delText xml:space="preserve"> </w:delText>
        </w:r>
        <w:r>
          <w:rPr>
            <w:spacing w:val="-2"/>
          </w:rPr>
          <w:delText>Shan,</w:delText>
        </w:r>
        <w:r>
          <w:rPr>
            <w:spacing w:val="-10"/>
          </w:rPr>
          <w:delText xml:space="preserve"> </w:delText>
        </w:r>
        <w:r>
          <w:rPr>
            <w:spacing w:val="-2"/>
          </w:rPr>
          <w:delText>and</w:delText>
        </w:r>
        <w:r>
          <w:rPr>
            <w:spacing w:val="-12"/>
          </w:rPr>
          <w:delText xml:space="preserve"> </w:delText>
        </w:r>
        <w:r>
          <w:rPr>
            <w:spacing w:val="-2"/>
          </w:rPr>
          <w:delText>Garrison</w:delText>
        </w:r>
        <w:r>
          <w:rPr>
            <w:spacing w:val="-11"/>
          </w:rPr>
          <w:delText xml:space="preserve"> </w:delText>
        </w:r>
        <w:r>
          <w:rPr>
            <w:spacing w:val="-10"/>
          </w:rPr>
          <w:delText>W</w:delText>
        </w:r>
      </w:del>
    </w:p>
    <w:p w:rsidR="00701245" w:rsidRDefault="00F7725C">
      <w:pPr>
        <w:pStyle w:val="BodyText"/>
        <w:tabs>
          <w:tab w:val="left" w:pos="731"/>
        </w:tabs>
        <w:spacing w:before="8"/>
        <w:rPr>
          <w:del w:id="5606" w:author="Hughes, Anna E" w:date="2023-06-19T12:41:00Z"/>
          <w:rFonts w:ascii="Times New Roman"/>
          <w:i/>
        </w:rPr>
      </w:pPr>
      <w:del w:id="5607" w:author="Hughes, Anna E" w:date="2023-06-19T12:41:00Z">
        <w:r>
          <w:rPr>
            <w:rFonts w:ascii="Trebuchet MS"/>
            <w:spacing w:val="-5"/>
            <w:sz w:val="12"/>
          </w:rPr>
          <w:delText>973</w:delText>
        </w:r>
        <w:r>
          <w:rPr>
            <w:rFonts w:ascii="Trebuchet MS"/>
            <w:sz w:val="12"/>
          </w:rPr>
          <w:tab/>
        </w:r>
        <w:r>
          <w:rPr>
            <w:spacing w:val="-6"/>
          </w:rPr>
          <w:delText>Cottrell.</w:delText>
        </w:r>
        <w:r>
          <w:rPr>
            <w:spacing w:val="13"/>
          </w:rPr>
          <w:delText xml:space="preserve"> </w:delText>
        </w:r>
        <w:r>
          <w:rPr>
            <w:spacing w:val="-6"/>
          </w:rPr>
          <w:delText>Sun:</w:delText>
        </w:r>
        <w:r>
          <w:rPr>
            <w:spacing w:val="8"/>
          </w:rPr>
          <w:delText xml:space="preserve"> </w:delText>
        </w:r>
        <w:r>
          <w:rPr>
            <w:spacing w:val="-6"/>
          </w:rPr>
          <w:delText>A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bayesian framework for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saliency using natural</w:delText>
        </w:r>
        <w:r>
          <w:rPr>
            <w:spacing w:val="-5"/>
          </w:rPr>
          <w:delText xml:space="preserve"> </w:delText>
        </w:r>
        <w:r>
          <w:rPr>
            <w:spacing w:val="-6"/>
          </w:rPr>
          <w:delText>statistics.</w:delText>
        </w:r>
        <w:r>
          <w:rPr>
            <w:spacing w:val="13"/>
          </w:rPr>
          <w:delText xml:space="preserve"> </w:delText>
        </w:r>
        <w:r>
          <w:rPr>
            <w:rFonts w:ascii="Times New Roman"/>
            <w:i/>
            <w:spacing w:val="-6"/>
          </w:rPr>
          <w:delText>Jour-</w:delText>
        </w:r>
      </w:del>
    </w:p>
    <w:p w:rsidR="00485016" w:rsidRDefault="00F7725C">
      <w:pPr>
        <w:spacing w:line="247" w:lineRule="auto"/>
        <w:rPr>
          <w:ins w:id="5608" w:author="Hughes, Anna E" w:date="2023-06-19T12:41:00Z"/>
          <w:sz w:val="2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  <w:del w:id="5609" w:author="Hughes, Anna E" w:date="2023-06-19T12:41:00Z">
        <w:r>
          <w:rPr>
            <w:rFonts w:ascii="Trebuchet MS" w:hAnsi="Trebuchet MS"/>
            <w:spacing w:val="-5"/>
            <w:sz w:val="12"/>
          </w:rPr>
          <w:delText>974</w:delText>
        </w:r>
        <w:r>
          <w:rPr>
            <w:rFonts w:ascii="Trebuchet MS" w:hAnsi="Trebuchet MS"/>
            <w:sz w:val="12"/>
          </w:rPr>
          <w:tab/>
        </w:r>
        <w:r>
          <w:rPr>
            <w:rFonts w:ascii="Times New Roman" w:hAnsi="Times New Roman"/>
            <w:i/>
            <w:spacing w:val="-2"/>
            <w:sz w:val="24"/>
          </w:rPr>
          <w:delText>nal</w:delText>
        </w:r>
        <w:r>
          <w:rPr>
            <w:rFonts w:ascii="Times New Roman" w:hAnsi="Times New Roman"/>
            <w:i/>
            <w:spacing w:val="-13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2"/>
            <w:sz w:val="24"/>
          </w:rPr>
          <w:delText>of</w:delText>
        </w:r>
        <w:r>
          <w:rPr>
            <w:rFonts w:ascii="Times New Roman" w:hAnsi="Times New Roman"/>
            <w:i/>
            <w:spacing w:val="-13"/>
            <w:sz w:val="24"/>
          </w:rPr>
          <w:delText xml:space="preserve"> </w:delText>
        </w:r>
        <w:r>
          <w:rPr>
            <w:rFonts w:ascii="Times New Roman" w:hAnsi="Times New Roman"/>
            <w:i/>
            <w:spacing w:val="-2"/>
            <w:sz w:val="24"/>
          </w:rPr>
          <w:delText>vision</w:delText>
        </w:r>
        <w:r>
          <w:rPr>
            <w:spacing w:val="-2"/>
            <w:sz w:val="24"/>
          </w:rPr>
          <w:delText>,</w:delText>
        </w:r>
        <w:r>
          <w:rPr>
            <w:spacing w:val="-9"/>
            <w:sz w:val="24"/>
          </w:rPr>
          <w:delText xml:space="preserve"> </w:delText>
        </w:r>
        <w:r>
          <w:rPr>
            <w:spacing w:val="-2"/>
            <w:sz w:val="24"/>
          </w:rPr>
          <w:delText>8(7):32–32,</w:delText>
        </w:r>
        <w:r>
          <w:rPr>
            <w:spacing w:val="-7"/>
            <w:sz w:val="24"/>
          </w:rPr>
          <w:delText xml:space="preserve"> </w:delText>
        </w:r>
        <w:r>
          <w:rPr>
            <w:spacing w:val="-2"/>
            <w:sz w:val="24"/>
          </w:rPr>
          <w:delText>2008.</w:delText>
        </w:r>
      </w:del>
    </w:p>
    <w:p w:rsidR="00485016" w:rsidRDefault="00485016">
      <w:pPr>
        <w:pStyle w:val="BodyText"/>
        <w:spacing w:before="5"/>
        <w:ind w:left="0"/>
        <w:rPr>
          <w:ins w:id="5610" w:author="Hughes, Anna E" w:date="2023-06-19T12:41:00Z"/>
          <w:sz w:val="17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85016">
        <w:trPr>
          <w:trHeight w:val="288"/>
          <w:ins w:id="5611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2"/>
              <w:rPr>
                <w:ins w:id="5612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13" w:author="Hughes, Anna E" w:date="2023-06-19T12:41:00Z"/>
                <w:rFonts w:ascii="Trebuchet MS"/>
                <w:sz w:val="12"/>
              </w:rPr>
            </w:pPr>
            <w:bookmarkStart w:id="5614" w:name="_bookmark86"/>
            <w:bookmarkEnd w:id="5614"/>
            <w:ins w:id="5615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1022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16" w:author="Hughes, Anna E" w:date="2023-06-19T12:41:00Z"/>
                <w:sz w:val="24"/>
              </w:rPr>
            </w:pPr>
            <w:ins w:id="5617" w:author="Hughes, Anna E" w:date="2023-06-19T12:41:00Z">
              <w:r>
                <w:rPr>
                  <w:spacing w:val="-4"/>
                  <w:sz w:val="24"/>
                </w:rPr>
                <w:t>Jeremy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M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Wolfe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and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Michael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J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Van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Wert.</w:t>
              </w:r>
              <w:r>
                <w:rPr>
                  <w:spacing w:val="2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Varying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target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prevalence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reveals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5"/>
                  <w:sz w:val="24"/>
                </w:rPr>
                <w:t>two</w:t>
              </w:r>
            </w:ins>
          </w:p>
        </w:tc>
      </w:tr>
      <w:tr w:rsidR="00485016">
        <w:trPr>
          <w:trHeight w:val="288"/>
          <w:ins w:id="5618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19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20" w:author="Hughes, Anna E" w:date="2023-06-19T12:41:00Z"/>
                <w:rFonts w:ascii="Trebuchet MS"/>
                <w:sz w:val="12"/>
              </w:rPr>
            </w:pPr>
            <w:ins w:id="5621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1023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22" w:author="Hughes, Anna E" w:date="2023-06-19T12:41:00Z"/>
                <w:sz w:val="24"/>
              </w:rPr>
            </w:pPr>
            <w:ins w:id="5623" w:author="Hughes, Anna E" w:date="2023-06-19T12:41:00Z">
              <w:r>
                <w:rPr>
                  <w:spacing w:val="-4"/>
                  <w:sz w:val="24"/>
                </w:rPr>
                <w:t>dissociable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decision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criteria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in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visual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search.</w:t>
              </w:r>
              <w:r>
                <w:rPr>
                  <w:spacing w:val="28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Current</w:t>
              </w:r>
              <w:r>
                <w:rPr>
                  <w:rFonts w:ascii="Times New Roman" w:hAnsi="Times New Roman"/>
                  <w:i/>
                  <w:spacing w:val="-8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biology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20(2):121–124,</w:t>
              </w:r>
            </w:ins>
          </w:p>
        </w:tc>
      </w:tr>
      <w:tr w:rsidR="00485016">
        <w:trPr>
          <w:trHeight w:val="288"/>
          <w:ins w:id="5624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25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26" w:author="Hughes, Anna E" w:date="2023-06-19T12:41:00Z"/>
                <w:rFonts w:ascii="Trebuchet MS"/>
                <w:sz w:val="12"/>
              </w:rPr>
            </w:pPr>
            <w:ins w:id="5627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1024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216"/>
              <w:rPr>
                <w:ins w:id="5628" w:author="Hughes, Anna E" w:date="2023-06-19T12:41:00Z"/>
                <w:sz w:val="24"/>
              </w:rPr>
            </w:pPr>
            <w:ins w:id="5629" w:author="Hughes, Anna E" w:date="2023-06-19T12:41:00Z">
              <w:r>
                <w:rPr>
                  <w:spacing w:val="-2"/>
                  <w:sz w:val="24"/>
                </w:rPr>
                <w:t>2010.</w:t>
              </w:r>
            </w:ins>
          </w:p>
        </w:tc>
      </w:tr>
    </w:tbl>
    <w:p w:rsidR="00485016" w:rsidRDefault="00485016">
      <w:pPr>
        <w:spacing w:line="269" w:lineRule="exact"/>
        <w:rPr>
          <w:ins w:id="5630" w:author="Hughes, Anna E" w:date="2023-06-19T12:41:00Z"/>
          <w:sz w:val="2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485016" w:rsidRDefault="00485016">
      <w:pPr>
        <w:pStyle w:val="BodyText"/>
        <w:spacing w:before="0"/>
        <w:ind w:left="0"/>
        <w:rPr>
          <w:ins w:id="5631" w:author="Hughes, Anna E" w:date="2023-06-19T12:41:00Z"/>
          <w:sz w:val="20"/>
        </w:rPr>
      </w:pPr>
    </w:p>
    <w:p w:rsidR="00485016" w:rsidRDefault="00485016">
      <w:pPr>
        <w:pStyle w:val="BodyText"/>
        <w:spacing w:before="0"/>
        <w:ind w:left="0"/>
        <w:rPr>
          <w:ins w:id="5632" w:author="Hughes, Anna E" w:date="2023-06-19T12:41:00Z"/>
          <w:sz w:val="20"/>
        </w:rPr>
      </w:pPr>
    </w:p>
    <w:p w:rsidR="00485016" w:rsidRDefault="00485016">
      <w:pPr>
        <w:pStyle w:val="BodyText"/>
        <w:spacing w:before="10"/>
        <w:ind w:left="0"/>
        <w:rPr>
          <w:ins w:id="5633" w:author="Hughes, Anna E" w:date="2023-06-19T12:41:00Z"/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85016">
        <w:trPr>
          <w:trHeight w:val="288"/>
          <w:ins w:id="5634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2"/>
              <w:rPr>
                <w:ins w:id="5635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36" w:author="Hughes, Anna E" w:date="2023-06-19T12:41:00Z"/>
                <w:rFonts w:ascii="Trebuchet MS"/>
                <w:sz w:val="12"/>
              </w:rPr>
            </w:pPr>
            <w:bookmarkStart w:id="5637" w:name="_bookmark87"/>
            <w:bookmarkEnd w:id="5637"/>
            <w:ins w:id="5638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1025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39" w:author="Hughes, Anna E" w:date="2023-06-19T12:41:00Z"/>
                <w:sz w:val="24"/>
              </w:rPr>
            </w:pPr>
            <w:ins w:id="5640" w:author="Hughes, Anna E" w:date="2023-06-19T12:41:00Z">
              <w:r>
                <w:rPr>
                  <w:sz w:val="24"/>
                </w:rPr>
                <w:t>Jeremy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z w:val="24"/>
                </w:rPr>
                <w:t>M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Wolfe,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Kyle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z w:val="24"/>
                </w:rPr>
                <w:t>R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Cave,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z w:val="24"/>
                </w:rPr>
                <w:t>Susan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L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Franzel.</w:t>
              </w:r>
              <w:r>
                <w:rPr>
                  <w:spacing w:val="16"/>
                  <w:sz w:val="24"/>
                </w:rPr>
                <w:t xml:space="preserve"> </w:t>
              </w:r>
              <w:r>
                <w:rPr>
                  <w:sz w:val="24"/>
                </w:rPr>
                <w:t>Guided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search:</w:t>
              </w:r>
              <w:r>
                <w:rPr>
                  <w:spacing w:val="4"/>
                  <w:sz w:val="24"/>
                </w:rPr>
                <w:t xml:space="preserve"> </w:t>
              </w:r>
              <w:r>
                <w:rPr>
                  <w:sz w:val="24"/>
                </w:rPr>
                <w:t>an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pacing w:val="-7"/>
                  <w:sz w:val="24"/>
                </w:rPr>
                <w:t>alterna-</w:t>
              </w:r>
            </w:ins>
          </w:p>
        </w:tc>
      </w:tr>
      <w:tr w:rsidR="00485016">
        <w:trPr>
          <w:trHeight w:val="288"/>
          <w:ins w:id="5641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42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43" w:author="Hughes, Anna E" w:date="2023-06-19T12:41:00Z"/>
                <w:rFonts w:ascii="Trebuchet MS"/>
                <w:sz w:val="12"/>
              </w:rPr>
            </w:pPr>
            <w:ins w:id="5644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1026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45" w:author="Hughes, Anna E" w:date="2023-06-19T12:41:00Z"/>
                <w:rFonts w:ascii="Times New Roman"/>
                <w:i/>
                <w:sz w:val="24"/>
              </w:rPr>
            </w:pPr>
            <w:ins w:id="5646" w:author="Hughes, Anna E" w:date="2023-06-19T12:41:00Z">
              <w:r>
                <w:rPr>
                  <w:spacing w:val="-6"/>
                  <w:sz w:val="24"/>
                </w:rPr>
                <w:t>tive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to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the feature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integration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model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for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visual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search.</w:t>
              </w:r>
              <w:r>
                <w:rPr>
                  <w:spacing w:val="16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Journal</w:t>
              </w:r>
              <w:r>
                <w:rPr>
                  <w:rFonts w:ascii="Times New Roman"/>
                  <w:i/>
                  <w:spacing w:val="-9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of</w:t>
              </w:r>
              <w:r>
                <w:rPr>
                  <w:rFonts w:ascii="Times New Roman"/>
                  <w:i/>
                  <w:spacing w:val="-9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Experimental</w:t>
              </w:r>
            </w:ins>
          </w:p>
        </w:tc>
      </w:tr>
      <w:tr w:rsidR="00485016">
        <w:trPr>
          <w:trHeight w:val="388"/>
          <w:ins w:id="5647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48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49" w:author="Hughes, Anna E" w:date="2023-06-19T12:41:00Z"/>
                <w:rFonts w:ascii="Trebuchet MS"/>
                <w:sz w:val="12"/>
              </w:rPr>
            </w:pPr>
            <w:ins w:id="5650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1027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75" w:lineRule="exact"/>
              <w:ind w:left="216"/>
              <w:rPr>
                <w:ins w:id="5651" w:author="Hughes, Anna E" w:date="2023-06-19T12:41:00Z"/>
                <w:sz w:val="24"/>
              </w:rPr>
            </w:pPr>
            <w:ins w:id="5652" w:author="Hughes, Anna E" w:date="2023-06-19T12:41:00Z">
              <w:r>
                <w:rPr>
                  <w:rFonts w:ascii="Times New Roman"/>
                  <w:i/>
                  <w:spacing w:val="-2"/>
                  <w:sz w:val="24"/>
                </w:rPr>
                <w:t>Psychology:</w:t>
              </w:r>
              <w:r>
                <w:rPr>
                  <w:rFonts w:ascii="Times New Roman"/>
                  <w:i/>
                  <w:spacing w:val="4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Human</w:t>
              </w:r>
              <w:r>
                <w:rPr>
                  <w:rFonts w:ascii="Times New Roman"/>
                  <w:i/>
                  <w:spacing w:val="-9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perception</w:t>
              </w:r>
              <w:r>
                <w:rPr>
                  <w:rFonts w:ascii="Times New Roman"/>
                  <w:i/>
                  <w:spacing w:val="-9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and</w:t>
              </w:r>
              <w:r>
                <w:rPr>
                  <w:rFonts w:ascii="Times New Roman"/>
                  <w:i/>
                  <w:spacing w:val="-8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2"/>
                  <w:sz w:val="24"/>
                </w:rPr>
                <w:t>performance</w:t>
              </w:r>
              <w:r>
                <w:rPr>
                  <w:spacing w:val="-2"/>
                  <w:sz w:val="24"/>
                </w:rPr>
                <w:t>, 15(3):419, 1989.</w:t>
              </w:r>
            </w:ins>
          </w:p>
        </w:tc>
      </w:tr>
      <w:tr w:rsidR="00485016">
        <w:trPr>
          <w:trHeight w:val="388"/>
          <w:ins w:id="5653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8"/>
              <w:rPr>
                <w:ins w:id="5654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50"/>
              <w:rPr>
                <w:ins w:id="5655" w:author="Hughes, Anna E" w:date="2023-06-19T12:41:00Z"/>
                <w:rFonts w:ascii="Trebuchet MS"/>
                <w:sz w:val="12"/>
              </w:rPr>
            </w:pPr>
            <w:bookmarkStart w:id="5656" w:name="_bookmark88"/>
            <w:bookmarkEnd w:id="5656"/>
            <w:ins w:id="5657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1028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before="93" w:line="276" w:lineRule="exact"/>
              <w:ind w:left="-18" w:right="48"/>
              <w:jc w:val="right"/>
              <w:rPr>
                <w:ins w:id="5658" w:author="Hughes, Anna E" w:date="2023-06-19T12:41:00Z"/>
                <w:sz w:val="24"/>
              </w:rPr>
            </w:pPr>
            <w:ins w:id="5659" w:author="Hughes, Anna E" w:date="2023-06-19T12:41:00Z">
              <w:r>
                <w:rPr>
                  <w:spacing w:val="-2"/>
                  <w:sz w:val="24"/>
                </w:rPr>
                <w:t>Jeremy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M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Wolfe,</w:t>
              </w:r>
              <w:r>
                <w:rPr>
                  <w:spacing w:val="10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Evan</w:t>
              </w:r>
              <w:r>
                <w:rPr>
                  <w:spacing w:val="7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M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Palmer,</w:t>
              </w:r>
              <w:r>
                <w:rPr>
                  <w:spacing w:val="10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and</w:t>
              </w:r>
              <w:r>
                <w:rPr>
                  <w:spacing w:val="7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Todd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S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Horowitz.</w:t>
              </w:r>
              <w:r>
                <w:rPr>
                  <w:spacing w:val="60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Reaction</w:t>
              </w:r>
              <w:r>
                <w:rPr>
                  <w:spacing w:val="7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time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distri-</w:t>
              </w:r>
            </w:ins>
          </w:p>
        </w:tc>
      </w:tr>
      <w:tr w:rsidR="00485016">
        <w:trPr>
          <w:trHeight w:val="288"/>
          <w:ins w:id="5660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61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62" w:author="Hughes, Anna E" w:date="2023-06-19T12:41:00Z"/>
                <w:rFonts w:ascii="Trebuchet MS"/>
                <w:sz w:val="12"/>
              </w:rPr>
            </w:pPr>
            <w:ins w:id="5663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1029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64" w:author="Hughes, Anna E" w:date="2023-06-19T12:41:00Z"/>
                <w:sz w:val="24"/>
              </w:rPr>
            </w:pPr>
            <w:ins w:id="5665" w:author="Hughes, Anna E" w:date="2023-06-19T12:41:00Z">
              <w:r>
                <w:rPr>
                  <w:spacing w:val="-6"/>
                  <w:sz w:val="24"/>
                </w:rPr>
                <w:t>butions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constrain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models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of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visual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search.</w:t>
              </w:r>
              <w:r>
                <w:rPr>
                  <w:spacing w:val="25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6"/>
                  <w:sz w:val="24"/>
                </w:rPr>
                <w:t>Vision</w:t>
              </w:r>
              <w:r>
                <w:rPr>
                  <w:rFonts w:ascii="Times New Roman" w:hAnsi="Times New Roman"/>
                  <w:i/>
                  <w:spacing w:val="-7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6"/>
                  <w:sz w:val="24"/>
                </w:rPr>
                <w:t>research</w:t>
              </w:r>
              <w:r>
                <w:rPr>
                  <w:spacing w:val="-6"/>
                  <w:sz w:val="24"/>
                </w:rPr>
                <w:t>,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50(14):1304–1311,</w:t>
              </w:r>
            </w:ins>
          </w:p>
        </w:tc>
      </w:tr>
      <w:tr w:rsidR="00485016">
        <w:trPr>
          <w:trHeight w:val="388"/>
          <w:ins w:id="5666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67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68" w:author="Hughes, Anna E" w:date="2023-06-19T12:41:00Z"/>
                <w:rFonts w:ascii="Trebuchet MS"/>
                <w:sz w:val="12"/>
              </w:rPr>
            </w:pPr>
            <w:ins w:id="5669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1030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75" w:lineRule="exact"/>
              <w:ind w:left="216"/>
              <w:rPr>
                <w:ins w:id="5670" w:author="Hughes, Anna E" w:date="2023-06-19T12:41:00Z"/>
                <w:sz w:val="24"/>
              </w:rPr>
            </w:pPr>
            <w:ins w:id="5671" w:author="Hughes, Anna E" w:date="2023-06-19T12:41:00Z">
              <w:r>
                <w:rPr>
                  <w:spacing w:val="-2"/>
                  <w:sz w:val="24"/>
                </w:rPr>
                <w:t>2010.</w:t>
              </w:r>
            </w:ins>
          </w:p>
        </w:tc>
      </w:tr>
      <w:tr w:rsidR="00485016">
        <w:trPr>
          <w:trHeight w:val="388"/>
          <w:ins w:id="5672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8"/>
              <w:rPr>
                <w:ins w:id="5673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50"/>
              <w:rPr>
                <w:ins w:id="5674" w:author="Hughes, Anna E" w:date="2023-06-19T12:41:00Z"/>
                <w:rFonts w:ascii="Trebuchet MS"/>
                <w:sz w:val="12"/>
              </w:rPr>
            </w:pPr>
            <w:bookmarkStart w:id="5675" w:name="_bookmark89"/>
            <w:bookmarkEnd w:id="5675"/>
            <w:ins w:id="5676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1031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before="93" w:line="276" w:lineRule="exact"/>
              <w:ind w:left="-18" w:right="48"/>
              <w:jc w:val="right"/>
              <w:rPr>
                <w:ins w:id="5677" w:author="Hughes, Anna E" w:date="2023-06-19T12:41:00Z"/>
                <w:sz w:val="24"/>
              </w:rPr>
            </w:pPr>
            <w:ins w:id="5678" w:author="Hughes, Anna E" w:date="2023-06-19T12:41:00Z">
              <w:r>
                <w:rPr>
                  <w:spacing w:val="-6"/>
                  <w:sz w:val="24"/>
                </w:rPr>
                <w:t>Zoe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Jing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Xu,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Alejandro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Lleras,</w:t>
              </w:r>
              <w:r>
                <w:rPr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and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Simona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Buetti.</w:t>
              </w:r>
              <w:r>
                <w:rPr>
                  <w:spacing w:val="1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Predicting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how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surface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pacing w:val="-7"/>
                  <w:sz w:val="24"/>
                </w:rPr>
                <w:t>texture</w:t>
              </w:r>
            </w:ins>
          </w:p>
        </w:tc>
      </w:tr>
      <w:tr w:rsidR="00485016">
        <w:trPr>
          <w:trHeight w:val="288"/>
          <w:ins w:id="5679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80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81" w:author="Hughes, Anna E" w:date="2023-06-19T12:41:00Z"/>
                <w:rFonts w:ascii="Trebuchet MS"/>
                <w:sz w:val="12"/>
              </w:rPr>
            </w:pPr>
            <w:ins w:id="5682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1032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683" w:author="Hughes, Anna E" w:date="2023-06-19T12:41:00Z"/>
                <w:rFonts w:ascii="Times New Roman"/>
                <w:i/>
                <w:sz w:val="24"/>
              </w:rPr>
            </w:pPr>
            <w:ins w:id="5684" w:author="Hughes, Anna E" w:date="2023-06-19T12:41:00Z">
              <w:r>
                <w:rPr>
                  <w:spacing w:val="-6"/>
                  <w:sz w:val="24"/>
                </w:rPr>
                <w:t>and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shape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combine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in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the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human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visual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system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to</w:t>
              </w:r>
              <w:r>
                <w:rPr>
                  <w:spacing w:val="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direct</w:t>
              </w:r>
              <w:r>
                <w:rPr>
                  <w:spacing w:val="6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attention.</w:t>
              </w:r>
              <w:r>
                <w:rPr>
                  <w:spacing w:val="58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Scientific</w:t>
              </w:r>
            </w:ins>
          </w:p>
        </w:tc>
      </w:tr>
      <w:tr w:rsidR="00485016">
        <w:trPr>
          <w:trHeight w:val="388"/>
          <w:ins w:id="5685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86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687" w:author="Hughes, Anna E" w:date="2023-06-19T12:41:00Z"/>
                <w:rFonts w:ascii="Trebuchet MS"/>
                <w:sz w:val="12"/>
              </w:rPr>
            </w:pPr>
            <w:ins w:id="5688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1033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75" w:lineRule="exact"/>
              <w:ind w:left="216"/>
              <w:rPr>
                <w:ins w:id="5689" w:author="Hughes, Anna E" w:date="2023-06-19T12:41:00Z"/>
                <w:sz w:val="24"/>
              </w:rPr>
            </w:pPr>
            <w:ins w:id="5690" w:author="Hughes, Anna E" w:date="2023-06-19T12:41:00Z">
              <w:r>
                <w:rPr>
                  <w:rFonts w:ascii="Times New Roman" w:hAnsi="Times New Roman"/>
                  <w:i/>
                  <w:spacing w:val="-4"/>
                  <w:sz w:val="24"/>
                </w:rPr>
                <w:t>reports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11(1):1–13,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2021.</w:t>
              </w:r>
            </w:ins>
          </w:p>
        </w:tc>
      </w:tr>
      <w:tr w:rsidR="00485016">
        <w:trPr>
          <w:trHeight w:val="388"/>
          <w:ins w:id="5691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8"/>
              <w:rPr>
                <w:ins w:id="5692" w:author="Hughes, Anna E" w:date="2023-06-19T12:41:00Z"/>
                <w:sz w:val="17"/>
              </w:rPr>
            </w:pPr>
          </w:p>
          <w:p w:rsidR="00485016" w:rsidRDefault="00C14774">
            <w:pPr>
              <w:pStyle w:val="TableParagraph"/>
              <w:spacing w:before="1"/>
              <w:ind w:left="50"/>
              <w:rPr>
                <w:ins w:id="5693" w:author="Hughes, Anna E" w:date="2023-06-19T12:41:00Z"/>
                <w:rFonts w:ascii="Trebuchet MS"/>
                <w:sz w:val="12"/>
              </w:rPr>
            </w:pPr>
            <w:bookmarkStart w:id="5694" w:name="_bookmark90"/>
            <w:bookmarkEnd w:id="5694"/>
            <w:ins w:id="5695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1034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before="93" w:line="276" w:lineRule="exact"/>
              <w:ind w:left="-18" w:right="48"/>
              <w:jc w:val="right"/>
              <w:rPr>
                <w:ins w:id="5696" w:author="Hughes, Anna E" w:date="2023-06-19T12:41:00Z"/>
                <w:sz w:val="24"/>
              </w:rPr>
            </w:pPr>
            <w:ins w:id="5697" w:author="Hughes, Anna E" w:date="2023-06-19T12:41:00Z">
              <w:r>
                <w:rPr>
                  <w:sz w:val="24"/>
                </w:rPr>
                <w:t>Xinger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Yu,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Timothy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D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Hanks,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Joy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J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Geng.</w:t>
              </w:r>
              <w:r>
                <w:rPr>
                  <w:spacing w:val="30"/>
                  <w:sz w:val="24"/>
                </w:rPr>
                <w:t xml:space="preserve"> </w:t>
              </w:r>
              <w:r>
                <w:rPr>
                  <w:sz w:val="24"/>
                </w:rPr>
                <w:t>Attentional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guidance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pacing w:val="-5"/>
                  <w:sz w:val="24"/>
                </w:rPr>
                <w:t>match</w:t>
              </w:r>
            </w:ins>
          </w:p>
        </w:tc>
      </w:tr>
      <w:tr w:rsidR="00485016">
        <w:trPr>
          <w:trHeight w:val="288"/>
          <w:ins w:id="5698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699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700" w:author="Hughes, Anna E" w:date="2023-06-19T12:41:00Z"/>
                <w:rFonts w:ascii="Trebuchet MS"/>
                <w:sz w:val="12"/>
              </w:rPr>
            </w:pPr>
            <w:ins w:id="5701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1035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702" w:author="Hughes, Anna E" w:date="2023-06-19T12:41:00Z"/>
                <w:rFonts w:ascii="Times New Roman"/>
                <w:i/>
                <w:sz w:val="24"/>
              </w:rPr>
            </w:pPr>
            <w:ins w:id="5703" w:author="Hughes, Anna E" w:date="2023-06-19T12:41:00Z">
              <w:r>
                <w:rPr>
                  <w:spacing w:val="-6"/>
                  <w:sz w:val="24"/>
                </w:rPr>
                <w:t>decisions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rely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on different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template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information during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visual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search.</w:t>
              </w:r>
              <w:r>
                <w:rPr>
                  <w:spacing w:val="21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Psycho-</w:t>
              </w:r>
            </w:ins>
          </w:p>
        </w:tc>
      </w:tr>
      <w:tr w:rsidR="00485016">
        <w:trPr>
          <w:trHeight w:val="288"/>
          <w:ins w:id="5704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705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706" w:author="Hughes, Anna E" w:date="2023-06-19T12:41:00Z"/>
                <w:rFonts w:ascii="Trebuchet MS"/>
                <w:sz w:val="12"/>
              </w:rPr>
            </w:pPr>
            <w:ins w:id="5707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1036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216"/>
              <w:rPr>
                <w:ins w:id="5708" w:author="Hughes, Anna E" w:date="2023-06-19T12:41:00Z"/>
                <w:sz w:val="24"/>
              </w:rPr>
            </w:pPr>
            <w:ins w:id="5709" w:author="Hughes, Anna E" w:date="2023-06-19T12:41:00Z">
              <w:r>
                <w:rPr>
                  <w:rFonts w:ascii="Times New Roman" w:hAnsi="Times New Roman"/>
                  <w:i/>
                  <w:spacing w:val="-4"/>
                  <w:sz w:val="24"/>
                </w:rPr>
                <w:t>logical</w:t>
              </w:r>
              <w:r>
                <w:rPr>
                  <w:rFonts w:ascii="Times New Roman" w:hAnsi="Times New Roman"/>
                  <w:i/>
                  <w:spacing w:val="-11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4"/>
                  <w:sz w:val="24"/>
                </w:rPr>
                <w:t>science</w:t>
              </w:r>
              <w:r>
                <w:rPr>
                  <w:spacing w:val="-4"/>
                  <w:sz w:val="24"/>
                </w:rPr>
                <w:t>,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33(1):105–120,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2022.</w:t>
              </w:r>
            </w:ins>
          </w:p>
        </w:tc>
      </w:tr>
    </w:tbl>
    <w:p w:rsidR="00485016" w:rsidRDefault="00485016">
      <w:pPr>
        <w:pStyle w:val="BodyText"/>
        <w:spacing w:before="2"/>
        <w:ind w:left="0"/>
        <w:rPr>
          <w:ins w:id="5710" w:author="Hughes, Anna E" w:date="2023-06-19T12:41:00Z"/>
          <w:sz w:val="9"/>
        </w:rPr>
      </w:pPr>
    </w:p>
    <w:p w:rsidR="00485016" w:rsidRDefault="00485016">
      <w:pPr>
        <w:rPr>
          <w:ins w:id="5711" w:author="Hughes, Anna E" w:date="2023-06-19T12:41:00Z"/>
          <w:sz w:val="9"/>
        </w:rPr>
        <w:sectPr w:rsidR="00485016">
          <w:pgSz w:w="12240" w:h="15840"/>
          <w:pgMar w:top="1820" w:right="1720" w:bottom="2000" w:left="1600" w:header="0" w:footer="1818" w:gutter="0"/>
          <w:cols w:space="720"/>
        </w:sectPr>
      </w:pPr>
    </w:p>
    <w:p w:rsidR="00485016" w:rsidRDefault="00485016">
      <w:pPr>
        <w:pStyle w:val="BodyText"/>
        <w:spacing w:before="9"/>
        <w:ind w:left="0"/>
        <w:rPr>
          <w:ins w:id="5712" w:author="Hughes, Anna E" w:date="2023-06-19T12:41:00Z"/>
          <w:sz w:val="17"/>
        </w:rPr>
      </w:pPr>
    </w:p>
    <w:p w:rsidR="00485016" w:rsidRDefault="00C14774">
      <w:pPr>
        <w:ind w:left="163"/>
        <w:rPr>
          <w:ins w:id="5713" w:author="Hughes, Anna E" w:date="2023-06-19T12:41:00Z"/>
          <w:rFonts w:ascii="Trebuchet MS"/>
          <w:sz w:val="12"/>
        </w:rPr>
      </w:pPr>
      <w:bookmarkStart w:id="5714" w:name="_bookmark91"/>
      <w:bookmarkEnd w:id="5714"/>
      <w:ins w:id="5715" w:author="Hughes, Anna E" w:date="2023-06-19T12:41:00Z">
        <w:r>
          <w:rPr>
            <w:rFonts w:ascii="Trebuchet MS"/>
            <w:spacing w:val="-4"/>
            <w:sz w:val="12"/>
          </w:rPr>
          <w:t>1037</w:t>
        </w:r>
      </w:ins>
    </w:p>
    <w:p w:rsidR="00485016" w:rsidRDefault="00485016">
      <w:pPr>
        <w:pStyle w:val="BodyText"/>
        <w:spacing w:before="10"/>
        <w:ind w:left="0"/>
        <w:rPr>
          <w:ins w:id="5716" w:author="Hughes, Anna E" w:date="2023-06-19T12:41:00Z"/>
          <w:rFonts w:ascii="Trebuchet MS"/>
          <w:sz w:val="12"/>
        </w:rPr>
      </w:pPr>
    </w:p>
    <w:p w:rsidR="00485016" w:rsidRDefault="00C14774">
      <w:pPr>
        <w:ind w:left="163"/>
        <w:rPr>
          <w:ins w:id="5717" w:author="Hughes, Anna E" w:date="2023-06-19T12:41:00Z"/>
          <w:rFonts w:ascii="Trebuchet MS"/>
          <w:sz w:val="12"/>
        </w:rPr>
      </w:pPr>
      <w:ins w:id="5718" w:author="Hughes, Anna E" w:date="2023-06-19T12:41:00Z">
        <w:r>
          <w:rPr>
            <w:rFonts w:ascii="Trebuchet MS"/>
            <w:spacing w:val="-4"/>
            <w:sz w:val="12"/>
          </w:rPr>
          <w:t>1038</w:t>
        </w:r>
      </w:ins>
    </w:p>
    <w:p w:rsidR="00485016" w:rsidRDefault="00C14774">
      <w:pPr>
        <w:pStyle w:val="BodyText"/>
        <w:spacing w:before="93"/>
        <w:ind w:left="159"/>
        <w:rPr>
          <w:ins w:id="5719" w:author="Hughes, Anna E" w:date="2023-06-19T12:41:00Z"/>
        </w:rPr>
      </w:pPr>
      <w:ins w:id="5720" w:author="Hughes, Anna E" w:date="2023-06-19T12:41:00Z">
        <w:r>
          <w:br w:type="column"/>
        </w:r>
        <w:r>
          <w:rPr>
            <w:spacing w:val="-2"/>
          </w:rPr>
          <w:t>Xinger</w:t>
        </w:r>
        <w:r>
          <w:rPr>
            <w:spacing w:val="-6"/>
          </w:rPr>
          <w:t xml:space="preserve"> </w:t>
        </w:r>
        <w:r>
          <w:rPr>
            <w:spacing w:val="-2"/>
          </w:rPr>
          <w:t>Yu,</w:t>
        </w:r>
        <w:r>
          <w:rPr>
            <w:spacing w:val="-5"/>
          </w:rPr>
          <w:t xml:space="preserve"> </w:t>
        </w:r>
        <w:r>
          <w:rPr>
            <w:spacing w:val="-2"/>
          </w:rPr>
          <w:t>Zhiheng</w:t>
        </w:r>
        <w:r>
          <w:rPr>
            <w:spacing w:val="-6"/>
          </w:rPr>
          <w:t xml:space="preserve"> </w:t>
        </w:r>
        <w:r>
          <w:rPr>
            <w:spacing w:val="-2"/>
          </w:rPr>
          <w:t>Zhou,</w:t>
        </w:r>
        <w:r>
          <w:rPr>
            <w:spacing w:val="-4"/>
          </w:rPr>
          <w:t xml:space="preserve"> </w:t>
        </w:r>
        <w:r>
          <w:rPr>
            <w:spacing w:val="-2"/>
          </w:rPr>
          <w:t>Stefanie</w:t>
        </w:r>
        <w:r>
          <w:rPr>
            <w:spacing w:val="-6"/>
          </w:rPr>
          <w:t xml:space="preserve"> </w:t>
        </w:r>
        <w:r>
          <w:rPr>
            <w:spacing w:val="-2"/>
          </w:rPr>
          <w:t>I</w:t>
        </w:r>
        <w:r>
          <w:rPr>
            <w:spacing w:val="-5"/>
          </w:rPr>
          <w:t xml:space="preserve"> </w:t>
        </w:r>
        <w:r>
          <w:rPr>
            <w:spacing w:val="-2"/>
          </w:rPr>
          <w:t>Becker,</w:t>
        </w:r>
        <w:r>
          <w:rPr>
            <w:spacing w:val="-5"/>
          </w:rPr>
          <w:t xml:space="preserve"> </w:t>
        </w:r>
        <w:r>
          <w:rPr>
            <w:spacing w:val="-2"/>
          </w:rPr>
          <w:t>Sage</w:t>
        </w:r>
        <w:r>
          <w:rPr>
            <w:spacing w:val="-6"/>
          </w:rPr>
          <w:t xml:space="preserve"> </w:t>
        </w:r>
        <w:r>
          <w:rPr>
            <w:spacing w:val="-2"/>
          </w:rPr>
          <w:t>EP</w:t>
        </w:r>
        <w:r>
          <w:rPr>
            <w:spacing w:val="-5"/>
          </w:rPr>
          <w:t xml:space="preserve"> </w:t>
        </w:r>
        <w:r>
          <w:rPr>
            <w:spacing w:val="-2"/>
          </w:rPr>
          <w:t>Boettcher,</w:t>
        </w:r>
        <w:r>
          <w:rPr>
            <w:spacing w:val="-5"/>
          </w:rPr>
          <w:t xml:space="preserve"> </w:t>
        </w:r>
        <w:r>
          <w:rPr>
            <w:spacing w:val="-2"/>
          </w:rPr>
          <w:t>and</w:t>
        </w:r>
        <w:r>
          <w:rPr>
            <w:spacing w:val="-5"/>
          </w:rPr>
          <w:t xml:space="preserve"> </w:t>
        </w:r>
        <w:r>
          <w:rPr>
            <w:spacing w:val="-2"/>
          </w:rPr>
          <w:t>Joy</w:t>
        </w:r>
        <w:r>
          <w:rPr>
            <w:spacing w:val="-5"/>
          </w:rPr>
          <w:t xml:space="preserve"> </w:t>
        </w:r>
        <w:r>
          <w:rPr>
            <w:spacing w:val="-2"/>
          </w:rPr>
          <w:t>J</w:t>
        </w:r>
        <w:r>
          <w:rPr>
            <w:spacing w:val="-6"/>
          </w:rPr>
          <w:t xml:space="preserve"> </w:t>
        </w:r>
        <w:r>
          <w:rPr>
            <w:spacing w:val="-2"/>
          </w:rPr>
          <w:t>Geng.</w:t>
        </w:r>
      </w:ins>
    </w:p>
    <w:p w:rsidR="00485016" w:rsidRDefault="00C14774">
      <w:pPr>
        <w:spacing w:before="8"/>
        <w:ind w:left="393"/>
        <w:rPr>
          <w:ins w:id="5721" w:author="Hughes, Anna E" w:date="2023-06-19T12:41:00Z"/>
          <w:sz w:val="24"/>
        </w:rPr>
      </w:pPr>
      <w:ins w:id="5722" w:author="Hughes, Anna E" w:date="2023-06-19T12:41:00Z">
        <w:r>
          <w:rPr>
            <w:spacing w:val="-4"/>
            <w:sz w:val="24"/>
          </w:rPr>
          <w:t>Good-enough</w:t>
        </w:r>
        <w:r>
          <w:rPr>
            <w:spacing w:val="-3"/>
            <w:sz w:val="24"/>
          </w:rPr>
          <w:t xml:space="preserve"> </w:t>
        </w:r>
        <w:r>
          <w:rPr>
            <w:spacing w:val="-4"/>
            <w:sz w:val="24"/>
          </w:rPr>
          <w:t>attentional</w:t>
        </w:r>
        <w:r>
          <w:rPr>
            <w:spacing w:val="-3"/>
            <w:sz w:val="24"/>
          </w:rPr>
          <w:t xml:space="preserve"> </w:t>
        </w:r>
        <w:r>
          <w:rPr>
            <w:spacing w:val="-4"/>
            <w:sz w:val="24"/>
          </w:rPr>
          <w:t>guidance.</w:t>
        </w:r>
        <w:r>
          <w:rPr>
            <w:spacing w:val="19"/>
            <w:sz w:val="24"/>
          </w:rPr>
          <w:t xml:space="preserve"> </w:t>
        </w:r>
        <w:r>
          <w:rPr>
            <w:rFonts w:ascii="Times New Roman"/>
            <w:i/>
            <w:spacing w:val="-4"/>
            <w:sz w:val="24"/>
          </w:rPr>
          <w:t>Trends</w:t>
        </w:r>
        <w:r>
          <w:rPr>
            <w:rFonts w:ascii="Times New Roman"/>
            <w:i/>
            <w:spacing w:val="-10"/>
            <w:sz w:val="24"/>
          </w:rPr>
          <w:t xml:space="preserve"> </w:t>
        </w:r>
        <w:r>
          <w:rPr>
            <w:rFonts w:ascii="Times New Roman"/>
            <w:i/>
            <w:spacing w:val="-4"/>
            <w:sz w:val="24"/>
          </w:rPr>
          <w:t>in</w:t>
        </w:r>
        <w:r>
          <w:rPr>
            <w:rFonts w:ascii="Times New Roman"/>
            <w:i/>
            <w:spacing w:val="-9"/>
            <w:sz w:val="24"/>
          </w:rPr>
          <w:t xml:space="preserve"> </w:t>
        </w:r>
        <w:r>
          <w:rPr>
            <w:rFonts w:ascii="Times New Roman"/>
            <w:i/>
            <w:spacing w:val="-4"/>
            <w:sz w:val="24"/>
          </w:rPr>
          <w:t>Cognitive</w:t>
        </w:r>
        <w:r>
          <w:rPr>
            <w:rFonts w:ascii="Times New Roman"/>
            <w:i/>
            <w:spacing w:val="-10"/>
            <w:sz w:val="24"/>
          </w:rPr>
          <w:t xml:space="preserve"> </w:t>
        </w:r>
        <w:r>
          <w:rPr>
            <w:rFonts w:ascii="Times New Roman"/>
            <w:i/>
            <w:spacing w:val="-4"/>
            <w:sz w:val="24"/>
          </w:rPr>
          <w:t>Sciences</w:t>
        </w:r>
        <w:r>
          <w:rPr>
            <w:spacing w:val="-4"/>
            <w:sz w:val="24"/>
          </w:rPr>
          <w:t>,</w:t>
        </w:r>
        <w:r>
          <w:rPr>
            <w:spacing w:val="-3"/>
            <w:sz w:val="24"/>
          </w:rPr>
          <w:t xml:space="preserve"> </w:t>
        </w:r>
        <w:r>
          <w:rPr>
            <w:spacing w:val="-4"/>
            <w:sz w:val="24"/>
          </w:rPr>
          <w:t>2023.</w:t>
        </w:r>
      </w:ins>
    </w:p>
    <w:p w:rsidR="00485016" w:rsidRDefault="00485016">
      <w:pPr>
        <w:rPr>
          <w:ins w:id="5723" w:author="Hughes, Anna E" w:date="2023-06-19T12:41:00Z"/>
          <w:sz w:val="24"/>
        </w:rPr>
        <w:sectPr w:rsidR="00485016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485016" w:rsidRDefault="00485016">
      <w:pPr>
        <w:pStyle w:val="BodyText"/>
        <w:spacing w:before="2" w:after="1"/>
        <w:ind w:left="0"/>
        <w:rPr>
          <w:ins w:id="5724" w:author="Hughes, Anna E" w:date="2023-06-19T12:41:00Z"/>
          <w:sz w:val="18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485016">
        <w:trPr>
          <w:trHeight w:val="288"/>
          <w:ins w:id="5725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2"/>
              <w:rPr>
                <w:ins w:id="5726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727" w:author="Hughes, Anna E" w:date="2023-06-19T12:41:00Z"/>
                <w:rFonts w:ascii="Trebuchet MS"/>
                <w:sz w:val="12"/>
              </w:rPr>
            </w:pPr>
            <w:bookmarkStart w:id="5728" w:name="_bookmark92"/>
            <w:bookmarkEnd w:id="5728"/>
            <w:ins w:id="5729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1039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730" w:author="Hughes, Anna E" w:date="2023-06-19T12:41:00Z"/>
                <w:sz w:val="24"/>
              </w:rPr>
            </w:pPr>
            <w:ins w:id="5731" w:author="Hughes, Anna E" w:date="2023-06-19T12:41:00Z">
              <w:r>
                <w:rPr>
                  <w:spacing w:val="-4"/>
                  <w:sz w:val="24"/>
                </w:rPr>
                <w:t>Lingyun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Zhang,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Matthew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H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Tong,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Tim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K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Marks,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Honghao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Shan,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and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4"/>
                  <w:sz w:val="24"/>
                </w:rPr>
                <w:t>Garrison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pacing w:val="-10"/>
                  <w:sz w:val="24"/>
                </w:rPr>
                <w:t>W</w:t>
              </w:r>
            </w:ins>
          </w:p>
        </w:tc>
      </w:tr>
      <w:tr w:rsidR="00485016">
        <w:trPr>
          <w:trHeight w:val="288"/>
          <w:ins w:id="5732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733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734" w:author="Hughes, Anna E" w:date="2023-06-19T12:41:00Z"/>
                <w:rFonts w:ascii="Trebuchet MS"/>
                <w:sz w:val="12"/>
              </w:rPr>
            </w:pPr>
            <w:ins w:id="5735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1040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-18" w:right="48"/>
              <w:jc w:val="right"/>
              <w:rPr>
                <w:ins w:id="5736" w:author="Hughes, Anna E" w:date="2023-06-19T12:41:00Z"/>
                <w:rFonts w:ascii="Times New Roman"/>
                <w:i/>
                <w:sz w:val="24"/>
              </w:rPr>
            </w:pPr>
            <w:ins w:id="5737" w:author="Hughes, Anna E" w:date="2023-06-19T12:41:00Z">
              <w:r>
                <w:rPr>
                  <w:spacing w:val="-6"/>
                  <w:sz w:val="24"/>
                </w:rPr>
                <w:t>Cottrell.</w:t>
              </w:r>
              <w:r>
                <w:rPr>
                  <w:spacing w:val="13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Sun:</w:t>
              </w:r>
              <w:r>
                <w:rPr>
                  <w:spacing w:val="8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A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bayesian framework for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saliency using natural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pacing w:val="-6"/>
                  <w:sz w:val="24"/>
                </w:rPr>
                <w:t>statistics.</w:t>
              </w:r>
              <w:r>
                <w:rPr>
                  <w:spacing w:val="13"/>
                  <w:sz w:val="24"/>
                </w:rPr>
                <w:t xml:space="preserve"> </w:t>
              </w:r>
              <w:r>
                <w:rPr>
                  <w:rFonts w:ascii="Times New Roman"/>
                  <w:i/>
                  <w:spacing w:val="-6"/>
                  <w:sz w:val="24"/>
                </w:rPr>
                <w:t>Jour-</w:t>
              </w:r>
            </w:ins>
          </w:p>
        </w:tc>
      </w:tr>
      <w:tr w:rsidR="00485016">
        <w:trPr>
          <w:trHeight w:val="288"/>
          <w:ins w:id="5738" w:author="Hughes, Anna E" w:date="2023-06-19T12:41:00Z"/>
        </w:trPr>
        <w:tc>
          <w:tcPr>
            <w:tcW w:w="521" w:type="dxa"/>
          </w:tcPr>
          <w:p w:rsidR="00485016" w:rsidRDefault="00485016">
            <w:pPr>
              <w:pStyle w:val="TableParagraph"/>
              <w:spacing w:before="3"/>
              <w:rPr>
                <w:ins w:id="5739" w:author="Hughes, Anna E" w:date="2023-06-19T12:41:00Z"/>
                <w:sz w:val="9"/>
              </w:rPr>
            </w:pPr>
          </w:p>
          <w:p w:rsidR="00485016" w:rsidRDefault="00C14774">
            <w:pPr>
              <w:pStyle w:val="TableParagraph"/>
              <w:ind w:left="50"/>
              <w:rPr>
                <w:ins w:id="5740" w:author="Hughes, Anna E" w:date="2023-06-19T12:41:00Z"/>
                <w:rFonts w:ascii="Trebuchet MS"/>
                <w:sz w:val="12"/>
              </w:rPr>
            </w:pPr>
            <w:ins w:id="5741" w:author="Hughes, Anna E" w:date="2023-06-19T12:41:00Z">
              <w:r>
                <w:rPr>
                  <w:rFonts w:ascii="Trebuchet MS"/>
                  <w:spacing w:val="-4"/>
                  <w:sz w:val="12"/>
                </w:rPr>
                <w:t>1041</w:t>
              </w:r>
            </w:ins>
          </w:p>
        </w:tc>
        <w:tc>
          <w:tcPr>
            <w:tcW w:w="7804" w:type="dxa"/>
          </w:tcPr>
          <w:p w:rsidR="00485016" w:rsidRDefault="00C14774">
            <w:pPr>
              <w:pStyle w:val="TableParagraph"/>
              <w:spacing w:line="269" w:lineRule="exact"/>
              <w:ind w:left="216"/>
              <w:rPr>
                <w:ins w:id="5742" w:author="Hughes, Anna E" w:date="2023-06-19T12:41:00Z"/>
                <w:sz w:val="24"/>
              </w:rPr>
            </w:pPr>
            <w:ins w:id="5743" w:author="Hughes, Anna E" w:date="2023-06-19T12:41:00Z">
              <w:r>
                <w:rPr>
                  <w:rFonts w:ascii="Times New Roman" w:hAnsi="Times New Roman"/>
                  <w:i/>
                  <w:spacing w:val="-2"/>
                  <w:sz w:val="24"/>
                </w:rPr>
                <w:t>nal</w:t>
              </w:r>
              <w:r>
                <w:rPr>
                  <w:rFonts w:ascii="Times New Roman" w:hAnsi="Times New Roman"/>
                  <w:i/>
                  <w:spacing w:val="-13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2"/>
                  <w:sz w:val="24"/>
                </w:rPr>
                <w:t>of</w:t>
              </w:r>
              <w:r>
                <w:rPr>
                  <w:rFonts w:ascii="Times New Roman" w:hAnsi="Times New Roman"/>
                  <w:i/>
                  <w:spacing w:val="-13"/>
                  <w:sz w:val="24"/>
                </w:rPr>
                <w:t xml:space="preserve"> </w:t>
              </w:r>
              <w:r>
                <w:rPr>
                  <w:rFonts w:ascii="Times New Roman" w:hAnsi="Times New Roman"/>
                  <w:i/>
                  <w:spacing w:val="-2"/>
                  <w:sz w:val="24"/>
                </w:rPr>
                <w:t>vision</w:t>
              </w:r>
              <w:r>
                <w:rPr>
                  <w:spacing w:val="-2"/>
                  <w:sz w:val="24"/>
                </w:rPr>
                <w:t>,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8(7):32–32,</w:t>
              </w:r>
              <w:r>
                <w:rPr>
                  <w:spacing w:val="-7"/>
                  <w:sz w:val="24"/>
                </w:rPr>
                <w:t xml:space="preserve"> </w:t>
              </w:r>
              <w:r>
                <w:rPr>
                  <w:spacing w:val="-2"/>
                  <w:sz w:val="24"/>
                </w:rPr>
                <w:t>2008.</w:t>
              </w:r>
            </w:ins>
          </w:p>
        </w:tc>
      </w:tr>
    </w:tbl>
    <w:p w:rsidR="00C14774" w:rsidRDefault="00C14774">
      <w:pPr>
        <w:rPr>
          <w:rPrChange w:id="5744" w:author="Hughes, Anna E" w:date="2023-06-19T12:41:00Z">
            <w:rPr>
              <w:sz w:val="24"/>
            </w:rPr>
          </w:rPrChange>
        </w:rPr>
        <w:pPrChange w:id="5745" w:author="Hughes, Anna E" w:date="2023-06-19T12:41:00Z">
          <w:pPr>
            <w:tabs>
              <w:tab w:val="left" w:pos="731"/>
            </w:tabs>
            <w:spacing w:before="7"/>
            <w:ind w:left="107"/>
          </w:pPr>
        </w:pPrChange>
      </w:pPr>
    </w:p>
    <w:sectPr w:rsidR="00C14774">
      <w:type w:val="continuous"/>
      <w:pgSz w:w="12240" w:h="15840"/>
      <w:pgMar w:top="1820" w:right="1720" w:bottom="280" w:left="1600" w:header="0" w:footer="1818" w:gutter="0"/>
      <w:cols w:space="720"/>
      <w:sectPrChange w:id="5746" w:author="Hughes, Anna E" w:date="2023-06-19T12:41:00Z">
        <w:sectPr w:rsidR="00C14774">
          <w:type w:val="nextPage"/>
          <w:pgMar w:top="1820" w:right="1720" w:bottom="2000" w:left="1720" w:header="0" w:footer="1818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B1D" w:rsidRDefault="00614B1D">
      <w:r>
        <w:separator/>
      </w:r>
    </w:p>
  </w:endnote>
  <w:endnote w:type="continuationSeparator" w:id="0">
    <w:p w:rsidR="00614B1D" w:rsidRDefault="00614B1D">
      <w:r>
        <w:continuationSeparator/>
      </w:r>
    </w:p>
  </w:endnote>
  <w:endnote w:type="continuationNotice" w:id="1">
    <w:p w:rsidR="00614B1D" w:rsidRDefault="00614B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 UI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A73" w:rsidRDefault="002A2A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016" w:rsidRDefault="002F7126">
    <w:pPr>
      <w:pStyle w:val="BodyText"/>
      <w:spacing w:before="0" w:line="14" w:lineRule="auto"/>
      <w:ind w:left="0"/>
      <w:rPr>
        <w:sz w:val="20"/>
      </w:rPr>
    </w:pPr>
    <w:del w:id="79" w:author="Hughes, Anna E" w:date="2023-06-19T12:41:00Z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4592" behindDoc="1" locked="0" layoutInCell="1" allowOverlap="1" wp14:anchorId="748C30D7" wp14:editId="413AAE74">
                <wp:simplePos x="0" y="0"/>
                <wp:positionH relativeFrom="page">
                  <wp:posOffset>3799205</wp:posOffset>
                </wp:positionH>
                <wp:positionV relativeFrom="page">
                  <wp:posOffset>8764270</wp:posOffset>
                </wp:positionV>
                <wp:extent cx="165100" cy="208915"/>
                <wp:effectExtent l="0" t="0" r="0" b="0"/>
                <wp:wrapNone/>
                <wp:docPr id="899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pStyle w:val="BodyText"/>
                              <w:spacing w:before="13"/>
                              <w:ind w:left="60"/>
                              <w:rPr>
                                <w:del w:id="80" w:author="Hughes, Anna E" w:date="2023-06-19T12:41:00Z"/>
                              </w:rPr>
                            </w:pPr>
                            <w:del w:id="81" w:author="Hughes, Anna E" w:date="2023-06-19T12:41:00Z">
                              <w:r>
                                <w:rPr>
                                  <w:w w:val="89"/>
                                </w:rPr>
                                <w:fldChar w:fldCharType="begin"/>
                              </w:r>
                              <w:r>
                                <w:rPr>
                                  <w:w w:val="89"/>
                                </w:rPr>
                                <w:delInstrText xml:space="preserve"> PAGE </w:delInstrText>
                              </w:r>
                              <w:r>
                                <w:rPr>
                                  <w:w w:val="89"/>
                                </w:rPr>
                                <w:fldChar w:fldCharType="separate"/>
                              </w:r>
                              <w:r w:rsidR="002F7126">
                                <w:rPr>
                                  <w:noProof/>
                                  <w:w w:val="89"/>
                                </w:rPr>
                                <w:delText>2</w:delText>
                              </w:r>
                              <w:r>
                                <w:rPr>
                                  <w:w w:val="89"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8C30D7" id="_x0000_t202" coordsize="21600,21600" o:spt="202" path="m,l,21600r21600,l21600,xe">
                <v:stroke joinstyle="miter"/>
                <v:path gradientshapeok="t" o:connecttype="rect"/>
              </v:shapetype>
              <v:shape id="docshape3" o:spid="_x0000_s1049" type="#_x0000_t202" style="position:absolute;margin-left:299.15pt;margin-top:690.1pt;width:13pt;height:16.45pt;z-index:-173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TafqwIAAKk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" filled="f" stroked="f">
                <v:textbox inset="0,0,0,0">
                  <w:txbxContent>
                    <w:p w14:paraId="63B2896D" w14:textId="77777777" w:rsidR="00701245" w:rsidRDefault="00F7725C">
                      <w:pPr>
                        <w:pStyle w:val="BodyText"/>
                        <w:spacing w:before="13"/>
                        <w:ind w:left="60"/>
                        <w:rPr>
                          <w:del w:id="82" w:author="Hughes, Anna E" w:date="2023-06-19T12:41:00Z"/>
                        </w:rPr>
                      </w:pPr>
                      <w:del w:id="83" w:author="Hughes, Anna E" w:date="2023-06-19T12:41:00Z">
                        <w:r>
                          <w:rPr>
                            <w:w w:val="89"/>
                          </w:rPr>
                          <w:fldChar w:fldCharType="begin"/>
                        </w:r>
                        <w:r>
                          <w:rPr>
                            <w:w w:val="89"/>
                          </w:rPr>
                          <w:delInstrText xml:space="preserve"> PAGE </w:delInstrText>
                        </w:r>
                        <w:r>
                          <w:rPr>
                            <w:w w:val="89"/>
                          </w:rPr>
                          <w:fldChar w:fldCharType="separate"/>
                        </w:r>
                        <w:r w:rsidR="002F7126">
                          <w:rPr>
                            <w:noProof/>
                            <w:w w:val="89"/>
                          </w:rPr>
                          <w:delText>2</w:delText>
                        </w:r>
                        <w:r>
                          <w:rPr>
                            <w:w w:val="89"/>
                          </w:rP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82" w:author="Hughes, Anna E" w:date="2023-06-19T12:41:00Z">
      <w:r w:rsidR="00DA249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2032" behindDoc="1" locked="0" layoutInCell="1" allowOverlap="1">
                <wp:simplePos x="0" y="0"/>
                <wp:positionH relativeFrom="page">
                  <wp:posOffset>3799205</wp:posOffset>
                </wp:positionH>
                <wp:positionV relativeFrom="page">
                  <wp:posOffset>8764270</wp:posOffset>
                </wp:positionV>
                <wp:extent cx="165100" cy="208915"/>
                <wp:effectExtent l="0" t="0" r="0" b="0"/>
                <wp:wrapNone/>
                <wp:docPr id="4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pStyle w:val="BodyText"/>
                              <w:spacing w:before="13"/>
                              <w:ind w:left="60"/>
                              <w:rPr>
                                <w:ins w:id="83" w:author="Hughes, Anna E" w:date="2023-06-19T12:41:00Z"/>
                              </w:rPr>
                            </w:pPr>
                            <w:ins w:id="84" w:author="Hughes, Anna E" w:date="2023-06-19T12:41:00Z">
                              <w:r>
                                <w:rPr>
                                  <w:w w:val="89"/>
                                </w:rPr>
                                <w:fldChar w:fldCharType="begin"/>
                              </w:r>
                              <w:r>
                                <w:rPr>
                                  <w:w w:val="89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w w:val="89"/>
                                </w:rPr>
                                <w:fldChar w:fldCharType="separate"/>
                              </w:r>
                            </w:ins>
                            <w:r w:rsidR="00076C8C">
                              <w:rPr>
                                <w:noProof/>
                                <w:w w:val="89"/>
                              </w:rPr>
                              <w:t>9</w:t>
                            </w:r>
                            <w:ins w:id="85" w:author="Hughes, Anna E" w:date="2023-06-19T12:41:00Z">
                              <w:r>
                                <w:rPr>
                                  <w:w w:val="89"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margin-left:299.15pt;margin-top:690.1pt;width:13pt;height:16.45pt;z-index:-173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fsrQIAAK4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" filled="f" stroked="f">
                <v:textbox inset="0,0,0,0">
                  <w:txbxContent>
                    <w:p w:rsidR="00485016" w:rsidRDefault="00C14774">
                      <w:pPr>
                        <w:pStyle w:val="BodyText"/>
                        <w:spacing w:before="13"/>
                        <w:ind w:left="60"/>
                        <w:rPr>
                          <w:ins w:id="86" w:author="Hughes, Anna E" w:date="2023-06-19T12:41:00Z"/>
                        </w:rPr>
                      </w:pPr>
                      <w:ins w:id="87" w:author="Hughes, Anna E" w:date="2023-06-19T12:41:00Z">
                        <w:r>
                          <w:rPr>
                            <w:w w:val="89"/>
                          </w:rPr>
                          <w:fldChar w:fldCharType="begin"/>
                        </w:r>
                        <w:r>
                          <w:rPr>
                            <w:w w:val="89"/>
                          </w:rPr>
                          <w:instrText xml:space="preserve"> PAGE </w:instrText>
                        </w:r>
                        <w:r>
                          <w:rPr>
                            <w:w w:val="89"/>
                          </w:rPr>
                          <w:fldChar w:fldCharType="separate"/>
                        </w:r>
                      </w:ins>
                      <w:r w:rsidR="00076C8C">
                        <w:rPr>
                          <w:noProof/>
                          <w:w w:val="89"/>
                        </w:rPr>
                        <w:t>9</w:t>
                      </w:r>
                      <w:ins w:id="88" w:author="Hughes, Anna E" w:date="2023-06-19T12:41:00Z">
                        <w:r>
                          <w:rPr>
                            <w:w w:val="89"/>
                          </w:rP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016" w:rsidRDefault="00485016">
    <w:pPr>
      <w:pStyle w:val="BodyText"/>
      <w:spacing w:before="0" w:line="14" w:lineRule="auto"/>
      <w:ind w:left="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016" w:rsidRDefault="002F7126">
    <w:pPr>
      <w:pStyle w:val="BodyText"/>
      <w:spacing w:before="0" w:line="14" w:lineRule="auto"/>
      <w:ind w:left="0"/>
      <w:rPr>
        <w:sz w:val="20"/>
      </w:rPr>
    </w:pPr>
    <w:del w:id="309" w:author="Hughes, Anna E" w:date="2023-06-19T12:41:00Z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6640" behindDoc="1" locked="0" layoutInCell="1" allowOverlap="1" wp14:anchorId="3720E3A8" wp14:editId="03CA8824">
                <wp:simplePos x="0" y="0"/>
                <wp:positionH relativeFrom="page">
                  <wp:posOffset>3761105</wp:posOffset>
                </wp:positionH>
                <wp:positionV relativeFrom="page">
                  <wp:posOffset>8764270</wp:posOffset>
                </wp:positionV>
                <wp:extent cx="241300" cy="208915"/>
                <wp:effectExtent l="0" t="0" r="0" b="0"/>
                <wp:wrapNone/>
                <wp:docPr id="900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pStyle w:val="BodyText"/>
                              <w:spacing w:before="13"/>
                              <w:ind w:left="60"/>
                              <w:rPr>
                                <w:del w:id="310" w:author="Hughes, Anna E" w:date="2023-06-19T12:41:00Z"/>
                              </w:rPr>
                            </w:pPr>
                            <w:del w:id="311" w:author="Hughes, Anna E" w:date="2023-06-19T12:41:00Z">
                              <w:r>
                                <w:rPr>
                                  <w:spacing w:val="-5"/>
                                </w:rPr>
                                <w:fldChar w:fldCharType="begin"/>
                              </w:r>
                              <w:r>
                                <w:rPr>
                                  <w:spacing w:val="-5"/>
                                </w:rPr>
                                <w:delInstrText xml:space="preserve"> PAGE </w:delInstrText>
                              </w:r>
                              <w:r>
                                <w:rPr>
                                  <w:spacing w:val="-5"/>
                                </w:rPr>
                                <w:fldChar w:fldCharType="separate"/>
                              </w:r>
                              <w:r w:rsidR="002F7126">
                                <w:rPr>
                                  <w:noProof/>
                                  <w:spacing w:val="-5"/>
                                </w:rPr>
                                <w:delText>14</w:delText>
                              </w:r>
                              <w:r>
                                <w:rPr>
                                  <w:spacing w:val="-5"/>
                                </w:rP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20E3A8" id="_x0000_t202" coordsize="21600,21600" o:spt="202" path="m,l,21600r21600,l21600,xe">
                <v:stroke joinstyle="miter"/>
                <v:path gradientshapeok="t" o:connecttype="rect"/>
              </v:shapetype>
              <v:shape id="docshape5" o:spid="_x0000_s1051" type="#_x0000_t202" style="position:absolute;margin-left:296.15pt;margin-top:690.1pt;width:19pt;height:16.45pt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" filled="f" stroked="f">
                <v:textbox inset="0,0,0,0">
                  <w:txbxContent>
                    <w:p w14:paraId="034365D8" w14:textId="77777777" w:rsidR="00701245" w:rsidRDefault="00F7725C">
                      <w:pPr>
                        <w:pStyle w:val="BodyText"/>
                        <w:spacing w:before="13"/>
                        <w:ind w:left="60"/>
                        <w:rPr>
                          <w:del w:id="314" w:author="Hughes, Anna E" w:date="2023-06-19T12:41:00Z"/>
                        </w:rPr>
                      </w:pPr>
                      <w:del w:id="315" w:author="Hughes, Anna E" w:date="2023-06-19T12:41:00Z">
                        <w:r>
                          <w:rPr>
                            <w:spacing w:val="-5"/>
                          </w:rPr>
                          <w:fldChar w:fldCharType="begin"/>
                        </w:r>
                        <w:r>
                          <w:rPr>
                            <w:spacing w:val="-5"/>
                          </w:rPr>
                          <w:delInstrText xml:space="preserve"> PAGE </w:delInstrText>
                        </w:r>
                        <w:r>
                          <w:rPr>
                            <w:spacing w:val="-5"/>
                          </w:rPr>
                          <w:fldChar w:fldCharType="separate"/>
                        </w:r>
                        <w:r w:rsidR="002F7126">
                          <w:rPr>
                            <w:noProof/>
                            <w:spacing w:val="-5"/>
                          </w:rPr>
                          <w:delText>14</w:delText>
                        </w:r>
                        <w:r>
                          <w:rPr>
                            <w:spacing w:val="-5"/>
                          </w:rP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312" w:author="Hughes, Anna E" w:date="2023-06-19T12:41:00Z">
      <w:r w:rsidR="00DA249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2544" behindDoc="1" locked="0" layoutInCell="1" allowOverlap="1">
                <wp:simplePos x="0" y="0"/>
                <wp:positionH relativeFrom="page">
                  <wp:posOffset>3761105</wp:posOffset>
                </wp:positionH>
                <wp:positionV relativeFrom="page">
                  <wp:posOffset>8764270</wp:posOffset>
                </wp:positionV>
                <wp:extent cx="241300" cy="208915"/>
                <wp:effectExtent l="0" t="0" r="0" b="0"/>
                <wp:wrapNone/>
                <wp:docPr id="2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5016" w:rsidRDefault="00C14774">
                            <w:pPr>
                              <w:pStyle w:val="BodyText"/>
                              <w:spacing w:before="13"/>
                              <w:ind w:left="60"/>
                              <w:rPr>
                                <w:ins w:id="313" w:author="Hughes, Anna E" w:date="2023-06-19T12:41:00Z"/>
                              </w:rPr>
                            </w:pPr>
                            <w:ins w:id="314" w:author="Hughes, Anna E" w:date="2023-06-19T12:41:00Z">
                              <w:r>
                                <w:rPr>
                                  <w:spacing w:val="-5"/>
                                </w:rPr>
                                <w:fldChar w:fldCharType="begin"/>
                              </w:r>
                              <w:r>
                                <w:rPr>
                                  <w:spacing w:val="-5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spacing w:val="-5"/>
                                </w:rPr>
                                <w:fldChar w:fldCharType="separate"/>
                              </w:r>
                            </w:ins>
                            <w:r w:rsidR="00076C8C">
                              <w:rPr>
                                <w:noProof/>
                                <w:spacing w:val="-5"/>
                              </w:rPr>
                              <w:t>16</w:t>
                            </w:r>
                            <w:ins w:id="315" w:author="Hughes, Anna E" w:date="2023-06-19T12:41:00Z">
                              <w:r>
                                <w:rPr>
                                  <w:spacing w:val="-5"/>
                                </w:rP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margin-left:296.15pt;margin-top:690.1pt;width:19pt;height:16.45pt;z-index:-17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U9UsAIAAK4FAAAOAAAAZHJzL2Uyb0RvYy54bWysVNuOmzAQfa/Uf7D8znJZkgW0ZLUbQlVp&#10;e5G2/QAHm2AVbGo7gW3Vf+/YhGQvL1VbHqzBMz5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" filled="f" stroked="f">
                <v:textbox inset="0,0,0,0">
                  <w:txbxContent>
                    <w:p w:rsidR="00485016" w:rsidRDefault="00C14774">
                      <w:pPr>
                        <w:pStyle w:val="BodyText"/>
                        <w:spacing w:before="13"/>
                        <w:ind w:left="60"/>
                        <w:rPr>
                          <w:ins w:id="316" w:author="Hughes, Anna E" w:date="2023-06-19T12:41:00Z"/>
                        </w:rPr>
                      </w:pPr>
                      <w:ins w:id="317" w:author="Hughes, Anna E" w:date="2023-06-19T12:41:00Z">
                        <w:r>
                          <w:rPr>
                            <w:spacing w:val="-5"/>
                          </w:rPr>
                          <w:fldChar w:fldCharType="begin"/>
                        </w:r>
                        <w:r>
                          <w:rPr>
                            <w:spacing w:val="-5"/>
                          </w:rPr>
                          <w:instrText xml:space="preserve"> PAGE </w:instrText>
                        </w:r>
                        <w:r>
                          <w:rPr>
                            <w:spacing w:val="-5"/>
                          </w:rPr>
                          <w:fldChar w:fldCharType="separate"/>
                        </w:r>
                      </w:ins>
                      <w:r w:rsidR="00076C8C">
                        <w:rPr>
                          <w:noProof/>
                          <w:spacing w:val="-5"/>
                        </w:rPr>
                        <w:t>16</w:t>
                      </w:r>
                      <w:ins w:id="318" w:author="Hughes, Anna E" w:date="2023-06-19T12:41:00Z">
                        <w:r>
                          <w:rPr>
                            <w:spacing w:val="-5"/>
                          </w:rP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B1D" w:rsidRDefault="00614B1D">
      <w:r>
        <w:separator/>
      </w:r>
    </w:p>
  </w:footnote>
  <w:footnote w:type="continuationSeparator" w:id="0">
    <w:p w:rsidR="00614B1D" w:rsidRDefault="00614B1D">
      <w:r>
        <w:continuationSeparator/>
      </w:r>
    </w:p>
  </w:footnote>
  <w:footnote w:type="continuationNotice" w:id="1">
    <w:p w:rsidR="00614B1D" w:rsidRDefault="00614B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A73" w:rsidRDefault="002A2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344D"/>
    <w:multiLevelType w:val="multilevel"/>
    <w:tmpl w:val="F2320B8C"/>
    <w:lvl w:ilvl="0">
      <w:start w:val="2"/>
      <w:numFmt w:val="decimal"/>
      <w:lvlText w:val="%1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764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5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0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5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0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80" w:hanging="658"/>
      </w:pPr>
      <w:rPr>
        <w:rFonts w:hint="default"/>
        <w:lang w:val="en-US" w:eastAsia="en-US" w:bidi="ar-SA"/>
      </w:rPr>
    </w:lvl>
  </w:abstractNum>
  <w:abstractNum w:abstractNumId="1" w15:restartNumberingAfterBreak="0">
    <w:nsid w:val="17D45BDF"/>
    <w:multiLevelType w:val="multilevel"/>
    <w:tmpl w:val="69CE5A9C"/>
    <w:lvl w:ilvl="0">
      <w:start w:val="2"/>
      <w:numFmt w:val="decimal"/>
      <w:lvlText w:val="%1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816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12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6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1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5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9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3" w:hanging="658"/>
      </w:pPr>
      <w:rPr>
        <w:rFonts w:hint="default"/>
        <w:lang w:val="en-US" w:eastAsia="en-US" w:bidi="ar-SA"/>
      </w:rPr>
    </w:lvl>
  </w:abstractNum>
  <w:abstractNum w:abstractNumId="2" w15:restartNumberingAfterBreak="0">
    <w:nsid w:val="2DFF3DDF"/>
    <w:multiLevelType w:val="multilevel"/>
    <w:tmpl w:val="664C0AF4"/>
    <w:lvl w:ilvl="0">
      <w:start w:val="7"/>
      <w:numFmt w:val="decimal"/>
      <w:lvlText w:val="%1."/>
      <w:lvlJc w:val="left"/>
      <w:pPr>
        <w:ind w:left="406" w:hanging="29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0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0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0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30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00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70" w:hanging="479"/>
      </w:pPr>
      <w:rPr>
        <w:rFonts w:hint="default"/>
        <w:lang w:val="en-US" w:eastAsia="en-US" w:bidi="ar-SA"/>
      </w:rPr>
    </w:lvl>
  </w:abstractNum>
  <w:abstractNum w:abstractNumId="3" w15:restartNumberingAfterBreak="0">
    <w:nsid w:val="3674468A"/>
    <w:multiLevelType w:val="multilevel"/>
    <w:tmpl w:val="6F1AAA18"/>
    <w:lvl w:ilvl="0">
      <w:start w:val="5"/>
      <w:numFmt w:val="decimal"/>
      <w:lvlText w:val="%1."/>
      <w:lvlJc w:val="left"/>
      <w:pPr>
        <w:ind w:left="406" w:hanging="29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0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0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0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30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00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70" w:hanging="479"/>
      </w:pPr>
      <w:rPr>
        <w:rFonts w:hint="default"/>
        <w:lang w:val="en-US" w:eastAsia="en-US" w:bidi="ar-SA"/>
      </w:rPr>
    </w:lvl>
  </w:abstractNum>
  <w:abstractNum w:abstractNumId="4" w15:restartNumberingAfterBreak="0">
    <w:nsid w:val="5BE708A2"/>
    <w:multiLevelType w:val="multilevel"/>
    <w:tmpl w:val="8CFE594A"/>
    <w:lvl w:ilvl="0">
      <w:start w:val="5"/>
      <w:numFmt w:val="decimal"/>
      <w:lvlText w:val="%1"/>
      <w:lvlJc w:val="left"/>
      <w:pPr>
        <w:ind w:left="637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7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4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6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8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1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7" w:hanging="47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ughes, Anna E">
    <w15:presenceInfo w15:providerId="AD" w15:userId="S-1-5-21-169893677-362310179-949767459-4895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016"/>
    <w:rsid w:val="00076C8C"/>
    <w:rsid w:val="002A2A73"/>
    <w:rsid w:val="002F7126"/>
    <w:rsid w:val="00485016"/>
    <w:rsid w:val="00614B1D"/>
    <w:rsid w:val="00701245"/>
    <w:rsid w:val="00C14774"/>
    <w:rsid w:val="00DA2490"/>
    <w:rsid w:val="00F30700"/>
    <w:rsid w:val="00F7725C"/>
    <w:rsid w:val="00FE7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C0A0C"/>
  <w15:docId w15:val="{7667B58A-281C-4330-854D-C6D112E7C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2A2A73"/>
    <w:pPr>
      <w:spacing w:before="105"/>
      <w:ind w:left="227"/>
      <w:outlineLvl w:val="0"/>
      <w:pPrChange w:id="0" w:author="Hughes, Anna E" w:date="2023-06-19T12:41:00Z">
        <w:pPr>
          <w:widowControl w:val="0"/>
          <w:autoSpaceDE w:val="0"/>
          <w:autoSpaceDN w:val="0"/>
          <w:spacing w:before="106"/>
          <w:ind w:left="107"/>
          <w:outlineLvl w:val="0"/>
        </w:pPr>
      </w:pPrChange>
    </w:pPr>
    <w:rPr>
      <w:rFonts w:ascii="Times New Roman" w:eastAsia="Times New Roman" w:hAnsi="Times New Roman" w:cs="Times New Roman"/>
      <w:b/>
      <w:bCs/>
      <w:sz w:val="24"/>
      <w:szCs w:val="24"/>
      <w:rPrChange w:id="0" w:author="Hughes, Anna E" w:date="2023-06-19T12:41:00Z">
        <w:rPr>
          <w:b/>
          <w:bCs/>
          <w:sz w:val="24"/>
          <w:szCs w:val="24"/>
          <w:lang w:val="en-US" w:eastAsia="en-US" w:bidi="ar-SA"/>
        </w:rPr>
      </w:rPrChang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2A73"/>
    <w:pPr>
      <w:spacing w:before="7"/>
      <w:ind w:left="227"/>
      <w:pPrChange w:id="1" w:author="Hughes, Anna E" w:date="2023-06-19T12:41:00Z">
        <w:pPr>
          <w:widowControl w:val="0"/>
          <w:autoSpaceDE w:val="0"/>
          <w:autoSpaceDN w:val="0"/>
          <w:spacing w:before="7"/>
          <w:ind w:left="107"/>
        </w:pPr>
      </w:pPrChange>
    </w:pPr>
    <w:rPr>
      <w:sz w:val="24"/>
      <w:szCs w:val="24"/>
      <w:rPrChange w:id="1" w:author="Hughes, Anna E" w:date="2023-06-19T12:41:00Z">
        <w:rPr>
          <w:rFonts w:ascii="Cambria" w:eastAsia="Cambria" w:hAnsi="Cambria" w:cs="Cambria"/>
          <w:sz w:val="24"/>
          <w:szCs w:val="24"/>
          <w:lang w:val="en-US" w:eastAsia="en-US" w:bidi="ar-SA"/>
        </w:rPr>
      </w:rPrChange>
    </w:rPr>
  </w:style>
  <w:style w:type="paragraph" w:styleId="Title">
    <w:name w:val="Title"/>
    <w:basedOn w:val="Normal"/>
    <w:uiPriority w:val="1"/>
    <w:qFormat/>
    <w:rsid w:val="002A2A73"/>
    <w:pPr>
      <w:spacing w:before="96"/>
      <w:ind w:left="248" w:right="160"/>
      <w:jc w:val="center"/>
      <w:pPrChange w:id="2" w:author="Hughes, Anna E" w:date="2023-06-19T12:41:00Z">
        <w:pPr>
          <w:widowControl w:val="0"/>
          <w:autoSpaceDE w:val="0"/>
          <w:autoSpaceDN w:val="0"/>
          <w:spacing w:before="96"/>
          <w:ind w:left="128" w:right="160"/>
          <w:jc w:val="center"/>
        </w:pPr>
      </w:pPrChange>
    </w:pPr>
    <w:rPr>
      <w:sz w:val="34"/>
      <w:szCs w:val="34"/>
      <w:rPrChange w:id="2" w:author="Hughes, Anna E" w:date="2023-06-19T12:41:00Z">
        <w:rPr>
          <w:rFonts w:ascii="Cambria" w:eastAsia="Cambria" w:hAnsi="Cambria" w:cs="Cambria"/>
          <w:sz w:val="34"/>
          <w:szCs w:val="34"/>
          <w:lang w:val="en-US" w:eastAsia="en-US" w:bidi="ar-SA"/>
        </w:rPr>
      </w:rPrChange>
    </w:rPr>
  </w:style>
  <w:style w:type="paragraph" w:styleId="ListParagraph">
    <w:name w:val="List Paragraph"/>
    <w:basedOn w:val="Normal"/>
    <w:uiPriority w:val="1"/>
    <w:qFormat/>
    <w:rsid w:val="002A2A73"/>
    <w:pPr>
      <w:spacing w:before="97"/>
      <w:ind w:left="637" w:hanging="479"/>
      <w:pPrChange w:id="3" w:author="Hughes, Anna E" w:date="2023-06-19T12:41:00Z">
        <w:pPr>
          <w:widowControl w:val="0"/>
          <w:autoSpaceDE w:val="0"/>
          <w:autoSpaceDN w:val="0"/>
          <w:ind w:left="585" w:hanging="479"/>
        </w:pPr>
      </w:pPrChange>
    </w:pPr>
    <w:rPr>
      <w:rFonts w:ascii="Times New Roman" w:eastAsia="Times New Roman" w:hAnsi="Times New Roman" w:cs="Times New Roman"/>
      <w:rPrChange w:id="3" w:author="Hughes, Anna E" w:date="2023-06-19T12:41:00Z">
        <w:rPr>
          <w:sz w:val="22"/>
          <w:szCs w:val="22"/>
          <w:lang w:val="en-US" w:eastAsia="en-US" w:bidi="ar-SA"/>
        </w:rPr>
      </w:rPrChange>
    </w:rPr>
  </w:style>
  <w:style w:type="paragraph" w:customStyle="1" w:styleId="TableParagraph">
    <w:name w:val="Table Paragraph"/>
    <w:basedOn w:val="Normal"/>
    <w:uiPriority w:val="1"/>
    <w:qFormat/>
    <w:rsid w:val="002A2A73"/>
    <w:pPr>
      <w:pPrChange w:id="4" w:author="Hughes, Anna E" w:date="2023-06-19T12:41:00Z">
        <w:pPr>
          <w:widowControl w:val="0"/>
          <w:autoSpaceDE w:val="0"/>
          <w:autoSpaceDN w:val="0"/>
          <w:spacing w:line="269" w:lineRule="exact"/>
          <w:ind w:left="69"/>
          <w:jc w:val="center"/>
        </w:pPr>
      </w:pPrChange>
    </w:pPr>
    <w:rPr>
      <w:rPrChange w:id="4" w:author="Hughes, Anna E" w:date="2023-06-19T12:41:00Z">
        <w:rPr>
          <w:rFonts w:ascii="Cambria" w:eastAsia="Cambria" w:hAnsi="Cambria" w:cs="Cambria"/>
          <w:sz w:val="22"/>
          <w:szCs w:val="22"/>
          <w:lang w:val="en-US" w:eastAsia="en-US" w:bidi="ar-SA"/>
        </w:rPr>
      </w:rPrChange>
    </w:rPr>
  </w:style>
  <w:style w:type="paragraph" w:styleId="Header">
    <w:name w:val="header"/>
    <w:basedOn w:val="Normal"/>
    <w:link w:val="HeaderChar"/>
    <w:uiPriority w:val="99"/>
    <w:unhideWhenUsed/>
    <w:rsid w:val="002A2A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A73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2A2A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A73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A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A73"/>
    <w:rPr>
      <w:rFonts w:ascii="Segoe UI" w:eastAsia="Cambria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2A2A73"/>
    <w:pPr>
      <w:widowControl/>
      <w:autoSpaceDE/>
      <w:autoSpaceDN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90.png"/><Relationship Id="rId7" Type="http://schemas.openxmlformats.org/officeDocument/2006/relationships/header" Target="header1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github.com/Riadsala/single_double_feature_sea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hyperlink" Target="https://osf.io/f9su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Riadsala/single_double_feature_search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hyperlink" Target="https://github.com/Riadsala/single_double_feature_search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75</Pages>
  <Words>17459</Words>
  <Characters>99518</Characters>
  <Application>Microsoft Office Word</Application>
  <DocSecurity>0</DocSecurity>
  <Lines>829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Bayesian multi-level modelling for predicting single and double feature visual search</vt:lpstr>
    </vt:vector>
  </TitlesOfParts>
  <Company/>
  <LinksUpToDate>false</LinksUpToDate>
  <CharactersWithSpaces>116744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multi-level modelling for predicting single and double feature visual search</dc:title>
  <dc:creator>Anna E. Hughes;Anna Nowakowska;Alasdair D. F. Clarke</dc:creator>
  <cp:lastModifiedBy>Hughes, Anna E</cp:lastModifiedBy>
  <cp:revision>2</cp:revision>
  <dcterms:created xsi:type="dcterms:W3CDTF">2023-06-19T11:18:00Z</dcterms:created>
  <dcterms:modified xsi:type="dcterms:W3CDTF">2023-06-19T12:55:00Z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2023-06-19T00:00:00Z</vt:filetime>
  </property>
  <property fmtid="{D5CDD505-2E9C-101B-9397-08002B2CF9AE}" pid="5" name="PTEX.Fullbanner">
    <vt:lpwstr>This is MiKTeX-pdfTeX 4.11.0 (1.40.24)</vt:lpwstr>
  </property>
  <property fmtid="{D5CDD505-2E9C-101B-9397-08002B2CF9AE}" pid="6" name="Producer">
    <vt:lpwstr>MiKTeX pdfTeX-1.40.24</vt:lpwstr>
  </property>
</Properties>
</file>